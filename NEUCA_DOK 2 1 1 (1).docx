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7AD3" w14:textId="5C71915C" w:rsidR="00FE5532" w:rsidRPr="00BD117A" w:rsidRDefault="00FE5532" w:rsidP="000F566A">
      <w:pPr>
        <w:jc w:val="center"/>
        <w:rPr>
          <w:rFonts w:cs="Arial"/>
          <w:b/>
          <w:sz w:val="32"/>
          <w:szCs w:val="32"/>
        </w:rPr>
      </w:pPr>
      <w:bookmarkStart w:id="0" w:name="_Hlk150865192"/>
      <w:bookmarkEnd w:id="0"/>
    </w:p>
    <w:p w14:paraId="66F8F69F" w14:textId="18514451" w:rsidR="000F566A" w:rsidRPr="00BD117A" w:rsidRDefault="00825456" w:rsidP="00035012">
      <w:pPr>
        <w:pStyle w:val="TPtytu"/>
      </w:pPr>
      <w:bookmarkStart w:id="1" w:name="_Hlk11254091"/>
      <w:bookmarkStart w:id="2" w:name="_Hlk11253971"/>
      <w:r>
        <w:t xml:space="preserve">Budowa </w:t>
      </w:r>
      <w:r w:rsidR="00AC1724" w:rsidRPr="00BD117A">
        <w:t>Platformy Przetargowej</w:t>
      </w:r>
      <w:r w:rsidR="005D14B9">
        <w:t>:</w:t>
      </w:r>
    </w:p>
    <w:bookmarkEnd w:id="1"/>
    <w:p w14:paraId="2D4CECB8" w14:textId="481A9D62" w:rsidR="008679F9" w:rsidRPr="00BD117A" w:rsidRDefault="00F971F4" w:rsidP="008679F9">
      <w:pPr>
        <w:pStyle w:val="TPpodtytu"/>
      </w:pPr>
      <w:r w:rsidRPr="00BD117A">
        <w:t>Dokumentacja powykonawcza</w:t>
      </w:r>
    </w:p>
    <w:p w14:paraId="6BDC8A2E" w14:textId="0E6E598E" w:rsidR="00137846" w:rsidRPr="00BD117A" w:rsidRDefault="00137846" w:rsidP="00035012">
      <w:pPr>
        <w:pStyle w:val="TPtytu"/>
        <w:rPr>
          <w:sz w:val="32"/>
          <w:szCs w:val="32"/>
        </w:rPr>
      </w:pPr>
      <w:bookmarkStart w:id="3" w:name="_Hlk11254249"/>
    </w:p>
    <w:p w14:paraId="69BF95A5" w14:textId="0C99EDEE" w:rsidR="000F566A" w:rsidRPr="00BD117A" w:rsidRDefault="1C3961B8" w:rsidP="00D034BF">
      <w:pPr>
        <w:jc w:val="center"/>
      </w:pPr>
      <w:r w:rsidRPr="00BD117A">
        <w:t>Wersj</w:t>
      </w:r>
      <w:r w:rsidR="6D911376" w:rsidRPr="00BD117A">
        <w:t xml:space="preserve">a </w:t>
      </w:r>
      <w:r w:rsidR="009549A5">
        <w:t>1.0</w:t>
      </w:r>
    </w:p>
    <w:bookmarkEnd w:id="2"/>
    <w:p w14:paraId="75DCB753" w14:textId="1CDC120F" w:rsidR="000F566A" w:rsidRPr="00BD117A" w:rsidRDefault="000F566A" w:rsidP="000F566A">
      <w:pPr>
        <w:rPr>
          <w:rFonts w:cs="Arial"/>
          <w:b/>
          <w:sz w:val="32"/>
          <w:szCs w:val="32"/>
        </w:rPr>
      </w:pPr>
    </w:p>
    <w:bookmarkEnd w:id="3"/>
    <w:p w14:paraId="37551B14" w14:textId="5ADB7693" w:rsidR="00FE5532" w:rsidRPr="00BD117A" w:rsidRDefault="00FE5532" w:rsidP="000F566A">
      <w:pPr>
        <w:jc w:val="center"/>
        <w:rPr>
          <w:rFonts w:cs="Arial"/>
          <w:b/>
        </w:rPr>
      </w:pPr>
    </w:p>
    <w:p w14:paraId="22E16FEC" w14:textId="3060D9C4" w:rsidR="0020140F" w:rsidRPr="00BD117A" w:rsidRDefault="0020140F" w:rsidP="000F566A">
      <w:pPr>
        <w:jc w:val="center"/>
        <w:rPr>
          <w:rFonts w:cs="Arial"/>
          <w:b/>
        </w:rPr>
      </w:pPr>
    </w:p>
    <w:p w14:paraId="6B7F77BF" w14:textId="0E8F116B" w:rsidR="00D034BF" w:rsidRPr="00BD117A" w:rsidRDefault="00D034BF" w:rsidP="000F566A">
      <w:pPr>
        <w:jc w:val="center"/>
        <w:rPr>
          <w:rFonts w:cs="Arial"/>
          <w:b/>
        </w:rPr>
      </w:pPr>
    </w:p>
    <w:p w14:paraId="0E07AEAF" w14:textId="21155201" w:rsidR="00D034BF" w:rsidRPr="00BD117A" w:rsidRDefault="00D034BF" w:rsidP="000F566A">
      <w:pPr>
        <w:jc w:val="center"/>
        <w:rPr>
          <w:rFonts w:cs="Arial"/>
          <w:b/>
        </w:rPr>
      </w:pPr>
    </w:p>
    <w:p w14:paraId="56FC991E" w14:textId="7CC9C58B" w:rsidR="00392539" w:rsidRPr="00BD117A" w:rsidRDefault="1EE38126" w:rsidP="0F65E2BC">
      <w:pPr>
        <w:jc w:val="center"/>
        <w:sectPr w:rsidR="00392539" w:rsidRPr="00BD117A" w:rsidSect="009A0F2B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258" w:right="1417" w:bottom="1417" w:left="1417" w:header="227" w:footer="19" w:gutter="0"/>
          <w:cols w:space="708"/>
          <w:titlePg/>
          <w:docGrid w:linePitch="360"/>
        </w:sectPr>
      </w:pPr>
      <w:r w:rsidRPr="00BD117A">
        <w:rPr>
          <w:b/>
          <w:bCs/>
        </w:rPr>
        <w:t xml:space="preserve">Warszawa, </w:t>
      </w:r>
      <w:r w:rsidR="00913EC3">
        <w:rPr>
          <w:b/>
          <w:bCs/>
        </w:rPr>
        <w:t>20</w:t>
      </w:r>
      <w:r w:rsidR="000E2B8B" w:rsidRPr="00BD117A">
        <w:rPr>
          <w:b/>
          <w:bCs/>
        </w:rPr>
        <w:t xml:space="preserve"> </w:t>
      </w:r>
      <w:r w:rsidR="009549A5">
        <w:rPr>
          <w:b/>
          <w:bCs/>
        </w:rPr>
        <w:t>listopada</w:t>
      </w:r>
      <w:r w:rsidR="2CB2C9BC" w:rsidRPr="00BD117A">
        <w:rPr>
          <w:b/>
          <w:bCs/>
        </w:rPr>
        <w:t xml:space="preserve"> </w:t>
      </w:r>
      <w:r w:rsidRPr="00BD117A">
        <w:rPr>
          <w:b/>
          <w:bCs/>
        </w:rPr>
        <w:t>202</w:t>
      </w:r>
      <w:r w:rsidR="00F24432" w:rsidRPr="00BD117A">
        <w:rPr>
          <w:b/>
          <w:bCs/>
        </w:rPr>
        <w:t>3</w:t>
      </w:r>
      <w:r w:rsidRPr="00BD117A">
        <w:rPr>
          <w:b/>
          <w:bCs/>
        </w:rPr>
        <w:t xml:space="preserve"> r.</w:t>
      </w:r>
    </w:p>
    <w:p w14:paraId="7672BEF0" w14:textId="4C6B4C24" w:rsidR="003422E6" w:rsidRPr="00BD117A" w:rsidRDefault="003422E6" w:rsidP="00A856C4">
      <w:pPr>
        <w:rPr>
          <w:b/>
          <w:bCs/>
        </w:rPr>
      </w:pPr>
      <w:r w:rsidRPr="00BD117A">
        <w:rPr>
          <w:b/>
          <w:bCs/>
        </w:rPr>
        <w:lastRenderedPageBreak/>
        <w:t>METRYCZKA DOKUMENTU</w:t>
      </w:r>
    </w:p>
    <w:tbl>
      <w:tblPr>
        <w:tblW w:w="941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insideH w:val="single" w:sz="2" w:space="0" w:color="000000" w:themeColor="text1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20" w:firstRow="1" w:lastRow="0" w:firstColumn="0" w:lastColumn="0" w:noHBand="0" w:noVBand="0"/>
      </w:tblPr>
      <w:tblGrid>
        <w:gridCol w:w="1410"/>
        <w:gridCol w:w="2189"/>
        <w:gridCol w:w="3969"/>
        <w:gridCol w:w="1843"/>
      </w:tblGrid>
      <w:tr w:rsidR="00E41AA0" w:rsidRPr="00BD117A" w14:paraId="7E2D24B6" w14:textId="77777777" w:rsidTr="37511744">
        <w:trPr>
          <w:cantSplit/>
          <w:trHeight w:val="113"/>
        </w:trPr>
        <w:tc>
          <w:tcPr>
            <w:tcW w:w="1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2B13F393" w14:textId="23F936F1" w:rsidR="00E41AA0" w:rsidRPr="00BD117A" w:rsidRDefault="00E41AA0" w:rsidP="0062578E">
            <w:pPr>
              <w:pStyle w:val="TabelaNagowek"/>
            </w:pPr>
            <w:bookmarkStart w:id="4" w:name="_Hlk11254545"/>
            <w:r w:rsidRPr="00BD117A">
              <w:t>Projekt</w:t>
            </w:r>
            <w:r w:rsidR="00AC0837" w:rsidRPr="00BD117A">
              <w:t>:</w:t>
            </w:r>
          </w:p>
        </w:tc>
        <w:tc>
          <w:tcPr>
            <w:tcW w:w="8001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377427F1" w14:textId="0743CD11" w:rsidR="00E41AA0" w:rsidRPr="00BD117A" w:rsidRDefault="00B004EE" w:rsidP="0062578E">
            <w:pPr>
              <w:pStyle w:val="Tabelatekst"/>
            </w:pPr>
            <w:r w:rsidRPr="00BD117A">
              <w:t xml:space="preserve">Budowa </w:t>
            </w:r>
            <w:r w:rsidR="0027031B" w:rsidRPr="00BD117A">
              <w:t>Platformy Przetargowej</w:t>
            </w:r>
          </w:p>
        </w:tc>
      </w:tr>
      <w:tr w:rsidR="00E356B1" w:rsidRPr="00BD117A" w14:paraId="7E999DB5" w14:textId="77777777" w:rsidTr="37511744">
        <w:trPr>
          <w:cantSplit/>
          <w:trHeight w:val="272"/>
        </w:trPr>
        <w:tc>
          <w:tcPr>
            <w:tcW w:w="1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24E643FE" w14:textId="5484A58D" w:rsidR="00E356B1" w:rsidRPr="00BD117A" w:rsidRDefault="00E356B1" w:rsidP="0062578E">
            <w:pPr>
              <w:pStyle w:val="TabelaNagowek"/>
            </w:pPr>
            <w:r w:rsidRPr="00BD117A">
              <w:t>Tytuł</w:t>
            </w:r>
            <w:r w:rsidR="00AC0837" w:rsidRPr="00BD117A">
              <w:t>:</w:t>
            </w:r>
          </w:p>
        </w:tc>
        <w:tc>
          <w:tcPr>
            <w:tcW w:w="8001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30CB3414" w14:textId="1978D6AC" w:rsidR="00E356B1" w:rsidRPr="00BD117A" w:rsidRDefault="007271CB" w:rsidP="0062578E">
            <w:pPr>
              <w:pStyle w:val="Tabelatekst"/>
            </w:pPr>
            <w:r w:rsidRPr="00BD117A">
              <w:t xml:space="preserve">Stworzenie </w:t>
            </w:r>
            <w:r w:rsidR="0027031B" w:rsidRPr="00BD117A">
              <w:t>Platformy Przetargowej</w:t>
            </w:r>
            <w:r w:rsidRPr="00BD117A">
              <w:t xml:space="preserve"> do obsługi przetargów </w:t>
            </w:r>
            <w:r w:rsidR="003157AB" w:rsidRPr="00BD117A">
              <w:t>szpitalnych</w:t>
            </w:r>
          </w:p>
        </w:tc>
      </w:tr>
      <w:tr w:rsidR="00E356B1" w:rsidRPr="00BD117A" w14:paraId="2647A00A" w14:textId="77777777" w:rsidTr="37511744">
        <w:trPr>
          <w:cantSplit/>
          <w:trHeight w:val="113"/>
        </w:trPr>
        <w:tc>
          <w:tcPr>
            <w:tcW w:w="1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66441CAA" w14:textId="23C1DA2C" w:rsidR="00E356B1" w:rsidRPr="00BD117A" w:rsidRDefault="00E356B1" w:rsidP="0062578E">
            <w:pPr>
              <w:pStyle w:val="TabelaNagowek"/>
            </w:pPr>
            <w:r w:rsidRPr="00BD117A">
              <w:t>Odbiorca</w:t>
            </w:r>
            <w:r w:rsidR="00AC0837" w:rsidRPr="00BD117A">
              <w:t>:</w:t>
            </w:r>
          </w:p>
        </w:tc>
        <w:tc>
          <w:tcPr>
            <w:tcW w:w="8001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5E0CA5F5" w14:textId="6F4BFF24" w:rsidR="00E356B1" w:rsidRPr="00BD117A" w:rsidRDefault="001A6285" w:rsidP="0062578E">
            <w:pPr>
              <w:pStyle w:val="Tabelatekst"/>
            </w:pPr>
            <w:r w:rsidRPr="00BD117A">
              <w:t>NEUCA</w:t>
            </w:r>
            <w:r w:rsidR="000D7C87" w:rsidRPr="00BD117A">
              <w:t xml:space="preserve"> S.A</w:t>
            </w:r>
          </w:p>
        </w:tc>
      </w:tr>
      <w:tr w:rsidR="00940B79" w:rsidRPr="00BD117A" w14:paraId="492DC689" w14:textId="77777777" w:rsidTr="37511744">
        <w:trPr>
          <w:cantSplit/>
          <w:trHeight w:val="113"/>
        </w:trPr>
        <w:tc>
          <w:tcPr>
            <w:tcW w:w="1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24D37906" w14:textId="2521BC9F" w:rsidR="00940B79" w:rsidRPr="00BD117A" w:rsidRDefault="00940B79" w:rsidP="0062578E">
            <w:pPr>
              <w:pStyle w:val="TabelaNagowek"/>
            </w:pPr>
            <w:r w:rsidRPr="00BD117A">
              <w:t>Produkt</w:t>
            </w:r>
            <w:r w:rsidR="00AC0837" w:rsidRPr="00BD117A">
              <w:t>:</w:t>
            </w:r>
          </w:p>
        </w:tc>
        <w:tc>
          <w:tcPr>
            <w:tcW w:w="8001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5FD6A967" w14:textId="55C5E656" w:rsidR="00940B79" w:rsidRPr="00BD117A" w:rsidRDefault="00046AAC" w:rsidP="0062578E">
            <w:pPr>
              <w:pStyle w:val="Tabelatekst"/>
            </w:pPr>
            <w:r w:rsidRPr="00BD117A">
              <w:t>Dokumentacja powykonawcza</w:t>
            </w:r>
            <w:r w:rsidR="008679F9" w:rsidRPr="00BD117A">
              <w:t xml:space="preserve"> </w:t>
            </w:r>
            <w:r w:rsidR="003157AB" w:rsidRPr="00BD117A">
              <w:t>–</w:t>
            </w:r>
            <w:r w:rsidR="008679F9" w:rsidRPr="00BD117A">
              <w:t xml:space="preserve"> </w:t>
            </w:r>
            <w:fldSimple w:instr="DOCPROPERTY  Produkt  \* MERGEFORMAT">
              <w:r w:rsidR="003157AB" w:rsidRPr="00BD117A">
                <w:t>NEUCA.DOK</w:t>
              </w:r>
            </w:fldSimple>
          </w:p>
        </w:tc>
      </w:tr>
      <w:bookmarkEnd w:id="4"/>
      <w:tr w:rsidR="00E356B1" w:rsidRPr="00BD117A" w14:paraId="400E4839" w14:textId="77777777" w:rsidTr="37511744">
        <w:trPr>
          <w:cantSplit/>
          <w:trHeight w:val="113"/>
        </w:trPr>
        <w:tc>
          <w:tcPr>
            <w:tcW w:w="1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2CED896D" w14:textId="506F2D92" w:rsidR="00E356B1" w:rsidRPr="00BD117A" w:rsidRDefault="00E356B1" w:rsidP="0062578E">
            <w:pPr>
              <w:pStyle w:val="TabelaNagowek"/>
            </w:pPr>
            <w:r w:rsidRPr="00BD117A">
              <w:t>Autor</w:t>
            </w:r>
          </w:p>
        </w:tc>
        <w:tc>
          <w:tcPr>
            <w:tcW w:w="218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2FBDE514" w14:textId="6CB7B2BC" w:rsidR="00E356B1" w:rsidRPr="00BD117A" w:rsidRDefault="00E356B1" w:rsidP="0062578E">
            <w:pPr>
              <w:pStyle w:val="TabelaNagowek"/>
            </w:pPr>
            <w:r w:rsidRPr="00BD117A">
              <w:t>Wersja dokumentu</w:t>
            </w:r>
          </w:p>
        </w:tc>
        <w:tc>
          <w:tcPr>
            <w:tcW w:w="396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2309F8E0" w14:textId="5DCEC36B" w:rsidR="00E356B1" w:rsidRPr="00BD117A" w:rsidRDefault="00E356B1" w:rsidP="0062578E">
            <w:pPr>
              <w:pStyle w:val="TabelaNagowek"/>
            </w:pPr>
            <w:r w:rsidRPr="00BD117A">
              <w:t>Zakres wprowadzonych zmian</w:t>
            </w:r>
          </w:p>
        </w:tc>
        <w:tc>
          <w:tcPr>
            <w:tcW w:w="184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509D5D3A" w14:textId="0B2F4DE2" w:rsidR="00E356B1" w:rsidRPr="00BD117A" w:rsidRDefault="00E356B1" w:rsidP="0062578E">
            <w:pPr>
              <w:pStyle w:val="TabelaNagowek"/>
            </w:pPr>
            <w:r w:rsidRPr="00BD117A">
              <w:t>Data</w:t>
            </w:r>
          </w:p>
        </w:tc>
      </w:tr>
      <w:tr w:rsidR="00DF0AD1" w:rsidRPr="00BD117A" w14:paraId="31926433" w14:textId="77777777" w:rsidTr="37511744">
        <w:trPr>
          <w:cantSplit/>
          <w:trHeight w:val="113"/>
        </w:trPr>
        <w:tc>
          <w:tcPr>
            <w:tcW w:w="141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7EF5777D" w14:textId="0DA8377A" w:rsidR="00DF0AD1" w:rsidRPr="00BD117A" w:rsidRDefault="00DF0AD1" w:rsidP="0062578E">
            <w:pPr>
              <w:pStyle w:val="Tabelatekst"/>
            </w:pPr>
            <w:r w:rsidRPr="00BD117A">
              <w:t>Wykonawcy</w:t>
            </w:r>
          </w:p>
        </w:tc>
        <w:tc>
          <w:tcPr>
            <w:tcW w:w="218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29F5ECE0" w14:textId="0B70DF16" w:rsidR="00DF0AD1" w:rsidRPr="00BD117A" w:rsidRDefault="00CD78E2" w:rsidP="0062578E">
            <w:pPr>
              <w:pStyle w:val="Tabelatekst"/>
            </w:pPr>
            <w:r>
              <w:t>1.0</w:t>
            </w:r>
          </w:p>
        </w:tc>
        <w:tc>
          <w:tcPr>
            <w:tcW w:w="396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5A8D0798" w14:textId="30990391" w:rsidR="00DF0AD1" w:rsidRPr="00BD117A" w:rsidRDefault="00987715" w:rsidP="0062578E">
            <w:pPr>
              <w:pStyle w:val="Tabelatekst"/>
            </w:pPr>
            <w:r>
              <w:t>Wydanie dokumentacji powykonawczej</w:t>
            </w:r>
          </w:p>
        </w:tc>
        <w:tc>
          <w:tcPr>
            <w:tcW w:w="184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28" w:type="dxa"/>
              <w:bottom w:w="28" w:type="dxa"/>
            </w:tcMar>
          </w:tcPr>
          <w:p w14:paraId="6F69313A" w14:textId="7DD8DA35" w:rsidR="00DF0AD1" w:rsidRPr="00BD117A" w:rsidRDefault="000B1AF2" w:rsidP="0062578E">
            <w:pPr>
              <w:pStyle w:val="Tabelatekst"/>
            </w:pPr>
            <w:r>
              <w:t>20</w:t>
            </w:r>
            <w:r w:rsidR="00987715">
              <w:t>.11.2023</w:t>
            </w:r>
          </w:p>
        </w:tc>
      </w:tr>
    </w:tbl>
    <w:p w14:paraId="09CE2320" w14:textId="5DB1B7C7" w:rsidR="003422E6" w:rsidRPr="00BD117A" w:rsidRDefault="003422E6" w:rsidP="0020140F">
      <w:r w:rsidRPr="00BD117A">
        <w:br w:type="page"/>
      </w:r>
    </w:p>
    <w:p w14:paraId="442648FC" w14:textId="20CEA636" w:rsidR="000F566A" w:rsidRPr="00BD117A" w:rsidRDefault="000F566A" w:rsidP="0020140F">
      <w:pPr>
        <w:rPr>
          <w:b/>
          <w:bCs/>
        </w:rPr>
      </w:pPr>
      <w:r w:rsidRPr="00BD117A">
        <w:rPr>
          <w:b/>
          <w:bCs/>
        </w:rPr>
        <w:lastRenderedPageBreak/>
        <w:t>SPIS TREŚCI</w:t>
      </w:r>
    </w:p>
    <w:p w14:paraId="17E88B48" w14:textId="3B8CE95C" w:rsidR="000B1AF2" w:rsidRDefault="00CE59E6">
      <w:pPr>
        <w:pStyle w:val="Spistreci1"/>
        <w:rPr>
          <w:rFonts w:asciiTheme="minorHAnsi" w:eastAsiaTheme="minorEastAsia" w:hAnsiTheme="minorHAnsi" w:cstheme="minorBidi"/>
          <w:b w:val="0"/>
          <w:kern w:val="2"/>
          <w:sz w:val="22"/>
          <w:szCs w:val="22"/>
          <w:lang w:val="en-US"/>
          <w14:ligatures w14:val="standardContextual"/>
        </w:rPr>
      </w:pPr>
      <w:r w:rsidRPr="00BD117A">
        <w:rPr>
          <w:noProof w:val="0"/>
        </w:rPr>
        <w:fldChar w:fldCharType="begin"/>
      </w:r>
      <w:r w:rsidR="00857281" w:rsidRPr="00BD117A">
        <w:rPr>
          <w:noProof w:val="0"/>
        </w:rPr>
        <w:instrText>TOC \o "1-3" \h \z \u</w:instrText>
      </w:r>
      <w:r w:rsidRPr="00BD117A">
        <w:rPr>
          <w:noProof w:val="0"/>
        </w:rPr>
        <w:fldChar w:fldCharType="separate"/>
      </w:r>
      <w:hyperlink w:anchor="_Toc151315758" w:history="1">
        <w:r w:rsidR="000B1AF2" w:rsidRPr="001E48CF">
          <w:rPr>
            <w:rStyle w:val="Hipercze"/>
          </w:rPr>
          <w:t>1</w:t>
        </w:r>
        <w:r w:rsidR="000B1AF2"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:lang w:val="en-US"/>
            <w14:ligatures w14:val="standardContextual"/>
          </w:rPr>
          <w:tab/>
        </w:r>
        <w:r w:rsidR="000B1AF2" w:rsidRPr="001E48CF">
          <w:rPr>
            <w:rStyle w:val="Hipercze"/>
          </w:rPr>
          <w:t>Cel dokumentu</w:t>
        </w:r>
        <w:r w:rsidR="000B1AF2">
          <w:rPr>
            <w:webHidden/>
          </w:rPr>
          <w:tab/>
        </w:r>
        <w:r w:rsidR="000B1AF2">
          <w:rPr>
            <w:webHidden/>
          </w:rPr>
          <w:fldChar w:fldCharType="begin"/>
        </w:r>
        <w:r w:rsidR="000B1AF2">
          <w:rPr>
            <w:webHidden/>
          </w:rPr>
          <w:instrText xml:space="preserve"> PAGEREF _Toc151315758 \h </w:instrText>
        </w:r>
        <w:r w:rsidR="000B1AF2">
          <w:rPr>
            <w:webHidden/>
          </w:rPr>
        </w:r>
        <w:r w:rsidR="000B1AF2">
          <w:rPr>
            <w:webHidden/>
          </w:rPr>
          <w:fldChar w:fldCharType="separate"/>
        </w:r>
        <w:r w:rsidR="000B1AF2">
          <w:rPr>
            <w:webHidden/>
          </w:rPr>
          <w:t>6</w:t>
        </w:r>
        <w:r w:rsidR="000B1AF2">
          <w:rPr>
            <w:webHidden/>
          </w:rPr>
          <w:fldChar w:fldCharType="end"/>
        </w:r>
      </w:hyperlink>
    </w:p>
    <w:p w14:paraId="4F3408D8" w14:textId="50930776" w:rsidR="000B1AF2" w:rsidRDefault="000B1AF2">
      <w:pPr>
        <w:pStyle w:val="Spistreci1"/>
        <w:rPr>
          <w:rFonts w:asciiTheme="minorHAnsi" w:eastAsiaTheme="minorEastAsia" w:hAnsiTheme="minorHAnsi" w:cstheme="minorBidi"/>
          <w:b w:val="0"/>
          <w:kern w:val="2"/>
          <w:sz w:val="22"/>
          <w:szCs w:val="22"/>
          <w:lang w:val="en-US"/>
          <w14:ligatures w14:val="standardContextual"/>
        </w:rPr>
      </w:pPr>
      <w:hyperlink w:anchor="_Toc151315759" w:history="1">
        <w:r w:rsidRPr="001E48CF">
          <w:rPr>
            <w:rStyle w:val="Hipercze"/>
          </w:rPr>
          <w:t>2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</w:rPr>
          <w:t>Opis architektury rozwiązania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_Toc151315759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442F72" w14:textId="4EEEB4E0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60" w:history="1">
        <w:r w:rsidRPr="001E48CF">
          <w:rPr>
            <w:rStyle w:val="Hipercze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Architektura logiczna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DCEE3F" w14:textId="78B8AA61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61" w:history="1">
        <w:r w:rsidRPr="001E48CF">
          <w:rPr>
            <w:rStyle w:val="Hipercze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Moduły rozwiązania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ACCBD0" w14:textId="13B1D20D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62" w:history="1">
        <w:r w:rsidRPr="001E48CF">
          <w:rPr>
            <w:rStyle w:val="Hipercze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Dynamics 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13DE1B" w14:textId="3056BDDE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63" w:history="1">
        <w:r w:rsidRPr="001E48CF">
          <w:rPr>
            <w:rStyle w:val="Hipercze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Procesowanie Excela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3C68BB" w14:textId="01A3BBAA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64" w:history="1">
        <w:r w:rsidRPr="001E48CF">
          <w:rPr>
            <w:rStyle w:val="Hipercze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Mapowanie produktów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8AAD3E" w14:textId="1A0349A5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65" w:history="1">
        <w:r w:rsidRPr="001E48CF">
          <w:rPr>
            <w:rStyle w:val="Hipercze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Architektura fizyczna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251629" w14:textId="0288FDC6" w:rsidR="000B1AF2" w:rsidRDefault="000B1AF2">
      <w:pPr>
        <w:pStyle w:val="Spistreci1"/>
        <w:rPr>
          <w:rFonts w:asciiTheme="minorHAnsi" w:eastAsiaTheme="minorEastAsia" w:hAnsiTheme="minorHAnsi" w:cstheme="minorBidi"/>
          <w:b w:val="0"/>
          <w:kern w:val="2"/>
          <w:sz w:val="22"/>
          <w:szCs w:val="22"/>
          <w:lang w:val="en-US"/>
          <w14:ligatures w14:val="standardContextual"/>
        </w:rPr>
      </w:pPr>
      <w:hyperlink w:anchor="_Toc151315766" w:history="1">
        <w:r w:rsidRPr="001E48CF">
          <w:rPr>
            <w:rStyle w:val="Hipercze"/>
          </w:rPr>
          <w:t>3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</w:rPr>
          <w:t>Usługi i Serwisy Platformy Przetargowej implementacja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_Toc151315766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3D01FA7" w14:textId="313923DA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67" w:history="1">
        <w:r w:rsidRPr="001E48CF">
          <w:rPr>
            <w:rStyle w:val="Hipercze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Dynamics 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5B0DC7" w14:textId="1555DAD8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68" w:history="1">
        <w:r w:rsidRPr="001E48CF">
          <w:rPr>
            <w:rStyle w:val="Hipercze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Mikrousługa – Moduł procesowania Excela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2C6967" w14:textId="30A64FD1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69" w:history="1">
        <w:r w:rsidRPr="001E48CF">
          <w:rPr>
            <w:rStyle w:val="Hipercze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Opis modułu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D473A7" w14:textId="221B7378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70" w:history="1">
        <w:r w:rsidRPr="001E48CF">
          <w:rPr>
            <w:rStyle w:val="Hipercze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Opis implementacyjny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65A257" w14:textId="7AAE9451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71" w:history="1">
        <w:r w:rsidRPr="001E48CF">
          <w:rPr>
            <w:rStyle w:val="Hipercze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Model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11A0D2" w14:textId="0DE458CB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72" w:history="1">
        <w:r w:rsidRPr="001E48CF">
          <w:rPr>
            <w:rStyle w:val="Hipercze"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Specyfikacja interfejsów integracyjnych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53817E" w14:textId="6BA4702B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73" w:history="1">
        <w:r w:rsidRPr="001E48CF">
          <w:rPr>
            <w:rStyle w:val="Hipercze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Mikrousługa - Mapper produktów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9B7326" w14:textId="060209E4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74" w:history="1">
        <w:r w:rsidRPr="001E48CF">
          <w:rPr>
            <w:rStyle w:val="Hipercze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Opis modułu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9D515F" w14:textId="795DD424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75" w:history="1">
        <w:r w:rsidRPr="001E48CF">
          <w:rPr>
            <w:rStyle w:val="Hipercze"/>
            <w:noProof/>
          </w:rPr>
          <w:t>3.3.2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Opis implementacyjny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4777CF" w14:textId="422DA643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76" w:history="1">
        <w:r w:rsidRPr="001E48CF">
          <w:rPr>
            <w:rStyle w:val="Hipercze"/>
            <w:noProof/>
          </w:rPr>
          <w:t>3.3.3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rFonts w:eastAsia="Helvetica 75"/>
            <w:noProof/>
          </w:rPr>
          <w:t>Specyfika interfejsów integracyjnych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CC3948" w14:textId="411B2C84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77" w:history="1">
        <w:r w:rsidRPr="001E48CF">
          <w:rPr>
            <w:rStyle w:val="Hipercze"/>
            <w:rFonts w:eastAsia="Helvetica 75"/>
            <w:noProof/>
          </w:rPr>
          <w:t>3.3.4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rFonts w:eastAsia="Helvetica 75"/>
            <w:noProof/>
          </w:rPr>
          <w:t>Serwisy udostępniane przez CRM na potrzeby modułu mapującego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BE6D61" w14:textId="28FF14E1" w:rsidR="000B1AF2" w:rsidRDefault="000B1AF2">
      <w:pPr>
        <w:pStyle w:val="Spistreci1"/>
        <w:rPr>
          <w:rFonts w:asciiTheme="minorHAnsi" w:eastAsiaTheme="minorEastAsia" w:hAnsiTheme="minorHAnsi" w:cstheme="minorBidi"/>
          <w:b w:val="0"/>
          <w:kern w:val="2"/>
          <w:sz w:val="22"/>
          <w:szCs w:val="22"/>
          <w:lang w:val="en-US"/>
          <w14:ligatures w14:val="standardContextual"/>
        </w:rPr>
      </w:pPr>
      <w:hyperlink w:anchor="_Toc151315778" w:history="1">
        <w:r w:rsidRPr="001E48CF">
          <w:rPr>
            <w:rStyle w:val="Hipercze"/>
          </w:rPr>
          <w:t>4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</w:rPr>
          <w:t>Model danych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_Toc151315778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176DD22" w14:textId="3747AC10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79" w:history="1">
        <w:r w:rsidRPr="001E48CF">
          <w:rPr>
            <w:rStyle w:val="Hipercze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Wykaz obiektów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0E3259" w14:textId="4CBE02F2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80" w:history="1">
        <w:r w:rsidRPr="001E48CF">
          <w:rPr>
            <w:rStyle w:val="Hipercze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Diagramy obiektów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AE67BD" w14:textId="22B14423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81" w:history="1">
        <w:r w:rsidRPr="001E48CF">
          <w:rPr>
            <w:rStyle w:val="Hipercze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Model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CE643F" w14:textId="08B873EA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82" w:history="1">
        <w:r w:rsidRPr="001E48CF">
          <w:rPr>
            <w:rStyle w:val="Hipercze"/>
            <w:noProof/>
          </w:rPr>
          <w:t>4.2.2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Statusy obiektu Przetarg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CE8B3A2" w14:textId="30A893EC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83" w:history="1">
        <w:r w:rsidRPr="001E48CF">
          <w:rPr>
            <w:rStyle w:val="Hipercze"/>
            <w:noProof/>
          </w:rPr>
          <w:t>4.2.3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Statusy obiektu Struktura przetargu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6401329" w14:textId="006649AF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84" w:history="1">
        <w:r w:rsidRPr="001E48CF">
          <w:rPr>
            <w:rStyle w:val="Hipercze"/>
            <w:noProof/>
          </w:rPr>
          <w:t>4.2.4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Statusy obiektu Oferta cenowa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32BE668" w14:textId="2039C527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85" w:history="1">
        <w:r w:rsidRPr="001E48CF">
          <w:rPr>
            <w:rStyle w:val="Hipercze"/>
            <w:noProof/>
          </w:rPr>
          <w:t>4.2.5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Statusy akceptacji obiektu Oferta cenowa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6330DCD" w14:textId="3F83ECD3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86" w:history="1">
        <w:r w:rsidRPr="001E48CF">
          <w:rPr>
            <w:rStyle w:val="Hipercze"/>
            <w:noProof/>
          </w:rPr>
          <w:t>4.2.6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Statusy obiektu Pakiet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FA57294" w14:textId="6BCF73B5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87" w:history="1">
        <w:r w:rsidRPr="001E48CF">
          <w:rPr>
            <w:rStyle w:val="Hipercze"/>
            <w:noProof/>
          </w:rPr>
          <w:t>4.2.7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Statusy obiektu Produkt Przetargu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9294A0B" w14:textId="3A014278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88" w:history="1">
        <w:r w:rsidRPr="001E48CF">
          <w:rPr>
            <w:rStyle w:val="Hipercze"/>
            <w:noProof/>
          </w:rPr>
          <w:t>4.2.8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Statusy obiektu ZPZK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0A5D44" w14:textId="5773B8DC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89" w:history="1">
        <w:r w:rsidRPr="001E48CF">
          <w:rPr>
            <w:rStyle w:val="Hipercze"/>
            <w:noProof/>
          </w:rPr>
          <w:t>4.2.9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Statusy uwzględniania preferowanych producentów na obiekcie Pakiet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8A8C84E" w14:textId="1730CF27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90" w:history="1">
        <w:r w:rsidRPr="001E48CF">
          <w:rPr>
            <w:rStyle w:val="Hipercze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Opis obiektów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E192092" w14:textId="3693BE3F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91" w:history="1">
        <w:r w:rsidRPr="001E48CF">
          <w:rPr>
            <w:rStyle w:val="Hipercze"/>
            <w:noProof/>
            <w:lang w:eastAsia="pl-PL"/>
          </w:rPr>
          <w:t>4.3.1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Adresacja produktów oferty cenowej (neu_quotedetailaddressing)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5033869" w14:textId="46DE07ED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92" w:history="1">
        <w:r w:rsidRPr="001E48CF">
          <w:rPr>
            <w:rStyle w:val="Hipercze"/>
            <w:noProof/>
            <w:lang w:eastAsia="pl-PL"/>
          </w:rPr>
          <w:t>4.3.2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Beneficjent (neu_receiver)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797F6E7" w14:textId="1E1D031E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93" w:history="1">
        <w:r w:rsidRPr="001E48CF">
          <w:rPr>
            <w:rStyle w:val="Hipercze"/>
            <w:noProof/>
            <w:lang w:eastAsia="pl-PL"/>
          </w:rPr>
          <w:t>4.3.3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Cennik producenta (neu_producerpricelist)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BE7BED5" w14:textId="7B9E9729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94" w:history="1">
        <w:r w:rsidRPr="001E48CF">
          <w:rPr>
            <w:rStyle w:val="Hipercze"/>
            <w:noProof/>
            <w:lang w:eastAsia="pl-PL"/>
          </w:rPr>
          <w:t>4.3.4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Ceny urzędowe MZ (neu_productpricemz)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490ACB9" w14:textId="5D81EDB8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95" w:history="1">
        <w:r w:rsidRPr="001E48CF">
          <w:rPr>
            <w:rStyle w:val="Hipercze"/>
            <w:noProof/>
            <w:lang w:eastAsia="pl-PL"/>
          </w:rPr>
          <w:t>4.3.5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Dokument (neu_document)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D3F09A7" w14:textId="2F3DEBB3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96" w:history="1">
        <w:r w:rsidRPr="001E48CF">
          <w:rPr>
            <w:rStyle w:val="Hipercze"/>
            <w:noProof/>
            <w:lang w:eastAsia="pl-PL"/>
          </w:rPr>
          <w:t>4.3.6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DrugFormPharmindex (neu_drugformpharmindex)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6621A59" w14:textId="4CF6923C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97" w:history="1">
        <w:r w:rsidRPr="001E48CF">
          <w:rPr>
            <w:rStyle w:val="Hipercze"/>
            <w:noProof/>
            <w:lang w:eastAsia="pl-PL"/>
          </w:rPr>
          <w:t>4.3.7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DrugPharmindex (neu_drugpharmindex)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C99712A" w14:textId="50539F73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98" w:history="1">
        <w:r w:rsidRPr="001E48CF">
          <w:rPr>
            <w:rStyle w:val="Hipercze"/>
            <w:noProof/>
            <w:lang w:eastAsia="pl-PL"/>
          </w:rPr>
          <w:t>4.3.8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Kryteria Szablonu (neu_templatecriterion)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597583D" w14:textId="75C906DC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99" w:history="1">
        <w:r w:rsidRPr="001E48CF">
          <w:rPr>
            <w:rStyle w:val="Hipercze"/>
            <w:noProof/>
            <w:lang w:eastAsia="pl-PL"/>
          </w:rPr>
          <w:t>4.3.9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Matryca Zmian Postaci (neu_conf_formchangematrix)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A20D8ED" w14:textId="09B1466C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00" w:history="1">
        <w:r w:rsidRPr="001E48CF">
          <w:rPr>
            <w:rStyle w:val="Hipercze"/>
            <w:noProof/>
            <w:lang w:eastAsia="pl-PL"/>
          </w:rPr>
          <w:t>4.3.10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Matryca Zmian Postaci Przetargu (neu_conf_tenderformchangematrix)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92EE1DA" w14:textId="2ACA0191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01" w:history="1">
        <w:r w:rsidRPr="001E48CF">
          <w:rPr>
            <w:rStyle w:val="Hipercze"/>
            <w:noProof/>
            <w:lang w:eastAsia="pl-PL"/>
          </w:rPr>
          <w:t>4.3.11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Oferta cenowa (neu_quote)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69B354C" w14:textId="39D12D40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02" w:history="1">
        <w:r w:rsidRPr="001E48CF">
          <w:rPr>
            <w:rStyle w:val="Hipercze"/>
            <w:noProof/>
            <w:lang w:eastAsia="pl-PL"/>
          </w:rPr>
          <w:t>4.3.12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Opportunity &lt;-&gt; Przyczyna przegrania (neu_opportunity_neu_failurecause)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B587AEC" w14:textId="0AE9F1A3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03" w:history="1">
        <w:r w:rsidRPr="001E48CF">
          <w:rPr>
            <w:rStyle w:val="Hipercze"/>
            <w:noProof/>
            <w:lang w:eastAsia="pl-PL"/>
          </w:rPr>
          <w:t>4.3.13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Pakiet (neu_tenderbundle)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C70B988" w14:textId="5910F94F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04" w:history="1">
        <w:r w:rsidRPr="001E48CF">
          <w:rPr>
            <w:rStyle w:val="Hipercze"/>
            <w:noProof/>
            <w:lang w:eastAsia="pl-PL"/>
          </w:rPr>
          <w:t>4.3.14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Pakiet oferty cenowej (neu_quotebundle)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B8A4B61" w14:textId="6E993898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05" w:history="1">
        <w:r w:rsidRPr="001E48CF">
          <w:rPr>
            <w:rStyle w:val="Hipercze"/>
            <w:noProof/>
            <w:lang w:eastAsia="pl-PL"/>
          </w:rPr>
          <w:t>4.3.15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Placówka (neu_institution_receiver)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37AB22F" w14:textId="0989E0EF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06" w:history="1">
        <w:r w:rsidRPr="001E48CF">
          <w:rPr>
            <w:rStyle w:val="Hipercze"/>
            <w:noProof/>
            <w:lang w:val="en-US" w:eastAsia="pl-PL"/>
          </w:rPr>
          <w:t>4.3.16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  <w:lang w:val="en-US"/>
          </w:rPr>
          <w:t>Placówka oferty cenowej (neu_quote_institution_receiver)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512AF21" w14:textId="64D0F2C3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07" w:history="1">
        <w:r w:rsidRPr="001E48CF">
          <w:rPr>
            <w:rStyle w:val="Hipercze"/>
            <w:noProof/>
            <w:lang w:eastAsia="pl-PL"/>
          </w:rPr>
          <w:t>4.3.17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Pozycja cennika producenta (neu_listproducerpricelist)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8D58111" w14:textId="0F407251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08" w:history="1">
        <w:r w:rsidRPr="001E48CF">
          <w:rPr>
            <w:rStyle w:val="Hipercze"/>
            <w:noProof/>
            <w:lang w:eastAsia="pl-PL"/>
          </w:rPr>
          <w:t>4.3.18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Pozycja ZPZK (neu_listtradeterms)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1C56195" w14:textId="693299FC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09" w:history="1">
        <w:r w:rsidRPr="001E48CF">
          <w:rPr>
            <w:rStyle w:val="Hipercze"/>
            <w:noProof/>
            <w:lang w:eastAsia="pl-PL"/>
          </w:rPr>
          <w:t>4.3.19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Pozycja ZPZK &lt;-&gt; Produkt Dopasowany (neu_listtradetermstenderproduct)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C3D8D5C" w14:textId="51600E3F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10" w:history="1">
        <w:r w:rsidRPr="001E48CF">
          <w:rPr>
            <w:rStyle w:val="Hipercze"/>
            <w:noProof/>
            <w:lang w:eastAsia="pl-PL"/>
          </w:rPr>
          <w:t>4.3.20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Producent (neu_producer)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064E269" w14:textId="3546D913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11" w:history="1">
        <w:r w:rsidRPr="001E48CF">
          <w:rPr>
            <w:rStyle w:val="Hipercze"/>
            <w:noProof/>
            <w:lang w:eastAsia="pl-PL"/>
          </w:rPr>
          <w:t>4.3.21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Producent Pharmindex (neu_producerofproduct)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94E7D7C" w14:textId="22055A4E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12" w:history="1">
        <w:r w:rsidRPr="001E48CF">
          <w:rPr>
            <w:rStyle w:val="Hipercze"/>
            <w:noProof/>
            <w:lang w:eastAsia="pl-PL"/>
          </w:rPr>
          <w:t>4.3.22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Producent Preferowany (neu_preferredproducer)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330BF63" w14:textId="315F57D8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13" w:history="1">
        <w:r w:rsidRPr="001E48CF">
          <w:rPr>
            <w:rStyle w:val="Hipercze"/>
            <w:noProof/>
            <w:lang w:eastAsia="pl-PL"/>
          </w:rPr>
          <w:t>4.3.23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Produkt Dopasowany (neu_mappedproduct)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02AFB6E" w14:textId="663A110E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14" w:history="1">
        <w:r w:rsidRPr="001E48CF">
          <w:rPr>
            <w:rStyle w:val="Hipercze"/>
            <w:noProof/>
            <w:lang w:eastAsia="pl-PL"/>
          </w:rPr>
          <w:t>4.3.24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Produkt oferty cenowej (neu_quotedetail)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BFC62DC" w14:textId="4D16AAB2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15" w:history="1">
        <w:r w:rsidRPr="001E48CF">
          <w:rPr>
            <w:rStyle w:val="Hipercze"/>
            <w:noProof/>
            <w:lang w:eastAsia="pl-PL"/>
          </w:rPr>
          <w:t>4.3.25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Produkt Przetargu (neu_tenderproduct)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0C6958BC" w14:textId="67E034F0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16" w:history="1">
        <w:r w:rsidRPr="001E48CF">
          <w:rPr>
            <w:rStyle w:val="Hipercze"/>
            <w:noProof/>
            <w:lang w:eastAsia="pl-PL"/>
          </w:rPr>
          <w:t>4.3.26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Produkt SAP (product)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407DCA5C" w14:textId="6FB9C302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17" w:history="1">
        <w:r w:rsidRPr="001E48CF">
          <w:rPr>
            <w:rStyle w:val="Hipercze"/>
            <w:noProof/>
            <w:lang w:eastAsia="pl-PL"/>
          </w:rPr>
          <w:t>4.3.27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Przyczyna przegrania (neu_conf_failurecause)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34C90FC0" w14:textId="5FC3C6CD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18" w:history="1">
        <w:r w:rsidRPr="001E48CF">
          <w:rPr>
            <w:rStyle w:val="Hipercze"/>
            <w:noProof/>
            <w:lang w:eastAsia="pl-PL"/>
          </w:rPr>
          <w:t>4.3.28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Słownik Kryteriów (neu_conf_criteriatemplate)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206E1AE9" w14:textId="1287AD0C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19" w:history="1">
        <w:r w:rsidRPr="001E48CF">
          <w:rPr>
            <w:rStyle w:val="Hipercze"/>
            <w:noProof/>
            <w:lang w:eastAsia="pl-PL"/>
          </w:rPr>
          <w:t>4.3.29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Słownik Postaci (neu_conf_formdictionary)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3B0B0E2C" w14:textId="5B4D6CA7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20" w:history="1">
        <w:r w:rsidRPr="001E48CF">
          <w:rPr>
            <w:rStyle w:val="Hipercze"/>
            <w:noProof/>
            <w:lang w:eastAsia="pl-PL"/>
          </w:rPr>
          <w:t>4.3.30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Słownik Zamian (neu_conf_conversion)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322B8A4C" w14:textId="78AF5C17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21" w:history="1">
        <w:r w:rsidRPr="001E48CF">
          <w:rPr>
            <w:rStyle w:val="Hipercze"/>
            <w:noProof/>
            <w:lang w:val="en-US" w:eastAsia="pl-PL"/>
          </w:rPr>
          <w:t>4.3.31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  <w:lang w:val="en-US"/>
          </w:rPr>
          <w:t>Słownik grup adresów email (neu_emailgroupdictionary)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4B65570E" w14:textId="747750BF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22" w:history="1">
        <w:r w:rsidRPr="001E48CF">
          <w:rPr>
            <w:rStyle w:val="Hipercze"/>
            <w:noProof/>
            <w:lang w:eastAsia="pl-PL"/>
          </w:rPr>
          <w:t>4.3.32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Struktura Przetargu (neu_tenderstructure)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09C99EF0" w14:textId="602F2580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23" w:history="1">
        <w:r w:rsidRPr="001E48CF">
          <w:rPr>
            <w:rStyle w:val="Hipercze"/>
            <w:noProof/>
            <w:lang w:eastAsia="pl-PL"/>
          </w:rPr>
          <w:t>4.3.33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Substancja czynna (neu_activesubstancepharmindex)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16E3116A" w14:textId="7E868886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24" w:history="1">
        <w:r w:rsidRPr="001E48CF">
          <w:rPr>
            <w:rStyle w:val="Hipercze"/>
            <w:noProof/>
            <w:lang w:eastAsia="pl-PL"/>
          </w:rPr>
          <w:t>4.3.34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Szablon (neu_template)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201FDA23" w14:textId="605B7FBA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25" w:history="1">
        <w:r w:rsidRPr="001E48CF">
          <w:rPr>
            <w:rStyle w:val="Hipercze"/>
            <w:noProof/>
            <w:lang w:val="en-US" w:eastAsia="pl-PL"/>
          </w:rPr>
          <w:t>4.3.35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  <w:lang w:val="en-US"/>
          </w:rPr>
          <w:t>Typ zmiany oferty (neu_conf_opportunitytype)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01004743" w14:textId="3B716172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26" w:history="1">
        <w:r w:rsidRPr="001E48CF">
          <w:rPr>
            <w:rStyle w:val="Hipercze"/>
            <w:noProof/>
            <w:lang w:eastAsia="pl-PL"/>
          </w:rPr>
          <w:t>4.3.36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Umowa OL (neu_contractop)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02BA80F4" w14:textId="38501361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27" w:history="1">
        <w:r w:rsidRPr="001E48CF">
          <w:rPr>
            <w:rStyle w:val="Hipercze"/>
            <w:noProof/>
            <w:lang w:eastAsia="pl-PL"/>
          </w:rPr>
          <w:t>4.3.37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Umowa w pakiecie (neu_contracttenderbundle)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47F1B92E" w14:textId="5A6E51F2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28" w:history="1">
        <w:r w:rsidRPr="001E48CF">
          <w:rPr>
            <w:rStyle w:val="Hipercze"/>
            <w:noProof/>
            <w:lang w:eastAsia="pl-PL"/>
          </w:rPr>
          <w:t>4.3.38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Wiadomość e-mail (email)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1F59E2F4" w14:textId="65AB52AC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29" w:history="1">
        <w:r w:rsidRPr="001E48CF">
          <w:rPr>
            <w:rStyle w:val="Hipercze"/>
            <w:noProof/>
            <w:lang w:eastAsia="pl-PL"/>
          </w:rPr>
          <w:t>4.3.39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Zmiana oferty (opportunity)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14:paraId="56646F93" w14:textId="736EAE57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30" w:history="1">
        <w:r w:rsidRPr="001E48CF">
          <w:rPr>
            <w:rStyle w:val="Hipercze"/>
            <w:noProof/>
            <w:lang w:eastAsia="pl-PL"/>
          </w:rPr>
          <w:t>4.3.40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Zmienne Środowiskowe (neu_environmentvariables)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14:paraId="6619386F" w14:textId="74301090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31" w:history="1">
        <w:r w:rsidRPr="001E48CF">
          <w:rPr>
            <w:rStyle w:val="Hipercze"/>
            <w:noProof/>
            <w:lang w:eastAsia="pl-PL"/>
          </w:rPr>
          <w:t>4.3.41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ZPZK (neu_tradeterms)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7096F8F3" w14:textId="238D9DF5" w:rsidR="000B1AF2" w:rsidRDefault="000B1AF2">
      <w:pPr>
        <w:pStyle w:val="Spistreci1"/>
        <w:rPr>
          <w:rFonts w:asciiTheme="minorHAnsi" w:eastAsiaTheme="minorEastAsia" w:hAnsiTheme="minorHAnsi" w:cstheme="minorBidi"/>
          <w:b w:val="0"/>
          <w:kern w:val="2"/>
          <w:sz w:val="22"/>
          <w:szCs w:val="22"/>
          <w:lang w:val="en-US"/>
          <w14:ligatures w14:val="standardContextual"/>
        </w:rPr>
      </w:pPr>
      <w:hyperlink w:anchor="_Toc151315832" w:history="1">
        <w:r w:rsidRPr="001E48CF">
          <w:rPr>
            <w:rStyle w:val="Hipercze"/>
            <w:lang w:eastAsia="pl-PL"/>
          </w:rPr>
          <w:t>5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lang w:eastAsia="pl-PL"/>
          </w:rPr>
          <w:t>Reguły kalkulacji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_Toc151315832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204</w:t>
        </w:r>
        <w:r>
          <w:rPr>
            <w:webHidden/>
          </w:rPr>
          <w:fldChar w:fldCharType="end"/>
        </w:r>
      </w:hyperlink>
    </w:p>
    <w:p w14:paraId="6AD9816E" w14:textId="56DD49BF" w:rsidR="000B1AF2" w:rsidRDefault="000B1AF2">
      <w:pPr>
        <w:pStyle w:val="Spistreci1"/>
        <w:rPr>
          <w:rFonts w:asciiTheme="minorHAnsi" w:eastAsiaTheme="minorEastAsia" w:hAnsiTheme="minorHAnsi" w:cstheme="minorBidi"/>
          <w:b w:val="0"/>
          <w:kern w:val="2"/>
          <w:sz w:val="22"/>
          <w:szCs w:val="22"/>
          <w:lang w:val="en-US"/>
          <w14:ligatures w14:val="standardContextual"/>
        </w:rPr>
      </w:pPr>
      <w:hyperlink w:anchor="_Toc151315833" w:history="1">
        <w:r w:rsidRPr="001E48CF">
          <w:rPr>
            <w:rStyle w:val="Hipercze"/>
          </w:rPr>
          <w:t>6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</w:rPr>
          <w:t>Reguły biznesowe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_Toc151315833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213</w:t>
        </w:r>
        <w:r>
          <w:rPr>
            <w:webHidden/>
          </w:rPr>
          <w:fldChar w:fldCharType="end"/>
        </w:r>
      </w:hyperlink>
    </w:p>
    <w:p w14:paraId="35473C3E" w14:textId="4B0A28DE" w:rsidR="000B1AF2" w:rsidRDefault="000B1AF2">
      <w:pPr>
        <w:pStyle w:val="Spistreci1"/>
        <w:rPr>
          <w:rFonts w:asciiTheme="minorHAnsi" w:eastAsiaTheme="minorEastAsia" w:hAnsiTheme="minorHAnsi" w:cstheme="minorBidi"/>
          <w:b w:val="0"/>
          <w:kern w:val="2"/>
          <w:sz w:val="22"/>
          <w:szCs w:val="22"/>
          <w:lang w:val="en-US"/>
          <w14:ligatures w14:val="standardContextual"/>
        </w:rPr>
      </w:pPr>
      <w:hyperlink w:anchor="_Toc151315834" w:history="1">
        <w:r w:rsidRPr="001E48CF">
          <w:rPr>
            <w:rStyle w:val="Hipercze"/>
          </w:rPr>
          <w:t>7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rFonts w:eastAsia="Segoe UI"/>
          </w:rPr>
          <w:t>Matryce uprawnień użytkowników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_Toc151315834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235</w:t>
        </w:r>
        <w:r>
          <w:rPr>
            <w:webHidden/>
          </w:rPr>
          <w:fldChar w:fldCharType="end"/>
        </w:r>
      </w:hyperlink>
    </w:p>
    <w:p w14:paraId="08DEE3EE" w14:textId="015C3596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35" w:history="1">
        <w:r w:rsidRPr="001E48CF">
          <w:rPr>
            <w:rStyle w:val="Hipercze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14:paraId="69DAC6EC" w14:textId="597EF9D1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36" w:history="1">
        <w:r w:rsidRPr="001E48CF">
          <w:rPr>
            <w:rStyle w:val="Hipercze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Poziom uprawnień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14:paraId="090E450C" w14:textId="69FF7753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37" w:history="1">
        <w:r w:rsidRPr="001E48CF">
          <w:rPr>
            <w:rStyle w:val="Hipercze"/>
            <w:noProof/>
          </w:rPr>
          <w:t>7.2.1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[CRM] Administrator biznesowy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14:paraId="037B93C3" w14:textId="5B5FC785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38" w:history="1">
        <w:r w:rsidRPr="001E48CF">
          <w:rPr>
            <w:rStyle w:val="Hipercze"/>
            <w:noProof/>
          </w:rPr>
          <w:t>7.2.2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[CRM] Menadżer 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14:paraId="36E04E5F" w14:textId="09621842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39" w:history="1">
        <w:r w:rsidRPr="001E48CF">
          <w:rPr>
            <w:rStyle w:val="Hipercze"/>
            <w:noProof/>
          </w:rPr>
          <w:t>7.2.3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[CRM] Przetargowiec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242</w:t>
        </w:r>
        <w:r>
          <w:rPr>
            <w:noProof/>
            <w:webHidden/>
          </w:rPr>
          <w:fldChar w:fldCharType="end"/>
        </w:r>
      </w:hyperlink>
    </w:p>
    <w:p w14:paraId="562B64A2" w14:textId="176E8AC2" w:rsidR="000B1AF2" w:rsidRDefault="000B1AF2">
      <w:pPr>
        <w:pStyle w:val="Spistreci3"/>
        <w:tabs>
          <w:tab w:val="left" w:pos="1320"/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40" w:history="1">
        <w:r w:rsidRPr="001E48CF">
          <w:rPr>
            <w:rStyle w:val="Hipercze"/>
            <w:noProof/>
          </w:rPr>
          <w:t>7.2.4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[CRM] Telemarketer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246</w:t>
        </w:r>
        <w:r>
          <w:rPr>
            <w:noProof/>
            <w:webHidden/>
          </w:rPr>
          <w:fldChar w:fldCharType="end"/>
        </w:r>
      </w:hyperlink>
    </w:p>
    <w:p w14:paraId="59C077B0" w14:textId="6E3BFD8C" w:rsidR="000B1AF2" w:rsidRDefault="000B1AF2">
      <w:pPr>
        <w:pStyle w:val="Spistreci1"/>
        <w:rPr>
          <w:rFonts w:asciiTheme="minorHAnsi" w:eastAsiaTheme="minorEastAsia" w:hAnsiTheme="minorHAnsi" w:cstheme="minorBidi"/>
          <w:b w:val="0"/>
          <w:kern w:val="2"/>
          <w:sz w:val="22"/>
          <w:szCs w:val="22"/>
          <w:lang w:val="en-US"/>
          <w14:ligatures w14:val="standardContextual"/>
        </w:rPr>
      </w:pPr>
      <w:hyperlink w:anchor="_Toc151315841" w:history="1">
        <w:r w:rsidRPr="001E48CF">
          <w:rPr>
            <w:rStyle w:val="Hipercze"/>
          </w:rPr>
          <w:t>8</w:t>
        </w:r>
        <w:r>
          <w:rPr>
            <w:rFonts w:asciiTheme="minorHAnsi" w:eastAsiaTheme="minorEastAsia" w:hAnsiTheme="minorHAnsi" w:cstheme="minorBidi"/>
            <w:b w:val="0"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</w:rPr>
          <w:t>Załączniki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_Toc151315841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249</w:t>
        </w:r>
        <w:r>
          <w:rPr>
            <w:webHidden/>
          </w:rPr>
          <w:fldChar w:fldCharType="end"/>
        </w:r>
      </w:hyperlink>
    </w:p>
    <w:p w14:paraId="47BC76CD" w14:textId="60A06869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42" w:history="1">
        <w:r w:rsidRPr="001E48CF">
          <w:rPr>
            <w:rStyle w:val="Hipercze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Spis Rysunków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249</w:t>
        </w:r>
        <w:r>
          <w:rPr>
            <w:noProof/>
            <w:webHidden/>
          </w:rPr>
          <w:fldChar w:fldCharType="end"/>
        </w:r>
      </w:hyperlink>
    </w:p>
    <w:p w14:paraId="2426647A" w14:textId="049281E8" w:rsidR="000B1AF2" w:rsidRDefault="000B1AF2">
      <w:pPr>
        <w:pStyle w:val="Spistreci2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843" w:history="1">
        <w:r w:rsidRPr="001E48CF">
          <w:rPr>
            <w:rStyle w:val="Hipercze"/>
            <w:noProof/>
          </w:rPr>
          <w:t>8.2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US"/>
            <w14:ligatures w14:val="standardContextual"/>
          </w:rPr>
          <w:tab/>
        </w:r>
        <w:r w:rsidRPr="001E48CF">
          <w:rPr>
            <w:rStyle w:val="Hipercze"/>
            <w:noProof/>
          </w:rPr>
          <w:t>Spis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249</w:t>
        </w:r>
        <w:r>
          <w:rPr>
            <w:noProof/>
            <w:webHidden/>
          </w:rPr>
          <w:fldChar w:fldCharType="end"/>
        </w:r>
      </w:hyperlink>
    </w:p>
    <w:p w14:paraId="2149EF3F" w14:textId="6FE9532A" w:rsidR="00B25A8F" w:rsidRPr="00BD117A" w:rsidRDefault="00CE59E6" w:rsidP="551EB73D">
      <w:pPr>
        <w:pStyle w:val="Spistreci2"/>
        <w:tabs>
          <w:tab w:val="clear" w:pos="9072"/>
          <w:tab w:val="right" w:leader="dot" w:pos="9060"/>
          <w:tab w:val="left" w:pos="600"/>
        </w:tabs>
        <w:rPr>
          <w:szCs w:val="20"/>
        </w:rPr>
      </w:pPr>
      <w:r w:rsidRPr="00BD117A">
        <w:fldChar w:fldCharType="end"/>
      </w:r>
    </w:p>
    <w:p w14:paraId="02BF9F0F" w14:textId="408A3F7B" w:rsidR="0057039D" w:rsidRPr="00BD117A" w:rsidRDefault="0057039D" w:rsidP="00A87BC8">
      <w:pPr>
        <w:spacing w:after="200" w:line="276" w:lineRule="auto"/>
        <w:jc w:val="right"/>
        <w:pPrChange w:id="5" w:author="Ewa Spiechowicz" w:date="2025-11-18T11:39:00Z" w16du:dateUtc="2025-11-18T10:39:00Z">
          <w:pPr>
            <w:spacing w:after="200" w:line="276" w:lineRule="auto"/>
          </w:pPr>
        </w:pPrChange>
      </w:pPr>
      <w:r w:rsidRPr="00BD117A">
        <w:br w:type="page"/>
      </w:r>
    </w:p>
    <w:p w14:paraId="146E7561" w14:textId="5CCEF1B6" w:rsidR="00094E06" w:rsidRPr="00BD117A" w:rsidRDefault="76C3D23F" w:rsidP="78148DF8">
      <w:pPr>
        <w:pStyle w:val="Nagwek1"/>
        <w:rPr>
          <w:rFonts w:asciiTheme="minorHAnsi" w:eastAsiaTheme="minorEastAsia" w:hAnsiTheme="minorHAnsi" w:cstheme="minorBidi"/>
        </w:rPr>
      </w:pPr>
      <w:bookmarkStart w:id="6" w:name="_Toc776020019"/>
      <w:bookmarkStart w:id="7" w:name="_Toc1672211592"/>
      <w:bookmarkStart w:id="8" w:name="_Toc94539555"/>
      <w:bookmarkStart w:id="9" w:name="_Toc337848725"/>
      <w:bookmarkStart w:id="10" w:name="_Toc1073132146"/>
      <w:bookmarkStart w:id="11" w:name="_Toc775630914"/>
      <w:bookmarkStart w:id="12" w:name="_Toc151315758"/>
      <w:r w:rsidRPr="00BD117A">
        <w:lastRenderedPageBreak/>
        <w:t>Cel dokumentu</w:t>
      </w:r>
      <w:bookmarkEnd w:id="6"/>
      <w:bookmarkEnd w:id="7"/>
      <w:bookmarkEnd w:id="8"/>
      <w:bookmarkEnd w:id="9"/>
      <w:bookmarkEnd w:id="10"/>
      <w:bookmarkEnd w:id="11"/>
      <w:bookmarkEnd w:id="12"/>
    </w:p>
    <w:p w14:paraId="4600C7DE" w14:textId="0969661F" w:rsidR="00DB7530" w:rsidRPr="00BD117A" w:rsidRDefault="00205D54" w:rsidP="00B53588">
      <w:pPr>
        <w:pStyle w:val="Tekstpodstawowy"/>
        <w:rPr>
          <w:lang w:val="pl-PL"/>
        </w:rPr>
      </w:pPr>
      <w:r w:rsidRPr="00BD117A">
        <w:rPr>
          <w:lang w:val="pl-PL"/>
        </w:rPr>
        <w:t xml:space="preserve">Celem dokumentu jest </w:t>
      </w:r>
      <w:r w:rsidR="068A9EA4" w:rsidRPr="00BD117A">
        <w:rPr>
          <w:lang w:val="pl-PL"/>
        </w:rPr>
        <w:t xml:space="preserve">przedstawienie zakresu </w:t>
      </w:r>
      <w:r w:rsidR="006930CE" w:rsidRPr="00BD117A">
        <w:rPr>
          <w:lang w:val="pl-PL"/>
        </w:rPr>
        <w:t>realizacji</w:t>
      </w:r>
      <w:r w:rsidR="068A9EA4" w:rsidRPr="00BD117A">
        <w:rPr>
          <w:lang w:val="pl-PL"/>
        </w:rPr>
        <w:t xml:space="preserve"> projektu </w:t>
      </w:r>
      <w:r w:rsidR="00A93B2E" w:rsidRPr="00BD117A">
        <w:rPr>
          <w:lang w:val="pl-PL"/>
        </w:rPr>
        <w:t>Platformy</w:t>
      </w:r>
      <w:r w:rsidR="068A9EA4" w:rsidRPr="00BD117A">
        <w:rPr>
          <w:lang w:val="pl-PL"/>
        </w:rPr>
        <w:t xml:space="preserve"> Przetarg</w:t>
      </w:r>
      <w:r w:rsidR="00A93B2E" w:rsidRPr="00BD117A">
        <w:rPr>
          <w:lang w:val="pl-PL"/>
        </w:rPr>
        <w:t>owej</w:t>
      </w:r>
      <w:r w:rsidR="068A9EA4" w:rsidRPr="00BD117A">
        <w:rPr>
          <w:lang w:val="pl-PL"/>
        </w:rPr>
        <w:t xml:space="preserve"> w NEUC</w:t>
      </w:r>
      <w:r w:rsidR="7A542909" w:rsidRPr="00BD117A">
        <w:rPr>
          <w:lang w:val="pl-PL"/>
        </w:rPr>
        <w:t>A.</w:t>
      </w:r>
    </w:p>
    <w:p w14:paraId="4AE87555" w14:textId="5CCC433F" w:rsidR="00AE4BD0" w:rsidRPr="00BD117A" w:rsidRDefault="40379E0A" w:rsidP="78148DF8">
      <w:pPr>
        <w:pStyle w:val="Nagwek1"/>
        <w:rPr>
          <w:rFonts w:asciiTheme="minorHAnsi" w:eastAsiaTheme="minorEastAsia" w:hAnsiTheme="minorHAnsi" w:cstheme="minorBidi"/>
        </w:rPr>
      </w:pPr>
      <w:bookmarkStart w:id="13" w:name="_Toc94539561"/>
      <w:bookmarkStart w:id="14" w:name="_Toc151315759"/>
      <w:bookmarkStart w:id="15" w:name="_Toc323433862"/>
      <w:bookmarkStart w:id="16" w:name="_Toc86936890"/>
      <w:bookmarkStart w:id="17" w:name="_Toc183251497"/>
      <w:bookmarkStart w:id="18" w:name="_Toc748391837"/>
      <w:bookmarkStart w:id="19" w:name="_Toc1737883491"/>
      <w:r w:rsidRPr="00BD117A">
        <w:lastRenderedPageBreak/>
        <w:t>Opis architektury rozwiązania</w:t>
      </w:r>
      <w:bookmarkEnd w:id="13"/>
      <w:bookmarkEnd w:id="14"/>
      <w:r w:rsidR="161F881C" w:rsidRPr="00BD117A">
        <w:t xml:space="preserve"> </w:t>
      </w:r>
      <w:bookmarkEnd w:id="15"/>
      <w:bookmarkEnd w:id="16"/>
      <w:bookmarkEnd w:id="17"/>
      <w:bookmarkEnd w:id="18"/>
      <w:bookmarkEnd w:id="19"/>
    </w:p>
    <w:p w14:paraId="52EA28A7" w14:textId="0ABC446F" w:rsidR="00AE4BD0" w:rsidRPr="00BD117A" w:rsidRDefault="161F881C" w:rsidP="78148DF8">
      <w:pPr>
        <w:pStyle w:val="Nagwek2"/>
        <w:rPr>
          <w:rFonts w:asciiTheme="minorHAnsi" w:eastAsiaTheme="minorEastAsia" w:hAnsiTheme="minorHAnsi" w:cstheme="minorBidi"/>
        </w:rPr>
      </w:pPr>
      <w:bookmarkStart w:id="20" w:name="_Ref11139238"/>
      <w:bookmarkStart w:id="21" w:name="_Ref11139257"/>
      <w:bookmarkStart w:id="22" w:name="_Ref11139264"/>
      <w:bookmarkStart w:id="23" w:name="_Toc178645541"/>
      <w:bookmarkStart w:id="24" w:name="_Toc1396468639"/>
      <w:bookmarkStart w:id="25" w:name="_Toc94539562"/>
      <w:bookmarkStart w:id="26" w:name="_Toc1673117314"/>
      <w:bookmarkStart w:id="27" w:name="_Toc1935803159"/>
      <w:bookmarkStart w:id="28" w:name="_Toc905828117"/>
      <w:bookmarkStart w:id="29" w:name="_Toc151315760"/>
      <w:r w:rsidRPr="00BD117A">
        <w:t>Architektura logiczna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73C9DEB7" w14:textId="093454AF" w:rsidR="00926F36" w:rsidRPr="00BD117A" w:rsidRDefault="4F01ABDA" w:rsidP="004430F7">
      <w:pPr>
        <w:jc w:val="both"/>
      </w:pPr>
      <w:r w:rsidRPr="00BD117A">
        <w:t>Istniejące elementy architektury zostały oznaczone zielone ramkami na diagramie architektury logicznej. Nowe komponenty systemu CRM zostały oznaczone niebieskimi ramkami.</w:t>
      </w:r>
    </w:p>
    <w:p w14:paraId="65174642" w14:textId="5E4CDC83" w:rsidR="1520F4A6" w:rsidRDefault="1520F4A6" w:rsidP="004430F7">
      <w:pPr>
        <w:jc w:val="both"/>
      </w:pPr>
    </w:p>
    <w:p w14:paraId="323D3F6C" w14:textId="7612FB2C" w:rsidR="7F8769B3" w:rsidRDefault="7F8769B3" w:rsidP="004430F7">
      <w:pPr>
        <w:jc w:val="both"/>
      </w:pPr>
      <w:r>
        <w:t xml:space="preserve">Architektura rozwiązania opiera się o </w:t>
      </w:r>
      <w:r w:rsidR="0D82751B">
        <w:t>istniejące komponenty CRM oraz</w:t>
      </w:r>
      <w:r>
        <w:t xml:space="preserve"> </w:t>
      </w:r>
      <w:proofErr w:type="spellStart"/>
      <w:r>
        <w:t>mikroserwis</w:t>
      </w:r>
      <w:proofErr w:type="spellEnd"/>
      <w:r>
        <w:t xml:space="preserve"> </w:t>
      </w:r>
      <w:proofErr w:type="spellStart"/>
      <w:r>
        <w:t>mapper’a</w:t>
      </w:r>
      <w:proofErr w:type="spellEnd"/>
      <w:r>
        <w:t xml:space="preserve"> osadzony jako osobna aplikacja na </w:t>
      </w:r>
      <w:r w:rsidR="097225B3">
        <w:t>serwerze</w:t>
      </w:r>
      <w:r>
        <w:t xml:space="preserve"> IIS.</w:t>
      </w:r>
      <w:r w:rsidR="1D47648F">
        <w:t xml:space="preserve"> </w:t>
      </w:r>
      <w:proofErr w:type="spellStart"/>
      <w:r w:rsidR="1D47648F">
        <w:t>Mikroserwis</w:t>
      </w:r>
      <w:proofErr w:type="spellEnd"/>
      <w:r w:rsidR="1D47648F">
        <w:t xml:space="preserve"> przyjm</w:t>
      </w:r>
      <w:r w:rsidR="006C0592">
        <w:t>uje</w:t>
      </w:r>
      <w:r w:rsidR="1D47648F">
        <w:t xml:space="preserve"> żądania REST obsługujące poszczególne </w:t>
      </w:r>
      <w:r w:rsidR="44CCFDA7">
        <w:t>zadania</w:t>
      </w:r>
      <w:r w:rsidR="480FD7AD">
        <w:t xml:space="preserve"> związane z importem, eksportem i mapowaniem oferty</w:t>
      </w:r>
      <w:r w:rsidR="44CCFDA7">
        <w:t xml:space="preserve">. Moduł </w:t>
      </w:r>
      <w:proofErr w:type="spellStart"/>
      <w:r w:rsidR="44CCFDA7">
        <w:t>mapper’a</w:t>
      </w:r>
      <w:proofErr w:type="spellEnd"/>
      <w:r w:rsidR="44CCFDA7">
        <w:t xml:space="preserve"> wykorzystuje połączenie do bazy danych w celu pobierania elementów z widoku do wprowadzania elementów indeksu </w:t>
      </w:r>
      <w:proofErr w:type="spellStart"/>
      <w:r w:rsidR="44CCFDA7">
        <w:t>ElasticSearch</w:t>
      </w:r>
      <w:proofErr w:type="spellEnd"/>
      <w:r w:rsidR="44CCFDA7">
        <w:t>. Jednocześnie do obsługi funkcjonalnej p</w:t>
      </w:r>
      <w:r w:rsidR="61DE9614">
        <w:t xml:space="preserve">roduktów niezbędny jest zapewniony ruch do REST API CRM oraz drugiej instancji </w:t>
      </w:r>
      <w:proofErr w:type="spellStart"/>
      <w:r w:rsidR="61DE9614">
        <w:t>Hangfire</w:t>
      </w:r>
      <w:proofErr w:type="spellEnd"/>
      <w:r w:rsidR="61DE9614">
        <w:t>, do której przesyłane są zmapowane produkty, tak aby zapis danych w CRM odbywał się bezpośrednio do bazy, a nie poprzez REST API.</w:t>
      </w:r>
    </w:p>
    <w:p w14:paraId="4D0A7B75" w14:textId="2BE9D2F9" w:rsidR="00926F36" w:rsidRPr="00BD117A" w:rsidRDefault="7F8769B3" w:rsidP="6798D459">
      <w:pPr>
        <w:keepNext/>
      </w:pPr>
      <w:del w:id="30" w:author="Filip Wilczyński" w:date="2023-12-20T12:38:00Z">
        <w:r w:rsidDel="00151B50">
          <w:rPr>
            <w:noProof/>
          </w:rPr>
          <w:lastRenderedPageBreak/>
          <w:drawing>
            <wp:inline distT="0" distB="0" distL="0" distR="0" wp14:anchorId="7E6ABC5A" wp14:editId="20858805">
              <wp:extent cx="5486400" cy="7481455"/>
              <wp:effectExtent l="0" t="0" r="0" b="5715"/>
              <wp:docPr id="435089315" name="Obraz 4350893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35089315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74814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31" w:author="Filip Wilczyński" w:date="2023-12-20T12:38:00Z">
        <w:r w:rsidR="00151B50">
          <w:rPr>
            <w:noProof/>
          </w:rPr>
          <w:lastRenderedPageBreak/>
          <w:drawing>
            <wp:inline distT="0" distB="0" distL="0" distR="0" wp14:anchorId="444F51D4" wp14:editId="61B2C8E4">
              <wp:extent cx="5761355" cy="7820025"/>
              <wp:effectExtent l="0" t="0" r="0" b="9525"/>
              <wp:docPr id="1965652818" name="Obraz 1" descr="Obraz zawierający tekst, zrzut ekranu, diagram, Plan&#10;&#10;Opis wygenerowany automatyczni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65652818" name="Obraz 1" descr="Obraz zawierający tekst, zrzut ekranu, diagram, Plan&#10;&#10;Opis wygenerowany automatycznie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1355" cy="7820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490D007" w14:textId="566E04C8" w:rsidR="002A2B82" w:rsidRDefault="00926F36" w:rsidP="002A2B82">
      <w:pPr>
        <w:pStyle w:val="Legenda"/>
      </w:pPr>
      <w:bookmarkStart w:id="32" w:name="_Toc151315684"/>
      <w:r w:rsidRPr="00BD117A">
        <w:t xml:space="preserve">Rysunek </w:t>
      </w:r>
      <w:r w:rsidRPr="00BD117A">
        <w:fldChar w:fldCharType="begin"/>
      </w:r>
      <w:r w:rsidRPr="00BD117A">
        <w:instrText>SEQ Rysunek \* ARABIC</w:instrText>
      </w:r>
      <w:r w:rsidRPr="00BD117A">
        <w:fldChar w:fldCharType="separate"/>
      </w:r>
      <w:r w:rsidR="006C0592">
        <w:rPr>
          <w:noProof/>
        </w:rPr>
        <w:t>1</w:t>
      </w:r>
      <w:r w:rsidRPr="00BD117A">
        <w:fldChar w:fldCharType="end"/>
      </w:r>
      <w:r w:rsidRPr="00BD117A">
        <w:t xml:space="preserve"> Architektura logiczna</w:t>
      </w:r>
      <w:bookmarkEnd w:id="32"/>
    </w:p>
    <w:p w14:paraId="55BA5FBF" w14:textId="77777777" w:rsidR="002A2B82" w:rsidRDefault="002A2B82">
      <w:pPr>
        <w:spacing w:before="0" w:after="200" w:line="276" w:lineRule="auto"/>
        <w:rPr>
          <w:rFonts w:ascii="Calibri" w:hAnsi="Calibri"/>
          <w:b/>
          <w:bCs/>
          <w:sz w:val="18"/>
          <w:szCs w:val="18"/>
          <w:lang w:eastAsia="pl-PL"/>
        </w:rPr>
      </w:pPr>
      <w:r>
        <w:br w:type="page"/>
      </w:r>
    </w:p>
    <w:p w14:paraId="59F2E5FD" w14:textId="77777777" w:rsidR="00310DAA" w:rsidRPr="00BD117A" w:rsidRDefault="00310DAA" w:rsidP="002A2B82">
      <w:pPr>
        <w:pStyle w:val="Legenda"/>
      </w:pPr>
    </w:p>
    <w:p w14:paraId="0A8CD5CD" w14:textId="5CCC433F" w:rsidR="004079DA" w:rsidRPr="00BD117A" w:rsidRDefault="7BDD0E0E" w:rsidP="78148DF8">
      <w:pPr>
        <w:pStyle w:val="Nagwek2"/>
        <w:rPr>
          <w:rFonts w:asciiTheme="minorHAnsi" w:eastAsiaTheme="minorEastAsia" w:hAnsiTheme="minorHAnsi" w:cstheme="minorBidi"/>
        </w:rPr>
      </w:pPr>
      <w:bookmarkStart w:id="33" w:name="_Toc1306008646"/>
      <w:bookmarkStart w:id="34" w:name="_Toc1022851535"/>
      <w:bookmarkStart w:id="35" w:name="_Toc94539563"/>
      <w:bookmarkStart w:id="36" w:name="_Toc1156933638"/>
      <w:bookmarkStart w:id="37" w:name="_Toc714699168"/>
      <w:bookmarkStart w:id="38" w:name="_Toc1782558601"/>
      <w:bookmarkStart w:id="39" w:name="_Toc151315761"/>
      <w:r w:rsidRPr="00BD117A">
        <w:t xml:space="preserve">Moduły </w:t>
      </w:r>
      <w:r w:rsidR="40379E0A" w:rsidRPr="00BD117A">
        <w:t>rozwiązania</w:t>
      </w:r>
      <w:bookmarkEnd w:id="33"/>
      <w:bookmarkEnd w:id="34"/>
      <w:bookmarkEnd w:id="35"/>
      <w:bookmarkEnd w:id="36"/>
      <w:bookmarkEnd w:id="37"/>
      <w:bookmarkEnd w:id="38"/>
      <w:bookmarkEnd w:id="39"/>
    </w:p>
    <w:p w14:paraId="5CDF3349" w14:textId="069ED137" w:rsidR="002B7F95" w:rsidRPr="00BD117A" w:rsidRDefault="00C348A2" w:rsidP="00DB728B">
      <w:pPr>
        <w:pStyle w:val="Nagwek3"/>
      </w:pPr>
      <w:bookmarkStart w:id="40" w:name="_Toc151315762"/>
      <w:r w:rsidRPr="00BD117A">
        <w:t>Dynamics CRM</w:t>
      </w:r>
      <w:bookmarkEnd w:id="40"/>
    </w:p>
    <w:p w14:paraId="3F2A94F9" w14:textId="4D2DDC6F" w:rsidR="00A00E6B" w:rsidRPr="00BD117A" w:rsidRDefault="00A00E6B" w:rsidP="00C37C20">
      <w:pPr>
        <w:pStyle w:val="Tekstpodstawowy"/>
        <w:jc w:val="both"/>
        <w:rPr>
          <w:lang w:val="pl-PL"/>
        </w:rPr>
      </w:pPr>
      <w:r w:rsidRPr="00BD117A">
        <w:rPr>
          <w:lang w:val="pl-PL"/>
        </w:rPr>
        <w:t>Zadaniem modułu CRM jest gromadzenie, przechowywanie oraz przetwarzanie danych o przetargach, w których uczestniczy firma NEUCA. Moduł ma na celu scentralizowanie przechowywania informacji o przetargach.</w:t>
      </w:r>
    </w:p>
    <w:p w14:paraId="3BFCCA9B" w14:textId="175D0B9E" w:rsidR="00A00E6B" w:rsidRDefault="00A00E6B" w:rsidP="00C37C20">
      <w:pPr>
        <w:pStyle w:val="Tekstpodstawowy"/>
        <w:jc w:val="both"/>
        <w:rPr>
          <w:lang w:val="pl-PL"/>
        </w:rPr>
      </w:pPr>
      <w:r w:rsidRPr="00BD117A">
        <w:rPr>
          <w:lang w:val="pl-PL"/>
        </w:rPr>
        <w:t xml:space="preserve">Moduł CRM </w:t>
      </w:r>
      <w:r w:rsidR="00D50145">
        <w:rPr>
          <w:lang w:val="pl-PL"/>
        </w:rPr>
        <w:t>jest</w:t>
      </w:r>
      <w:r w:rsidRPr="00BD117A">
        <w:rPr>
          <w:lang w:val="pl-PL"/>
        </w:rPr>
        <w:t xml:space="preserve"> oparty o system informatyczny Dynamics 365.</w:t>
      </w:r>
    </w:p>
    <w:p w14:paraId="1DA93C07" w14:textId="77777777" w:rsidR="00A71E4A" w:rsidRPr="00BD117A" w:rsidRDefault="00A71E4A" w:rsidP="00C37C20">
      <w:pPr>
        <w:pStyle w:val="Tekstpodstawowy"/>
        <w:jc w:val="both"/>
        <w:rPr>
          <w:lang w:val="pl-PL"/>
        </w:rPr>
      </w:pPr>
    </w:p>
    <w:p w14:paraId="42D63CD7" w14:textId="29E253CC" w:rsidR="00C348A2" w:rsidRPr="00BD117A" w:rsidRDefault="592713B7" w:rsidP="00DB728B">
      <w:pPr>
        <w:pStyle w:val="Nagwek3"/>
      </w:pPr>
      <w:bookmarkStart w:id="41" w:name="_Toc151315763"/>
      <w:r w:rsidRPr="00BD117A">
        <w:t xml:space="preserve">Procesowanie </w:t>
      </w:r>
      <w:r w:rsidR="4BACF2BA" w:rsidRPr="00BD117A">
        <w:t>Excel</w:t>
      </w:r>
      <w:r w:rsidR="0567AA6A" w:rsidRPr="00BD117A">
        <w:t>a</w:t>
      </w:r>
      <w:bookmarkEnd w:id="41"/>
    </w:p>
    <w:p w14:paraId="6041CFD3" w14:textId="535639BD" w:rsidR="08BFA7C1" w:rsidRPr="00BD117A" w:rsidRDefault="08BFA7C1" w:rsidP="00C37C20">
      <w:pPr>
        <w:jc w:val="both"/>
      </w:pPr>
      <w:r w:rsidRPr="00BD117A">
        <w:t xml:space="preserve">Moduł procesowania </w:t>
      </w:r>
      <w:r w:rsidR="00257346" w:rsidRPr="00BD117A">
        <w:t>MS E</w:t>
      </w:r>
      <w:r w:rsidRPr="00BD117A">
        <w:t xml:space="preserve">xcela </w:t>
      </w:r>
      <w:r w:rsidR="00D50145">
        <w:t>jest</w:t>
      </w:r>
      <w:r w:rsidRPr="00BD117A">
        <w:t xml:space="preserve"> oparty o technologie .NET 6 i </w:t>
      </w:r>
      <w:r w:rsidR="00D50145">
        <w:t>jest</w:t>
      </w:r>
      <w:r w:rsidRPr="00BD117A">
        <w:t xml:space="preserve"> </w:t>
      </w:r>
      <w:proofErr w:type="spellStart"/>
      <w:r w:rsidRPr="00BD117A">
        <w:t>mikroserwisem</w:t>
      </w:r>
      <w:proofErr w:type="spellEnd"/>
      <w:r w:rsidRPr="00BD117A">
        <w:t xml:space="preserve"> działającym po protokole </w:t>
      </w:r>
      <w:r w:rsidR="13EBD3E6" w:rsidRPr="00BD117A">
        <w:t>HTTPS</w:t>
      </w:r>
      <w:r w:rsidRPr="00BD117A">
        <w:t>.</w:t>
      </w:r>
    </w:p>
    <w:p w14:paraId="1B77B290" w14:textId="209D521F" w:rsidR="348B20D7" w:rsidRPr="00BD117A" w:rsidRDefault="600581C2" w:rsidP="60DAA9F5">
      <w:pPr>
        <w:pStyle w:val="Nagwek4"/>
      </w:pPr>
      <w:r w:rsidRPr="00BD117A">
        <w:t xml:space="preserve">Moduł importera </w:t>
      </w:r>
      <w:r w:rsidR="51E601AD" w:rsidRPr="00BD117A">
        <w:t>Excel</w:t>
      </w:r>
    </w:p>
    <w:p w14:paraId="4AB000B7" w14:textId="4C911E7C" w:rsidR="028050CA" w:rsidRPr="00BD117A" w:rsidRDefault="69186A96" w:rsidP="004E164A">
      <w:pPr>
        <w:jc w:val="both"/>
      </w:pPr>
      <w:r w:rsidRPr="00BD117A">
        <w:t>Zadaniem modułu jest importowanie do systemu plików Excel, przetw</w:t>
      </w:r>
      <w:r w:rsidR="1B745522" w:rsidRPr="00BD117A">
        <w:t>orzenie zawartych w nich rekordów na konkretną ujednoliconą strukturę</w:t>
      </w:r>
      <w:r w:rsidR="7F4640BD" w:rsidRPr="00BD117A">
        <w:t xml:space="preserve">. Struktura </w:t>
      </w:r>
      <w:r w:rsidR="10483C3A" w:rsidRPr="00BD117A">
        <w:t xml:space="preserve">wejściowa interfejsu modułu </w:t>
      </w:r>
      <w:r w:rsidR="7F4640BD" w:rsidRPr="00BD117A">
        <w:t xml:space="preserve">została opisana w rozdziale </w:t>
      </w:r>
      <w:r w:rsidR="006C3BF9">
        <w:t>3.2.3</w:t>
      </w:r>
      <w:r w:rsidR="071135F8" w:rsidRPr="00BD117A">
        <w:t xml:space="preserve">. </w:t>
      </w:r>
    </w:p>
    <w:p w14:paraId="2C8AEEE9" w14:textId="10F4E5F3" w:rsidR="028050CA" w:rsidRPr="00BD117A" w:rsidRDefault="071135F8" w:rsidP="5A1DFA16">
      <w:pPr>
        <w:pStyle w:val="Nagwek4"/>
      </w:pPr>
      <w:r w:rsidRPr="00BD117A">
        <w:t xml:space="preserve">Moduł eksportera </w:t>
      </w:r>
      <w:r w:rsidR="4A3FD88F" w:rsidRPr="00BD117A">
        <w:t>Excel</w:t>
      </w:r>
    </w:p>
    <w:p w14:paraId="620FC6BC" w14:textId="34E68F2E" w:rsidR="028050CA" w:rsidRDefault="4A3FD88F" w:rsidP="009B1BEF">
      <w:pPr>
        <w:jc w:val="both"/>
      </w:pPr>
      <w:r w:rsidRPr="00BD117A">
        <w:rPr>
          <w:szCs w:val="20"/>
        </w:rPr>
        <w:t>Zadaniem modułu jest</w:t>
      </w:r>
      <w:r w:rsidR="1B745522" w:rsidRPr="00BD117A">
        <w:rPr>
          <w:szCs w:val="20"/>
        </w:rPr>
        <w:t xml:space="preserve"> </w:t>
      </w:r>
      <w:r w:rsidR="1B745522" w:rsidRPr="00BD117A">
        <w:t xml:space="preserve">tworzenie wynikowych plików Excel na podstawie pliku źródłowego i danych o wybranych produktach przesłanych z </w:t>
      </w:r>
      <w:proofErr w:type="spellStart"/>
      <w:r w:rsidR="1B745522" w:rsidRPr="00BD117A">
        <w:t>CRM’a</w:t>
      </w:r>
      <w:proofErr w:type="spellEnd"/>
      <w:r w:rsidR="1B745522" w:rsidRPr="00BD117A">
        <w:t>.</w:t>
      </w:r>
    </w:p>
    <w:p w14:paraId="7A5EFA79" w14:textId="77777777" w:rsidR="00A71E4A" w:rsidRPr="00BD117A" w:rsidRDefault="00A71E4A" w:rsidP="009B1BEF">
      <w:pPr>
        <w:jc w:val="both"/>
        <w:rPr>
          <w:szCs w:val="20"/>
        </w:rPr>
      </w:pPr>
    </w:p>
    <w:p w14:paraId="5839634B" w14:textId="3038A955" w:rsidR="695FA978" w:rsidRPr="00BD117A" w:rsidRDefault="36617D06" w:rsidP="00DB728B">
      <w:pPr>
        <w:pStyle w:val="Nagwek3"/>
      </w:pPr>
      <w:bookmarkStart w:id="42" w:name="_Toc151315764"/>
      <w:r w:rsidRPr="00BD117A">
        <w:t>M</w:t>
      </w:r>
      <w:r w:rsidR="3F973C09" w:rsidRPr="00BD117A">
        <w:t>apowanie produktów</w:t>
      </w:r>
      <w:bookmarkEnd w:id="42"/>
      <w:r w:rsidRPr="00BD117A">
        <w:t xml:space="preserve"> </w:t>
      </w:r>
    </w:p>
    <w:p w14:paraId="45944E84" w14:textId="74550099" w:rsidR="4FE7831D" w:rsidRPr="00BD117A" w:rsidRDefault="13800707" w:rsidP="009B1BEF">
      <w:pPr>
        <w:jc w:val="both"/>
        <w:rPr>
          <w:szCs w:val="20"/>
        </w:rPr>
      </w:pPr>
      <w:r w:rsidRPr="00BD117A">
        <w:t xml:space="preserve">Moduł procesowania </w:t>
      </w:r>
      <w:r w:rsidR="00756BAE" w:rsidRPr="00BD117A">
        <w:t>Excela</w:t>
      </w:r>
      <w:r w:rsidRPr="00BD117A">
        <w:t xml:space="preserve"> </w:t>
      </w:r>
      <w:r w:rsidR="00756BAE">
        <w:t>jest</w:t>
      </w:r>
      <w:r w:rsidRPr="00BD117A">
        <w:t xml:space="preserve"> oparty o technologie .NET 6 i </w:t>
      </w:r>
      <w:r w:rsidR="00756BAE">
        <w:t>jest</w:t>
      </w:r>
      <w:r w:rsidRPr="00BD117A">
        <w:t xml:space="preserve"> </w:t>
      </w:r>
      <w:proofErr w:type="spellStart"/>
      <w:r w:rsidRPr="00BD117A">
        <w:t>mikroserwisem</w:t>
      </w:r>
      <w:proofErr w:type="spellEnd"/>
      <w:r w:rsidRPr="00BD117A">
        <w:t xml:space="preserve"> działającym po protokole </w:t>
      </w:r>
      <w:r w:rsidR="1C865757" w:rsidRPr="00BD117A">
        <w:t>HTTPS</w:t>
      </w:r>
      <w:r w:rsidRPr="00BD117A">
        <w:t>.</w:t>
      </w:r>
    </w:p>
    <w:p w14:paraId="41AFA1F3" w14:textId="3038A955" w:rsidR="13800707" w:rsidRPr="00BD117A" w:rsidRDefault="13800707" w:rsidP="4FE7831D">
      <w:pPr>
        <w:pStyle w:val="Nagwek4"/>
      </w:pPr>
      <w:r w:rsidRPr="00BD117A">
        <w:t>Moduł mapowania produktów</w:t>
      </w:r>
    </w:p>
    <w:p w14:paraId="2D30E00F" w14:textId="0CCD09CF" w:rsidR="2D647A88" w:rsidRPr="00BD117A" w:rsidRDefault="2D647A88" w:rsidP="00756BAE">
      <w:pPr>
        <w:jc w:val="both"/>
        <w:rPr>
          <w:szCs w:val="20"/>
        </w:rPr>
      </w:pPr>
      <w:r w:rsidRPr="00BD117A">
        <w:t>Zadan</w:t>
      </w:r>
      <w:r w:rsidR="29763A88" w:rsidRPr="00BD117A">
        <w:t>iem modułu, jest dopasowanie do zamawianych pozycji produkt</w:t>
      </w:r>
      <w:r w:rsidR="00756BAE">
        <w:t>ów</w:t>
      </w:r>
      <w:r w:rsidR="29763A88" w:rsidRPr="00BD117A">
        <w:t xml:space="preserve"> z katalogu </w:t>
      </w:r>
      <w:r w:rsidR="687270EE" w:rsidRPr="00BD117A">
        <w:t>firmy NEUCA</w:t>
      </w:r>
      <w:r w:rsidR="29763A88" w:rsidRPr="00BD117A">
        <w:t xml:space="preserve">. </w:t>
      </w:r>
      <w:r w:rsidR="40C565BE" w:rsidRPr="00BD117A">
        <w:t xml:space="preserve">Na podstawie parametrów o zamawianych pozycjach pozyskanych przez moduł </w:t>
      </w:r>
      <w:proofErr w:type="spellStart"/>
      <w:r w:rsidR="40C565BE" w:rsidRPr="00BD117A">
        <w:t>parsowania</w:t>
      </w:r>
      <w:proofErr w:type="spellEnd"/>
      <w:r w:rsidR="40C565BE" w:rsidRPr="00BD117A">
        <w:t xml:space="preserve"> </w:t>
      </w:r>
      <w:r w:rsidR="00E00F55" w:rsidRPr="00BD117A">
        <w:t>Excela</w:t>
      </w:r>
      <w:r w:rsidR="003E6130">
        <w:t xml:space="preserve"> </w:t>
      </w:r>
      <w:r w:rsidR="40C565BE" w:rsidRPr="00BD117A">
        <w:t xml:space="preserve">oraz dodatkowych parametrów podanych </w:t>
      </w:r>
      <w:r w:rsidR="18EB450E" w:rsidRPr="00BD117A">
        <w:t>z systemu CRM</w:t>
      </w:r>
      <w:r w:rsidR="55A36516" w:rsidRPr="00BD117A">
        <w:t xml:space="preserve"> (np. </w:t>
      </w:r>
      <w:proofErr w:type="spellStart"/>
      <w:r w:rsidR="00E51045" w:rsidRPr="00BD117A">
        <w:t>P</w:t>
      </w:r>
      <w:r w:rsidR="55A36516" w:rsidRPr="00BD117A">
        <w:t>harmindex</w:t>
      </w:r>
      <w:proofErr w:type="spellEnd"/>
      <w:r w:rsidR="55A36516" w:rsidRPr="00BD117A">
        <w:t>)</w:t>
      </w:r>
      <w:r w:rsidR="18EB450E" w:rsidRPr="00BD117A">
        <w:t>. Moduł mapowania wykorzyst</w:t>
      </w:r>
      <w:r w:rsidR="003E6130">
        <w:t>uje</w:t>
      </w:r>
      <w:r w:rsidR="18EB450E" w:rsidRPr="00BD117A">
        <w:t xml:space="preserve"> dane z usługi </w:t>
      </w:r>
      <w:proofErr w:type="spellStart"/>
      <w:r w:rsidR="18EB450E" w:rsidRPr="00BD117A">
        <w:t>Elasticsearch</w:t>
      </w:r>
      <w:proofErr w:type="spellEnd"/>
      <w:r w:rsidR="18EB450E" w:rsidRPr="00BD117A">
        <w:t xml:space="preserve"> lub </w:t>
      </w:r>
      <w:r w:rsidR="07EA62CE" w:rsidRPr="00BD117A">
        <w:t>istniejącej usługi mapowania produktów opartej o rozwiązanie SQL.</w:t>
      </w:r>
    </w:p>
    <w:p w14:paraId="1A031B97" w14:textId="17A2E6CA" w:rsidR="7A338A71" w:rsidRPr="00BD117A" w:rsidRDefault="7A338A71" w:rsidP="7D12CB29">
      <w:pPr>
        <w:pStyle w:val="Nagwek4"/>
      </w:pPr>
      <w:r w:rsidRPr="00BD117A">
        <w:t>Moduł indeksacji produktów</w:t>
      </w:r>
    </w:p>
    <w:p w14:paraId="64B2E872" w14:textId="77777777" w:rsidR="00F606AE" w:rsidRDefault="7A338A71" w:rsidP="001B612D">
      <w:pPr>
        <w:jc w:val="both"/>
      </w:pPr>
      <w:r w:rsidRPr="00BD117A">
        <w:t>Zadaniem modułu</w:t>
      </w:r>
      <w:r w:rsidR="5B18260C" w:rsidRPr="00BD117A">
        <w:t xml:space="preserve"> jest</w:t>
      </w:r>
      <w:r w:rsidRPr="00BD117A">
        <w:t xml:space="preserve"> indeksacja produktów w usłudze </w:t>
      </w:r>
      <w:proofErr w:type="spellStart"/>
      <w:r w:rsidRPr="00BD117A">
        <w:t>Elasticsearch</w:t>
      </w:r>
      <w:proofErr w:type="spellEnd"/>
      <w:r w:rsidR="2DBC4916" w:rsidRPr="00BD117A">
        <w:t xml:space="preserve"> poprzez dane pobrane listy źródeł:</w:t>
      </w:r>
      <w:r w:rsidR="00F606AE">
        <w:t xml:space="preserve"> </w:t>
      </w:r>
    </w:p>
    <w:p w14:paraId="1F31B041" w14:textId="77777777" w:rsidR="00F606AE" w:rsidRDefault="00F606AE" w:rsidP="00756BAE">
      <w:pPr>
        <w:pStyle w:val="Akapitzlist"/>
        <w:numPr>
          <w:ilvl w:val="0"/>
          <w:numId w:val="24"/>
        </w:numPr>
        <w:jc w:val="both"/>
        <w:rPr>
          <w:rFonts w:eastAsiaTheme="minorEastAsia"/>
        </w:rPr>
      </w:pPr>
      <w:r>
        <w:t>CRM</w:t>
      </w:r>
    </w:p>
    <w:p w14:paraId="6455F162" w14:textId="3E3B205E" w:rsidR="00C80398" w:rsidRDefault="00F606AE" w:rsidP="00C80398">
      <w:pPr>
        <w:jc w:val="both"/>
      </w:pPr>
      <w:r>
        <w:t xml:space="preserve">Moduł również jest odpowiedzialny za pobieranie danych z Ministerstwa finansów i usługi </w:t>
      </w:r>
      <w:proofErr w:type="spellStart"/>
      <w:r>
        <w:t>Pharmindex</w:t>
      </w:r>
      <w:proofErr w:type="spellEnd"/>
      <w:r>
        <w:t xml:space="preserve"> oraz przesłanie ich do CRM.</w:t>
      </w:r>
    </w:p>
    <w:p w14:paraId="7D558EA3" w14:textId="77777777" w:rsidR="00C80398" w:rsidRDefault="00C80398">
      <w:pPr>
        <w:spacing w:before="0" w:after="200" w:line="276" w:lineRule="auto"/>
      </w:pPr>
      <w:r>
        <w:br w:type="page"/>
      </w:r>
    </w:p>
    <w:p w14:paraId="5FBBAF26" w14:textId="77777777" w:rsidR="00BF3ECA" w:rsidRPr="00BD117A" w:rsidRDefault="00BF3ECA" w:rsidP="00C80398">
      <w:pPr>
        <w:jc w:val="both"/>
      </w:pPr>
    </w:p>
    <w:p w14:paraId="3E3CC136" w14:textId="0ABC446F" w:rsidR="00501BB1" w:rsidRPr="00BD117A" w:rsidRDefault="1472CB2A" w:rsidP="78148DF8">
      <w:pPr>
        <w:pStyle w:val="Nagwek2"/>
        <w:rPr>
          <w:rFonts w:asciiTheme="minorHAnsi" w:eastAsiaTheme="minorEastAsia" w:hAnsiTheme="minorHAnsi" w:cstheme="minorBidi"/>
        </w:rPr>
      </w:pPr>
      <w:bookmarkStart w:id="43" w:name="_Toc1419786554"/>
      <w:bookmarkStart w:id="44" w:name="_Toc1354148169"/>
      <w:bookmarkStart w:id="45" w:name="_Toc94539564"/>
      <w:bookmarkStart w:id="46" w:name="_Toc1620252197"/>
      <w:bookmarkStart w:id="47" w:name="_Toc1222312195"/>
      <w:bookmarkStart w:id="48" w:name="_Toc694734555"/>
      <w:bookmarkStart w:id="49" w:name="_Toc151315765"/>
      <w:r w:rsidRPr="00BD117A">
        <w:t xml:space="preserve">Architektura </w:t>
      </w:r>
      <w:r w:rsidR="40379E0A" w:rsidRPr="00BD117A">
        <w:t>fizyczna</w:t>
      </w:r>
      <w:bookmarkEnd w:id="43"/>
      <w:bookmarkEnd w:id="44"/>
      <w:bookmarkEnd w:id="45"/>
      <w:bookmarkEnd w:id="46"/>
      <w:bookmarkEnd w:id="47"/>
      <w:bookmarkEnd w:id="48"/>
      <w:bookmarkEnd w:id="49"/>
    </w:p>
    <w:p w14:paraId="7DAD91B7" w14:textId="24642DA3" w:rsidR="5FED1885" w:rsidRPr="00BD117A" w:rsidRDefault="5FED1885" w:rsidP="00614235">
      <w:pPr>
        <w:jc w:val="both"/>
      </w:pPr>
      <w:r w:rsidRPr="00BD117A">
        <w:t xml:space="preserve">Komponenty fizyczne </w:t>
      </w:r>
      <w:r w:rsidR="00DE70CE">
        <w:t>są</w:t>
      </w:r>
      <w:r w:rsidRPr="00BD117A">
        <w:t xml:space="preserve"> posadowione na istniejącej architekturze fizycznej </w:t>
      </w:r>
      <w:r w:rsidR="000F6BD8" w:rsidRPr="00BD117A">
        <w:t>Z</w:t>
      </w:r>
      <w:r w:rsidRPr="00BD117A">
        <w:t xml:space="preserve">amawiającego. Komponent CRM zostanie włączony w istniejącą </w:t>
      </w:r>
      <w:r w:rsidRPr="00BD117A">
        <w:rPr>
          <w:szCs w:val="20"/>
        </w:rPr>
        <w:t>instalacj</w:t>
      </w:r>
      <w:r w:rsidR="777DD9EB" w:rsidRPr="00BD117A">
        <w:rPr>
          <w:szCs w:val="20"/>
        </w:rPr>
        <w:t xml:space="preserve">ę aplikacji Microsoft Dynamics. </w:t>
      </w:r>
    </w:p>
    <w:p w14:paraId="0CF4AC99" w14:textId="00B93826" w:rsidR="221B287F" w:rsidRPr="00BD117A" w:rsidRDefault="48AB1A28" w:rsidP="00614235">
      <w:pPr>
        <w:jc w:val="both"/>
      </w:pPr>
      <w:proofErr w:type="spellStart"/>
      <w:r w:rsidRPr="00BD117A">
        <w:t>Mikroserwisy</w:t>
      </w:r>
      <w:proofErr w:type="spellEnd"/>
      <w:r w:rsidRPr="00BD117A">
        <w:t xml:space="preserve"> wykorzystywane przez moduł CRM </w:t>
      </w:r>
      <w:r w:rsidR="00E105C2">
        <w:t>są</w:t>
      </w:r>
      <w:r w:rsidRPr="00BD117A">
        <w:t xml:space="preserve"> osadzone na środowisk</w:t>
      </w:r>
      <w:r w:rsidR="002771C3">
        <w:t>ach</w:t>
      </w:r>
      <w:r w:rsidRPr="00BD117A">
        <w:t xml:space="preserve"> przygotowanym przez </w:t>
      </w:r>
      <w:r w:rsidR="00196F7C" w:rsidRPr="00BD117A">
        <w:t>Z</w:t>
      </w:r>
      <w:r w:rsidRPr="00BD117A">
        <w:t>amawiającego.</w:t>
      </w:r>
    </w:p>
    <w:tbl>
      <w:tblPr>
        <w:tblW w:w="9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4217"/>
        <w:gridCol w:w="4175"/>
      </w:tblGrid>
      <w:tr w:rsidR="2DA76743" w:rsidRPr="00BD117A" w14:paraId="16671552" w14:textId="77777777" w:rsidTr="002342FE">
        <w:trPr>
          <w:trHeight w:val="231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B30F4B8" w14:textId="58D83E4C" w:rsidR="2DA76743" w:rsidRPr="00BD117A" w:rsidRDefault="2DA76743" w:rsidP="00614235">
            <w:pPr>
              <w:pStyle w:val="TabelaNagowek"/>
              <w:jc w:val="both"/>
            </w:pPr>
            <w:r w:rsidRPr="00BD117A">
              <w:t>L.p.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70044A90" w14:textId="5A3EC987" w:rsidR="2DA76743" w:rsidRPr="00BD117A" w:rsidRDefault="2DA76743" w:rsidP="00614235">
            <w:pPr>
              <w:pStyle w:val="TabelaNagowek"/>
              <w:jc w:val="both"/>
            </w:pPr>
            <w:r w:rsidRPr="00BD117A">
              <w:t xml:space="preserve">Nazwa </w:t>
            </w:r>
            <w:r w:rsidR="3C903C6C" w:rsidRPr="00BD117A">
              <w:t>modułu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C08AA97" w14:textId="2DC29385" w:rsidR="0FEFC997" w:rsidRPr="00BD117A" w:rsidRDefault="0FEFC997" w:rsidP="00614235">
            <w:pPr>
              <w:pStyle w:val="TabelaNagowek"/>
              <w:jc w:val="both"/>
              <w:rPr>
                <w:szCs w:val="20"/>
              </w:rPr>
            </w:pPr>
            <w:r w:rsidRPr="00BD117A">
              <w:t>Wymagania</w:t>
            </w:r>
          </w:p>
        </w:tc>
      </w:tr>
      <w:tr w:rsidR="2DA76743" w:rsidRPr="00BD117A" w14:paraId="07AC22A4" w14:textId="77777777" w:rsidTr="002342FE">
        <w:trPr>
          <w:trHeight w:val="231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9567E" w14:textId="445D1DAD" w:rsidR="2DA76743" w:rsidRPr="00BD117A" w:rsidRDefault="2DA76743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A2923" w14:textId="41D3547F" w:rsidR="0D68EC00" w:rsidRPr="00BD117A" w:rsidRDefault="2D209C24" w:rsidP="0062578E">
            <w:pPr>
              <w:pStyle w:val="Tabelatekst"/>
            </w:pPr>
            <w:proofErr w:type="spellStart"/>
            <w:r w:rsidRPr="00BD117A">
              <w:t>Proces</w:t>
            </w:r>
            <w:r w:rsidR="009752CD" w:rsidRPr="00BD117A">
              <w:t>s</w:t>
            </w:r>
            <w:r w:rsidRPr="00BD117A">
              <w:t>or</w:t>
            </w:r>
            <w:proofErr w:type="spellEnd"/>
            <w:r w:rsidR="0D68EC00" w:rsidRPr="00BD117A">
              <w:t xml:space="preserve"> Excel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0C88C" w14:textId="38C59B11" w:rsidR="39ABE9E5" w:rsidRPr="00BD117A" w:rsidRDefault="39ABE9E5" w:rsidP="0062578E">
            <w:pPr>
              <w:pStyle w:val="Tabelatekst"/>
              <w:rPr>
                <w:szCs w:val="20"/>
              </w:rPr>
            </w:pPr>
            <w:r w:rsidRPr="00BD117A">
              <w:t>2 CPU</w:t>
            </w:r>
          </w:p>
          <w:p w14:paraId="4CA3E02B" w14:textId="70E80F20" w:rsidR="09C61FF0" w:rsidRPr="00BD117A" w:rsidRDefault="478909F0" w:rsidP="0062578E">
            <w:pPr>
              <w:pStyle w:val="Tabelatekst"/>
            </w:pPr>
            <w:r w:rsidRPr="00BD117A">
              <w:t>4</w:t>
            </w:r>
            <w:r w:rsidR="39ABE9E5" w:rsidRPr="00BD117A">
              <w:t xml:space="preserve"> GB RAM</w:t>
            </w:r>
          </w:p>
          <w:p w14:paraId="2149C6DE" w14:textId="4E42B22F" w:rsidR="09C61FF0" w:rsidRPr="00BD117A" w:rsidRDefault="66A7584F" w:rsidP="0062578E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2 GB</w:t>
            </w:r>
          </w:p>
        </w:tc>
      </w:tr>
      <w:tr w:rsidR="2DA76743" w:rsidRPr="00BD117A" w14:paraId="75CABBF8" w14:textId="77777777" w:rsidTr="002342FE">
        <w:trPr>
          <w:trHeight w:val="231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C5C5F" w14:textId="696E6EDB" w:rsidR="2DA76743" w:rsidRPr="00BD117A" w:rsidRDefault="2DA76743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9DEB4" w14:textId="249AA53C" w:rsidR="7F7CC55D" w:rsidRPr="00BD117A" w:rsidRDefault="7F7CC55D" w:rsidP="0062578E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rFonts w:eastAsia="Helvetica 45 Light"/>
              </w:rPr>
              <w:t>Mapper</w:t>
            </w:r>
            <w:proofErr w:type="spellEnd"/>
            <w:r w:rsidRPr="00BD117A">
              <w:rPr>
                <w:rFonts w:eastAsia="Helvetica 45 Light"/>
              </w:rPr>
              <w:t xml:space="preserve"> produktów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6A5E2" w14:textId="3215DF97" w:rsidR="2A25045B" w:rsidRPr="00BD117A" w:rsidRDefault="2A25045B" w:rsidP="0062578E">
            <w:pPr>
              <w:pStyle w:val="Tabelatekst"/>
              <w:rPr>
                <w:szCs w:val="20"/>
              </w:rPr>
            </w:pPr>
            <w:r w:rsidRPr="00BD117A">
              <w:t>2 CPU</w:t>
            </w:r>
          </w:p>
          <w:p w14:paraId="097CE299" w14:textId="1D491727" w:rsidR="2198E640" w:rsidRPr="00BD117A" w:rsidRDefault="7F0B6434" w:rsidP="0062578E">
            <w:pPr>
              <w:pStyle w:val="Tabelatekst"/>
            </w:pPr>
            <w:r w:rsidRPr="00BD117A">
              <w:t>2</w:t>
            </w:r>
            <w:r w:rsidR="2A25045B" w:rsidRPr="00BD117A">
              <w:t xml:space="preserve"> GB RAM</w:t>
            </w:r>
          </w:p>
          <w:p w14:paraId="3C822DED" w14:textId="598A4672" w:rsidR="2198E640" w:rsidRPr="00BD117A" w:rsidRDefault="66A7584F" w:rsidP="0062578E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2GB</w:t>
            </w:r>
          </w:p>
        </w:tc>
      </w:tr>
      <w:tr w:rsidR="2DA76743" w:rsidRPr="00BD117A" w14:paraId="08667AA1" w14:textId="77777777" w:rsidTr="002342FE">
        <w:trPr>
          <w:trHeight w:val="231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EB907" w14:textId="198DEB78" w:rsidR="2682384B" w:rsidRPr="00BD117A" w:rsidRDefault="104D0F42" w:rsidP="0062578E">
            <w:pPr>
              <w:pStyle w:val="Tabelatekst"/>
              <w:rPr>
                <w:szCs w:val="20"/>
              </w:rPr>
            </w:pPr>
            <w:r w:rsidRPr="00BD117A">
              <w:t>3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AAC85" w14:textId="2E218577" w:rsidR="2DA76743" w:rsidRPr="00BD117A" w:rsidRDefault="2DA76743" w:rsidP="0062578E">
            <w:pPr>
              <w:pStyle w:val="Tabelatekst"/>
            </w:pPr>
            <w:proofErr w:type="spellStart"/>
            <w:r w:rsidRPr="00BD117A">
              <w:t>Elasticsearch</w:t>
            </w:r>
            <w:proofErr w:type="spellEnd"/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BD4E" w14:textId="31E0302F" w:rsidR="2DA76743" w:rsidRPr="00BD117A" w:rsidRDefault="2DA76743" w:rsidP="0062578E">
            <w:pPr>
              <w:pStyle w:val="Tabelatekst"/>
            </w:pPr>
            <w:r w:rsidRPr="00BD117A">
              <w:t>2 CPU</w:t>
            </w:r>
          </w:p>
          <w:p w14:paraId="2A94088C" w14:textId="2598D354" w:rsidR="2DA76743" w:rsidRPr="00BD117A" w:rsidRDefault="2DA76743" w:rsidP="0062578E">
            <w:pPr>
              <w:pStyle w:val="Tabelatekst"/>
            </w:pPr>
            <w:r w:rsidRPr="00BD117A">
              <w:t>8 GB RAM</w:t>
            </w:r>
          </w:p>
          <w:p w14:paraId="26D70970" w14:textId="540B8EA8" w:rsidR="2DA76743" w:rsidRPr="00BD117A" w:rsidRDefault="66078B00" w:rsidP="0062578E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20 GB</w:t>
            </w:r>
          </w:p>
        </w:tc>
      </w:tr>
    </w:tbl>
    <w:p w14:paraId="1DFBD4BA" w14:textId="5F979346" w:rsidR="7B506726" w:rsidRDefault="002342FE" w:rsidP="0075582A">
      <w:pPr>
        <w:pStyle w:val="Legenda"/>
      </w:pPr>
      <w:bookmarkStart w:id="50" w:name="_Toc151315695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>
        <w:rPr>
          <w:noProof/>
        </w:rPr>
        <w:t>1</w:t>
      </w:r>
      <w:r w:rsidRPr="00BD117A">
        <w:fldChar w:fldCharType="end"/>
      </w:r>
      <w:r w:rsidRPr="00BD117A">
        <w:t xml:space="preserve"> </w:t>
      </w:r>
      <w:r w:rsidR="00EF585C">
        <w:t xml:space="preserve">Wymagania sprzętowe </w:t>
      </w:r>
      <w:proofErr w:type="spellStart"/>
      <w:r w:rsidR="00EF585C">
        <w:t>mikroserwisów</w:t>
      </w:r>
      <w:proofErr w:type="spellEnd"/>
      <w:r w:rsidR="00EF585C">
        <w:t xml:space="preserve"> i usługi </w:t>
      </w:r>
      <w:proofErr w:type="spellStart"/>
      <w:r w:rsidR="00EF585C">
        <w:t>Elasticsearch</w:t>
      </w:r>
      <w:bookmarkEnd w:id="50"/>
      <w:proofErr w:type="spellEnd"/>
    </w:p>
    <w:p w14:paraId="5DECDF9F" w14:textId="77777777" w:rsidR="006F41C7" w:rsidRPr="006F41C7" w:rsidRDefault="006F41C7" w:rsidP="006F41C7">
      <w:pPr>
        <w:rPr>
          <w:lang w:eastAsia="pl-PL"/>
        </w:rPr>
      </w:pPr>
    </w:p>
    <w:p w14:paraId="7A031F4B" w14:textId="6FE509D1" w:rsidR="00190A3A" w:rsidRPr="00BD117A" w:rsidRDefault="5FA54EF8" w:rsidP="005F13E1">
      <w:pPr>
        <w:jc w:val="both"/>
      </w:pPr>
      <w:r w:rsidRPr="00BD117A">
        <w:t xml:space="preserve">Usługi </w:t>
      </w:r>
      <w:proofErr w:type="spellStart"/>
      <w:r w:rsidRPr="00BD117A">
        <w:t>mikroserwisów</w:t>
      </w:r>
      <w:proofErr w:type="spellEnd"/>
      <w:r w:rsidRPr="00BD117A">
        <w:t xml:space="preserve"> mogą być skalowane poziomo, poprzez </w:t>
      </w:r>
      <w:r w:rsidR="03B61C28" w:rsidRPr="00BD117A">
        <w:t xml:space="preserve">utworzenie równoległych usług wystawionych za LB. W takim wypadku możliwe będzie uruchamianie kilku procesów </w:t>
      </w:r>
      <w:r w:rsidR="00A03F16">
        <w:t>jednocześnie.</w:t>
      </w:r>
      <w:r w:rsidRPr="00BD117A">
        <w:br/>
      </w:r>
      <w:r w:rsidR="03B61C28" w:rsidRPr="00BD117A">
        <w:t xml:space="preserve">Dodatkowo należy założyć też wartości graniczne dla skalowania </w:t>
      </w:r>
      <w:r w:rsidR="16A0CA35" w:rsidRPr="00BD117A">
        <w:t>pionowego:</w:t>
      </w:r>
    </w:p>
    <w:p w14:paraId="7695A502" w14:textId="0EF2B9D4" w:rsidR="16A0CA35" w:rsidRPr="00BD117A" w:rsidRDefault="16A0CA35" w:rsidP="16A0CA35">
      <w:pPr>
        <w:rPr>
          <w:szCs w:val="20"/>
        </w:rPr>
      </w:pPr>
      <w:proofErr w:type="spellStart"/>
      <w:r w:rsidRPr="00BD117A">
        <w:rPr>
          <w:b/>
          <w:bCs/>
          <w:szCs w:val="20"/>
        </w:rPr>
        <w:t>Elasticsearch</w:t>
      </w:r>
      <w:proofErr w:type="spellEnd"/>
      <w:r w:rsidRPr="00BD117A">
        <w:rPr>
          <w:b/>
          <w:bCs/>
          <w:szCs w:val="20"/>
        </w:rPr>
        <w:t xml:space="preserve"> </w:t>
      </w:r>
    </w:p>
    <w:tbl>
      <w:tblPr>
        <w:tblW w:w="9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5"/>
        <w:gridCol w:w="6872"/>
      </w:tblGrid>
      <w:tr w:rsidR="16A0CA35" w:rsidRPr="00BD117A" w14:paraId="44F01485" w14:textId="77777777" w:rsidTr="66A7584F">
        <w:trPr>
          <w:trHeight w:val="231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14:paraId="0A5B309D" w14:textId="273C834E" w:rsidR="16A0CA35" w:rsidRPr="00BD117A" w:rsidRDefault="16A0CA35" w:rsidP="16A0CA35">
            <w:pPr>
              <w:pStyle w:val="TabelaNagowek"/>
              <w:rPr>
                <w:bCs/>
                <w:szCs w:val="20"/>
              </w:rPr>
            </w:pPr>
            <w:r w:rsidRPr="00BD117A">
              <w:t>Zasób</w:t>
            </w:r>
          </w:p>
        </w:tc>
        <w:tc>
          <w:tcPr>
            <w:tcW w:w="6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14:paraId="2D29C5F1" w14:textId="741C50BF" w:rsidR="4D28D946" w:rsidRPr="00BD117A" w:rsidRDefault="66078B00" w:rsidP="16A0CA35">
            <w:pPr>
              <w:pStyle w:val="TabelaNagowek"/>
            </w:pPr>
            <w:r w:rsidRPr="00BD117A">
              <w:t>Wartość graniczna</w:t>
            </w:r>
          </w:p>
        </w:tc>
      </w:tr>
      <w:tr w:rsidR="16A0CA35" w:rsidRPr="00BD117A" w14:paraId="12E54FC5" w14:textId="77777777" w:rsidTr="00EF585C">
        <w:trPr>
          <w:trHeight w:val="231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86606" w14:textId="073547F9" w:rsidR="16A0CA35" w:rsidRPr="00BD117A" w:rsidRDefault="16A0CA35" w:rsidP="16A0CA35">
            <w:pPr>
              <w:pStyle w:val="Tabelatekst"/>
              <w:rPr>
                <w:szCs w:val="20"/>
              </w:rPr>
            </w:pPr>
            <w:r w:rsidRPr="00BD117A">
              <w:t>CPU</w:t>
            </w:r>
          </w:p>
        </w:tc>
        <w:tc>
          <w:tcPr>
            <w:tcW w:w="6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E77DC" w14:textId="68DB996B" w:rsidR="64559DC7" w:rsidRPr="00BD117A" w:rsidRDefault="6EE0D431" w:rsidP="16A0CA35">
            <w:pPr>
              <w:pStyle w:val="Tabelatekst"/>
            </w:pPr>
            <w:r w:rsidRPr="00BD117A">
              <w:t>85% Zasób drugorzędny, który nie powinien osiągać wskazanej wartości w klastrze, w przypadku wzrostu zalecane jest skalowanie poziome</w:t>
            </w:r>
          </w:p>
        </w:tc>
      </w:tr>
      <w:tr w:rsidR="16A0CA35" w:rsidRPr="00BD117A" w14:paraId="46C3F529" w14:textId="77777777" w:rsidTr="00EF585C">
        <w:trPr>
          <w:trHeight w:val="231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2B91" w14:textId="0D9E5035" w:rsidR="16A0CA35" w:rsidRPr="00BD117A" w:rsidRDefault="16A0CA35" w:rsidP="16A0CA35">
            <w:pPr>
              <w:pStyle w:val="Tabelatekst"/>
              <w:rPr>
                <w:szCs w:val="20"/>
              </w:rPr>
            </w:pPr>
            <w:r w:rsidRPr="00BD117A">
              <w:t>Pamięć</w:t>
            </w:r>
          </w:p>
        </w:tc>
        <w:tc>
          <w:tcPr>
            <w:tcW w:w="6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634D8" w14:textId="13C4062E" w:rsidR="3DC2D2DC" w:rsidRPr="00BD117A" w:rsidRDefault="6EE0D431" w:rsidP="16A0CA35">
            <w:pPr>
              <w:pStyle w:val="Tabelatekst"/>
              <w:rPr>
                <w:rFonts w:eastAsia="Helvetica 45 Light"/>
              </w:rPr>
            </w:pPr>
            <w:r w:rsidRPr="00BD117A">
              <w:rPr>
                <w:rFonts w:eastAsia="Helvetica 45 Light"/>
              </w:rPr>
              <w:t>80% Priorytetowy zasób dla rozwiązania, skalowanie powinno uwzględniać wzrost indeksów (podłączonych usług)</w:t>
            </w:r>
          </w:p>
        </w:tc>
      </w:tr>
      <w:tr w:rsidR="16A0CA35" w:rsidRPr="00BD117A" w14:paraId="4D705A2B" w14:textId="77777777" w:rsidTr="00EF585C">
        <w:trPr>
          <w:trHeight w:val="231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49662" w14:textId="40593C49" w:rsidR="76353473" w:rsidRPr="00BD117A" w:rsidRDefault="6EE0D431" w:rsidP="16A0CA35">
            <w:pPr>
              <w:pStyle w:val="Tabelatekst"/>
            </w:pPr>
            <w:r w:rsidRPr="00BD117A">
              <w:t>Przestrzeń</w:t>
            </w:r>
            <w:r w:rsidR="66078B00" w:rsidRPr="00BD117A">
              <w:t xml:space="preserve"> dyskowa</w:t>
            </w:r>
          </w:p>
        </w:tc>
        <w:tc>
          <w:tcPr>
            <w:tcW w:w="6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0FF09" w14:textId="343C842A" w:rsidR="4D28D946" w:rsidRPr="00BD117A" w:rsidRDefault="6EE0D431" w:rsidP="16A0CA35">
            <w:pPr>
              <w:pStyle w:val="Tabelatekst"/>
            </w:pPr>
            <w:r w:rsidRPr="00BD117A">
              <w:t>90% (Zasób nie współdzielony w klastrze, każda instancja utrzymuje swój własny zestaw indeksów)</w:t>
            </w:r>
          </w:p>
        </w:tc>
      </w:tr>
    </w:tbl>
    <w:p w14:paraId="6B149FA5" w14:textId="03C7A2AF" w:rsidR="00190A3A" w:rsidRPr="00190A3A" w:rsidRDefault="002342FE" w:rsidP="0075582A">
      <w:pPr>
        <w:pStyle w:val="Legenda"/>
      </w:pPr>
      <w:bookmarkStart w:id="51" w:name="_Toc151315696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>
        <w:rPr>
          <w:noProof/>
        </w:rPr>
        <w:t>2</w:t>
      </w:r>
      <w:r w:rsidRPr="00BD117A">
        <w:fldChar w:fldCharType="end"/>
      </w:r>
      <w:r w:rsidRPr="00BD117A">
        <w:t xml:space="preserve"> </w:t>
      </w:r>
      <w:r w:rsidR="007D39B3">
        <w:t xml:space="preserve">Wartości graniczne skalowania pionowego dla </w:t>
      </w:r>
      <w:proofErr w:type="spellStart"/>
      <w:r w:rsidR="007D39B3">
        <w:t>Elasticsearch</w:t>
      </w:r>
      <w:r w:rsidR="0075582A">
        <w:t>a</w:t>
      </w:r>
      <w:bookmarkEnd w:id="51"/>
      <w:proofErr w:type="spellEnd"/>
    </w:p>
    <w:p w14:paraId="36CE4796" w14:textId="0FEEDBC5" w:rsidR="16A0CA35" w:rsidRPr="00BD117A" w:rsidRDefault="16A0CA35" w:rsidP="16A0CA35">
      <w:pPr>
        <w:rPr>
          <w:b/>
          <w:bCs/>
          <w:szCs w:val="20"/>
        </w:rPr>
      </w:pPr>
      <w:proofErr w:type="spellStart"/>
      <w:r w:rsidRPr="00BD117A">
        <w:rPr>
          <w:b/>
          <w:bCs/>
        </w:rPr>
        <w:t>Mapper</w:t>
      </w:r>
      <w:proofErr w:type="spellEnd"/>
      <w:r w:rsidRPr="00BD117A">
        <w:rPr>
          <w:b/>
          <w:bCs/>
        </w:rPr>
        <w:t xml:space="preserve"> produktów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8"/>
        <w:gridCol w:w="6785"/>
      </w:tblGrid>
      <w:tr w:rsidR="66A7584F" w:rsidRPr="00BD117A" w14:paraId="0EFEA2B5" w14:textId="77777777" w:rsidTr="00857C6C">
        <w:trPr>
          <w:trHeight w:val="231"/>
        </w:trPr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EBBD27A" w14:textId="273C834E" w:rsidR="16A0CA35" w:rsidRPr="00BD117A" w:rsidRDefault="16A0CA35" w:rsidP="66A7584F">
            <w:pPr>
              <w:pStyle w:val="TabelaNagowek"/>
            </w:pPr>
            <w:r w:rsidRPr="00BD117A">
              <w:t>Zasób</w:t>
            </w:r>
          </w:p>
        </w:tc>
        <w:tc>
          <w:tcPr>
            <w:tcW w:w="6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D381BD5" w14:textId="741C50BF" w:rsidR="6EE0D431" w:rsidRPr="00BD117A" w:rsidRDefault="6EE0D431" w:rsidP="66A7584F">
            <w:pPr>
              <w:pStyle w:val="TabelaNagowek"/>
            </w:pPr>
            <w:r w:rsidRPr="00BD117A">
              <w:t>Wartość graniczna</w:t>
            </w:r>
          </w:p>
        </w:tc>
      </w:tr>
      <w:tr w:rsidR="66A7584F" w:rsidRPr="00BD117A" w14:paraId="7CFDA90E" w14:textId="77777777" w:rsidTr="00857C6C">
        <w:trPr>
          <w:trHeight w:val="231"/>
        </w:trPr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ABF1F" w14:textId="073547F9" w:rsidR="16A0CA35" w:rsidRPr="00BD117A" w:rsidRDefault="16A0CA35" w:rsidP="66A7584F">
            <w:pPr>
              <w:pStyle w:val="Tabelatekst"/>
            </w:pPr>
            <w:r w:rsidRPr="00BD117A">
              <w:t>CPU</w:t>
            </w:r>
          </w:p>
        </w:tc>
        <w:tc>
          <w:tcPr>
            <w:tcW w:w="6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9532F" w14:textId="132D8840" w:rsidR="6EE0D431" w:rsidRPr="00BD117A" w:rsidRDefault="6EE0D431" w:rsidP="66A7584F">
            <w:pPr>
              <w:pStyle w:val="Tabelatekst"/>
            </w:pPr>
            <w:r w:rsidRPr="00BD117A">
              <w:t>85% Zasób pierwszorzędny mający bezpośredni wpływ na szybkość działania usługi.</w:t>
            </w:r>
          </w:p>
        </w:tc>
      </w:tr>
      <w:tr w:rsidR="66A7584F" w:rsidRPr="00BD117A" w14:paraId="4E127A5B" w14:textId="77777777" w:rsidTr="00857C6C">
        <w:trPr>
          <w:trHeight w:val="231"/>
        </w:trPr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AE8BB" w14:textId="0D9E5035" w:rsidR="16A0CA35" w:rsidRPr="00BD117A" w:rsidRDefault="16A0CA35" w:rsidP="66A7584F">
            <w:pPr>
              <w:pStyle w:val="Tabelatekst"/>
            </w:pPr>
            <w:r w:rsidRPr="00BD117A">
              <w:t>Pamięć</w:t>
            </w:r>
          </w:p>
        </w:tc>
        <w:tc>
          <w:tcPr>
            <w:tcW w:w="6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9D9CE" w14:textId="1621D947" w:rsidR="6EE0D431" w:rsidRPr="00BD117A" w:rsidRDefault="6EE0D431" w:rsidP="66A7584F">
            <w:pPr>
              <w:pStyle w:val="Tabelatekst"/>
              <w:rPr>
                <w:rFonts w:eastAsia="Helvetica 45 Light"/>
              </w:rPr>
            </w:pPr>
            <w:r w:rsidRPr="00BD117A">
              <w:rPr>
                <w:rFonts w:eastAsia="Helvetica 45 Light"/>
              </w:rPr>
              <w:t>80% Zasób drugorzędny, którego wzrost nie powinien być zauważalny</w:t>
            </w:r>
          </w:p>
        </w:tc>
      </w:tr>
      <w:tr w:rsidR="66A7584F" w:rsidRPr="00BD117A" w14:paraId="5AE7EF36" w14:textId="77777777" w:rsidTr="00857C6C">
        <w:trPr>
          <w:trHeight w:val="231"/>
        </w:trPr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5411A" w14:textId="40593C49" w:rsidR="6EE0D431" w:rsidRPr="00BD117A" w:rsidRDefault="6EE0D431" w:rsidP="66A7584F">
            <w:pPr>
              <w:pStyle w:val="Tabelatekst"/>
            </w:pPr>
            <w:r w:rsidRPr="00BD117A">
              <w:t>Przestrzeń dyskowa</w:t>
            </w:r>
          </w:p>
        </w:tc>
        <w:tc>
          <w:tcPr>
            <w:tcW w:w="6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BB2A1" w14:textId="064951E1" w:rsidR="6EE0D431" w:rsidRPr="00BD117A" w:rsidRDefault="6EE0D431" w:rsidP="66A7584F">
            <w:pPr>
              <w:pStyle w:val="Tabelatekst"/>
            </w:pPr>
            <w:r w:rsidRPr="00BD117A">
              <w:t>90% Zasób drugorzędny potrzebny tylko dla trzymania kodu serwisu</w:t>
            </w:r>
          </w:p>
        </w:tc>
      </w:tr>
    </w:tbl>
    <w:p w14:paraId="3AA67C11" w14:textId="3D533C5E" w:rsidR="007D39B3" w:rsidRPr="0075582A" w:rsidRDefault="007D39B3" w:rsidP="0075582A">
      <w:pPr>
        <w:pStyle w:val="Legenda"/>
      </w:pPr>
      <w:bookmarkStart w:id="52" w:name="_Toc151315697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>
        <w:rPr>
          <w:noProof/>
        </w:rPr>
        <w:t>3</w:t>
      </w:r>
      <w:r w:rsidRPr="00BD117A">
        <w:fldChar w:fldCharType="end"/>
      </w:r>
      <w:r w:rsidRPr="00BD117A">
        <w:t xml:space="preserve"> </w:t>
      </w:r>
      <w:r>
        <w:t xml:space="preserve">Wartości graniczne skalowania pionowego dla </w:t>
      </w:r>
      <w:proofErr w:type="spellStart"/>
      <w:r>
        <w:t>Mappera</w:t>
      </w:r>
      <w:bookmarkEnd w:id="52"/>
      <w:proofErr w:type="spellEnd"/>
    </w:p>
    <w:p w14:paraId="1E567C57" w14:textId="70850890" w:rsidR="2278CB4C" w:rsidRPr="00BD117A" w:rsidRDefault="66A7584F" w:rsidP="66A7584F">
      <w:pPr>
        <w:rPr>
          <w:b/>
          <w:bCs/>
          <w:szCs w:val="20"/>
        </w:rPr>
      </w:pPr>
      <w:r w:rsidRPr="00BD117A">
        <w:rPr>
          <w:b/>
          <w:bCs/>
        </w:rPr>
        <w:t>Procesor Excel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7"/>
        <w:gridCol w:w="6786"/>
      </w:tblGrid>
      <w:tr w:rsidR="66A7584F" w:rsidRPr="00BD117A" w14:paraId="0881473B" w14:textId="77777777" w:rsidTr="00F72C55">
        <w:trPr>
          <w:trHeight w:val="231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14:paraId="4ABFB964" w14:textId="273C834E" w:rsidR="16A0CA35" w:rsidRPr="00BD117A" w:rsidRDefault="16A0CA35" w:rsidP="66A7584F">
            <w:pPr>
              <w:pStyle w:val="TabelaNagowek"/>
            </w:pPr>
            <w:r w:rsidRPr="00BD117A">
              <w:t>Zasób</w:t>
            </w:r>
          </w:p>
        </w:tc>
        <w:tc>
          <w:tcPr>
            <w:tcW w:w="6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14:paraId="74789D18" w14:textId="741C50BF" w:rsidR="6EE0D431" w:rsidRPr="00BD117A" w:rsidRDefault="6EE0D431" w:rsidP="66A7584F">
            <w:pPr>
              <w:pStyle w:val="TabelaNagowek"/>
            </w:pPr>
            <w:r w:rsidRPr="00BD117A">
              <w:t>Wartość graniczna</w:t>
            </w:r>
          </w:p>
        </w:tc>
      </w:tr>
      <w:tr w:rsidR="66A7584F" w:rsidRPr="00BD117A" w14:paraId="25A66E44" w14:textId="77777777" w:rsidTr="00F72C55">
        <w:trPr>
          <w:trHeight w:val="231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475EE" w14:textId="073547F9" w:rsidR="16A0CA35" w:rsidRPr="00BD117A" w:rsidRDefault="16A0CA35" w:rsidP="66A7584F">
            <w:pPr>
              <w:pStyle w:val="Tabelatekst"/>
            </w:pPr>
            <w:r w:rsidRPr="00BD117A">
              <w:t>CPU</w:t>
            </w:r>
          </w:p>
        </w:tc>
        <w:tc>
          <w:tcPr>
            <w:tcW w:w="6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2F696" w14:textId="6CE5F376" w:rsidR="6EE0D431" w:rsidRPr="00BD117A" w:rsidRDefault="6EE0D431" w:rsidP="66A7584F">
            <w:pPr>
              <w:pStyle w:val="Tabelatekst"/>
            </w:pPr>
            <w:r w:rsidRPr="00BD117A">
              <w:t xml:space="preserve">85% Zasób pierwszorzędny mający bezpośredni wpływ na szybkość działania usługi. Zalecane jest skalowanie do poziomu jednoczesnych użytkowników (2 CPU = 2 jednoczesne procesy importu / exportu Excel). </w:t>
            </w:r>
          </w:p>
        </w:tc>
      </w:tr>
      <w:tr w:rsidR="66A7584F" w:rsidRPr="00BD117A" w14:paraId="5940B43F" w14:textId="77777777" w:rsidTr="00F72C55">
        <w:trPr>
          <w:trHeight w:val="231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D7B42" w14:textId="0D9E5035" w:rsidR="16A0CA35" w:rsidRPr="00BD117A" w:rsidRDefault="16A0CA35" w:rsidP="66A7584F">
            <w:pPr>
              <w:pStyle w:val="Tabelatekst"/>
            </w:pPr>
            <w:r w:rsidRPr="00BD117A">
              <w:t>Pamięć</w:t>
            </w:r>
          </w:p>
        </w:tc>
        <w:tc>
          <w:tcPr>
            <w:tcW w:w="6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5FC08" w14:textId="702846B6" w:rsidR="6EE0D431" w:rsidRPr="00BD117A" w:rsidRDefault="6EE0D431" w:rsidP="66A7584F">
            <w:pPr>
              <w:pStyle w:val="Tabelatekst"/>
              <w:rPr>
                <w:rFonts w:eastAsia="Helvetica 45 Light"/>
              </w:rPr>
            </w:pPr>
            <w:r w:rsidRPr="00BD117A">
              <w:rPr>
                <w:rFonts w:eastAsia="Helvetica 45 Light"/>
              </w:rPr>
              <w:t>80% Zasób wykorzystywany przy procesowaniu i eksportowaniu plików, które są wczytywane do systemu. Można skalować pionowo, wzrost zużycia świadczy o wzroście liczby jednoczesnych procesów lub wielkości plików procesowanych przez jedną instancję</w:t>
            </w:r>
          </w:p>
        </w:tc>
      </w:tr>
      <w:tr w:rsidR="66A7584F" w:rsidRPr="00BD117A" w14:paraId="090E1F09" w14:textId="77777777" w:rsidTr="00F72C55">
        <w:trPr>
          <w:trHeight w:val="231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D34" w14:textId="40593C49" w:rsidR="6EE0D431" w:rsidRPr="00BD117A" w:rsidRDefault="6EE0D431" w:rsidP="66A7584F">
            <w:pPr>
              <w:pStyle w:val="Tabelatekst"/>
            </w:pPr>
            <w:r w:rsidRPr="00BD117A">
              <w:t>Przestrzeń dyskowa</w:t>
            </w:r>
          </w:p>
        </w:tc>
        <w:tc>
          <w:tcPr>
            <w:tcW w:w="6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20760" w14:textId="1DC4CA5C" w:rsidR="6EE0D431" w:rsidRPr="00BD117A" w:rsidRDefault="6EE0D431" w:rsidP="66A7584F">
            <w:pPr>
              <w:pStyle w:val="Tabelatekst"/>
            </w:pPr>
            <w:r w:rsidRPr="00BD117A">
              <w:t>90% Zasób drugorzędny potrzebny do przechowywania aktualnie procesowanych plików, pliki są usuwane po zakończonym procesowaniu</w:t>
            </w:r>
          </w:p>
        </w:tc>
      </w:tr>
    </w:tbl>
    <w:p w14:paraId="581411F2" w14:textId="6492E3DA" w:rsidR="006F41C7" w:rsidRDefault="00F72C55" w:rsidP="00F72C55">
      <w:pPr>
        <w:pStyle w:val="Legenda"/>
      </w:pPr>
      <w:bookmarkStart w:id="53" w:name="_Toc151315698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A735AD">
        <w:rPr>
          <w:noProof/>
        </w:rPr>
        <w:t>4</w:t>
      </w:r>
      <w:r w:rsidRPr="00BD117A">
        <w:fldChar w:fldCharType="end"/>
      </w:r>
      <w:r w:rsidRPr="00BD117A">
        <w:t xml:space="preserve"> </w:t>
      </w:r>
      <w:r>
        <w:t xml:space="preserve">Wartości graniczne skalowania pionowego dla </w:t>
      </w:r>
      <w:r w:rsidR="00A735AD">
        <w:t>Procesora Excel</w:t>
      </w:r>
      <w:bookmarkEnd w:id="53"/>
    </w:p>
    <w:p w14:paraId="73F3A1CB" w14:textId="78771CEF" w:rsidR="00F72C55" w:rsidRPr="006F41C7" w:rsidRDefault="006F41C7" w:rsidP="006F41C7">
      <w:pPr>
        <w:spacing w:before="0" w:after="200" w:line="276" w:lineRule="auto"/>
        <w:rPr>
          <w:rFonts w:ascii="Calibri" w:hAnsi="Calibri"/>
          <w:b/>
          <w:bCs/>
          <w:sz w:val="18"/>
          <w:szCs w:val="18"/>
          <w:lang w:eastAsia="pl-PL"/>
        </w:rPr>
      </w:pPr>
      <w:r>
        <w:br w:type="page"/>
      </w:r>
    </w:p>
    <w:p w14:paraId="074CC55F" w14:textId="5CCC433F" w:rsidR="00544BA5" w:rsidRPr="00BD117A" w:rsidRDefault="702B95C8" w:rsidP="78148DF8">
      <w:pPr>
        <w:pStyle w:val="Nagwek1"/>
        <w:rPr>
          <w:rFonts w:asciiTheme="minorHAnsi" w:eastAsiaTheme="minorEastAsia" w:hAnsiTheme="minorHAnsi" w:cstheme="minorBidi"/>
        </w:rPr>
      </w:pPr>
      <w:bookmarkStart w:id="54" w:name="_Toc1910034068"/>
      <w:bookmarkStart w:id="55" w:name="_Toc1874525971"/>
      <w:bookmarkStart w:id="56" w:name="_Toc94539565"/>
      <w:bookmarkStart w:id="57" w:name="_Toc1738425627"/>
      <w:bookmarkStart w:id="58" w:name="_Toc872645664"/>
      <w:bookmarkStart w:id="59" w:name="_Toc1425021629"/>
      <w:bookmarkStart w:id="60" w:name="_Toc151315766"/>
      <w:r w:rsidRPr="00BD117A">
        <w:lastRenderedPageBreak/>
        <w:t xml:space="preserve">Usługi i </w:t>
      </w:r>
      <w:r w:rsidR="2F59702B" w:rsidRPr="00BD117A">
        <w:t xml:space="preserve">Serwisy </w:t>
      </w:r>
      <w:r w:rsidR="29C18029" w:rsidRPr="00BD117A">
        <w:t>Platformy Przetargowej</w:t>
      </w:r>
      <w:r w:rsidR="2F59702B" w:rsidRPr="00BD117A">
        <w:t xml:space="preserve"> implementacja</w:t>
      </w:r>
      <w:bookmarkEnd w:id="54"/>
      <w:bookmarkEnd w:id="55"/>
      <w:bookmarkEnd w:id="56"/>
      <w:bookmarkEnd w:id="57"/>
      <w:bookmarkEnd w:id="58"/>
      <w:bookmarkEnd w:id="59"/>
      <w:bookmarkEnd w:id="60"/>
    </w:p>
    <w:p w14:paraId="1105D8E9" w14:textId="0AB995F8" w:rsidR="00041382" w:rsidRPr="00BD117A" w:rsidRDefault="7B55F714" w:rsidP="78148DF8">
      <w:pPr>
        <w:pStyle w:val="Nagwek2"/>
        <w:rPr>
          <w:rFonts w:asciiTheme="minorHAnsi" w:eastAsiaTheme="minorEastAsia" w:hAnsiTheme="minorHAnsi" w:cstheme="minorBidi"/>
        </w:rPr>
      </w:pPr>
      <w:bookmarkStart w:id="61" w:name="_Toc1296256762"/>
      <w:bookmarkStart w:id="62" w:name="_Toc1947552205"/>
      <w:bookmarkStart w:id="63" w:name="_Toc94539566"/>
      <w:bookmarkStart w:id="64" w:name="_Toc1288535711"/>
      <w:bookmarkStart w:id="65" w:name="_Toc170629787"/>
      <w:bookmarkStart w:id="66" w:name="_Toc660778046"/>
      <w:bookmarkStart w:id="67" w:name="_Toc151315767"/>
      <w:r w:rsidRPr="00BD117A">
        <w:t>Dynamics CRM</w:t>
      </w:r>
      <w:bookmarkEnd w:id="61"/>
      <w:bookmarkEnd w:id="62"/>
      <w:bookmarkEnd w:id="63"/>
      <w:bookmarkEnd w:id="64"/>
      <w:bookmarkEnd w:id="65"/>
      <w:bookmarkEnd w:id="66"/>
      <w:bookmarkEnd w:id="67"/>
    </w:p>
    <w:p w14:paraId="6559C125" w14:textId="5659C2BF" w:rsidR="008652A6" w:rsidRPr="00BD117A" w:rsidRDefault="003A6143" w:rsidP="008652A6">
      <w:pPr>
        <w:rPr>
          <w:lang w:eastAsia="pl-PL"/>
        </w:rPr>
      </w:pPr>
      <w:r w:rsidRPr="00BD117A">
        <w:rPr>
          <w:lang w:eastAsia="pl-PL"/>
        </w:rPr>
        <w:t xml:space="preserve">Wykorzystane </w:t>
      </w:r>
      <w:r w:rsidR="009E013B">
        <w:rPr>
          <w:lang w:eastAsia="pl-PL"/>
        </w:rPr>
        <w:t>są</w:t>
      </w:r>
      <w:r w:rsidRPr="00BD117A">
        <w:rPr>
          <w:lang w:eastAsia="pl-PL"/>
        </w:rPr>
        <w:t xml:space="preserve"> metody </w:t>
      </w:r>
      <w:r w:rsidR="009567D0" w:rsidRPr="00BD117A">
        <w:rPr>
          <w:lang w:eastAsia="pl-PL"/>
        </w:rPr>
        <w:t>REST API</w:t>
      </w:r>
      <w:r w:rsidRPr="00BD117A">
        <w:rPr>
          <w:lang w:eastAsia="pl-PL"/>
        </w:rPr>
        <w:t xml:space="preserve"> domyślnie </w:t>
      </w:r>
      <w:r w:rsidR="009567D0" w:rsidRPr="00BD117A">
        <w:rPr>
          <w:lang w:eastAsia="pl-PL"/>
        </w:rPr>
        <w:t xml:space="preserve">utworzone dla obiektów przez Dynamics CRM. Należą do </w:t>
      </w:r>
      <w:r w:rsidR="00624737" w:rsidRPr="00BD117A">
        <w:rPr>
          <w:lang w:eastAsia="pl-PL"/>
        </w:rPr>
        <w:t>nich operacje CRUD oraz asocjacje relacji między obiektami.</w:t>
      </w:r>
    </w:p>
    <w:p w14:paraId="6397FFD7" w14:textId="67B3E335" w:rsidR="00AB481E" w:rsidRPr="00BD117A" w:rsidRDefault="00AB481E" w:rsidP="00AB481E">
      <w:pPr>
        <w:rPr>
          <w:lang w:eastAsia="pl-PL"/>
        </w:rPr>
      </w:pPr>
    </w:p>
    <w:p w14:paraId="7A68DECC" w14:textId="5BE7C2E5" w:rsidR="00501BB1" w:rsidRDefault="7B55F714" w:rsidP="78148DF8">
      <w:pPr>
        <w:pStyle w:val="Nagwek2"/>
        <w:rPr>
          <w:rFonts w:eastAsiaTheme="minorEastAsia"/>
        </w:rPr>
      </w:pPr>
      <w:bookmarkStart w:id="68" w:name="_Toc133933552"/>
      <w:bookmarkStart w:id="69" w:name="_Toc1211228887"/>
      <w:bookmarkStart w:id="70" w:name="_Toc94539572"/>
      <w:bookmarkStart w:id="71" w:name="_Toc1708242208"/>
      <w:bookmarkStart w:id="72" w:name="_Toc1427009329"/>
      <w:bookmarkStart w:id="73" w:name="_Toc1210075054"/>
      <w:bookmarkStart w:id="74" w:name="_Toc151315768"/>
      <w:proofErr w:type="spellStart"/>
      <w:r w:rsidRPr="00BD117A">
        <w:t>Mikrousługa</w:t>
      </w:r>
      <w:proofErr w:type="spellEnd"/>
      <w:r w:rsidRPr="00BD117A">
        <w:t xml:space="preserve"> </w:t>
      </w:r>
      <w:r w:rsidR="50112076" w:rsidRPr="00BD117A">
        <w:t>–</w:t>
      </w:r>
      <w:r w:rsidRPr="00BD117A">
        <w:t xml:space="preserve"> </w:t>
      </w:r>
      <w:r w:rsidR="50112076" w:rsidRPr="00BD117A">
        <w:t>Moduł procesowania</w:t>
      </w:r>
      <w:r w:rsidRPr="00BD117A">
        <w:t xml:space="preserve"> Excela</w:t>
      </w:r>
      <w:bookmarkEnd w:id="68"/>
      <w:bookmarkEnd w:id="69"/>
      <w:bookmarkEnd w:id="70"/>
      <w:bookmarkEnd w:id="71"/>
      <w:bookmarkEnd w:id="72"/>
      <w:bookmarkEnd w:id="73"/>
      <w:bookmarkEnd w:id="74"/>
    </w:p>
    <w:p w14:paraId="068B0550" w14:textId="77777777" w:rsidR="001225F3" w:rsidRPr="001225F3" w:rsidRDefault="001225F3" w:rsidP="001225F3">
      <w:pPr>
        <w:rPr>
          <w:rFonts w:eastAsiaTheme="minorEastAsia"/>
        </w:rPr>
      </w:pPr>
    </w:p>
    <w:p w14:paraId="358BBC80" w14:textId="02D19978" w:rsidR="36796376" w:rsidRDefault="5215A756" w:rsidP="7851A645">
      <w:pPr>
        <w:pStyle w:val="Nagwek3"/>
      </w:pPr>
      <w:bookmarkStart w:id="75" w:name="_Toc151315769"/>
      <w:r>
        <w:t>Opis modułu</w:t>
      </w:r>
      <w:bookmarkEnd w:id="75"/>
    </w:p>
    <w:p w14:paraId="5E850175" w14:textId="5BFC165F" w:rsidR="11C4EA6E" w:rsidRPr="00BD117A" w:rsidRDefault="11C4EA6E" w:rsidP="00CE6049">
      <w:pPr>
        <w:pStyle w:val="Tekstpodstawowy"/>
        <w:jc w:val="both"/>
        <w:rPr>
          <w:lang w:val="pl-PL"/>
        </w:rPr>
      </w:pPr>
      <w:r w:rsidRPr="00BD117A">
        <w:rPr>
          <w:lang w:val="pl-PL"/>
        </w:rPr>
        <w:t xml:space="preserve">Zadaniem modułu </w:t>
      </w:r>
      <w:r w:rsidR="00D00976" w:rsidRPr="00BD117A">
        <w:rPr>
          <w:lang w:val="pl-PL"/>
        </w:rPr>
        <w:t>procesowania</w:t>
      </w:r>
      <w:r w:rsidRPr="00BD117A">
        <w:rPr>
          <w:lang w:val="pl-PL"/>
        </w:rPr>
        <w:t xml:space="preserve"> Excela jest wykonanie translacji plików arkuszy </w:t>
      </w:r>
      <w:r w:rsidR="00004F10" w:rsidRPr="00BD117A">
        <w:rPr>
          <w:lang w:val="pl-PL"/>
        </w:rPr>
        <w:t>Excela</w:t>
      </w:r>
      <w:r w:rsidRPr="00BD117A">
        <w:rPr>
          <w:lang w:val="pl-PL"/>
        </w:rPr>
        <w:t xml:space="preserve"> (</w:t>
      </w:r>
      <w:r w:rsidR="53FDBE32" w:rsidRPr="00BD117A">
        <w:rPr>
          <w:lang w:val="pl-PL"/>
        </w:rPr>
        <w:t xml:space="preserve">akceptowane </w:t>
      </w:r>
      <w:r w:rsidRPr="00BD117A">
        <w:rPr>
          <w:lang w:val="pl-PL"/>
        </w:rPr>
        <w:t>formaty</w:t>
      </w:r>
      <w:r w:rsidR="1B68D70B" w:rsidRPr="00BD117A">
        <w:rPr>
          <w:lang w:val="pl-PL"/>
        </w:rPr>
        <w:t>:</w:t>
      </w:r>
      <w:r w:rsidRPr="00BD117A">
        <w:rPr>
          <w:lang w:val="pl-PL"/>
        </w:rPr>
        <w:t xml:space="preserve"> xls i </w:t>
      </w:r>
      <w:proofErr w:type="spellStart"/>
      <w:r w:rsidRPr="00BD117A">
        <w:rPr>
          <w:lang w:val="pl-PL"/>
        </w:rPr>
        <w:t>xlsx</w:t>
      </w:r>
      <w:proofErr w:type="spellEnd"/>
      <w:r w:rsidRPr="00BD117A">
        <w:rPr>
          <w:lang w:val="pl-PL"/>
        </w:rPr>
        <w:t xml:space="preserve">) na </w:t>
      </w:r>
      <w:r w:rsidR="5071C5B0" w:rsidRPr="00BD117A">
        <w:rPr>
          <w:lang w:val="pl-PL"/>
        </w:rPr>
        <w:t xml:space="preserve">ściśle </w:t>
      </w:r>
      <w:r w:rsidRPr="00BD117A">
        <w:rPr>
          <w:lang w:val="pl-PL"/>
        </w:rPr>
        <w:t>określo</w:t>
      </w:r>
      <w:r w:rsidR="47CA0562" w:rsidRPr="00BD117A">
        <w:rPr>
          <w:lang w:val="pl-PL"/>
        </w:rPr>
        <w:t>ny model danych, używany w pozostałych modułach systemu</w:t>
      </w:r>
      <w:r w:rsidR="4D45F65B" w:rsidRPr="00BD117A">
        <w:rPr>
          <w:lang w:val="pl-PL"/>
        </w:rPr>
        <w:t xml:space="preserve">, jak również eksport przetworzonych przez cały system danych do wynikowego pliku </w:t>
      </w:r>
      <w:r w:rsidR="00004F10" w:rsidRPr="00BD117A">
        <w:rPr>
          <w:lang w:val="pl-PL"/>
        </w:rPr>
        <w:t>Excela</w:t>
      </w:r>
      <w:r w:rsidR="4D45F65B" w:rsidRPr="00BD117A">
        <w:rPr>
          <w:lang w:val="pl-PL"/>
        </w:rPr>
        <w:t>.</w:t>
      </w:r>
      <w:r w:rsidR="47CA0562" w:rsidRPr="00BD117A">
        <w:rPr>
          <w:lang w:val="pl-PL"/>
        </w:rPr>
        <w:t xml:space="preserve"> </w:t>
      </w:r>
      <w:r w:rsidR="1A567B91" w:rsidRPr="00BD117A">
        <w:rPr>
          <w:lang w:val="pl-PL"/>
        </w:rPr>
        <w:t xml:space="preserve">Usługa </w:t>
      </w:r>
      <w:r w:rsidR="0A5531CE" w:rsidRPr="00BD117A">
        <w:rPr>
          <w:lang w:val="pl-PL"/>
        </w:rPr>
        <w:t>importowania</w:t>
      </w:r>
      <w:r w:rsidR="2A73711B" w:rsidRPr="00BD117A">
        <w:rPr>
          <w:lang w:val="pl-PL"/>
        </w:rPr>
        <w:t xml:space="preserve"> </w:t>
      </w:r>
      <w:r w:rsidR="0E0D9792" w:rsidRPr="10186163">
        <w:rPr>
          <w:lang w:val="pl-PL"/>
        </w:rPr>
        <w:t>jest</w:t>
      </w:r>
      <w:r w:rsidR="1A567B91" w:rsidRPr="00BD117A">
        <w:rPr>
          <w:lang w:val="pl-PL"/>
        </w:rPr>
        <w:t xml:space="preserve"> wywoływana przez CRM w </w:t>
      </w:r>
      <w:r w:rsidR="11B6C7FB" w:rsidRPr="10186163">
        <w:rPr>
          <w:lang w:val="pl-PL"/>
        </w:rPr>
        <w:t xml:space="preserve">formie </w:t>
      </w:r>
      <w:r w:rsidR="00004F10" w:rsidRPr="10186163">
        <w:rPr>
          <w:lang w:val="pl-PL"/>
        </w:rPr>
        <w:t>żądania</w:t>
      </w:r>
      <w:r w:rsidR="11B6C7FB" w:rsidRPr="10186163">
        <w:rPr>
          <w:lang w:val="pl-PL"/>
        </w:rPr>
        <w:t xml:space="preserve"> REST, który dodaje usługę importu do kolejki </w:t>
      </w:r>
      <w:proofErr w:type="spellStart"/>
      <w:r w:rsidR="11B6C7FB" w:rsidRPr="10186163">
        <w:rPr>
          <w:lang w:val="pl-PL"/>
        </w:rPr>
        <w:t>Hangfire</w:t>
      </w:r>
      <w:proofErr w:type="spellEnd"/>
      <w:r w:rsidR="11B6C7FB" w:rsidRPr="10186163">
        <w:rPr>
          <w:lang w:val="pl-PL"/>
        </w:rPr>
        <w:t xml:space="preserve"> zwracając przy tym </w:t>
      </w:r>
      <w:proofErr w:type="spellStart"/>
      <w:r w:rsidR="11B6C7FB" w:rsidRPr="10186163">
        <w:rPr>
          <w:lang w:val="pl-PL"/>
        </w:rPr>
        <w:t>jobId</w:t>
      </w:r>
      <w:proofErr w:type="spellEnd"/>
      <w:r w:rsidR="11B6C7FB" w:rsidRPr="10186163">
        <w:rPr>
          <w:lang w:val="pl-PL"/>
        </w:rPr>
        <w:t xml:space="preserve"> danego elementu.</w:t>
      </w:r>
      <w:r w:rsidR="3A7FED7D" w:rsidRPr="10186163">
        <w:rPr>
          <w:lang w:val="pl-PL"/>
        </w:rPr>
        <w:t xml:space="preserve"> System źródłowy (CRM) na podstawie </w:t>
      </w:r>
      <w:proofErr w:type="spellStart"/>
      <w:r w:rsidR="3A7FED7D" w:rsidRPr="10186163">
        <w:rPr>
          <w:lang w:val="pl-PL"/>
        </w:rPr>
        <w:t>jobId</w:t>
      </w:r>
      <w:proofErr w:type="spellEnd"/>
      <w:r w:rsidR="3A7FED7D" w:rsidRPr="10186163">
        <w:rPr>
          <w:lang w:val="pl-PL"/>
        </w:rPr>
        <w:t xml:space="preserve"> może zdecydować o przerwaniu importu. W przypadku</w:t>
      </w:r>
      <w:r w:rsidR="3F97A66D" w:rsidRPr="00BD117A">
        <w:rPr>
          <w:lang w:val="pl-PL"/>
        </w:rPr>
        <w:t xml:space="preserve"> </w:t>
      </w:r>
      <w:r w:rsidR="00843A3E" w:rsidRPr="00BD117A">
        <w:rPr>
          <w:lang w:val="pl-PL"/>
        </w:rPr>
        <w:t>eksportu</w:t>
      </w:r>
      <w:r w:rsidR="3F97A66D" w:rsidRPr="00BD117A">
        <w:rPr>
          <w:lang w:val="pl-PL"/>
        </w:rPr>
        <w:t xml:space="preserve"> </w:t>
      </w:r>
      <w:r w:rsidR="3A7FED7D" w:rsidRPr="10186163">
        <w:rPr>
          <w:lang w:val="pl-PL"/>
        </w:rPr>
        <w:t xml:space="preserve">do </w:t>
      </w:r>
      <w:r w:rsidR="3F97A66D" w:rsidRPr="00BD117A">
        <w:rPr>
          <w:lang w:val="pl-PL"/>
        </w:rPr>
        <w:t xml:space="preserve">pliku </w:t>
      </w:r>
      <w:proofErr w:type="spellStart"/>
      <w:r w:rsidR="3F97A66D" w:rsidRPr="00BD117A">
        <w:rPr>
          <w:lang w:val="pl-PL"/>
        </w:rPr>
        <w:t>excel</w:t>
      </w:r>
      <w:proofErr w:type="spellEnd"/>
      <w:r w:rsidR="3F97A66D" w:rsidRPr="00BD117A">
        <w:rPr>
          <w:lang w:val="pl-PL"/>
        </w:rPr>
        <w:t xml:space="preserve"> </w:t>
      </w:r>
      <w:r w:rsidR="3A7FED7D" w:rsidRPr="10186163">
        <w:rPr>
          <w:lang w:val="pl-PL"/>
        </w:rPr>
        <w:t>mechanizm wywołania jest analogiczny</w:t>
      </w:r>
      <w:r w:rsidR="00735600">
        <w:rPr>
          <w:lang w:val="pl-PL"/>
        </w:rPr>
        <w:t>,</w:t>
      </w:r>
      <w:r w:rsidR="3A7FED7D" w:rsidRPr="10186163">
        <w:rPr>
          <w:lang w:val="pl-PL"/>
        </w:rPr>
        <w:t xml:space="preserve"> z tą różnicą że proces eksportu nie posiada funkcjonalności przerwania pro</w:t>
      </w:r>
      <w:r w:rsidR="6711522F" w:rsidRPr="10186163">
        <w:rPr>
          <w:lang w:val="pl-PL"/>
        </w:rPr>
        <w:t>cesu</w:t>
      </w:r>
      <w:r w:rsidR="3F97A66D" w:rsidRPr="10186163">
        <w:rPr>
          <w:lang w:val="pl-PL"/>
        </w:rPr>
        <w:t>.</w:t>
      </w:r>
    </w:p>
    <w:p w14:paraId="623FB9B0" w14:textId="28AE811D" w:rsidR="47F4E6C9" w:rsidRPr="00BD117A" w:rsidRDefault="1A567B91" w:rsidP="00CE6049">
      <w:pPr>
        <w:pStyle w:val="Tekstpodstawowy"/>
        <w:jc w:val="both"/>
        <w:rPr>
          <w:lang w:val="pl-PL"/>
        </w:rPr>
      </w:pPr>
      <w:r w:rsidRPr="00BD117A">
        <w:rPr>
          <w:lang w:val="pl-PL"/>
        </w:rPr>
        <w:t xml:space="preserve">Za pomocą </w:t>
      </w:r>
      <w:r w:rsidR="46C15E50" w:rsidRPr="00BD117A">
        <w:rPr>
          <w:lang w:val="pl-PL"/>
        </w:rPr>
        <w:t xml:space="preserve">interfejsu </w:t>
      </w:r>
      <w:r w:rsidRPr="00BD117A">
        <w:rPr>
          <w:lang w:val="pl-PL"/>
        </w:rPr>
        <w:t>o</w:t>
      </w:r>
      <w:r w:rsidR="69D65C58" w:rsidRPr="00BD117A">
        <w:rPr>
          <w:lang w:val="pl-PL"/>
        </w:rPr>
        <w:t xml:space="preserve">pisanego </w:t>
      </w:r>
      <w:r w:rsidRPr="00BD117A">
        <w:rPr>
          <w:lang w:val="pl-PL"/>
        </w:rPr>
        <w:t xml:space="preserve">poniżej Dynamics </w:t>
      </w:r>
      <w:r w:rsidR="4945BF22" w:rsidRPr="7A3BCAC8">
        <w:rPr>
          <w:lang w:val="pl-PL"/>
        </w:rPr>
        <w:t>przekazuje</w:t>
      </w:r>
      <w:r w:rsidRPr="00BD117A">
        <w:rPr>
          <w:lang w:val="pl-PL"/>
        </w:rPr>
        <w:t xml:space="preserve"> do usługi plik oraz dodatkowe informacje go opisujące</w:t>
      </w:r>
      <w:r w:rsidR="6F9E3676" w:rsidRPr="7A3BCAC8">
        <w:rPr>
          <w:lang w:val="pl-PL"/>
        </w:rPr>
        <w:t xml:space="preserve"> (tak zwan</w:t>
      </w:r>
      <w:r w:rsidR="001817CF">
        <w:rPr>
          <w:lang w:val="pl-PL"/>
        </w:rPr>
        <w:t>e Kryteria Szablonu</w:t>
      </w:r>
      <w:r w:rsidR="6F9E3676" w:rsidRPr="7A3BCAC8">
        <w:rPr>
          <w:lang w:val="pl-PL"/>
        </w:rPr>
        <w:t>)</w:t>
      </w:r>
      <w:r w:rsidRPr="7A3BCAC8">
        <w:rPr>
          <w:lang w:val="pl-PL"/>
        </w:rPr>
        <w:t>,</w:t>
      </w:r>
      <w:r w:rsidRPr="00BD117A">
        <w:rPr>
          <w:lang w:val="pl-PL"/>
        </w:rPr>
        <w:t xml:space="preserve"> a na wyjściu </w:t>
      </w:r>
      <w:r w:rsidR="611FD2D3" w:rsidRPr="4FF1D839">
        <w:rPr>
          <w:lang w:val="pl-PL"/>
        </w:rPr>
        <w:t>utrzymuje</w:t>
      </w:r>
      <w:r w:rsidRPr="00BD117A">
        <w:rPr>
          <w:lang w:val="pl-PL"/>
        </w:rPr>
        <w:t xml:space="preserve"> ustandaryzowaną strukturę danych (również opisaną poniżej) </w:t>
      </w:r>
      <w:r w:rsidR="58FB60C2" w:rsidRPr="00BD117A">
        <w:rPr>
          <w:lang w:val="pl-PL"/>
        </w:rPr>
        <w:t xml:space="preserve">zawierającą poszczególne </w:t>
      </w:r>
      <w:r w:rsidR="002625FA">
        <w:rPr>
          <w:lang w:val="pl-PL"/>
        </w:rPr>
        <w:t>P</w:t>
      </w:r>
      <w:r w:rsidR="58FB60C2" w:rsidRPr="00BD117A">
        <w:rPr>
          <w:lang w:val="pl-PL"/>
        </w:rPr>
        <w:t xml:space="preserve">rodukty </w:t>
      </w:r>
      <w:r w:rsidR="002625FA">
        <w:rPr>
          <w:lang w:val="pl-PL"/>
        </w:rPr>
        <w:t>P</w:t>
      </w:r>
      <w:r w:rsidR="58FB60C2" w:rsidRPr="00BD117A">
        <w:rPr>
          <w:lang w:val="pl-PL"/>
        </w:rPr>
        <w:t xml:space="preserve">rzetargów z podziałem na </w:t>
      </w:r>
      <w:r w:rsidR="002625FA">
        <w:rPr>
          <w:lang w:val="pl-PL"/>
        </w:rPr>
        <w:t>P</w:t>
      </w:r>
      <w:r w:rsidR="58FB60C2" w:rsidRPr="00BD117A">
        <w:rPr>
          <w:lang w:val="pl-PL"/>
        </w:rPr>
        <w:t>akiety.</w:t>
      </w:r>
    </w:p>
    <w:p w14:paraId="2A2B9863" w14:textId="1C1BD09C" w:rsidR="3AE013D7" w:rsidRPr="00BD117A" w:rsidRDefault="3AE013D7" w:rsidP="00CE6049">
      <w:pPr>
        <w:pStyle w:val="Tekstpodstawowy"/>
        <w:jc w:val="both"/>
        <w:rPr>
          <w:lang w:val="pl-PL"/>
        </w:rPr>
      </w:pPr>
      <w:r w:rsidRPr="224F2806">
        <w:rPr>
          <w:lang w:val="pl-PL"/>
        </w:rPr>
        <w:t>W skład modułu wchodzą dwa podmoduły</w:t>
      </w:r>
      <w:r w:rsidR="0BF46EA3" w:rsidRPr="224F2806">
        <w:rPr>
          <w:lang w:val="pl-PL"/>
        </w:rPr>
        <w:t>:</w:t>
      </w:r>
    </w:p>
    <w:p w14:paraId="4B58BA7D" w14:textId="5B67D288" w:rsidR="0BF46EA3" w:rsidRDefault="0BF46EA3" w:rsidP="224F2806">
      <w:pPr>
        <w:pStyle w:val="Tekstpodstawowy"/>
        <w:numPr>
          <w:ilvl w:val="0"/>
          <w:numId w:val="17"/>
        </w:numPr>
        <w:rPr>
          <w:lang w:val="pl-PL"/>
        </w:rPr>
      </w:pPr>
      <w:r w:rsidRPr="007C6C4D">
        <w:rPr>
          <w:lang w:val="pl-PL"/>
        </w:rPr>
        <w:t>Importer</w:t>
      </w:r>
    </w:p>
    <w:p w14:paraId="03E06823" w14:textId="71F337A2" w:rsidR="007C6C4D" w:rsidRDefault="0BF46EA3" w:rsidP="6327D629">
      <w:pPr>
        <w:pStyle w:val="Tekstpodstawowy"/>
        <w:numPr>
          <w:ilvl w:val="0"/>
          <w:numId w:val="17"/>
        </w:numPr>
        <w:rPr>
          <w:szCs w:val="20"/>
          <w:lang w:val="pl-PL"/>
        </w:rPr>
      </w:pPr>
      <w:r w:rsidRPr="007C6C4D">
        <w:rPr>
          <w:szCs w:val="20"/>
          <w:lang w:val="pl-PL"/>
        </w:rPr>
        <w:t>Eksporter</w:t>
      </w:r>
    </w:p>
    <w:p w14:paraId="0A055D99" w14:textId="44692AD2" w:rsidR="05EAE014" w:rsidRPr="00BD117A" w:rsidRDefault="3AE013D7" w:rsidP="00CE6049">
      <w:pPr>
        <w:pStyle w:val="Tekstpodstawowy"/>
        <w:jc w:val="both"/>
        <w:rPr>
          <w:lang w:val="pl-PL"/>
        </w:rPr>
      </w:pPr>
      <w:r w:rsidRPr="00BD117A">
        <w:rPr>
          <w:lang w:val="pl-PL"/>
        </w:rPr>
        <w:t>Podmoduł</w:t>
      </w:r>
      <w:r w:rsidR="72476EA3" w:rsidRPr="00BD117A">
        <w:rPr>
          <w:lang w:val="pl-PL"/>
        </w:rPr>
        <w:t xml:space="preserve"> importera,</w:t>
      </w:r>
      <w:r w:rsidR="05EAE014" w:rsidRPr="00BD117A">
        <w:rPr>
          <w:lang w:val="pl-PL"/>
        </w:rPr>
        <w:t xml:space="preserve"> oprócz pobrania danych o poszczególnych produktach zamówienia, zapisze także miejsca w </w:t>
      </w:r>
      <w:r w:rsidR="7C04DCC9" w:rsidRPr="00BD117A">
        <w:rPr>
          <w:lang w:val="pl-PL"/>
        </w:rPr>
        <w:t>arkuszu,</w:t>
      </w:r>
      <w:r w:rsidR="05EAE014" w:rsidRPr="00BD117A">
        <w:rPr>
          <w:lang w:val="pl-PL"/>
        </w:rPr>
        <w:t xml:space="preserve"> gdzie należy wpisać ceny produktów, wartość podatków VAT itp. (osobno dla każdej pozycji zamówienia). Wynikowe dane pracy impor</w:t>
      </w:r>
      <w:r w:rsidR="45FFC1D5" w:rsidRPr="00BD117A">
        <w:rPr>
          <w:lang w:val="pl-PL"/>
        </w:rPr>
        <w:t xml:space="preserve">tera zostaną więc rozdzielone na dane wejściowe, używane później przy </w:t>
      </w:r>
      <w:r w:rsidR="50CEDCC7" w:rsidRPr="00BD117A">
        <w:rPr>
          <w:lang w:val="pl-PL"/>
        </w:rPr>
        <w:t>mapowaniu</w:t>
      </w:r>
      <w:r w:rsidR="45FFC1D5" w:rsidRPr="00BD117A">
        <w:rPr>
          <w:lang w:val="pl-PL"/>
        </w:rPr>
        <w:t xml:space="preserve"> oraz na dane wyjściowe, używane do stworzenia docelowego wypełnionego arkusza.</w:t>
      </w:r>
    </w:p>
    <w:p w14:paraId="6214673F" w14:textId="0C2DC669" w:rsidR="0F87CC8E" w:rsidRDefault="0F87CC8E" w:rsidP="3D50E678">
      <w:pPr>
        <w:pStyle w:val="Tekstpodstawowy"/>
        <w:jc w:val="both"/>
        <w:rPr>
          <w:lang w:val="pl-PL"/>
        </w:rPr>
      </w:pPr>
      <w:r w:rsidRPr="3D50E678">
        <w:rPr>
          <w:lang w:val="pl-PL"/>
        </w:rPr>
        <w:t xml:space="preserve">Podmoduł eksportera, na podstawie danych zawartych w obiekcie przetargu w </w:t>
      </w:r>
      <w:proofErr w:type="spellStart"/>
      <w:r w:rsidRPr="3D50E678">
        <w:rPr>
          <w:lang w:val="pl-PL"/>
        </w:rPr>
        <w:t>dynamics’ie</w:t>
      </w:r>
      <w:proofErr w:type="spellEnd"/>
      <w:r w:rsidRPr="3D50E678">
        <w:rPr>
          <w:lang w:val="pl-PL"/>
        </w:rPr>
        <w:t xml:space="preserve"> wyeksportuje wynikowy plik </w:t>
      </w:r>
      <w:proofErr w:type="spellStart"/>
      <w:r w:rsidRPr="3D50E678">
        <w:rPr>
          <w:lang w:val="pl-PL"/>
        </w:rPr>
        <w:t>excel</w:t>
      </w:r>
      <w:proofErr w:type="spellEnd"/>
      <w:r w:rsidRPr="3D50E678">
        <w:rPr>
          <w:lang w:val="pl-PL"/>
        </w:rPr>
        <w:t xml:space="preserve">. Użyje do tego wypełnionych przez </w:t>
      </w:r>
      <w:proofErr w:type="spellStart"/>
      <w:r w:rsidRPr="3D50E678">
        <w:rPr>
          <w:lang w:val="pl-PL"/>
        </w:rPr>
        <w:t>mappera</w:t>
      </w:r>
      <w:proofErr w:type="spellEnd"/>
      <w:r w:rsidRPr="3D50E678">
        <w:rPr>
          <w:lang w:val="pl-PL"/>
        </w:rPr>
        <w:t xml:space="preserve"> cen oraz pozyskanych wcześniej komórek z oczekiwanymi wartościami ceny, podatku vat itp. Plik Excel jest wgrywany do obiektu oferty poprzez REST API Dynamics.</w:t>
      </w:r>
    </w:p>
    <w:p w14:paraId="43B51B8D" w14:textId="77777777" w:rsidR="001225F3" w:rsidRDefault="001225F3" w:rsidP="3D50E678">
      <w:pPr>
        <w:pStyle w:val="Tekstpodstawowy"/>
        <w:jc w:val="both"/>
        <w:rPr>
          <w:lang w:val="pl-PL"/>
        </w:rPr>
      </w:pPr>
    </w:p>
    <w:p w14:paraId="677BE81F" w14:textId="77CCB4F2" w:rsidR="6332E448" w:rsidRDefault="6332E448" w:rsidP="5DE83211">
      <w:pPr>
        <w:pStyle w:val="Nagwek3"/>
      </w:pPr>
      <w:bookmarkStart w:id="76" w:name="_Toc151315770"/>
      <w:r>
        <w:t>Opis implementacyjny</w:t>
      </w:r>
      <w:bookmarkEnd w:id="76"/>
    </w:p>
    <w:p w14:paraId="55C8A906" w14:textId="30641E5E" w:rsidR="2C04D8B5" w:rsidRPr="0083187E" w:rsidRDefault="2C04D8B5" w:rsidP="0083187E">
      <w:pPr>
        <w:pStyle w:val="Tekstpodstawowy"/>
        <w:jc w:val="both"/>
        <w:rPr>
          <w:lang w:val="pl-PL"/>
        </w:rPr>
      </w:pPr>
      <w:proofErr w:type="spellStart"/>
      <w:r w:rsidRPr="0083187E">
        <w:rPr>
          <w:lang w:val="pl-PL"/>
        </w:rPr>
        <w:t>Mikrousługa</w:t>
      </w:r>
      <w:proofErr w:type="spellEnd"/>
      <w:r w:rsidRPr="0083187E">
        <w:rPr>
          <w:lang w:val="pl-PL"/>
        </w:rPr>
        <w:t xml:space="preserve"> </w:t>
      </w:r>
      <w:r w:rsidR="7ADE9FD1" w:rsidRPr="0083187E">
        <w:rPr>
          <w:lang w:val="pl-PL"/>
        </w:rPr>
        <w:t xml:space="preserve">została </w:t>
      </w:r>
      <w:r w:rsidRPr="0083187E">
        <w:rPr>
          <w:lang w:val="pl-PL"/>
        </w:rPr>
        <w:t>wykonana w oparciu o .NET w wersji 6</w:t>
      </w:r>
      <w:r w:rsidR="502FC150" w:rsidRPr="0083187E">
        <w:rPr>
          <w:lang w:val="pl-PL"/>
        </w:rPr>
        <w:t xml:space="preserve">. </w:t>
      </w:r>
      <w:r w:rsidR="69447242" w:rsidRPr="0083187E">
        <w:rPr>
          <w:lang w:val="pl-PL"/>
        </w:rPr>
        <w:t>Usługa wystawi</w:t>
      </w:r>
      <w:r w:rsidRPr="0083187E">
        <w:rPr>
          <w:lang w:val="pl-PL"/>
        </w:rPr>
        <w:t xml:space="preserve">a </w:t>
      </w:r>
      <w:proofErr w:type="spellStart"/>
      <w:r w:rsidRPr="0083187E">
        <w:rPr>
          <w:lang w:val="pl-PL"/>
        </w:rPr>
        <w:t>REST’owe</w:t>
      </w:r>
      <w:proofErr w:type="spellEnd"/>
      <w:r w:rsidRPr="0083187E">
        <w:rPr>
          <w:lang w:val="pl-PL"/>
        </w:rPr>
        <w:t xml:space="preserve"> API do komunikacji z pozostałymi modułami systemu. Do </w:t>
      </w:r>
      <w:proofErr w:type="spellStart"/>
      <w:r w:rsidRPr="0083187E">
        <w:rPr>
          <w:lang w:val="pl-PL"/>
        </w:rPr>
        <w:t>parsowania</w:t>
      </w:r>
      <w:proofErr w:type="spellEnd"/>
      <w:r w:rsidRPr="0083187E">
        <w:rPr>
          <w:lang w:val="pl-PL"/>
        </w:rPr>
        <w:t xml:space="preserve"> </w:t>
      </w:r>
      <w:r w:rsidR="31D5ABEC" w:rsidRPr="0083187E">
        <w:rPr>
          <w:lang w:val="pl-PL"/>
        </w:rPr>
        <w:t xml:space="preserve">pliku </w:t>
      </w:r>
      <w:r w:rsidR="00C159DB" w:rsidRPr="0083187E">
        <w:rPr>
          <w:lang w:val="pl-PL"/>
        </w:rPr>
        <w:t>MS E</w:t>
      </w:r>
      <w:r w:rsidRPr="0083187E">
        <w:rPr>
          <w:lang w:val="pl-PL"/>
        </w:rPr>
        <w:t>xcel zosta</w:t>
      </w:r>
      <w:r w:rsidR="77C55170" w:rsidRPr="0083187E">
        <w:rPr>
          <w:lang w:val="pl-PL"/>
        </w:rPr>
        <w:t>ła</w:t>
      </w:r>
      <w:r w:rsidRPr="0083187E">
        <w:rPr>
          <w:lang w:val="pl-PL"/>
        </w:rPr>
        <w:t xml:space="preserve"> wykorz</w:t>
      </w:r>
      <w:r w:rsidR="74B984B3" w:rsidRPr="0083187E">
        <w:rPr>
          <w:lang w:val="pl-PL"/>
        </w:rPr>
        <w:t xml:space="preserve">ystana biblioteka NPOI, które jest adaptacją Apache POI stworzoną do </w:t>
      </w:r>
      <w:r w:rsidR="7B381251" w:rsidRPr="0083187E">
        <w:rPr>
          <w:lang w:val="pl-PL"/>
        </w:rPr>
        <w:t>w</w:t>
      </w:r>
      <w:r w:rsidR="3882B626" w:rsidRPr="0083187E">
        <w:rPr>
          <w:lang w:val="pl-PL"/>
        </w:rPr>
        <w:t>spółpracy</w:t>
      </w:r>
      <w:r w:rsidR="74B984B3" w:rsidRPr="0083187E">
        <w:rPr>
          <w:lang w:val="pl-PL"/>
        </w:rPr>
        <w:t xml:space="preserve"> z .</w:t>
      </w:r>
      <w:proofErr w:type="spellStart"/>
      <w:r w:rsidR="74B984B3" w:rsidRPr="0083187E">
        <w:rPr>
          <w:lang w:val="pl-PL"/>
        </w:rPr>
        <w:t>NET’em</w:t>
      </w:r>
      <w:proofErr w:type="spellEnd"/>
      <w:r w:rsidR="4E54DFAD" w:rsidRPr="0083187E">
        <w:rPr>
          <w:lang w:val="pl-PL"/>
        </w:rPr>
        <w:t xml:space="preserve"> (</w:t>
      </w:r>
      <w:hyperlink r:id="rId17">
        <w:r w:rsidR="4E54DFAD" w:rsidRPr="0083187E">
          <w:rPr>
            <w:rStyle w:val="Hipercze"/>
            <w:lang w:val="pl-PL"/>
          </w:rPr>
          <w:t>link do biblioteki</w:t>
        </w:r>
      </w:hyperlink>
      <w:r w:rsidR="4E54DFAD" w:rsidRPr="0083187E">
        <w:rPr>
          <w:lang w:val="pl-PL"/>
        </w:rPr>
        <w:t>).</w:t>
      </w:r>
      <w:r w:rsidRPr="0083187E">
        <w:rPr>
          <w:lang w:val="pl-PL"/>
        </w:rPr>
        <w:br/>
      </w:r>
      <w:r w:rsidRPr="0083187E">
        <w:rPr>
          <w:lang w:val="pl-PL"/>
        </w:rPr>
        <w:br/>
      </w:r>
      <w:r w:rsidR="2AB312CE" w:rsidRPr="0083187E">
        <w:rPr>
          <w:lang w:val="pl-PL"/>
        </w:rPr>
        <w:t xml:space="preserve">Wszystkie usługi wystawiane przez </w:t>
      </w:r>
      <w:proofErr w:type="spellStart"/>
      <w:r w:rsidR="2AB312CE" w:rsidRPr="0083187E">
        <w:rPr>
          <w:lang w:val="pl-PL"/>
        </w:rPr>
        <w:t>mikroserwis</w:t>
      </w:r>
      <w:proofErr w:type="spellEnd"/>
      <w:r w:rsidR="1A9755DF" w:rsidRPr="0083187E">
        <w:rPr>
          <w:lang w:val="pl-PL"/>
        </w:rPr>
        <w:t xml:space="preserve"> </w:t>
      </w:r>
      <w:r w:rsidR="3E590BF6" w:rsidRPr="0083187E">
        <w:rPr>
          <w:lang w:val="pl-PL"/>
        </w:rPr>
        <w:t>oparte są o metodę</w:t>
      </w:r>
      <w:r w:rsidR="1A9755DF" w:rsidRPr="0083187E">
        <w:rPr>
          <w:lang w:val="pl-PL"/>
        </w:rPr>
        <w:t xml:space="preserve"> POST, przyjmującą plik (w formie zakodowanej do base64)</w:t>
      </w:r>
      <w:r w:rsidR="4D2BA177" w:rsidRPr="0083187E">
        <w:rPr>
          <w:lang w:val="pl-PL"/>
        </w:rPr>
        <w:t>.</w:t>
      </w:r>
      <w:r w:rsidR="15551298" w:rsidRPr="0083187E">
        <w:rPr>
          <w:lang w:val="pl-PL"/>
        </w:rPr>
        <w:t xml:space="preserve"> Oprócz tego usługa</w:t>
      </w:r>
      <w:r w:rsidR="15551298" w:rsidRPr="0083187E">
        <w:rPr>
          <w:u w:val="single"/>
          <w:lang w:val="pl-PL"/>
        </w:rPr>
        <w:t xml:space="preserve"> </w:t>
      </w:r>
      <w:r w:rsidR="15551298" w:rsidRPr="0083187E">
        <w:rPr>
          <w:lang w:val="pl-PL"/>
        </w:rPr>
        <w:t xml:space="preserve">korzysta ze słownika nazw kolumn z </w:t>
      </w:r>
      <w:proofErr w:type="spellStart"/>
      <w:r w:rsidR="15551298" w:rsidRPr="0083187E">
        <w:rPr>
          <w:lang w:val="pl-PL"/>
        </w:rPr>
        <w:t>Dynamicsa</w:t>
      </w:r>
      <w:proofErr w:type="spellEnd"/>
      <w:r w:rsidR="15551298" w:rsidRPr="0083187E">
        <w:rPr>
          <w:lang w:val="pl-PL"/>
        </w:rPr>
        <w:t xml:space="preserve"> (o czym więcej w punkcie </w:t>
      </w:r>
      <w:r w:rsidR="556359B3" w:rsidRPr="0083187E">
        <w:rPr>
          <w:lang w:val="pl-PL"/>
        </w:rPr>
        <w:t>3</w:t>
      </w:r>
      <w:r w:rsidR="15551298" w:rsidRPr="0083187E">
        <w:rPr>
          <w:lang w:val="pl-PL"/>
        </w:rPr>
        <w:t>.2.</w:t>
      </w:r>
      <w:r w:rsidR="2913B167" w:rsidRPr="0083187E">
        <w:rPr>
          <w:lang w:val="pl-PL"/>
        </w:rPr>
        <w:t>3</w:t>
      </w:r>
      <w:r w:rsidR="15551298" w:rsidRPr="0083187E">
        <w:rPr>
          <w:lang w:val="pl-PL"/>
        </w:rPr>
        <w:t xml:space="preserve"> Model danych</w:t>
      </w:r>
      <w:r w:rsidR="409B5BA0" w:rsidRPr="0083187E">
        <w:rPr>
          <w:lang w:val="pl-PL"/>
        </w:rPr>
        <w:t>)</w:t>
      </w:r>
      <w:r w:rsidR="15551298" w:rsidRPr="0083187E">
        <w:rPr>
          <w:lang w:val="pl-PL"/>
        </w:rPr>
        <w:t>.</w:t>
      </w:r>
    </w:p>
    <w:p w14:paraId="776F7514" w14:textId="45EFA291" w:rsidR="4809DE12" w:rsidRPr="0083187E" w:rsidRDefault="4809DE12" w:rsidP="0083187E">
      <w:pPr>
        <w:pStyle w:val="Tekstpodstawowy"/>
        <w:jc w:val="both"/>
        <w:rPr>
          <w:lang w:val="pl-PL"/>
        </w:rPr>
      </w:pPr>
    </w:p>
    <w:p w14:paraId="08CF3EC7" w14:textId="7C9CA3A8" w:rsidR="4572166F" w:rsidRPr="0083187E" w:rsidRDefault="4572166F" w:rsidP="0083187E">
      <w:pPr>
        <w:pStyle w:val="Tekstpodstawowy"/>
        <w:jc w:val="both"/>
        <w:rPr>
          <w:lang w:val="pl-PL"/>
        </w:rPr>
      </w:pPr>
      <w:r w:rsidRPr="0083187E">
        <w:rPr>
          <w:lang w:val="pl-PL"/>
        </w:rPr>
        <w:t xml:space="preserve">Moduł importera po rozczytaniu pliku Excel rozczytuje pakiety poprzez </w:t>
      </w:r>
      <w:r w:rsidR="000A08C5" w:rsidRPr="0083187E">
        <w:rPr>
          <w:lang w:val="pl-PL"/>
        </w:rPr>
        <w:t>przyrównywanie</w:t>
      </w:r>
      <w:r w:rsidRPr="0083187E">
        <w:rPr>
          <w:lang w:val="pl-PL"/>
        </w:rPr>
        <w:t xml:space="preserve"> aktualnej liczby porządkowej zawa</w:t>
      </w:r>
      <w:r w:rsidR="2E4568F7" w:rsidRPr="0083187E">
        <w:rPr>
          <w:lang w:val="pl-PL"/>
        </w:rPr>
        <w:t xml:space="preserve">rtej w Excel oraz obramowania </w:t>
      </w:r>
      <w:r w:rsidR="46D7B0F0" w:rsidRPr="0083187E">
        <w:rPr>
          <w:lang w:val="pl-PL"/>
        </w:rPr>
        <w:t xml:space="preserve">komórek. W ten sposób system rozpoznaje zmiany pakietów. </w:t>
      </w:r>
      <w:r w:rsidRPr="0083187E">
        <w:rPr>
          <w:lang w:val="pl-PL"/>
        </w:rPr>
        <w:br/>
      </w:r>
      <w:r w:rsidRPr="0083187E">
        <w:rPr>
          <w:lang w:val="pl-PL"/>
        </w:rPr>
        <w:br/>
      </w:r>
      <w:r w:rsidR="32847BD2" w:rsidRPr="0083187E">
        <w:rPr>
          <w:lang w:val="pl-PL"/>
        </w:rPr>
        <w:t xml:space="preserve">Po zaczytaniu wierszy i rozbiciu komórek na elementy przekazane w szablonie przetargu system </w:t>
      </w:r>
      <w:r w:rsidR="3C7533D8" w:rsidRPr="0083187E">
        <w:rPr>
          <w:lang w:val="pl-PL"/>
        </w:rPr>
        <w:t>rozpocznie importu produktów w rozbiciu na:</w:t>
      </w:r>
    </w:p>
    <w:p w14:paraId="2CB2819F" w14:textId="7E1F38C3" w:rsidR="4572166F" w:rsidRPr="0083187E" w:rsidRDefault="3C7533D8" w:rsidP="0083187E">
      <w:pPr>
        <w:pStyle w:val="Tekstpodstawowy"/>
        <w:numPr>
          <w:ilvl w:val="0"/>
          <w:numId w:val="18"/>
        </w:numPr>
        <w:jc w:val="both"/>
        <w:rPr>
          <w:lang w:val="pl-PL"/>
        </w:rPr>
      </w:pPr>
      <w:r w:rsidRPr="0083187E">
        <w:rPr>
          <w:lang w:val="pl-PL"/>
        </w:rPr>
        <w:lastRenderedPageBreak/>
        <w:t>Nazwę</w:t>
      </w:r>
    </w:p>
    <w:p w14:paraId="50F9162F" w14:textId="11C7C427" w:rsidR="4572166F" w:rsidRPr="0083187E" w:rsidRDefault="3C7533D8" w:rsidP="0083187E">
      <w:pPr>
        <w:pStyle w:val="Tekstpodstawowy"/>
        <w:numPr>
          <w:ilvl w:val="0"/>
          <w:numId w:val="18"/>
        </w:numPr>
        <w:jc w:val="both"/>
        <w:rPr>
          <w:lang w:val="pl-PL"/>
        </w:rPr>
      </w:pPr>
      <w:r w:rsidRPr="0083187E">
        <w:rPr>
          <w:lang w:val="pl-PL"/>
        </w:rPr>
        <w:t>Opakowanie</w:t>
      </w:r>
    </w:p>
    <w:p w14:paraId="04571F3C" w14:textId="1E86D332" w:rsidR="4572166F" w:rsidRDefault="3C7533D8" w:rsidP="0083187E">
      <w:pPr>
        <w:pStyle w:val="Tekstpodstawowy"/>
        <w:numPr>
          <w:ilvl w:val="0"/>
          <w:numId w:val="17"/>
        </w:numPr>
        <w:jc w:val="both"/>
        <w:rPr>
          <w:ins w:id="77" w:author="Filip Wilczyński" w:date="2023-12-18T09:49:00Z"/>
          <w:lang w:val="pl-PL"/>
        </w:rPr>
      </w:pPr>
      <w:r w:rsidRPr="0083187E">
        <w:rPr>
          <w:lang w:val="pl-PL"/>
        </w:rPr>
        <w:t>Ilość sztuk</w:t>
      </w:r>
    </w:p>
    <w:p w14:paraId="4A992FD4" w14:textId="5B5338FB" w:rsidR="000C4D9F" w:rsidRPr="0083187E" w:rsidRDefault="000C4D9F" w:rsidP="0083187E">
      <w:pPr>
        <w:pStyle w:val="Tekstpodstawowy"/>
        <w:numPr>
          <w:ilvl w:val="0"/>
          <w:numId w:val="17"/>
        </w:numPr>
        <w:jc w:val="both"/>
        <w:rPr>
          <w:lang w:val="pl-PL"/>
        </w:rPr>
      </w:pPr>
      <w:ins w:id="78" w:author="Filip Wilczyński" w:date="2023-12-18T09:49:00Z">
        <w:r>
          <w:rPr>
            <w:lang w:val="pl-PL"/>
          </w:rPr>
          <w:t>Ilość opakowań</w:t>
        </w:r>
      </w:ins>
    </w:p>
    <w:p w14:paraId="0AF4BEA4" w14:textId="586A705C" w:rsidR="4572166F" w:rsidRPr="0083187E" w:rsidRDefault="3C7533D8" w:rsidP="0083187E">
      <w:pPr>
        <w:pStyle w:val="Tekstpodstawowy"/>
        <w:numPr>
          <w:ilvl w:val="0"/>
          <w:numId w:val="17"/>
        </w:numPr>
        <w:jc w:val="both"/>
        <w:rPr>
          <w:lang w:val="pl-PL"/>
        </w:rPr>
      </w:pPr>
      <w:r w:rsidRPr="0083187E">
        <w:rPr>
          <w:lang w:val="pl-PL"/>
        </w:rPr>
        <w:t>Postać</w:t>
      </w:r>
    </w:p>
    <w:p w14:paraId="0C45939C" w14:textId="0E670E3C" w:rsidR="4572166F" w:rsidRDefault="3C7533D8" w:rsidP="0083187E">
      <w:pPr>
        <w:pStyle w:val="Tekstpodstawowy"/>
        <w:numPr>
          <w:ilvl w:val="0"/>
          <w:numId w:val="17"/>
        </w:numPr>
        <w:jc w:val="both"/>
        <w:rPr>
          <w:ins w:id="79" w:author="Filip Wilczyński" w:date="2023-12-18T09:49:00Z"/>
          <w:lang w:val="pl-PL"/>
        </w:rPr>
      </w:pPr>
      <w:r w:rsidRPr="0083187E">
        <w:rPr>
          <w:lang w:val="pl-PL"/>
        </w:rPr>
        <w:t>Dawkę</w:t>
      </w:r>
    </w:p>
    <w:p w14:paraId="42EE9612" w14:textId="166AB268" w:rsidR="0027468F" w:rsidRDefault="0027468F" w:rsidP="0083187E">
      <w:pPr>
        <w:pStyle w:val="Tekstpodstawowy"/>
        <w:numPr>
          <w:ilvl w:val="0"/>
          <w:numId w:val="17"/>
        </w:numPr>
        <w:jc w:val="both"/>
        <w:rPr>
          <w:ins w:id="80" w:author="Filip Wilczyński" w:date="2023-12-18T09:50:00Z"/>
          <w:lang w:val="pl-PL"/>
        </w:rPr>
      </w:pPr>
      <w:ins w:id="81" w:author="Filip Wilczyński" w:date="2023-12-18T09:50:00Z">
        <w:r>
          <w:rPr>
            <w:lang w:val="pl-PL"/>
          </w:rPr>
          <w:t>Kod EAN</w:t>
        </w:r>
      </w:ins>
    </w:p>
    <w:p w14:paraId="24757278" w14:textId="33C873EC" w:rsidR="0027468F" w:rsidRPr="0083187E" w:rsidRDefault="0027468F" w:rsidP="0083187E">
      <w:pPr>
        <w:pStyle w:val="Tekstpodstawowy"/>
        <w:numPr>
          <w:ilvl w:val="0"/>
          <w:numId w:val="17"/>
        </w:numPr>
        <w:jc w:val="both"/>
        <w:rPr>
          <w:lang w:val="pl-PL"/>
        </w:rPr>
      </w:pPr>
      <w:ins w:id="82" w:author="Filip Wilczyński" w:date="2023-12-18T09:50:00Z">
        <w:r>
          <w:rPr>
            <w:lang w:val="pl-PL"/>
          </w:rPr>
          <w:t>Kod SAP</w:t>
        </w:r>
      </w:ins>
    </w:p>
    <w:p w14:paraId="773C203C" w14:textId="7241154F" w:rsidR="40458984" w:rsidRPr="0083187E" w:rsidRDefault="3C7533D8" w:rsidP="0083187E">
      <w:pPr>
        <w:pStyle w:val="Tekstpodstawowy"/>
        <w:jc w:val="both"/>
        <w:rPr>
          <w:lang w:val="pl-PL"/>
        </w:rPr>
      </w:pPr>
      <w:r w:rsidRPr="4D08AECE">
        <w:rPr>
          <w:lang w:val="pl-PL"/>
        </w:rPr>
        <w:t xml:space="preserve">Każdy typ danych ma swój odrębny mechanizm implementacji przetwarzania ostatecznego elementu. Przede wszystkim </w:t>
      </w:r>
      <w:proofErr w:type="spellStart"/>
      <w:r w:rsidR="009152B6" w:rsidRPr="4D08AECE">
        <w:rPr>
          <w:lang w:val="pl-PL"/>
        </w:rPr>
        <w:t>M</w:t>
      </w:r>
      <w:r w:rsidRPr="4D08AECE">
        <w:rPr>
          <w:lang w:val="pl-PL"/>
        </w:rPr>
        <w:t>apper</w:t>
      </w:r>
      <w:proofErr w:type="spellEnd"/>
      <w:r w:rsidRPr="4D08AECE">
        <w:rPr>
          <w:lang w:val="pl-PL"/>
        </w:rPr>
        <w:t xml:space="preserve"> w przypadku braku podania kolumny dla danego atrybutu w szabl</w:t>
      </w:r>
      <w:r w:rsidR="00C85740" w:rsidRPr="4D08AECE">
        <w:rPr>
          <w:lang w:val="pl-PL"/>
        </w:rPr>
        <w:t>o</w:t>
      </w:r>
      <w:r w:rsidRPr="4D08AECE">
        <w:rPr>
          <w:lang w:val="pl-PL"/>
        </w:rPr>
        <w:t>nie lub wskazaniu tej samej kolumny co nazwa zacznie ro</w:t>
      </w:r>
      <w:r w:rsidR="62987BB1" w:rsidRPr="4D08AECE">
        <w:rPr>
          <w:lang w:val="pl-PL"/>
        </w:rPr>
        <w:t xml:space="preserve">zczytywanie tego elementu z nazwy. </w:t>
      </w:r>
      <w:r>
        <w:br/>
      </w:r>
      <w:r w:rsidR="0B1DC5F4" w:rsidRPr="4D08AECE">
        <w:rPr>
          <w:lang w:val="pl-PL"/>
        </w:rPr>
        <w:t xml:space="preserve">W przypadku nazwy system spróbuje odsiać </w:t>
      </w:r>
      <w:r w:rsidR="433216D1" w:rsidRPr="4D08AECE">
        <w:rPr>
          <w:lang w:val="pl-PL"/>
        </w:rPr>
        <w:t>znaki specjalnie, usunąć producenta (w przypadku przetargu po substancjach), wyciągnąć z nazwy opakowanie i dawkę aby pozostawić tylko elementy istotne do wyszukiwania. W trakcie analizy opakowania system szuka mnożników</w:t>
      </w:r>
      <w:r w:rsidR="62E2E9D2" w:rsidRPr="4D08AECE">
        <w:rPr>
          <w:lang w:val="pl-PL"/>
        </w:rPr>
        <w:t xml:space="preserve"> sztuk w formie “</w:t>
      </w:r>
      <w:proofErr w:type="spellStart"/>
      <w:r w:rsidR="62E2E9D2" w:rsidRPr="4D08AECE">
        <w:rPr>
          <w:lang w:val="pl-PL"/>
        </w:rPr>
        <w:t>op</w:t>
      </w:r>
      <w:proofErr w:type="spellEnd"/>
      <w:r w:rsidR="62E2E9D2" w:rsidRPr="4D08AECE">
        <w:rPr>
          <w:lang w:val="pl-PL"/>
        </w:rPr>
        <w:t xml:space="preserve">”, “x” lub “*”. Analiza postaci opiera się na odsianiu wszelkich znaków specjalnych wraz z cyframi i przepuszczeniu </w:t>
      </w:r>
      <w:r w:rsidR="4576F1BA" w:rsidRPr="4D08AECE">
        <w:rPr>
          <w:lang w:val="pl-PL"/>
        </w:rPr>
        <w:t xml:space="preserve">pozostałych elementów poprzez analizator synonimów w </w:t>
      </w:r>
      <w:proofErr w:type="spellStart"/>
      <w:r w:rsidR="4576F1BA" w:rsidRPr="4D08AECE">
        <w:rPr>
          <w:lang w:val="pl-PL"/>
        </w:rPr>
        <w:t>Elastic</w:t>
      </w:r>
      <w:proofErr w:type="spellEnd"/>
      <w:r w:rsidR="4576F1BA" w:rsidRPr="4D08AECE">
        <w:rPr>
          <w:lang w:val="pl-PL"/>
        </w:rPr>
        <w:t xml:space="preserve"> </w:t>
      </w:r>
      <w:proofErr w:type="spellStart"/>
      <w:r w:rsidR="4576F1BA" w:rsidRPr="4D08AECE">
        <w:rPr>
          <w:lang w:val="pl-PL"/>
        </w:rPr>
        <w:t>Search</w:t>
      </w:r>
      <w:proofErr w:type="spellEnd"/>
      <w:r w:rsidR="4576F1BA" w:rsidRPr="4D08AECE">
        <w:rPr>
          <w:lang w:val="pl-PL"/>
        </w:rPr>
        <w:t xml:space="preserve">. Ostatni element dawki przechodzi przez analizę </w:t>
      </w:r>
      <w:proofErr w:type="spellStart"/>
      <w:r w:rsidR="4576F1BA" w:rsidRPr="4D08AECE">
        <w:rPr>
          <w:lang w:val="pl-PL"/>
        </w:rPr>
        <w:t>regex</w:t>
      </w:r>
      <w:proofErr w:type="spellEnd"/>
      <w:r w:rsidR="4576F1BA" w:rsidRPr="4D08AECE">
        <w:rPr>
          <w:lang w:val="pl-PL"/>
        </w:rPr>
        <w:t xml:space="preserve"> wartości liczbowych i jednostek. W przypadku braku jednostki w Excel zostaje przyjęta </w:t>
      </w:r>
      <w:r w:rsidR="6525340A" w:rsidRPr="4D08AECE">
        <w:rPr>
          <w:lang w:val="pl-PL"/>
        </w:rPr>
        <w:t xml:space="preserve">jednostka grama. System po rozczytaniu wszelkich możliwych dawek przekazanych w wierszy </w:t>
      </w:r>
      <w:r w:rsidR="000C0C43" w:rsidRPr="4D08AECE">
        <w:rPr>
          <w:lang w:val="pl-PL"/>
        </w:rPr>
        <w:t>Excela</w:t>
      </w:r>
      <w:r w:rsidR="6525340A" w:rsidRPr="4D08AECE">
        <w:rPr>
          <w:lang w:val="pl-PL"/>
        </w:rPr>
        <w:t xml:space="preserve"> próbować będzie znormalizować tą </w:t>
      </w:r>
      <w:r w:rsidR="00C877AA" w:rsidRPr="4D08AECE">
        <w:rPr>
          <w:lang w:val="pl-PL"/>
        </w:rPr>
        <w:t>wartość</w:t>
      </w:r>
      <w:r w:rsidR="6525340A" w:rsidRPr="4D08AECE">
        <w:rPr>
          <w:lang w:val="pl-PL"/>
        </w:rPr>
        <w:t xml:space="preserve"> do najmniejszego możliwego mianownika. </w:t>
      </w:r>
      <w:r w:rsidR="17739ECE" w:rsidRPr="4D08AECE">
        <w:rPr>
          <w:lang w:val="pl-PL"/>
        </w:rPr>
        <w:t>Po rozczytaniu głównych składników produktu importer próbuje jeszcze dodatkowo usunąć dawkę, opakowanie i postać z nazwy tak aby pozostawić w niej tylko nazwę substancji lub produktu.</w:t>
      </w:r>
    </w:p>
    <w:p w14:paraId="7F2AD982" w14:textId="2DF3246C" w:rsidR="40458984" w:rsidRPr="0083187E" w:rsidRDefault="6525340A" w:rsidP="0083187E">
      <w:pPr>
        <w:pStyle w:val="Tekstpodstawowy"/>
        <w:jc w:val="both"/>
        <w:rPr>
          <w:lang w:val="pl-PL"/>
        </w:rPr>
      </w:pPr>
      <w:r w:rsidRPr="0083187E">
        <w:rPr>
          <w:lang w:val="pl-PL"/>
        </w:rPr>
        <w:t xml:space="preserve">Po zagregowaniu wszystkich produktów są one przesyłane do </w:t>
      </w:r>
      <w:proofErr w:type="spellStart"/>
      <w:r w:rsidRPr="0083187E">
        <w:rPr>
          <w:lang w:val="pl-PL"/>
        </w:rPr>
        <w:t>Hangfire’a</w:t>
      </w:r>
      <w:proofErr w:type="spellEnd"/>
      <w:r w:rsidRPr="0083187E">
        <w:rPr>
          <w:lang w:val="pl-PL"/>
        </w:rPr>
        <w:t xml:space="preserve"> </w:t>
      </w:r>
      <w:proofErr w:type="spellStart"/>
      <w:r w:rsidRPr="0083187E">
        <w:rPr>
          <w:lang w:val="pl-PL"/>
        </w:rPr>
        <w:t>Neuca</w:t>
      </w:r>
      <w:proofErr w:type="spellEnd"/>
      <w:r w:rsidRPr="0083187E">
        <w:rPr>
          <w:lang w:val="pl-PL"/>
        </w:rPr>
        <w:t>, który bezpośrednio z pominięciem REST API dodaje jest do CRM.</w:t>
      </w:r>
    </w:p>
    <w:p w14:paraId="3AC21864" w14:textId="3107CA1B" w:rsidR="40458984" w:rsidRPr="0083187E" w:rsidRDefault="4C0A3ED9" w:rsidP="0083187E">
      <w:pPr>
        <w:pStyle w:val="Tekstpodstawowy"/>
        <w:jc w:val="both"/>
        <w:rPr>
          <w:lang w:val="pl-PL"/>
        </w:rPr>
      </w:pPr>
      <w:r w:rsidRPr="0083187E">
        <w:rPr>
          <w:lang w:val="pl-PL"/>
        </w:rPr>
        <w:br/>
      </w:r>
      <w:r w:rsidR="481DBEF2" w:rsidRPr="0083187E">
        <w:rPr>
          <w:lang w:val="pl-PL"/>
        </w:rPr>
        <w:t xml:space="preserve">Oba moduły posiadają podstawową obsługę błędów. W przypadku </w:t>
      </w:r>
      <w:r w:rsidR="00F817FF" w:rsidRPr="0083187E">
        <w:rPr>
          <w:lang w:val="pl-PL"/>
        </w:rPr>
        <w:t>wystąpienia</w:t>
      </w:r>
      <w:r w:rsidR="481DBEF2" w:rsidRPr="0083187E">
        <w:rPr>
          <w:lang w:val="pl-PL"/>
        </w:rPr>
        <w:t xml:space="preserve"> błędu w trakcie importu lub eksportu mechanizm w zależności od etapu uzupełnia odpowiednim komentarzem pole w CRM i zmienia status </w:t>
      </w:r>
      <w:r w:rsidR="00F817FF">
        <w:rPr>
          <w:lang w:val="pl-PL"/>
        </w:rPr>
        <w:t>S</w:t>
      </w:r>
      <w:r w:rsidR="481DBEF2" w:rsidRPr="0083187E">
        <w:rPr>
          <w:lang w:val="pl-PL"/>
        </w:rPr>
        <w:t xml:space="preserve">truktury </w:t>
      </w:r>
      <w:r w:rsidR="00F817FF">
        <w:rPr>
          <w:lang w:val="pl-PL"/>
        </w:rPr>
        <w:t>P</w:t>
      </w:r>
      <w:r w:rsidR="481DBEF2" w:rsidRPr="0083187E">
        <w:rPr>
          <w:lang w:val="pl-PL"/>
        </w:rPr>
        <w:t>r</w:t>
      </w:r>
      <w:r w:rsidR="5BA2F281" w:rsidRPr="0083187E">
        <w:rPr>
          <w:lang w:val="pl-PL"/>
        </w:rPr>
        <w:t>zetargu.</w:t>
      </w:r>
    </w:p>
    <w:p w14:paraId="4568F45A" w14:textId="3DE39FCA" w:rsidR="40458984" w:rsidRPr="0083187E" w:rsidRDefault="74CE2C16" w:rsidP="0083187E">
      <w:pPr>
        <w:pStyle w:val="Tekstpodstawowy"/>
        <w:jc w:val="both"/>
        <w:rPr>
          <w:lang w:val="pl-PL"/>
        </w:rPr>
      </w:pPr>
      <w:r w:rsidRPr="0083187E">
        <w:rPr>
          <w:lang w:val="pl-PL"/>
        </w:rPr>
        <w:t xml:space="preserve">Mechanizm </w:t>
      </w:r>
      <w:r w:rsidR="00F817FF">
        <w:rPr>
          <w:lang w:val="pl-PL"/>
        </w:rPr>
        <w:t>I</w:t>
      </w:r>
      <w:r w:rsidRPr="0083187E">
        <w:rPr>
          <w:lang w:val="pl-PL"/>
        </w:rPr>
        <w:t xml:space="preserve">mportera jest silnie powiązany z mechanizmem zamian, który tworzy zestaw synonimów dla różnych atrybutów produktów. Aktualnie system korzysta z analizy synonimów dla: </w:t>
      </w:r>
    </w:p>
    <w:p w14:paraId="530A93C6" w14:textId="0A7302A7" w:rsidR="74CE2C16" w:rsidRPr="0083187E" w:rsidRDefault="74CE2C16" w:rsidP="0083187E">
      <w:pPr>
        <w:pStyle w:val="Tekstpodstawowy"/>
        <w:numPr>
          <w:ilvl w:val="0"/>
          <w:numId w:val="19"/>
        </w:numPr>
        <w:jc w:val="both"/>
        <w:rPr>
          <w:lang w:val="pl-PL"/>
        </w:rPr>
      </w:pPr>
      <w:r w:rsidRPr="0083187E">
        <w:rPr>
          <w:lang w:val="pl-PL"/>
        </w:rPr>
        <w:t>Producentów</w:t>
      </w:r>
      <w:ins w:id="83" w:author="Ewa Spiechowicz" w:date="2025-11-18T11:44:00Z" w16du:dateUtc="2025-11-18T10:44:00Z">
        <w:r w:rsidR="00A87BC8">
          <w:rPr>
            <w:lang w:val="pl-PL"/>
          </w:rPr>
          <w:t xml:space="preserve"> –</w:t>
        </w:r>
        <w:r w:rsidR="00A87BC8">
          <w:rPr>
            <w:color w:val="007BB8"/>
            <w:lang w:val="pl-PL"/>
          </w:rPr>
          <w:t xml:space="preserve"> czy to jest nadal aktualne? Jak działa?</w:t>
        </w:r>
      </w:ins>
    </w:p>
    <w:p w14:paraId="1A58FC01" w14:textId="5DA24F96" w:rsidR="74CE2C16" w:rsidRPr="0083187E" w:rsidRDefault="74CE2C16" w:rsidP="0083187E">
      <w:pPr>
        <w:pStyle w:val="Tekstpodstawowy"/>
        <w:numPr>
          <w:ilvl w:val="0"/>
          <w:numId w:val="19"/>
        </w:numPr>
        <w:jc w:val="both"/>
        <w:rPr>
          <w:szCs w:val="20"/>
          <w:lang w:val="pl-PL"/>
        </w:rPr>
      </w:pPr>
      <w:r w:rsidRPr="0083187E">
        <w:rPr>
          <w:szCs w:val="20"/>
          <w:lang w:val="pl-PL"/>
        </w:rPr>
        <w:t>Dawki</w:t>
      </w:r>
    </w:p>
    <w:p w14:paraId="75437F3D" w14:textId="0233CE29" w:rsidR="74CE2C16" w:rsidRDefault="74CE2C16" w:rsidP="0083187E">
      <w:pPr>
        <w:pStyle w:val="Tekstpodstawowy"/>
        <w:numPr>
          <w:ilvl w:val="0"/>
          <w:numId w:val="19"/>
        </w:numPr>
        <w:jc w:val="both"/>
        <w:rPr>
          <w:ins w:id="84" w:author="Filip Wilczyński" w:date="2023-12-18T10:04:00Z"/>
          <w:szCs w:val="20"/>
          <w:lang w:val="pl-PL"/>
        </w:rPr>
      </w:pPr>
      <w:r w:rsidRPr="0083187E">
        <w:rPr>
          <w:szCs w:val="20"/>
          <w:lang w:val="pl-PL"/>
        </w:rPr>
        <w:t>Postaci</w:t>
      </w:r>
      <w:ins w:id="85" w:author="Ewa Spiechowicz" w:date="2025-11-18T14:09:00Z" w16du:dateUtc="2025-11-18T13:09:00Z">
        <w:r w:rsidR="00096A6A">
          <w:rPr>
            <w:szCs w:val="20"/>
            <w:lang w:val="pl-PL"/>
          </w:rPr>
          <w:t xml:space="preserve"> – co oznacza</w:t>
        </w:r>
      </w:ins>
      <w:ins w:id="86" w:author="Ewa Spiechowicz" w:date="2025-11-18T14:10:00Z" w16du:dateUtc="2025-11-18T13:10:00Z">
        <w:r w:rsidR="00096A6A">
          <w:rPr>
            <w:szCs w:val="20"/>
            <w:lang w:val="pl-PL"/>
          </w:rPr>
          <w:t xml:space="preserve"> na diagramie w</w:t>
        </w:r>
      </w:ins>
      <w:ins w:id="87" w:author="Ewa Spiechowicz" w:date="2025-11-18T14:09:00Z" w16du:dateUtc="2025-11-18T13:09:00Z">
        <w:r w:rsidR="00096A6A">
          <w:rPr>
            <w:szCs w:val="20"/>
            <w:lang w:val="pl-PL"/>
          </w:rPr>
          <w:t xml:space="preserve"> normalizacj</w:t>
        </w:r>
      </w:ins>
      <w:ins w:id="88" w:author="Ewa Spiechowicz" w:date="2025-11-18T14:10:00Z" w16du:dateUtc="2025-11-18T13:10:00Z">
        <w:r w:rsidR="00096A6A">
          <w:rPr>
            <w:szCs w:val="20"/>
            <w:lang w:val="pl-PL"/>
          </w:rPr>
          <w:t>i</w:t>
        </w:r>
      </w:ins>
      <w:ins w:id="89" w:author="Ewa Spiechowicz" w:date="2025-11-18T14:09:00Z" w16du:dateUtc="2025-11-18T13:09:00Z">
        <w:r w:rsidR="00096A6A">
          <w:rPr>
            <w:szCs w:val="20"/>
            <w:lang w:val="pl-PL"/>
          </w:rPr>
          <w:t xml:space="preserve"> postaci </w:t>
        </w:r>
      </w:ins>
      <w:ins w:id="90" w:author="Ewa Spiechowicz" w:date="2025-11-18T14:10:00Z" w16du:dateUtc="2025-11-18T13:10:00Z">
        <w:r w:rsidR="00096A6A">
          <w:rPr>
            <w:szCs w:val="20"/>
            <w:lang w:val="pl-PL"/>
          </w:rPr>
          <w:t>-</w:t>
        </w:r>
      </w:ins>
      <w:ins w:id="91" w:author="Ewa Spiechowicz" w:date="2025-11-18T14:09:00Z" w16du:dateUtc="2025-11-18T13:09:00Z">
        <w:r w:rsidR="00096A6A">
          <w:rPr>
            <w:szCs w:val="20"/>
            <w:lang w:val="pl-PL"/>
          </w:rPr>
          <w:t xml:space="preserve"> usunięcie synonimów postaci i nazwy?</w:t>
        </w:r>
      </w:ins>
      <w:ins w:id="92" w:author="Ewa Spiechowicz" w:date="2025-11-18T14:10:00Z" w16du:dateUtc="2025-11-18T13:10:00Z">
        <w:r w:rsidR="00096A6A">
          <w:rPr>
            <w:szCs w:val="20"/>
            <w:lang w:val="pl-PL"/>
          </w:rPr>
          <w:t xml:space="preserve"> Czy chodzi o to że system usuwa z p</w:t>
        </w:r>
      </w:ins>
      <w:ins w:id="93" w:author="Ewa Spiechowicz" w:date="2025-11-18T14:11:00Z" w16du:dateUtc="2025-11-18T13:11:00Z">
        <w:r w:rsidR="00096A6A">
          <w:rPr>
            <w:szCs w:val="20"/>
            <w:lang w:val="pl-PL"/>
          </w:rPr>
          <w:t>ola postać informacje dodatkowe?</w:t>
        </w:r>
      </w:ins>
      <w:ins w:id="94" w:author="Ewa Spiechowicz" w:date="2025-11-18T14:12:00Z" w16du:dateUtc="2025-11-18T13:12:00Z">
        <w:r w:rsidR="00845E9F">
          <w:rPr>
            <w:szCs w:val="20"/>
            <w:lang w:val="pl-PL"/>
          </w:rPr>
          <w:t xml:space="preserve"> Co </w:t>
        </w:r>
      </w:ins>
      <w:ins w:id="95" w:author="Ewa Spiechowicz" w:date="2025-11-18T14:29:00Z" w16du:dateUtc="2025-11-18T13:29:00Z">
        <w:r w:rsidR="00453A59">
          <w:rPr>
            <w:szCs w:val="20"/>
            <w:lang w:val="pl-PL"/>
          </w:rPr>
          <w:t xml:space="preserve">oznacza </w:t>
        </w:r>
      </w:ins>
      <w:ins w:id="96" w:author="Ewa Spiechowicz" w:date="2025-11-18T14:12:00Z" w16du:dateUtc="2025-11-18T13:12:00Z">
        <w:r w:rsidR="00845E9F">
          <w:rPr>
            <w:szCs w:val="20"/>
            <w:lang w:val="pl-PL"/>
          </w:rPr>
          <w:t xml:space="preserve"> usuniecie synonimów producentów?</w:t>
        </w:r>
      </w:ins>
    </w:p>
    <w:p w14:paraId="59563148" w14:textId="294CF7FE" w:rsidR="00F77D83" w:rsidRPr="0083187E" w:rsidRDefault="00F77D83" w:rsidP="0083187E">
      <w:pPr>
        <w:pStyle w:val="Tekstpodstawowy"/>
        <w:numPr>
          <w:ilvl w:val="0"/>
          <w:numId w:val="19"/>
        </w:numPr>
        <w:jc w:val="both"/>
        <w:rPr>
          <w:szCs w:val="20"/>
          <w:lang w:val="pl-PL"/>
        </w:rPr>
      </w:pPr>
      <w:ins w:id="97" w:author="Filip Wilczyński" w:date="2023-12-18T10:04:00Z">
        <w:r>
          <w:rPr>
            <w:szCs w:val="20"/>
            <w:lang w:val="pl-PL"/>
          </w:rPr>
          <w:t xml:space="preserve">Postaci </w:t>
        </w:r>
        <w:proofErr w:type="spellStart"/>
        <w:r>
          <w:rPr>
            <w:szCs w:val="20"/>
            <w:lang w:val="pl-PL"/>
          </w:rPr>
          <w:t>pharmindex</w:t>
        </w:r>
      </w:ins>
      <w:proofErr w:type="spellEnd"/>
    </w:p>
    <w:p w14:paraId="4B52AB98" w14:textId="2DA2DDB8" w:rsidR="74CE2C16" w:rsidRPr="0083187E" w:rsidRDefault="74CE2C16" w:rsidP="0083187E">
      <w:pPr>
        <w:pStyle w:val="Tekstpodstawowy"/>
        <w:numPr>
          <w:ilvl w:val="0"/>
          <w:numId w:val="19"/>
        </w:numPr>
        <w:jc w:val="both"/>
        <w:rPr>
          <w:szCs w:val="20"/>
          <w:lang w:val="pl-PL"/>
        </w:rPr>
      </w:pPr>
      <w:r w:rsidRPr="0083187E">
        <w:rPr>
          <w:szCs w:val="20"/>
          <w:lang w:val="pl-PL"/>
        </w:rPr>
        <w:t>Opakowania</w:t>
      </w:r>
    </w:p>
    <w:p w14:paraId="5A67B775" w14:textId="46D93B99" w:rsidR="74CE2C16" w:rsidRDefault="74CE2C16" w:rsidP="0083187E">
      <w:pPr>
        <w:pStyle w:val="Tekstpodstawowy"/>
        <w:numPr>
          <w:ilvl w:val="0"/>
          <w:numId w:val="19"/>
        </w:numPr>
        <w:jc w:val="both"/>
        <w:rPr>
          <w:ins w:id="98" w:author="Filip Wilczyński" w:date="2023-12-18T10:03:00Z"/>
          <w:szCs w:val="20"/>
          <w:lang w:val="pl-PL"/>
        </w:rPr>
      </w:pPr>
      <w:r w:rsidRPr="0083187E">
        <w:rPr>
          <w:szCs w:val="20"/>
          <w:lang w:val="pl-PL"/>
        </w:rPr>
        <w:t>Substancji czynnych</w:t>
      </w:r>
    </w:p>
    <w:p w14:paraId="4B332FB7" w14:textId="1C365BE6" w:rsidR="00EF00CB" w:rsidRDefault="00EF00CB" w:rsidP="0083187E">
      <w:pPr>
        <w:pStyle w:val="Tekstpodstawowy"/>
        <w:numPr>
          <w:ilvl w:val="0"/>
          <w:numId w:val="19"/>
        </w:numPr>
        <w:jc w:val="both"/>
        <w:rPr>
          <w:szCs w:val="20"/>
          <w:lang w:val="pl-PL"/>
        </w:rPr>
      </w:pPr>
      <w:ins w:id="99" w:author="Filip Wilczyński" w:date="2023-12-18T10:03:00Z">
        <w:r>
          <w:rPr>
            <w:szCs w:val="20"/>
            <w:lang w:val="pl-PL"/>
          </w:rPr>
          <w:t>Nazwy handlowej</w:t>
        </w:r>
      </w:ins>
    </w:p>
    <w:p w14:paraId="1B9BDEC6" w14:textId="77777777" w:rsidR="00742276" w:rsidRPr="0083187E" w:rsidRDefault="00742276" w:rsidP="00742276">
      <w:pPr>
        <w:pStyle w:val="Tekstpodstawowy"/>
        <w:jc w:val="both"/>
        <w:rPr>
          <w:szCs w:val="20"/>
          <w:lang w:val="pl-PL"/>
        </w:rPr>
      </w:pPr>
    </w:p>
    <w:p w14:paraId="76633779" w14:textId="0ABC446F" w:rsidR="4D2BA177" w:rsidRPr="00BD117A" w:rsidRDefault="00CA8F6A" w:rsidP="78148DF8">
      <w:pPr>
        <w:pStyle w:val="Nagwek3"/>
        <w:rPr>
          <w:rFonts w:asciiTheme="minorHAnsi" w:eastAsiaTheme="minorEastAsia" w:hAnsiTheme="minorHAnsi" w:cstheme="minorBidi"/>
        </w:rPr>
      </w:pPr>
      <w:bookmarkStart w:id="100" w:name="_Toc244837201"/>
      <w:bookmarkStart w:id="101" w:name="_Toc1921333953"/>
      <w:bookmarkStart w:id="102" w:name="_Toc94539573"/>
      <w:bookmarkStart w:id="103" w:name="_Toc696232886"/>
      <w:bookmarkStart w:id="104" w:name="_Toc566910226"/>
      <w:bookmarkStart w:id="105" w:name="_Toc562919892"/>
      <w:bookmarkStart w:id="106" w:name="_Toc151315771"/>
      <w:r w:rsidRPr="00BD117A">
        <w:t>Model danych</w:t>
      </w:r>
      <w:bookmarkEnd w:id="100"/>
      <w:bookmarkEnd w:id="101"/>
      <w:bookmarkEnd w:id="102"/>
      <w:bookmarkEnd w:id="103"/>
      <w:bookmarkEnd w:id="104"/>
      <w:bookmarkEnd w:id="105"/>
      <w:bookmarkEnd w:id="106"/>
    </w:p>
    <w:p w14:paraId="5B9AF0F3" w14:textId="25DC78B7" w:rsidR="4D2BA177" w:rsidRPr="00BD117A" w:rsidRDefault="4D2BA177" w:rsidP="3BD2E6A8">
      <w:r w:rsidRPr="00BD117A">
        <w:t xml:space="preserve">Usługa będzie mapować każdy produkt z pliku </w:t>
      </w:r>
      <w:r w:rsidR="00742276" w:rsidRPr="00BD117A">
        <w:t>Excel</w:t>
      </w:r>
      <w:r w:rsidRPr="00BD117A">
        <w:t xml:space="preserve"> na 6 podstawowych pól:</w:t>
      </w:r>
    </w:p>
    <w:p w14:paraId="61D6C69D" w14:textId="160FBFC0" w:rsidR="4D2BA177" w:rsidRPr="00BD117A" w:rsidRDefault="4D2BA17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6"/>
        <w:gridCol w:w="1998"/>
        <w:gridCol w:w="5819"/>
      </w:tblGrid>
      <w:tr w:rsidR="3BD2E6A8" w:rsidRPr="00BD117A" w14:paraId="3D88B925" w14:textId="77777777" w:rsidTr="00CE3C8F">
        <w:trPr>
          <w:trHeight w:val="231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799ADE14" w14:textId="55807677" w:rsidR="3BD2E6A8" w:rsidRPr="00BD117A" w:rsidRDefault="3BD2E6A8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19627A0" w14:textId="05AE22C7" w:rsidR="3BD2E6A8" w:rsidRPr="00BD117A" w:rsidRDefault="3BD2E6A8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3221674" w14:textId="29EB943C" w:rsidR="5057D01C" w:rsidRPr="00BD117A" w:rsidRDefault="5057D01C" w:rsidP="00694D94">
            <w:pPr>
              <w:pStyle w:val="TabelaNagowek"/>
              <w:rPr>
                <w:szCs w:val="20"/>
              </w:rPr>
            </w:pPr>
            <w:r w:rsidRPr="00BD117A">
              <w:t>Uwagi</w:t>
            </w:r>
          </w:p>
        </w:tc>
      </w:tr>
      <w:tr w:rsidR="3BD2E6A8" w:rsidRPr="00BD117A" w14:paraId="73F1B8C7" w14:textId="77777777" w:rsidTr="00CE3C8F">
        <w:trPr>
          <w:trHeight w:val="231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04127" w14:textId="07E2285E" w:rsidR="3BD2E6A8" w:rsidRPr="00BD117A" w:rsidRDefault="3BD2E6A8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F7C41" w14:textId="2EF435A5" w:rsidR="303C1A3C" w:rsidRPr="00BD117A" w:rsidRDefault="303C1A3C" w:rsidP="0062578E">
            <w:pPr>
              <w:pStyle w:val="Tabelatekst"/>
            </w:pPr>
            <w:r w:rsidRPr="00BD117A">
              <w:t>Nazwa</w:t>
            </w:r>
            <w:r w:rsidR="002B359A">
              <w:t xml:space="preserve"> rozczytana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2B2D9" w14:textId="4702EA70" w:rsidR="303C1A3C" w:rsidRPr="00BD117A" w:rsidRDefault="303C1A3C" w:rsidP="0062578E">
            <w:pPr>
              <w:pStyle w:val="Tabelatekst"/>
            </w:pPr>
            <w:r w:rsidRPr="00BD117A">
              <w:t>Podstawowy element produktu, nie może być pusty</w:t>
            </w:r>
          </w:p>
        </w:tc>
      </w:tr>
      <w:tr w:rsidR="7B506726" w:rsidRPr="00BD117A" w14:paraId="78C75F3E" w14:textId="77777777" w:rsidTr="00742276">
        <w:trPr>
          <w:trHeight w:val="231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B7B6C" w14:textId="6F4A1F56" w:rsidR="7B506726" w:rsidRPr="00BD117A" w:rsidRDefault="7B506726" w:rsidP="7B50672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06683" w14:textId="7D923642" w:rsidR="7B506726" w:rsidRPr="00BD117A" w:rsidRDefault="00707D9D" w:rsidP="7B506726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Postać rozczytana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9187C" w14:textId="546DA37C" w:rsidR="7B506726" w:rsidRPr="00BD117A" w:rsidRDefault="7B506726" w:rsidP="7B506726">
            <w:pPr>
              <w:pStyle w:val="Tabelatekst"/>
              <w:rPr>
                <w:szCs w:val="20"/>
              </w:rPr>
            </w:pPr>
          </w:p>
        </w:tc>
      </w:tr>
      <w:tr w:rsidR="3BD2E6A8" w:rsidRPr="00BD117A" w14:paraId="0F3143EA" w14:textId="77777777" w:rsidTr="00CE3C8F">
        <w:trPr>
          <w:trHeight w:val="231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09E67" w14:textId="20D58D3A" w:rsidR="3BD2E6A8" w:rsidRPr="00BD117A" w:rsidRDefault="7B506726" w:rsidP="0062578E">
            <w:pPr>
              <w:pStyle w:val="Tabelatekst"/>
            </w:pPr>
            <w:r w:rsidRPr="00BD117A">
              <w:t>3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364DA" w14:textId="3887953D" w:rsidR="244FEA0B" w:rsidRPr="00BD117A" w:rsidRDefault="244FEA0B" w:rsidP="0062578E">
            <w:pPr>
              <w:pStyle w:val="Tabelatekst"/>
              <w:rPr>
                <w:szCs w:val="20"/>
              </w:rPr>
            </w:pPr>
            <w:r w:rsidRPr="00BD117A">
              <w:t>Dawka</w:t>
            </w:r>
            <w:r w:rsidR="00707D9D">
              <w:t xml:space="preserve"> rozczytana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8D15D" w14:textId="6371FEF8" w:rsidR="3BD2E6A8" w:rsidRPr="00BD117A" w:rsidRDefault="3BD2E6A8" w:rsidP="0062578E">
            <w:pPr>
              <w:pStyle w:val="Tabelatekst"/>
            </w:pPr>
          </w:p>
        </w:tc>
      </w:tr>
      <w:tr w:rsidR="00707D9D" w:rsidRPr="00BD117A" w14:paraId="6B321612" w14:textId="77777777" w:rsidTr="00CE3C8F">
        <w:trPr>
          <w:trHeight w:val="231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E2BF" w14:textId="49D2F56E" w:rsidR="00707D9D" w:rsidRPr="00BD117A" w:rsidRDefault="00707D9D" w:rsidP="0062578E">
            <w:pPr>
              <w:pStyle w:val="Tabelatekst"/>
            </w:pPr>
            <w:r>
              <w:lastRenderedPageBreak/>
              <w:t>4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BA1C4" w14:textId="16154A60" w:rsidR="00707D9D" w:rsidRPr="00BD117A" w:rsidRDefault="00707D9D" w:rsidP="0062578E">
            <w:pPr>
              <w:pStyle w:val="Tabelatekst"/>
            </w:pPr>
            <w:r>
              <w:t>Jednostka rozczytana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990BA" w14:textId="77777777" w:rsidR="00707D9D" w:rsidRPr="00BD117A" w:rsidRDefault="00707D9D" w:rsidP="0062578E">
            <w:pPr>
              <w:pStyle w:val="Tabelatekst"/>
            </w:pPr>
          </w:p>
        </w:tc>
      </w:tr>
      <w:tr w:rsidR="0006725F" w:rsidRPr="00BD117A" w14:paraId="5547FDB2" w14:textId="77777777" w:rsidTr="00CE3C8F">
        <w:trPr>
          <w:trHeight w:val="231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EF6C5" w14:textId="55FB6D80" w:rsidR="0006725F" w:rsidRDefault="001573BE" w:rsidP="0062578E">
            <w:pPr>
              <w:pStyle w:val="Tabelatekst"/>
            </w:pPr>
            <w:r>
              <w:t>5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D958C" w14:textId="5929A40F" w:rsidR="0006725F" w:rsidRDefault="0006725F" w:rsidP="0062578E">
            <w:pPr>
              <w:pStyle w:val="Tabelatekst"/>
            </w:pPr>
            <w:r w:rsidRPr="00BD117A">
              <w:t>Ilość jednostek miary z zapytania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ED542" w14:textId="77777777" w:rsidR="0006725F" w:rsidRPr="00BD117A" w:rsidRDefault="0006725F" w:rsidP="0062578E">
            <w:pPr>
              <w:pStyle w:val="Tabelatekst"/>
            </w:pPr>
          </w:p>
        </w:tc>
      </w:tr>
      <w:tr w:rsidR="3BD2E6A8" w:rsidRPr="00BD117A" w14:paraId="1CDCDD82" w14:textId="77777777" w:rsidTr="00CE3C8F">
        <w:trPr>
          <w:trHeight w:val="463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FFEE8" w14:textId="2C07D5B1" w:rsidR="3BD2E6A8" w:rsidRPr="00BD117A" w:rsidRDefault="001573BE" w:rsidP="0062578E">
            <w:pPr>
              <w:pStyle w:val="Tabelatekst"/>
            </w:pPr>
            <w:r>
              <w:t>6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1443C" w14:textId="0FB57E52" w:rsidR="485492EA" w:rsidRPr="00BD117A" w:rsidRDefault="485492EA" w:rsidP="0062578E">
            <w:pPr>
              <w:pStyle w:val="Tabelatekst"/>
            </w:pPr>
            <w:r w:rsidRPr="00BD117A">
              <w:t>Opakowanie</w:t>
            </w:r>
            <w:r w:rsidR="00CE3C8F">
              <w:t xml:space="preserve"> rozczytane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B5A92" w14:textId="40BBC7C3" w:rsidR="2361480F" w:rsidRPr="00BD117A" w:rsidRDefault="2361480F" w:rsidP="0062578E">
            <w:pPr>
              <w:pStyle w:val="Tabelatekst"/>
            </w:pPr>
          </w:p>
        </w:tc>
      </w:tr>
      <w:tr w:rsidR="007820C8" w:rsidRPr="00BD117A" w14:paraId="7E429EDB" w14:textId="77777777" w:rsidTr="00CE3C8F">
        <w:trPr>
          <w:trHeight w:val="463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AE73B" w14:textId="439DBAFF" w:rsidR="007820C8" w:rsidRPr="00BD117A" w:rsidRDefault="001573BE" w:rsidP="0062578E">
            <w:pPr>
              <w:pStyle w:val="Tabelatekst"/>
            </w:pPr>
            <w:r>
              <w:t>7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59BAC" w14:textId="5D9DFF66" w:rsidR="007820C8" w:rsidRPr="00BD117A" w:rsidRDefault="007820C8" w:rsidP="0062578E">
            <w:pPr>
              <w:pStyle w:val="Tabelatekst"/>
            </w:pPr>
            <w:r>
              <w:t>Ilość sztuk rozczytana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1FC22" w14:textId="77777777" w:rsidR="007820C8" w:rsidRPr="00BD117A" w:rsidRDefault="007820C8" w:rsidP="0062578E">
            <w:pPr>
              <w:pStyle w:val="Tabelatekst"/>
            </w:pPr>
          </w:p>
        </w:tc>
      </w:tr>
      <w:tr w:rsidR="007820C8" w:rsidRPr="00BD117A" w14:paraId="67ADCA58" w14:textId="77777777" w:rsidTr="00CE3C8F">
        <w:trPr>
          <w:trHeight w:val="463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4596C" w14:textId="151B9E5C" w:rsidR="007820C8" w:rsidRPr="00BD117A" w:rsidRDefault="001573BE" w:rsidP="0062578E">
            <w:pPr>
              <w:pStyle w:val="Tabelatekst"/>
            </w:pPr>
            <w:r>
              <w:t>8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76C17" w14:textId="0E083F09" w:rsidR="007820C8" w:rsidRDefault="007820C8" w:rsidP="0062578E">
            <w:pPr>
              <w:pStyle w:val="Tabelatekst"/>
            </w:pPr>
            <w:r>
              <w:t>Numer wiersza w Excelu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A5864" w14:textId="77777777" w:rsidR="007820C8" w:rsidRPr="00BD117A" w:rsidRDefault="007820C8" w:rsidP="0062578E">
            <w:pPr>
              <w:pStyle w:val="Tabelatekst"/>
            </w:pPr>
          </w:p>
        </w:tc>
      </w:tr>
      <w:tr w:rsidR="001573BE" w:rsidRPr="00BD117A" w14:paraId="3EE2B469" w14:textId="77777777" w:rsidTr="00CE3C8F">
        <w:trPr>
          <w:trHeight w:val="463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CA018" w14:textId="5F96DB1A" w:rsidR="001573BE" w:rsidRPr="00BD117A" w:rsidRDefault="001573BE" w:rsidP="0062578E">
            <w:pPr>
              <w:pStyle w:val="Tabelatekst"/>
            </w:pPr>
            <w:r>
              <w:t>9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6A6F0" w14:textId="26779E2A" w:rsidR="001573BE" w:rsidRDefault="001573BE" w:rsidP="0062578E">
            <w:pPr>
              <w:pStyle w:val="Tabelatekst"/>
            </w:pPr>
            <w:r>
              <w:t>Opakowanie do przeliczeń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F2672" w14:textId="77777777" w:rsidR="001573BE" w:rsidRPr="00BD117A" w:rsidRDefault="001573BE" w:rsidP="0062578E">
            <w:pPr>
              <w:pStyle w:val="Tabelatekst"/>
            </w:pPr>
          </w:p>
        </w:tc>
      </w:tr>
      <w:tr w:rsidR="00707D9D" w:rsidRPr="00BD117A" w14:paraId="4EF43A82" w14:textId="77777777" w:rsidTr="00CE3C8F">
        <w:trPr>
          <w:trHeight w:val="463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93AC" w14:textId="43CF7CD5" w:rsidR="00707D9D" w:rsidRPr="00BD117A" w:rsidRDefault="001573BE" w:rsidP="0062578E">
            <w:pPr>
              <w:pStyle w:val="Tabelatekst"/>
            </w:pPr>
            <w:r>
              <w:t>10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909CB" w14:textId="0A756EDD" w:rsidR="00707D9D" w:rsidRPr="00BD117A" w:rsidRDefault="00707D9D" w:rsidP="0062578E">
            <w:pPr>
              <w:pStyle w:val="Tabelatekst"/>
            </w:pPr>
            <w:r w:rsidRPr="00BD117A">
              <w:rPr>
                <w:szCs w:val="20"/>
              </w:rPr>
              <w:t>Substancja czynna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A88E" w14:textId="77777777" w:rsidR="00707D9D" w:rsidRPr="00BD117A" w:rsidRDefault="00707D9D" w:rsidP="0062578E">
            <w:pPr>
              <w:pStyle w:val="Tabelatekst"/>
            </w:pPr>
          </w:p>
        </w:tc>
      </w:tr>
      <w:tr w:rsidR="7B506726" w:rsidRPr="00BD117A" w14:paraId="105B3F1A" w14:textId="77777777" w:rsidTr="00742276">
        <w:trPr>
          <w:trHeight w:val="463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6C002" w14:textId="5F75BDAA" w:rsidR="7B506726" w:rsidRPr="00BD117A" w:rsidRDefault="001573BE" w:rsidP="7B506726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11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42A0" w14:textId="63B8D5A8" w:rsidR="7B506726" w:rsidRPr="00BD117A" w:rsidRDefault="7B506726" w:rsidP="7B50672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Producent</w:t>
            </w:r>
          </w:p>
        </w:tc>
        <w:tc>
          <w:tcPr>
            <w:tcW w:w="5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7BD47" w14:textId="7A3A9F4E" w:rsidR="7B506726" w:rsidRPr="00BD117A" w:rsidRDefault="7B506726" w:rsidP="7B506726">
            <w:pPr>
              <w:pStyle w:val="Tabelatekst"/>
              <w:rPr>
                <w:szCs w:val="20"/>
              </w:rPr>
            </w:pPr>
          </w:p>
        </w:tc>
      </w:tr>
    </w:tbl>
    <w:p w14:paraId="608080F1" w14:textId="4F3944AB" w:rsidR="4EB1C593" w:rsidRPr="00BD117A" w:rsidRDefault="4EB1C593" w:rsidP="3BD2E6A8">
      <w:pPr>
        <w:pStyle w:val="Legenda"/>
      </w:pPr>
      <w:bookmarkStart w:id="107" w:name="_Toc151315699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54C14">
        <w:rPr>
          <w:noProof/>
        </w:rPr>
        <w:t>5</w:t>
      </w:r>
      <w:r w:rsidRPr="00BD117A">
        <w:fldChar w:fldCharType="end"/>
      </w:r>
      <w:r w:rsidRPr="00BD117A">
        <w:t xml:space="preserve"> Szczegóły </w:t>
      </w:r>
      <w:r w:rsidR="14E2F7C0" w:rsidRPr="00BD117A">
        <w:t>modelu danych</w:t>
      </w:r>
      <w:bookmarkEnd w:id="107"/>
    </w:p>
    <w:p w14:paraId="037EFADE" w14:textId="046BFEC5" w:rsidR="3BD2E6A8" w:rsidRPr="00BD117A" w:rsidRDefault="3BD2E6A8" w:rsidP="3BD2E6A8">
      <w:pPr>
        <w:rPr>
          <w:szCs w:val="20"/>
        </w:rPr>
      </w:pPr>
    </w:p>
    <w:p w14:paraId="677B1B85" w14:textId="336723D6" w:rsidR="1A14CFF9" w:rsidRPr="00BD117A" w:rsidRDefault="1A14CFF9" w:rsidP="3BD2E6A8">
      <w:pPr>
        <w:rPr>
          <w:szCs w:val="20"/>
        </w:rPr>
      </w:pPr>
      <w:r w:rsidRPr="00BD117A">
        <w:rPr>
          <w:szCs w:val="20"/>
        </w:rPr>
        <w:t>Usługa stara się samodzielnie rozpoznać</w:t>
      </w:r>
      <w:r w:rsidR="42E726F5" w:rsidRPr="00BD117A">
        <w:rPr>
          <w:szCs w:val="20"/>
        </w:rPr>
        <w:t>,</w:t>
      </w:r>
      <w:r w:rsidRPr="00BD117A">
        <w:rPr>
          <w:szCs w:val="20"/>
        </w:rPr>
        <w:t xml:space="preserve"> </w:t>
      </w:r>
      <w:r w:rsidR="2A3DD77B" w:rsidRPr="00BD117A">
        <w:rPr>
          <w:szCs w:val="20"/>
        </w:rPr>
        <w:t>gdzie w arkuszu jest dany parametr produktu</w:t>
      </w:r>
      <w:r w:rsidRPr="00BD117A">
        <w:rPr>
          <w:szCs w:val="20"/>
        </w:rPr>
        <w:t xml:space="preserve">, na podstawie nazw kolumn. Rozpoznawanie </w:t>
      </w:r>
      <w:r w:rsidR="00C5153A">
        <w:rPr>
          <w:szCs w:val="20"/>
        </w:rPr>
        <w:t>działa</w:t>
      </w:r>
      <w:r w:rsidRPr="00BD117A">
        <w:rPr>
          <w:szCs w:val="20"/>
        </w:rPr>
        <w:t xml:space="preserve"> na zasadzie </w:t>
      </w:r>
      <w:r w:rsidR="5D16C3CA" w:rsidRPr="00BD117A">
        <w:rPr>
          <w:szCs w:val="20"/>
        </w:rPr>
        <w:t xml:space="preserve">przybliżonego dopasowania </w:t>
      </w:r>
      <w:r w:rsidR="1EEE7B9E" w:rsidRPr="00BD117A">
        <w:rPr>
          <w:szCs w:val="20"/>
        </w:rPr>
        <w:t xml:space="preserve">nazw ze słownikiem dostępnym w CRM. Po jego stronie </w:t>
      </w:r>
      <w:r w:rsidR="00C5153A">
        <w:rPr>
          <w:szCs w:val="20"/>
        </w:rPr>
        <w:t>jest</w:t>
      </w:r>
      <w:r w:rsidR="1EEE7B9E" w:rsidRPr="00BD117A">
        <w:rPr>
          <w:szCs w:val="20"/>
        </w:rPr>
        <w:t xml:space="preserve"> możliwa edycja tych słowników, aby umożliwiać mapowanie nowych arkuszy.</w:t>
      </w:r>
      <w:r w:rsidR="737DD685" w:rsidRPr="00BD117A">
        <w:rPr>
          <w:szCs w:val="20"/>
        </w:rPr>
        <w:t xml:space="preserve"> Przy wywołaniu usługi jest także możliwość nadpisania automatycznego wykrywania kolumn, poprzez podanie statyczne adresu danej kolumny (o czym więcej w punkcie </w:t>
      </w:r>
      <w:r w:rsidR="002B6432">
        <w:rPr>
          <w:szCs w:val="20"/>
        </w:rPr>
        <w:t>3.2.4</w:t>
      </w:r>
      <w:r w:rsidR="737DD685" w:rsidRPr="00BD117A">
        <w:rPr>
          <w:szCs w:val="20"/>
        </w:rPr>
        <w:t>).</w:t>
      </w:r>
    </w:p>
    <w:p w14:paraId="77647BFA" w14:textId="47E06D15" w:rsidR="03ADE5D2" w:rsidRPr="00BD117A" w:rsidRDefault="03ADE5D2" w:rsidP="3BD2E6A8">
      <w:pPr>
        <w:rPr>
          <w:szCs w:val="20"/>
        </w:rPr>
      </w:pPr>
      <w:r w:rsidRPr="00BD117A">
        <w:rPr>
          <w:szCs w:val="20"/>
        </w:rPr>
        <w:t>Przykład:</w:t>
      </w:r>
    </w:p>
    <w:p w14:paraId="4CDEB6ED" w14:textId="127BE195" w:rsidR="03ADE5D2" w:rsidRDefault="03ADE5D2" w:rsidP="3BD2E6A8">
      <w:pPr>
        <w:rPr>
          <w:szCs w:val="20"/>
        </w:rPr>
      </w:pPr>
      <w:r w:rsidRPr="00BD117A">
        <w:rPr>
          <w:szCs w:val="20"/>
        </w:rPr>
        <w:t xml:space="preserve">Mamy w słowniku możliwych nazw dla parametru “Nazwa” sformułowania “Nazwa”, “Nazwa produktu”. W arkuszu kolumna z nazwą nazywa się “Nazwa </w:t>
      </w:r>
      <w:proofErr w:type="spellStart"/>
      <w:r w:rsidRPr="00BD117A">
        <w:rPr>
          <w:szCs w:val="20"/>
        </w:rPr>
        <w:t>prod</w:t>
      </w:r>
      <w:proofErr w:type="spellEnd"/>
      <w:r w:rsidRPr="00BD117A">
        <w:rPr>
          <w:szCs w:val="20"/>
        </w:rPr>
        <w:t xml:space="preserve">.” lub “Nazwa </w:t>
      </w:r>
      <w:proofErr w:type="spellStart"/>
      <w:r w:rsidRPr="00BD117A">
        <w:rPr>
          <w:szCs w:val="20"/>
        </w:rPr>
        <w:t>produkut</w:t>
      </w:r>
      <w:proofErr w:type="spellEnd"/>
      <w:r w:rsidRPr="00BD117A">
        <w:rPr>
          <w:szCs w:val="20"/>
        </w:rPr>
        <w:t>” (</w:t>
      </w:r>
      <w:r w:rsidR="6DED99F6" w:rsidRPr="00BD117A">
        <w:rPr>
          <w:szCs w:val="20"/>
        </w:rPr>
        <w:t xml:space="preserve">umyślna </w:t>
      </w:r>
      <w:r w:rsidR="00D00976" w:rsidRPr="00BD117A">
        <w:rPr>
          <w:szCs w:val="20"/>
        </w:rPr>
        <w:t>literówka</w:t>
      </w:r>
      <w:r w:rsidRPr="00BD117A">
        <w:rPr>
          <w:szCs w:val="20"/>
        </w:rPr>
        <w:t xml:space="preserve"> w nazwie). Obie te wartości, dzięki mapowaniu przybliżonemu, zostaną prz</w:t>
      </w:r>
      <w:r w:rsidR="759A7FFC" w:rsidRPr="00BD117A">
        <w:rPr>
          <w:szCs w:val="20"/>
        </w:rPr>
        <w:t xml:space="preserve">ypisane do odpowiedniej kategorii. Jeśli jednak, w jakimś arkuszu jako nazwa pojawi się kolumna “Produkt” to w celu jej automatycznego zmapowania należy do słownika dodać tę możliwą nazwę tej kolumny. </w:t>
      </w:r>
    </w:p>
    <w:p w14:paraId="1577BDA0" w14:textId="77777777" w:rsidR="00F31921" w:rsidRPr="00BD117A" w:rsidRDefault="00F31921" w:rsidP="3BD2E6A8">
      <w:pPr>
        <w:rPr>
          <w:szCs w:val="20"/>
        </w:rPr>
      </w:pPr>
    </w:p>
    <w:p w14:paraId="450EA215" w14:textId="0ABC446F" w:rsidR="00785506" w:rsidRPr="00BD117A" w:rsidRDefault="7EA25830" w:rsidP="78148DF8">
      <w:pPr>
        <w:pStyle w:val="Nagwek3"/>
        <w:rPr>
          <w:rFonts w:asciiTheme="minorHAnsi" w:eastAsiaTheme="minorEastAsia" w:hAnsiTheme="minorHAnsi" w:cstheme="minorBidi"/>
        </w:rPr>
      </w:pPr>
      <w:bookmarkStart w:id="108" w:name="_Ref11350841"/>
      <w:bookmarkStart w:id="109" w:name="_Toc234420874"/>
      <w:bookmarkStart w:id="110" w:name="_Toc1319761562"/>
      <w:bookmarkStart w:id="111" w:name="_Toc94539574"/>
      <w:bookmarkStart w:id="112" w:name="_Toc1642769663"/>
      <w:bookmarkStart w:id="113" w:name="_Toc639878130"/>
      <w:bookmarkStart w:id="114" w:name="_Toc1056919482"/>
      <w:bookmarkStart w:id="115" w:name="_Toc151315772"/>
      <w:r w:rsidRPr="00BD117A">
        <w:t>Specyfikacja interfejsów integracyjnych</w:t>
      </w:r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34AFB853" w14:textId="64422C7F" w:rsidR="00E2437B" w:rsidRPr="00BD117A" w:rsidRDefault="6E8E6D0F" w:rsidP="606C0E1E">
      <w:r w:rsidRPr="00BD117A">
        <w:t>Wszystkie usługi udostępniane w ramach mod</w:t>
      </w:r>
      <w:r w:rsidR="00F31921">
        <w:t>u</w:t>
      </w:r>
      <w:r w:rsidRPr="00BD117A">
        <w:t>łów procesowania Excel, są usługami wewnętrznymi. W tym przypadku założona została otwarta polityka CORS i wszystkie żądania Cross-</w:t>
      </w:r>
      <w:proofErr w:type="spellStart"/>
      <w:r w:rsidRPr="00BD117A">
        <w:t>Origin</w:t>
      </w:r>
      <w:proofErr w:type="spellEnd"/>
      <w:r w:rsidRPr="00BD117A">
        <w:t xml:space="preserve">, </w:t>
      </w:r>
      <w:r w:rsidR="005A1995">
        <w:t>są</w:t>
      </w:r>
      <w:r w:rsidRPr="00BD117A">
        <w:t xml:space="preserve"> akceptowane jako pochodzące z sieci wewnętrznej </w:t>
      </w:r>
      <w:proofErr w:type="spellStart"/>
      <w:r w:rsidRPr="00BD117A">
        <w:t>Neuca</w:t>
      </w:r>
      <w:proofErr w:type="spellEnd"/>
      <w:r w:rsidRPr="00BD117A">
        <w:t xml:space="preserve">. Do korzystania z </w:t>
      </w:r>
      <w:proofErr w:type="spellStart"/>
      <w:r w:rsidRPr="00BD117A">
        <w:t>mikrousługi</w:t>
      </w:r>
      <w:proofErr w:type="spellEnd"/>
      <w:r w:rsidRPr="00BD117A">
        <w:t xml:space="preserve"> wykorzystywan</w:t>
      </w:r>
      <w:r w:rsidR="005A1995">
        <w:t>e</w:t>
      </w:r>
      <w:r w:rsidRPr="00BD117A">
        <w:t xml:space="preserve"> </w:t>
      </w:r>
      <w:r w:rsidR="005A1995">
        <w:t>są</w:t>
      </w:r>
      <w:r w:rsidRPr="00BD117A">
        <w:t xml:space="preserve"> </w:t>
      </w:r>
      <w:r w:rsidR="77A3BAB8" w:rsidRPr="00BD117A">
        <w:t xml:space="preserve">dwa </w:t>
      </w:r>
      <w:proofErr w:type="spellStart"/>
      <w:r w:rsidR="7D207F47" w:rsidRPr="00BD117A">
        <w:t>endpoint</w:t>
      </w:r>
      <w:r w:rsidR="31B709E4" w:rsidRPr="00BD117A">
        <w:t>y</w:t>
      </w:r>
      <w:proofErr w:type="spellEnd"/>
      <w:r w:rsidRPr="00BD117A">
        <w:t>:</w:t>
      </w:r>
    </w:p>
    <w:p w14:paraId="5BFD8E41" w14:textId="1585924A" w:rsidR="00237522" w:rsidRPr="00BD117A" w:rsidRDefault="00237522" w:rsidP="00237522">
      <w:r w:rsidRPr="00BD117A">
        <w:t xml:space="preserve">Szczegóły </w:t>
      </w:r>
      <w:proofErr w:type="spellStart"/>
      <w:r w:rsidR="44C413A7" w:rsidRPr="00BD117A">
        <w:t>endpointu</w:t>
      </w:r>
      <w:proofErr w:type="spellEnd"/>
      <w:r w:rsidR="5BBCA0E9" w:rsidRPr="00BD117A">
        <w:t xml:space="preserve"> importu Excel</w:t>
      </w:r>
    </w:p>
    <w:tbl>
      <w:tblPr>
        <w:tblW w:w="9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4367"/>
        <w:gridCol w:w="3667"/>
      </w:tblGrid>
      <w:tr w:rsidR="00237522" w:rsidRPr="00BD117A" w14:paraId="61B6F130" w14:textId="77777777" w:rsidTr="005A1995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9474BE0" w14:textId="6BFB02E5" w:rsidR="00237522" w:rsidRPr="00BD117A" w:rsidRDefault="00237522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F36984F" w14:textId="1351E7F3" w:rsidR="00237522" w:rsidRPr="00BD117A" w:rsidRDefault="00237522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C7DD08F" w14:textId="40E99424" w:rsidR="00237522" w:rsidRPr="00BD117A" w:rsidRDefault="00237522" w:rsidP="00694D94">
            <w:pPr>
              <w:pStyle w:val="TabelaNagowek"/>
            </w:pPr>
            <w:r w:rsidRPr="00BD117A">
              <w:t>Wartość</w:t>
            </w:r>
          </w:p>
        </w:tc>
      </w:tr>
      <w:tr w:rsidR="00237522" w:rsidRPr="00BD117A" w14:paraId="0CA9F2B4" w14:textId="77777777" w:rsidTr="005A1995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FA637" w14:textId="71BFB94E" w:rsidR="00237522" w:rsidRPr="00BD117A" w:rsidRDefault="00237522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8556A" w14:textId="54B14ECB" w:rsidR="00237522" w:rsidRPr="00BD117A" w:rsidRDefault="67E526A2" w:rsidP="0062578E">
            <w:pPr>
              <w:pStyle w:val="Tabelatekst"/>
            </w:pPr>
            <w:r w:rsidRPr="00BD117A">
              <w:t xml:space="preserve">Metoda </w:t>
            </w:r>
            <w:r w:rsidR="00F42F15" w:rsidRPr="00BD117A">
              <w:t>http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17748" w14:textId="4B46E449" w:rsidR="00237522" w:rsidRPr="00BD117A" w:rsidRDefault="67E526A2" w:rsidP="0062578E">
            <w:pPr>
              <w:pStyle w:val="Tabelatekst"/>
            </w:pPr>
            <w:r w:rsidRPr="00BD117A">
              <w:t>POST</w:t>
            </w:r>
          </w:p>
        </w:tc>
      </w:tr>
      <w:tr w:rsidR="00237522" w:rsidRPr="00BD117A" w14:paraId="665937ED" w14:textId="77777777" w:rsidTr="005A1995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0AC4B" w14:textId="2B613B6B" w:rsidR="00237522" w:rsidRPr="00BD117A" w:rsidRDefault="00237522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EAF55" w14:textId="173311AB" w:rsidR="00237522" w:rsidRPr="00BD117A" w:rsidRDefault="3F0728DF" w:rsidP="0062578E">
            <w:pPr>
              <w:pStyle w:val="Tabelatekst"/>
            </w:pPr>
            <w:r w:rsidRPr="00BD117A">
              <w:t>Typ zawartości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933E8" w14:textId="438B4DCC" w:rsidR="00237522" w:rsidRPr="00BD117A" w:rsidRDefault="3F0728DF" w:rsidP="0062578E">
            <w:pPr>
              <w:pStyle w:val="Tabelatekst"/>
            </w:pPr>
            <w:proofErr w:type="spellStart"/>
            <w:r w:rsidRPr="00BD117A">
              <w:t>application</w:t>
            </w:r>
            <w:proofErr w:type="spellEnd"/>
            <w:r w:rsidRPr="00BD117A">
              <w:t>/</w:t>
            </w:r>
            <w:proofErr w:type="spellStart"/>
            <w:r w:rsidRPr="00BD117A">
              <w:t>json</w:t>
            </w:r>
            <w:proofErr w:type="spellEnd"/>
          </w:p>
        </w:tc>
      </w:tr>
      <w:tr w:rsidR="606C0E1E" w:rsidRPr="00BD117A" w14:paraId="1B714D14" w14:textId="77777777" w:rsidTr="005A1995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C5EF" w14:textId="55756D6C" w:rsidR="3F0728DF" w:rsidRPr="00BD117A" w:rsidRDefault="3F0728DF" w:rsidP="0062578E">
            <w:pPr>
              <w:pStyle w:val="Tabelatekst"/>
            </w:pPr>
            <w:r w:rsidRPr="00BD117A">
              <w:t>3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C556F" w14:textId="625B3C09" w:rsidR="606C0E1E" w:rsidRPr="00BD117A" w:rsidRDefault="0CADD6DD" w:rsidP="0062578E">
            <w:pPr>
              <w:pStyle w:val="Tabelatekst"/>
            </w:pPr>
            <w:r w:rsidRPr="00BD117A">
              <w:t>Adres względny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0329" w14:textId="0AC8CB91" w:rsidR="606C0E1E" w:rsidRPr="00BD117A" w:rsidRDefault="48965932" w:rsidP="0062578E">
            <w:pPr>
              <w:pStyle w:val="Tabelatekst"/>
            </w:pPr>
            <w:r w:rsidRPr="00BD117A">
              <w:t>/</w:t>
            </w:r>
            <w:r w:rsidR="57B72361" w:rsidRPr="00BD117A">
              <w:t>importer/import</w:t>
            </w:r>
          </w:p>
        </w:tc>
      </w:tr>
      <w:tr w:rsidR="00237522" w:rsidRPr="00BD117A" w14:paraId="2EB6E01B" w14:textId="77777777" w:rsidTr="005A1995">
        <w:trPr>
          <w:trHeight w:val="46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367A0" w14:textId="2F7AEAE4" w:rsidR="00237522" w:rsidRPr="00BD117A" w:rsidRDefault="349E8116" w:rsidP="0062578E">
            <w:pPr>
              <w:pStyle w:val="Tabelatekst"/>
            </w:pPr>
            <w:r w:rsidRPr="00BD117A">
              <w:t>4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B2782" w14:textId="33082906" w:rsidR="00237522" w:rsidRPr="00BD117A" w:rsidRDefault="00237522" w:rsidP="0062578E">
            <w:pPr>
              <w:pStyle w:val="Tabelatekst"/>
            </w:pPr>
            <w:r w:rsidRPr="00BD117A">
              <w:t>Rodzaj uwierzytelnienia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7A3E2" w14:textId="15ECF00A" w:rsidR="00237522" w:rsidRPr="00BD117A" w:rsidRDefault="00237522" w:rsidP="0062578E">
            <w:pPr>
              <w:pStyle w:val="Tabelatekst"/>
            </w:pPr>
            <w:r w:rsidRPr="00BD117A">
              <w:t>Przez login i hasło</w:t>
            </w:r>
          </w:p>
        </w:tc>
      </w:tr>
      <w:tr w:rsidR="606C0E1E" w:rsidRPr="00BD117A" w14:paraId="34AAF0A2" w14:textId="77777777" w:rsidTr="005A1995">
        <w:trPr>
          <w:trHeight w:val="46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51062" w14:textId="0A9702D6" w:rsidR="5C201FB9" w:rsidRPr="00BD117A" w:rsidRDefault="5C201FB9" w:rsidP="0062578E">
            <w:pPr>
              <w:pStyle w:val="Tabelatekst"/>
            </w:pPr>
            <w:r w:rsidRPr="00BD117A">
              <w:t>5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9A293" w14:textId="6CE8DEC3" w:rsidR="5F5A785D" w:rsidRPr="00BD117A" w:rsidRDefault="5F5A785D" w:rsidP="0062578E">
            <w:pPr>
              <w:pStyle w:val="Tabelatekst"/>
            </w:pPr>
            <w:r w:rsidRPr="00BD117A">
              <w:t>Polityka CORS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55D0D" w14:textId="79739A3F" w:rsidR="5F5A785D" w:rsidRPr="00BD117A" w:rsidRDefault="5F5A785D" w:rsidP="0062578E">
            <w:pPr>
              <w:pStyle w:val="Tabelatekst"/>
            </w:pPr>
            <w:r w:rsidRPr="00BD117A">
              <w:t>‘*’ (akceptowane wszystkie adresy, jest to usługa wewnętrzna)</w:t>
            </w:r>
          </w:p>
        </w:tc>
      </w:tr>
    </w:tbl>
    <w:p w14:paraId="38C03ED4" w14:textId="1DA1FAF2" w:rsidR="00237522" w:rsidRPr="00BD117A" w:rsidRDefault="00237522" w:rsidP="00237522">
      <w:pPr>
        <w:pStyle w:val="Legenda"/>
      </w:pPr>
      <w:bookmarkStart w:id="116" w:name="_Toc151315700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54C14">
        <w:rPr>
          <w:noProof/>
        </w:rPr>
        <w:t>6</w:t>
      </w:r>
      <w:r w:rsidRPr="00BD117A">
        <w:fldChar w:fldCharType="end"/>
      </w:r>
      <w:r w:rsidRPr="00BD117A">
        <w:t xml:space="preserve"> Szczegóły inte</w:t>
      </w:r>
      <w:r w:rsidR="0030130D" w:rsidRPr="00BD117A">
        <w:t>r</w:t>
      </w:r>
      <w:r w:rsidR="15E5E3A0" w:rsidRPr="00BD117A">
        <w:t xml:space="preserve">fejsu </w:t>
      </w:r>
      <w:r w:rsidR="779CFFF6" w:rsidRPr="00BD117A">
        <w:t>wejściowego importera</w:t>
      </w:r>
      <w:bookmarkEnd w:id="116"/>
    </w:p>
    <w:p w14:paraId="548DCA35" w14:textId="612B5882" w:rsidR="75BF7985" w:rsidRPr="00BD117A" w:rsidRDefault="75BF7985" w:rsidP="75BF7985">
      <w:pPr>
        <w:rPr>
          <w:szCs w:val="20"/>
        </w:rPr>
      </w:pPr>
    </w:p>
    <w:p w14:paraId="58C90994" w14:textId="3D170437" w:rsidR="5785DEA8" w:rsidRPr="00BD117A" w:rsidRDefault="5785DEA8">
      <w:r w:rsidRPr="00BD117A">
        <w:t xml:space="preserve">Szczegóły </w:t>
      </w:r>
      <w:proofErr w:type="spellStart"/>
      <w:r w:rsidRPr="00BD117A">
        <w:t>endpointu</w:t>
      </w:r>
      <w:proofErr w:type="spellEnd"/>
      <w:r w:rsidRPr="00BD117A">
        <w:t xml:space="preserve"> </w:t>
      </w:r>
      <w:r w:rsidR="00B70BED">
        <w:t>eksportu</w:t>
      </w:r>
      <w:r w:rsidRPr="00BD117A">
        <w:t xml:space="preserve"> Excel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4244"/>
        <w:gridCol w:w="3574"/>
      </w:tblGrid>
      <w:tr w:rsidR="75BF7985" w:rsidRPr="00BD117A" w14:paraId="7261A19D" w14:textId="77777777" w:rsidTr="00B70BED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141D89D" w14:textId="6BFB02E5" w:rsidR="75BF7985" w:rsidRPr="00BD117A" w:rsidRDefault="75BF7985" w:rsidP="75BF7985">
            <w:pPr>
              <w:pStyle w:val="TabelaNagowek"/>
            </w:pPr>
            <w:r w:rsidRPr="00BD117A">
              <w:t>L.p.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763730A7" w14:textId="1351E7F3" w:rsidR="75BF7985" w:rsidRPr="00BD117A" w:rsidRDefault="75BF7985" w:rsidP="75BF7985">
            <w:pPr>
              <w:pStyle w:val="TabelaNagowek"/>
            </w:pPr>
            <w:r w:rsidRPr="00BD117A">
              <w:t>Parametr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BA888E4" w14:textId="40E99424" w:rsidR="75BF7985" w:rsidRPr="00BD117A" w:rsidRDefault="75BF7985" w:rsidP="75BF7985">
            <w:pPr>
              <w:pStyle w:val="TabelaNagowek"/>
            </w:pPr>
            <w:r w:rsidRPr="00BD117A">
              <w:t>Wartość</w:t>
            </w:r>
          </w:p>
        </w:tc>
      </w:tr>
      <w:tr w:rsidR="75BF7985" w:rsidRPr="00BD117A" w14:paraId="4FBD59EE" w14:textId="77777777" w:rsidTr="00B70BED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35079" w14:textId="71BFB94E" w:rsidR="75BF7985" w:rsidRPr="00BD117A" w:rsidRDefault="75BF7985" w:rsidP="75BF7985">
            <w:pPr>
              <w:pStyle w:val="Tabelatekst"/>
            </w:pPr>
            <w:r w:rsidRPr="00BD117A">
              <w:t>1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AEF3C" w14:textId="7EAED21C" w:rsidR="75BF7985" w:rsidRPr="00BD117A" w:rsidRDefault="75BF7985" w:rsidP="75BF7985">
            <w:pPr>
              <w:pStyle w:val="Tabelatekst"/>
            </w:pPr>
            <w:r w:rsidRPr="00BD117A">
              <w:t xml:space="preserve">Metoda </w:t>
            </w:r>
            <w:r w:rsidR="00F42F15" w:rsidRPr="00BD117A">
              <w:t>http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429DF" w14:textId="4B46E449" w:rsidR="75BF7985" w:rsidRPr="00BD117A" w:rsidRDefault="75BF7985" w:rsidP="75BF7985">
            <w:pPr>
              <w:pStyle w:val="Tabelatekst"/>
            </w:pPr>
            <w:r w:rsidRPr="00BD117A">
              <w:t>POST</w:t>
            </w:r>
          </w:p>
        </w:tc>
      </w:tr>
      <w:tr w:rsidR="75BF7985" w:rsidRPr="00BD117A" w14:paraId="35E3372C" w14:textId="77777777" w:rsidTr="00B70BED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CF745" w14:textId="2B613B6B" w:rsidR="75BF7985" w:rsidRPr="00BD117A" w:rsidRDefault="75BF7985" w:rsidP="75BF7985">
            <w:pPr>
              <w:pStyle w:val="Tabelatekst"/>
            </w:pPr>
            <w:r w:rsidRPr="00BD117A">
              <w:t>2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6C28B" w14:textId="173311AB" w:rsidR="75BF7985" w:rsidRPr="00BD117A" w:rsidRDefault="75BF7985" w:rsidP="75BF7985">
            <w:pPr>
              <w:pStyle w:val="Tabelatekst"/>
            </w:pPr>
            <w:r w:rsidRPr="00BD117A">
              <w:t>Typ zawartości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CD021" w14:textId="438B4DCC" w:rsidR="75BF7985" w:rsidRPr="00BD117A" w:rsidRDefault="75BF7985" w:rsidP="75BF7985">
            <w:pPr>
              <w:pStyle w:val="Tabelatekst"/>
            </w:pPr>
            <w:proofErr w:type="spellStart"/>
            <w:r w:rsidRPr="00BD117A">
              <w:t>application</w:t>
            </w:r>
            <w:proofErr w:type="spellEnd"/>
            <w:r w:rsidRPr="00BD117A">
              <w:t>/</w:t>
            </w:r>
            <w:proofErr w:type="spellStart"/>
            <w:r w:rsidRPr="00BD117A">
              <w:t>json</w:t>
            </w:r>
            <w:proofErr w:type="spellEnd"/>
          </w:p>
        </w:tc>
      </w:tr>
      <w:tr w:rsidR="75BF7985" w:rsidRPr="00BD117A" w14:paraId="1682C8B1" w14:textId="77777777" w:rsidTr="00B70BED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03477" w14:textId="55756D6C" w:rsidR="75BF7985" w:rsidRPr="00BD117A" w:rsidRDefault="75BF7985" w:rsidP="75BF7985">
            <w:pPr>
              <w:pStyle w:val="Tabelatekst"/>
            </w:pPr>
            <w:r w:rsidRPr="00BD117A">
              <w:t>3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CB9F4" w14:textId="625B3C09" w:rsidR="75BF7985" w:rsidRPr="00BD117A" w:rsidRDefault="75BF7985" w:rsidP="75BF7985">
            <w:pPr>
              <w:pStyle w:val="Tabelatekst"/>
            </w:pPr>
            <w:r w:rsidRPr="00BD117A">
              <w:t>Adres względny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52CA2" w14:textId="58EBEB42" w:rsidR="75BF7985" w:rsidRPr="00BD117A" w:rsidRDefault="75BF7985" w:rsidP="75BF7985">
            <w:pPr>
              <w:pStyle w:val="Tabelatekst"/>
            </w:pPr>
            <w:r w:rsidRPr="00BD117A">
              <w:t>/importer/</w:t>
            </w:r>
            <w:r w:rsidR="3E28D98E" w:rsidRPr="00BD117A">
              <w:t>ex</w:t>
            </w:r>
            <w:r w:rsidRPr="00BD117A">
              <w:t>port</w:t>
            </w:r>
          </w:p>
        </w:tc>
      </w:tr>
      <w:tr w:rsidR="75BF7985" w:rsidRPr="00BD117A" w14:paraId="5C961868" w14:textId="77777777" w:rsidTr="00B70BED">
        <w:trPr>
          <w:trHeight w:val="46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E717" w14:textId="2F7AEAE4" w:rsidR="75BF7985" w:rsidRPr="00BD117A" w:rsidRDefault="75BF7985" w:rsidP="75BF7985">
            <w:pPr>
              <w:pStyle w:val="Tabelatekst"/>
            </w:pPr>
            <w:r w:rsidRPr="00BD117A">
              <w:t>4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AF57E" w14:textId="0F316D44" w:rsidR="75BF7985" w:rsidRPr="00BD117A" w:rsidRDefault="75BF7985" w:rsidP="75BF7985">
            <w:pPr>
              <w:pStyle w:val="Tabelatekst"/>
            </w:pPr>
            <w:r w:rsidRPr="00BD117A">
              <w:t>Rodzaj uwierzytelnienia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527DE" w14:textId="15ECF00A" w:rsidR="75BF7985" w:rsidRPr="00BD117A" w:rsidRDefault="75BF7985" w:rsidP="75BF7985">
            <w:pPr>
              <w:pStyle w:val="Tabelatekst"/>
            </w:pPr>
            <w:r w:rsidRPr="00BD117A">
              <w:t>Przez login i hasło</w:t>
            </w:r>
          </w:p>
        </w:tc>
      </w:tr>
      <w:tr w:rsidR="75BF7985" w:rsidRPr="00BD117A" w14:paraId="75ADA25A" w14:textId="77777777" w:rsidTr="00B70BED">
        <w:trPr>
          <w:trHeight w:val="46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732AB" w14:textId="0A9702D6" w:rsidR="75BF7985" w:rsidRPr="00BD117A" w:rsidRDefault="75BF7985" w:rsidP="75BF7985">
            <w:pPr>
              <w:pStyle w:val="Tabelatekst"/>
            </w:pPr>
            <w:r w:rsidRPr="00BD117A">
              <w:lastRenderedPageBreak/>
              <w:t>5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25A13" w14:textId="6CE8DEC3" w:rsidR="75BF7985" w:rsidRPr="00BD117A" w:rsidRDefault="75BF7985" w:rsidP="75BF7985">
            <w:pPr>
              <w:pStyle w:val="Tabelatekst"/>
            </w:pPr>
            <w:r w:rsidRPr="00BD117A">
              <w:t>Polityka CORS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99F55" w14:textId="49E310DB" w:rsidR="75BF7985" w:rsidRPr="00BD117A" w:rsidRDefault="75BF7985" w:rsidP="75BF7985">
            <w:pPr>
              <w:pStyle w:val="Tabelatekst"/>
            </w:pPr>
            <w:r w:rsidRPr="00BD117A">
              <w:t>‘*’ (akceptowane wszystkie adresy, jest to usługa wewnętrzna)</w:t>
            </w:r>
          </w:p>
        </w:tc>
      </w:tr>
    </w:tbl>
    <w:p w14:paraId="5A37FAB9" w14:textId="519B6A2A" w:rsidR="5785DEA8" w:rsidRPr="00BD117A" w:rsidRDefault="5785DEA8" w:rsidP="75BF7985">
      <w:pPr>
        <w:pStyle w:val="Legenda"/>
      </w:pPr>
      <w:bookmarkStart w:id="117" w:name="_Toc151315701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54C14">
        <w:rPr>
          <w:noProof/>
        </w:rPr>
        <w:t>7</w:t>
      </w:r>
      <w:r w:rsidRPr="00BD117A">
        <w:fldChar w:fldCharType="end"/>
      </w:r>
      <w:r w:rsidRPr="00BD117A">
        <w:t xml:space="preserve"> Szczegóły inte</w:t>
      </w:r>
      <w:r w:rsidR="00C159DB" w:rsidRPr="00BD117A">
        <w:t>r</w:t>
      </w:r>
      <w:r w:rsidRPr="00BD117A">
        <w:t>fejsu wejściowego eksportera</w:t>
      </w:r>
      <w:bookmarkEnd w:id="117"/>
    </w:p>
    <w:p w14:paraId="3A90D39A" w14:textId="32BA75FA" w:rsidR="75BF7985" w:rsidRPr="00BD117A" w:rsidRDefault="75BF7985" w:rsidP="75BF7985">
      <w:pPr>
        <w:rPr>
          <w:szCs w:val="20"/>
        </w:rPr>
      </w:pPr>
    </w:p>
    <w:p w14:paraId="79A098E0" w14:textId="69DB3116" w:rsidR="1F5D67E7" w:rsidRPr="00BD117A" w:rsidRDefault="1F5D67E7" w:rsidP="1D15C587">
      <w:pPr>
        <w:rPr>
          <w:szCs w:val="20"/>
        </w:rPr>
      </w:pPr>
      <w:r w:rsidRPr="00BD117A">
        <w:rPr>
          <w:szCs w:val="20"/>
        </w:rPr>
        <w:t>Body:</w:t>
      </w:r>
    </w:p>
    <w:p w14:paraId="29D32E7D" w14:textId="558F3E63" w:rsidR="1F5D67E7" w:rsidRPr="00BD117A" w:rsidRDefault="1F5D67E7" w:rsidP="1D15C587">
      <w:pPr>
        <w:rPr>
          <w:szCs w:val="20"/>
        </w:rPr>
      </w:pPr>
      <w:r w:rsidRPr="00BD117A">
        <w:rPr>
          <w:szCs w:val="20"/>
        </w:rPr>
        <w:t>JSON zawierający pola:</w:t>
      </w:r>
    </w:p>
    <w:p w14:paraId="210D8A77" w14:textId="56DC9F64" w:rsidR="2205646A" w:rsidRPr="00BD117A" w:rsidRDefault="797E7291">
      <w:r w:rsidRPr="00BD117A">
        <w:t xml:space="preserve">Zawartość JSON </w:t>
      </w:r>
      <w:r w:rsidR="2205646A" w:rsidRPr="00BD117A">
        <w:t>wejściowego importera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2"/>
        <w:gridCol w:w="3390"/>
        <w:gridCol w:w="3348"/>
        <w:gridCol w:w="1430"/>
      </w:tblGrid>
      <w:tr w:rsidR="1D15C587" w:rsidRPr="00BD117A" w14:paraId="5BDA86CE" w14:textId="77777777" w:rsidTr="4D08AECE">
        <w:trPr>
          <w:trHeight w:val="231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31259DDF" w14:textId="4A9B8349" w:rsidR="1D15C587" w:rsidRPr="00BD117A" w:rsidRDefault="1D15C587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5178579" w14:textId="1C3B3035" w:rsidR="1D15C587" w:rsidRPr="00BD117A" w:rsidRDefault="1D15C587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6E736D4" w14:textId="316A1EC4" w:rsidR="51B95272" w:rsidRPr="00BD117A" w:rsidRDefault="51B95272" w:rsidP="00694D94">
            <w:pPr>
              <w:pStyle w:val="TabelaNagowek"/>
              <w:rPr>
                <w:szCs w:val="20"/>
              </w:rPr>
            </w:pPr>
            <w:r w:rsidRPr="00BD117A">
              <w:t>Wyjaśnienie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05CAA9F" w14:textId="5BEA968C" w:rsidR="09F7A140" w:rsidRPr="00BD117A" w:rsidRDefault="00D876E2" w:rsidP="00694D94">
            <w:pPr>
              <w:pStyle w:val="TabelaNagowek"/>
            </w:pPr>
            <w:r>
              <w:t>W</w:t>
            </w:r>
            <w:r w:rsidR="09F7A140" w:rsidRPr="00BD117A">
              <w:t>ymagane</w:t>
            </w:r>
          </w:p>
        </w:tc>
      </w:tr>
      <w:tr w:rsidR="1D15C587" w:rsidRPr="00BD117A" w14:paraId="15693FB0" w14:textId="77777777" w:rsidTr="4D08AECE">
        <w:trPr>
          <w:trHeight w:val="231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2708F" w14:textId="7B9460F3" w:rsidR="1D15C587" w:rsidRPr="00BD117A" w:rsidRDefault="1D15C587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F09B3" w14:textId="0159C306" w:rsidR="3D469B71" w:rsidRPr="00BD117A" w:rsidRDefault="3D469B71" w:rsidP="0062578E">
            <w:pPr>
              <w:pStyle w:val="Tabelatekst"/>
              <w:rPr>
                <w:szCs w:val="20"/>
              </w:rPr>
            </w:pPr>
            <w:proofErr w:type="spellStart"/>
            <w:r w:rsidRPr="00BD117A">
              <w:t>TenderId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8CBA2" w14:textId="469F3ECC" w:rsidR="33C94658" w:rsidRPr="00BD117A" w:rsidRDefault="33C94658" w:rsidP="0062578E">
            <w:pPr>
              <w:pStyle w:val="Tabelatekst"/>
            </w:pPr>
            <w:r w:rsidRPr="00BD117A">
              <w:t>Id przetargu (ustalane przez CRM)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D179E" w14:textId="3219C3C7" w:rsidR="17508064" w:rsidRPr="00BD117A" w:rsidRDefault="17508064" w:rsidP="0062578E">
            <w:pPr>
              <w:pStyle w:val="Tabelatekst"/>
            </w:pPr>
            <w:r w:rsidRPr="00BD117A">
              <w:t>Tak</w:t>
            </w:r>
          </w:p>
        </w:tc>
      </w:tr>
      <w:tr w:rsidR="1D15C587" w:rsidRPr="00BD117A" w14:paraId="4F7C5424" w14:textId="77777777" w:rsidTr="4D08AECE">
        <w:trPr>
          <w:trHeight w:val="231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2A39" w14:textId="072C41D9" w:rsidR="1D15C587" w:rsidRPr="00BD117A" w:rsidRDefault="1D15C587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B7A81" w14:textId="2095FFCD" w:rsidR="44B8D1A5" w:rsidRPr="00BD117A" w:rsidRDefault="00CA2E10" w:rsidP="0062578E">
            <w:pPr>
              <w:pStyle w:val="Tabelatekst"/>
              <w:rPr>
                <w:szCs w:val="20"/>
              </w:rPr>
            </w:pPr>
            <w:proofErr w:type="spellStart"/>
            <w:r w:rsidRPr="00BD117A">
              <w:t>D</w:t>
            </w:r>
            <w:r w:rsidR="44B8D1A5" w:rsidRPr="00BD117A">
              <w:t>ocument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3BFC3" w14:textId="1CFEDE2A" w:rsidR="44B8D1A5" w:rsidRPr="00BD117A" w:rsidRDefault="44B8D1A5" w:rsidP="0062578E">
            <w:pPr>
              <w:pStyle w:val="Tabelatekst"/>
            </w:pPr>
            <w:r w:rsidRPr="00BD117A">
              <w:t>Plik zapisany w formacie base64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4CA95" w14:textId="54F8F89F" w:rsidR="44B8D1A5" w:rsidRPr="00BD117A" w:rsidRDefault="44B8D1A5" w:rsidP="0062578E">
            <w:pPr>
              <w:pStyle w:val="Tabelatekst"/>
            </w:pPr>
            <w:r w:rsidRPr="00BD117A">
              <w:t>Tak</w:t>
            </w:r>
          </w:p>
        </w:tc>
      </w:tr>
      <w:tr w:rsidR="1D15C587" w:rsidRPr="00BD117A" w14:paraId="0CB95E39" w14:textId="77777777" w:rsidTr="4D08AECE">
        <w:trPr>
          <w:trHeight w:val="231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84C4" w14:textId="0B812871" w:rsidR="1D15C587" w:rsidRPr="00BD117A" w:rsidRDefault="1D15C587" w:rsidP="0062578E">
            <w:pPr>
              <w:pStyle w:val="Tabelatekst"/>
            </w:pPr>
            <w:r w:rsidRPr="00BD117A">
              <w:t>3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EBA8" w14:textId="7FD5D277" w:rsidR="01DC0925" w:rsidRPr="00BD117A" w:rsidRDefault="00CA2E10" w:rsidP="0062578E">
            <w:pPr>
              <w:pStyle w:val="Tabelatekst"/>
            </w:pPr>
            <w:proofErr w:type="spellStart"/>
            <w:r w:rsidRPr="00BD117A">
              <w:t>F</w:t>
            </w:r>
            <w:r w:rsidR="01DC0925" w:rsidRPr="00BD117A">
              <w:t>ilename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F74F4" w14:textId="03672E07" w:rsidR="01DC0925" w:rsidRPr="00BD117A" w:rsidRDefault="01DC0925" w:rsidP="0062578E">
            <w:pPr>
              <w:pStyle w:val="Tabelatekst"/>
            </w:pPr>
            <w:r w:rsidRPr="00BD117A">
              <w:t xml:space="preserve">Nazwa pliku (wykorzystywana do rozróżnienia między formatami xls i </w:t>
            </w:r>
            <w:proofErr w:type="spellStart"/>
            <w:r w:rsidRPr="00BD117A">
              <w:t>xlsx</w:t>
            </w:r>
            <w:proofErr w:type="spellEnd"/>
            <w:r w:rsidRPr="00BD117A">
              <w:t>)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157E4" w14:textId="257CA45E" w:rsidR="01DC0925" w:rsidRPr="00BD117A" w:rsidRDefault="01DC0925" w:rsidP="0062578E">
            <w:pPr>
              <w:pStyle w:val="Tabelatekst"/>
            </w:pPr>
            <w:r w:rsidRPr="00BD117A">
              <w:t>Tak</w:t>
            </w:r>
          </w:p>
        </w:tc>
      </w:tr>
      <w:tr w:rsidR="1D15C587" w:rsidRPr="00BD117A" w14:paraId="0D7BB3A4" w14:textId="77777777" w:rsidTr="4D08AECE">
        <w:trPr>
          <w:trHeight w:val="46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90A1C" w14:textId="24460584" w:rsidR="1D15C587" w:rsidRPr="00BD117A" w:rsidRDefault="1D15C587" w:rsidP="0062578E">
            <w:pPr>
              <w:pStyle w:val="Tabelatekst"/>
            </w:pPr>
            <w:r w:rsidRPr="00BD117A">
              <w:t>4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A5158" w14:textId="310563CD" w:rsidR="04FE90C9" w:rsidRPr="00BD117A" w:rsidRDefault="00F42F15" w:rsidP="0062578E">
            <w:pPr>
              <w:pStyle w:val="Tabelatekst"/>
              <w:rPr>
                <w:szCs w:val="20"/>
              </w:rPr>
            </w:pPr>
            <w:proofErr w:type="spellStart"/>
            <w:r w:rsidRPr="00BD117A">
              <w:t>S</w:t>
            </w:r>
            <w:r w:rsidR="04FE90C9" w:rsidRPr="00BD117A">
              <w:t>ubpackages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C5F6B" w14:textId="490E382C" w:rsidR="04FE90C9" w:rsidRPr="00BD117A" w:rsidRDefault="04FE90C9" w:rsidP="0062578E">
            <w:pPr>
              <w:pStyle w:val="Tabelatekst"/>
            </w:pPr>
            <w:r>
              <w:t>Informacja</w:t>
            </w:r>
            <w:r w:rsidR="3B9D4D97">
              <w:t>,</w:t>
            </w:r>
            <w:r>
              <w:t xml:space="preserve"> czy w jednym arkuszu znajduje się wiele </w:t>
            </w:r>
            <w:proofErr w:type="spellStart"/>
            <w:r>
              <w:t>podpakietów</w:t>
            </w:r>
            <w:proofErr w:type="spellEnd"/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71B5" w14:textId="7337586A" w:rsidR="04FE90C9" w:rsidRPr="00BD117A" w:rsidRDefault="04FE90C9" w:rsidP="0062578E">
            <w:pPr>
              <w:pStyle w:val="Tabelatekst"/>
            </w:pPr>
            <w:r w:rsidRPr="00BD117A">
              <w:t>Nie</w:t>
            </w:r>
          </w:p>
        </w:tc>
      </w:tr>
      <w:tr w:rsidR="1D15C587" w:rsidRPr="00BD117A" w14:paraId="1D50CC23" w14:textId="77777777" w:rsidTr="4D08AECE">
        <w:trPr>
          <w:trHeight w:val="46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07ED7" w14:textId="2C22F50D" w:rsidR="1D15C587" w:rsidRPr="00BD117A" w:rsidRDefault="1D15C587" w:rsidP="0062578E">
            <w:pPr>
              <w:pStyle w:val="Tabelatekst"/>
            </w:pPr>
            <w:r w:rsidRPr="00BD117A">
              <w:t>5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4699E" w14:textId="5F244CC4" w:rsidR="37E12419" w:rsidRPr="00BD117A" w:rsidRDefault="37E12419" w:rsidP="0062578E">
            <w:pPr>
              <w:pStyle w:val="Tabelatekst"/>
            </w:pPr>
            <w:proofErr w:type="spellStart"/>
            <w:r w:rsidRPr="00BD117A">
              <w:t>InputOrderNumberColumn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2DA5E" w14:textId="6BA22A1A" w:rsidR="1D15C587" w:rsidRPr="00BD117A" w:rsidRDefault="49B659F9" w:rsidP="0062578E">
            <w:pPr>
              <w:pStyle w:val="Tabelatekst"/>
            </w:pPr>
            <w:r>
              <w:t>Kolumna,</w:t>
            </w:r>
            <w:r w:rsidR="4E20A375">
              <w:t xml:space="preserve"> w której znajdują się liczby porządkowe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FDF91" w14:textId="443A7E83" w:rsidR="37E12419" w:rsidRPr="00BD117A" w:rsidRDefault="37E12419" w:rsidP="0062578E">
            <w:pPr>
              <w:pStyle w:val="Tabelatekst"/>
            </w:pPr>
            <w:r w:rsidRPr="00BD117A">
              <w:t>Nie</w:t>
            </w:r>
          </w:p>
        </w:tc>
      </w:tr>
      <w:tr w:rsidR="1D15C587" w:rsidRPr="00BD117A" w14:paraId="03F16388" w14:textId="77777777" w:rsidTr="4D08AECE">
        <w:trPr>
          <w:trHeight w:val="46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4533B" w14:textId="656317C2" w:rsidR="37E12419" w:rsidRPr="00BD117A" w:rsidRDefault="37E12419" w:rsidP="0062578E">
            <w:pPr>
              <w:pStyle w:val="Tabelatekst"/>
            </w:pPr>
            <w:r w:rsidRPr="00BD117A">
              <w:t>6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8A075" w14:textId="1EB379A2" w:rsidR="1D15C587" w:rsidRPr="00BD117A" w:rsidRDefault="38D74F02" w:rsidP="0062578E">
            <w:pPr>
              <w:pStyle w:val="Tabelatekst"/>
            </w:pPr>
            <w:proofErr w:type="spellStart"/>
            <w:r w:rsidRPr="00BD117A">
              <w:t>InputNameColumn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F0A39" w14:textId="50411740" w:rsidR="1D15C587" w:rsidRPr="00BD117A" w:rsidRDefault="24882A89" w:rsidP="0062578E">
            <w:pPr>
              <w:pStyle w:val="Tabelatekst"/>
            </w:pPr>
            <w:r>
              <w:t>Kolumna,</w:t>
            </w:r>
            <w:r w:rsidR="54369B38">
              <w:t xml:space="preserve"> w której znajduje się nazwa produktu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FDEE4" w14:textId="7D1B8850" w:rsidR="1D15C587" w:rsidRPr="00BD117A" w:rsidRDefault="5D3DCE19" w:rsidP="0062578E">
            <w:pPr>
              <w:pStyle w:val="Tabelatekst"/>
            </w:pPr>
            <w:r w:rsidRPr="00BD117A">
              <w:t>Nie</w:t>
            </w:r>
          </w:p>
        </w:tc>
      </w:tr>
      <w:tr w:rsidR="1D15C587" w:rsidRPr="00BD117A" w14:paraId="180A4B90" w14:textId="77777777" w:rsidTr="4D08AECE">
        <w:trPr>
          <w:trHeight w:val="46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D77A" w14:textId="3027B821" w:rsidR="37E12419" w:rsidRPr="00BD117A" w:rsidRDefault="37E12419" w:rsidP="0062578E">
            <w:pPr>
              <w:pStyle w:val="Tabelatekst"/>
            </w:pPr>
            <w:r w:rsidRPr="00BD117A">
              <w:t>7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316B4" w14:textId="7D292091" w:rsidR="1D15C587" w:rsidRPr="00BD117A" w:rsidRDefault="611369FA" w:rsidP="0062578E">
            <w:pPr>
              <w:pStyle w:val="Tabelatekst"/>
            </w:pPr>
            <w:proofErr w:type="spellStart"/>
            <w:r w:rsidRPr="00BD117A">
              <w:t>InputDoseColumn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669EC" w14:textId="06887FD4" w:rsidR="1D15C587" w:rsidRPr="00BD117A" w:rsidRDefault="2E1BCCB2" w:rsidP="0062578E">
            <w:pPr>
              <w:pStyle w:val="Tabelatekst"/>
            </w:pPr>
            <w:r>
              <w:t>Kolumna,</w:t>
            </w:r>
            <w:r w:rsidR="7A128355">
              <w:t xml:space="preserve"> w której znajduje się dawka produktu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DE096" w14:textId="11F291D3" w:rsidR="1D15C587" w:rsidRPr="00BD117A" w:rsidRDefault="7DFDAA28" w:rsidP="0062578E">
            <w:pPr>
              <w:pStyle w:val="Tabelatekst"/>
            </w:pPr>
            <w:r w:rsidRPr="00BD117A">
              <w:t>Nie</w:t>
            </w:r>
          </w:p>
        </w:tc>
      </w:tr>
      <w:tr w:rsidR="1D15C587" w:rsidRPr="00BD117A" w14:paraId="07C01295" w14:textId="77777777" w:rsidTr="4D08AECE">
        <w:trPr>
          <w:trHeight w:val="46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3C2D" w14:textId="64FAE12D" w:rsidR="37E12419" w:rsidRPr="00BD117A" w:rsidRDefault="37E12419" w:rsidP="0062578E">
            <w:pPr>
              <w:pStyle w:val="Tabelatekst"/>
            </w:pPr>
            <w:r w:rsidRPr="00BD117A">
              <w:t>8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C963E" w14:textId="39F6A2D1" w:rsidR="1D15C587" w:rsidRPr="00BD117A" w:rsidRDefault="605A3B77" w:rsidP="0062578E">
            <w:pPr>
              <w:pStyle w:val="Tabelatekst"/>
            </w:pPr>
            <w:proofErr w:type="spellStart"/>
            <w:r w:rsidRPr="00BD117A">
              <w:t>InputPackageColumn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3638C" w14:textId="484F8D2D" w:rsidR="1D15C587" w:rsidRPr="00BD117A" w:rsidRDefault="6FEDF1E3" w:rsidP="0062578E">
            <w:pPr>
              <w:pStyle w:val="Tabelatekst"/>
            </w:pPr>
            <w:r>
              <w:t>Kolumna,</w:t>
            </w:r>
            <w:r w:rsidR="4779F81E">
              <w:t xml:space="preserve"> w której znajduje się opakowanie produktu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A576" w14:textId="5F31AF94" w:rsidR="1D15C587" w:rsidRPr="00BD117A" w:rsidRDefault="3408AB30" w:rsidP="0062578E">
            <w:pPr>
              <w:pStyle w:val="Tabelatekst"/>
            </w:pPr>
            <w:r w:rsidRPr="00BD117A">
              <w:t>Nie</w:t>
            </w:r>
          </w:p>
        </w:tc>
      </w:tr>
      <w:tr w:rsidR="1D15C587" w:rsidRPr="00BD117A" w14:paraId="17484498" w14:textId="77777777" w:rsidTr="4D08AECE">
        <w:trPr>
          <w:trHeight w:val="46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E0162" w14:textId="5C7B21CB" w:rsidR="37E12419" w:rsidRPr="00BD117A" w:rsidRDefault="37E12419" w:rsidP="0062578E">
            <w:pPr>
              <w:pStyle w:val="Tabelatekst"/>
            </w:pPr>
            <w:r w:rsidRPr="00BD117A">
              <w:t>9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E5BBD" w14:textId="08EF887F" w:rsidR="1D15C587" w:rsidRPr="00BD117A" w:rsidRDefault="6313A7FE" w:rsidP="0062578E">
            <w:pPr>
              <w:pStyle w:val="Tabelatekst"/>
            </w:pPr>
            <w:proofErr w:type="spellStart"/>
            <w:r w:rsidRPr="00BD117A">
              <w:t>InputAmountColumn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001D4" w14:textId="0686DAD0" w:rsidR="1D15C587" w:rsidRPr="00BD117A" w:rsidRDefault="46D3E893" w:rsidP="0062578E">
            <w:pPr>
              <w:pStyle w:val="Tabelatekst"/>
            </w:pPr>
            <w:r>
              <w:t>Kolumna,</w:t>
            </w:r>
            <w:r w:rsidR="3143AF63">
              <w:t xml:space="preserve"> w której znajduje się liczba zamawianych opakowa</w:t>
            </w:r>
            <w:r w:rsidR="2EBF75D6">
              <w:t>ń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58934" w14:textId="4E1F0DA1" w:rsidR="1D15C587" w:rsidRPr="00BD117A" w:rsidRDefault="750A3181" w:rsidP="0062578E">
            <w:pPr>
              <w:pStyle w:val="Tabelatekst"/>
            </w:pPr>
            <w:r w:rsidRPr="00BD117A">
              <w:t>Nie</w:t>
            </w:r>
          </w:p>
        </w:tc>
      </w:tr>
      <w:tr w:rsidR="5EF80CC2" w:rsidRPr="00BD117A" w14:paraId="14F8B6AC" w14:textId="77777777" w:rsidTr="4D08AECE">
        <w:trPr>
          <w:trHeight w:val="463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E45E3" w14:textId="1D995C9B" w:rsidR="4CC36606" w:rsidRPr="00BD117A" w:rsidRDefault="4CC36606" w:rsidP="0062578E">
            <w:pPr>
              <w:pStyle w:val="Tabelatekst"/>
            </w:pPr>
            <w:r w:rsidRPr="00BD117A">
              <w:t>10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A47DF" w14:textId="677EBCE5" w:rsidR="4CC36606" w:rsidRPr="00BD117A" w:rsidRDefault="4CC36606" w:rsidP="0062578E">
            <w:pPr>
              <w:pStyle w:val="Tabelatekst"/>
            </w:pPr>
            <w:proofErr w:type="spellStart"/>
            <w:r w:rsidRPr="00BD117A">
              <w:t>InputPharmaceuticalFormColumn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FD6F5" w14:textId="501C0D4B" w:rsidR="6F5262FE" w:rsidRPr="00BD117A" w:rsidRDefault="7A178C85" w:rsidP="0062578E">
            <w:pPr>
              <w:pStyle w:val="Tabelatekst"/>
            </w:pPr>
            <w:r>
              <w:t>Kolumna,</w:t>
            </w:r>
            <w:r w:rsidR="41199637">
              <w:t xml:space="preserve"> w której znajduje się oczekiwana postać produktu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CDB46" w14:textId="0DC075BA" w:rsidR="4586F651" w:rsidRPr="00BD117A" w:rsidRDefault="4586F651" w:rsidP="0062578E">
            <w:pPr>
              <w:pStyle w:val="Tabelatekst"/>
            </w:pPr>
            <w:r w:rsidRPr="00BD117A">
              <w:t>Nie</w:t>
            </w:r>
          </w:p>
        </w:tc>
      </w:tr>
    </w:tbl>
    <w:p w14:paraId="173781F4" w14:textId="32D191B0" w:rsidR="0DD67139" w:rsidRPr="00BD117A" w:rsidRDefault="0DD67139" w:rsidP="1D15C587">
      <w:pPr>
        <w:pStyle w:val="Legenda"/>
      </w:pPr>
      <w:bookmarkStart w:id="118" w:name="_Toc151315702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54C14">
        <w:rPr>
          <w:noProof/>
        </w:rPr>
        <w:t>8</w:t>
      </w:r>
      <w:r w:rsidRPr="00BD117A">
        <w:fldChar w:fldCharType="end"/>
      </w:r>
      <w:r w:rsidRPr="00BD117A">
        <w:t xml:space="preserve"> Szczegóły </w:t>
      </w:r>
      <w:proofErr w:type="spellStart"/>
      <w:r w:rsidR="42198D8F" w:rsidRPr="00BD117A">
        <w:t>jsona</w:t>
      </w:r>
      <w:proofErr w:type="spellEnd"/>
      <w:r w:rsidR="42198D8F" w:rsidRPr="00BD117A">
        <w:t xml:space="preserve"> wejściowego importera</w:t>
      </w:r>
      <w:bookmarkEnd w:id="118"/>
    </w:p>
    <w:p w14:paraId="6A1E6BBB" w14:textId="2B6EA9CA" w:rsidR="1D15C587" w:rsidRPr="00BD117A" w:rsidRDefault="1D15C587" w:rsidP="1D15C587">
      <w:pPr>
        <w:rPr>
          <w:szCs w:val="20"/>
        </w:rPr>
      </w:pPr>
    </w:p>
    <w:p w14:paraId="2CCEFB67" w14:textId="6E178071" w:rsidR="1215DC83" w:rsidRPr="00BD117A" w:rsidRDefault="1215DC83" w:rsidP="5EF80CC2">
      <w:r w:rsidRPr="00BD117A">
        <w:t xml:space="preserve">Nieobowiązkowe parametry </w:t>
      </w:r>
      <w:r w:rsidR="6B80D99F" w:rsidRPr="00BD117A">
        <w:t>4</w:t>
      </w:r>
      <w:r w:rsidRPr="00BD117A">
        <w:t xml:space="preserve">-10 są wykrywane automatycznie w przypadku braku ich podania (zgodnie z opisem w </w:t>
      </w:r>
      <w:r w:rsidR="2B16456D" w:rsidRPr="00BD117A">
        <w:t>punkcie</w:t>
      </w:r>
      <w:r w:rsidRPr="00BD117A">
        <w:t xml:space="preserve"> </w:t>
      </w:r>
      <w:r w:rsidR="00E320F8">
        <w:t>3.2.</w:t>
      </w:r>
      <w:r w:rsidR="001B5120">
        <w:t>2</w:t>
      </w:r>
      <w:r w:rsidRPr="00BD117A">
        <w:t>).</w:t>
      </w:r>
    </w:p>
    <w:p w14:paraId="3766C4F5" w14:textId="5CE668D2" w:rsidR="5EF80CC2" w:rsidRPr="00BD117A" w:rsidRDefault="5EF80CC2" w:rsidP="5EF80CC2">
      <w:pPr>
        <w:rPr>
          <w:szCs w:val="20"/>
        </w:rPr>
      </w:pPr>
    </w:p>
    <w:p w14:paraId="7C83E62E" w14:textId="7F4064BE" w:rsidR="7620B950" w:rsidRPr="00BD117A" w:rsidRDefault="69037712" w:rsidP="78148DF8">
      <w:pPr>
        <w:pStyle w:val="Nagwek2"/>
        <w:rPr>
          <w:rFonts w:asciiTheme="minorHAnsi" w:eastAsiaTheme="minorEastAsia" w:hAnsiTheme="minorHAnsi" w:cstheme="minorBidi"/>
        </w:rPr>
      </w:pPr>
      <w:bookmarkStart w:id="119" w:name="_Toc1805254930"/>
      <w:bookmarkStart w:id="120" w:name="_Toc677970042"/>
      <w:bookmarkStart w:id="121" w:name="_Toc94539575"/>
      <w:bookmarkStart w:id="122" w:name="_Toc1788753973"/>
      <w:bookmarkStart w:id="123" w:name="_Toc247223198"/>
      <w:bookmarkStart w:id="124" w:name="_Toc193458661"/>
      <w:bookmarkStart w:id="125" w:name="_Toc151315773"/>
      <w:proofErr w:type="spellStart"/>
      <w:r w:rsidRPr="00BD117A">
        <w:t>Mikrousługa</w:t>
      </w:r>
      <w:proofErr w:type="spellEnd"/>
      <w:r w:rsidRPr="00BD117A">
        <w:t xml:space="preserve"> - </w:t>
      </w:r>
      <w:proofErr w:type="spellStart"/>
      <w:r w:rsidR="1A578B4B" w:rsidRPr="00BD117A">
        <w:t>Mapper</w:t>
      </w:r>
      <w:proofErr w:type="spellEnd"/>
      <w:r w:rsidRPr="00BD117A">
        <w:t xml:space="preserve"> produktów</w:t>
      </w:r>
      <w:bookmarkEnd w:id="119"/>
      <w:bookmarkEnd w:id="120"/>
      <w:bookmarkEnd w:id="121"/>
      <w:bookmarkEnd w:id="122"/>
      <w:bookmarkEnd w:id="123"/>
      <w:bookmarkEnd w:id="124"/>
      <w:bookmarkEnd w:id="125"/>
    </w:p>
    <w:p w14:paraId="70948555" w14:textId="670536CF" w:rsidR="1868CD1F" w:rsidRDefault="1868CD1F" w:rsidP="1868CD1F"/>
    <w:p w14:paraId="681814E3" w14:textId="4F91E9F5" w:rsidR="1868CD1F" w:rsidRDefault="54513624" w:rsidP="00A8340B">
      <w:pPr>
        <w:pStyle w:val="Nagwek3"/>
      </w:pPr>
      <w:bookmarkStart w:id="126" w:name="_Toc151315774"/>
      <w:r>
        <w:t>Opis modułu</w:t>
      </w:r>
      <w:bookmarkEnd w:id="126"/>
    </w:p>
    <w:p w14:paraId="041AD8D2" w14:textId="7D15C205" w:rsidR="022F0795" w:rsidRDefault="022F0795" w:rsidP="00E043CB">
      <w:pPr>
        <w:jc w:val="both"/>
      </w:pPr>
      <w:r w:rsidRPr="00BD117A">
        <w:t xml:space="preserve">Zadaniem </w:t>
      </w:r>
      <w:r w:rsidR="0BD693DB" w:rsidRPr="00BD117A">
        <w:t>modułu mapującego</w:t>
      </w:r>
      <w:r w:rsidRPr="00BD117A">
        <w:t xml:space="preserve"> jest zamiana produktów przetargu na produkty z katalogu produktów</w:t>
      </w:r>
      <w:r w:rsidR="4A3527A3" w:rsidRPr="00BD117A">
        <w:t xml:space="preserve">, jak i cykliczna synchronizacja bazy produktów pomiędzy </w:t>
      </w:r>
      <w:r w:rsidR="5C71D077" w:rsidRPr="00BD117A">
        <w:t>systemem MS Dynamics</w:t>
      </w:r>
      <w:r w:rsidR="4A3527A3" w:rsidRPr="00BD117A">
        <w:t xml:space="preserve"> a </w:t>
      </w:r>
      <w:proofErr w:type="spellStart"/>
      <w:r w:rsidR="5C71D077" w:rsidRPr="00BD117A">
        <w:t>Elasticsearch</w:t>
      </w:r>
      <w:proofErr w:type="spellEnd"/>
      <w:r w:rsidR="5C71D077" w:rsidRPr="00BD117A">
        <w:t>.</w:t>
      </w:r>
      <w:r w:rsidRPr="00BD117A">
        <w:t xml:space="preserve"> Usługa działa asynchronicznie, wywoływana jest dla</w:t>
      </w:r>
      <w:r w:rsidR="65F3E1DF" w:rsidRPr="00BD117A">
        <w:t xml:space="preserve"> </w:t>
      </w:r>
      <w:r w:rsidR="34756678" w:rsidRPr="00BD117A">
        <w:t>danych sformatowanych przez importer listy produktów. Następnie w tle</w:t>
      </w:r>
      <w:r w:rsidR="2DD238C9" w:rsidRPr="00BD117A">
        <w:t xml:space="preserve"> </w:t>
      </w:r>
      <w:r w:rsidR="00803F63">
        <w:t>(</w:t>
      </w:r>
      <w:r w:rsidR="34756678" w:rsidRPr="00BD117A">
        <w:t>asynchronicznie</w:t>
      </w:r>
      <w:r w:rsidR="00803F63">
        <w:t>)</w:t>
      </w:r>
      <w:r w:rsidR="34756678" w:rsidRPr="00BD117A">
        <w:t xml:space="preserve"> </w:t>
      </w:r>
      <w:r w:rsidR="4D493336" w:rsidRPr="00BD117A">
        <w:t>moduł mapujący</w:t>
      </w:r>
      <w:r w:rsidR="34756678" w:rsidRPr="00BD117A">
        <w:t xml:space="preserve"> </w:t>
      </w:r>
      <w:r w:rsidR="7E90CEAC">
        <w:t xml:space="preserve">agreguje zmapowane produkty i przerzuca je do rozwiązania </w:t>
      </w:r>
      <w:proofErr w:type="spellStart"/>
      <w:r w:rsidR="7E90CEAC">
        <w:t>Hangfire</w:t>
      </w:r>
      <w:proofErr w:type="spellEnd"/>
      <w:r w:rsidR="7E90CEAC">
        <w:t xml:space="preserve"> </w:t>
      </w:r>
      <w:proofErr w:type="spellStart"/>
      <w:r w:rsidR="7E90CEAC">
        <w:t>Neuca</w:t>
      </w:r>
      <w:proofErr w:type="spellEnd"/>
      <w:r w:rsidR="7E90CEAC">
        <w:t xml:space="preserve"> celem wprowadzenia ich do systemu CRM </w:t>
      </w:r>
      <w:r w:rsidR="34756678" w:rsidRPr="00BD117A">
        <w:t>pod obiekt odpowiedniego przetargu.</w:t>
      </w:r>
      <w:r w:rsidR="61E1E78D" w:rsidRPr="00BD117A">
        <w:t xml:space="preserve"> Jeśli przy uwzględnieniu wszystkich kryteriów (o których więcej w kolejnych punktach) do jednego produktu z </w:t>
      </w:r>
      <w:r w:rsidR="00803F63" w:rsidRPr="00BD117A">
        <w:t>Excela</w:t>
      </w:r>
      <w:r w:rsidR="61E1E78D" w:rsidRPr="00BD117A">
        <w:t xml:space="preserve"> </w:t>
      </w:r>
      <w:r w:rsidR="67C45290" w:rsidRPr="00BD117A">
        <w:t>będzi</w:t>
      </w:r>
      <w:r w:rsidR="26D696B5" w:rsidRPr="00BD117A">
        <w:t>e</w:t>
      </w:r>
      <w:r w:rsidR="61E1E78D" w:rsidRPr="00BD117A">
        <w:t xml:space="preserve"> pasować więcej niż jeden produkt w katalogu produktów, </w:t>
      </w:r>
      <w:r w:rsidR="33D9F626" w:rsidRPr="00BD117A">
        <w:t>usługa</w:t>
      </w:r>
      <w:r w:rsidR="61E1E78D" w:rsidRPr="00BD117A">
        <w:t xml:space="preserve"> przypis</w:t>
      </w:r>
      <w:r w:rsidR="143DD219" w:rsidRPr="00BD117A">
        <w:t>ze do obiektu przetargu więcej niż jeden produkt, z oczekiwaniem</w:t>
      </w:r>
      <w:r w:rsidR="478CB770" w:rsidRPr="00BD117A">
        <w:t>,</w:t>
      </w:r>
      <w:r w:rsidR="143DD219" w:rsidRPr="00BD117A">
        <w:t xml:space="preserve"> że osoba obsługująca przetarg dokona ręcznego wyboru.</w:t>
      </w:r>
    </w:p>
    <w:p w14:paraId="75158767" w14:textId="77777777" w:rsidR="00E63634" w:rsidRPr="00BD117A" w:rsidRDefault="00E63634" w:rsidP="00E043CB">
      <w:pPr>
        <w:jc w:val="both"/>
      </w:pPr>
    </w:p>
    <w:p w14:paraId="22158281" w14:textId="62A0A00F" w:rsidR="2A83676F" w:rsidRDefault="7D94E879" w:rsidP="0E9584CF">
      <w:pPr>
        <w:pStyle w:val="Nagwek3"/>
      </w:pPr>
      <w:bookmarkStart w:id="127" w:name="_Toc151315775"/>
      <w:r>
        <w:t>Opis implementacyjny</w:t>
      </w:r>
      <w:bookmarkEnd w:id="127"/>
    </w:p>
    <w:p w14:paraId="6497133F" w14:textId="4713C8D0" w:rsidR="658B3F98" w:rsidRPr="00BD117A" w:rsidRDefault="658B3F98" w:rsidP="00E043CB">
      <w:pPr>
        <w:jc w:val="both"/>
      </w:pPr>
      <w:proofErr w:type="spellStart"/>
      <w:r>
        <w:t>Mikrousługa</w:t>
      </w:r>
      <w:proofErr w:type="spellEnd"/>
      <w:r>
        <w:t xml:space="preserve"> z</w:t>
      </w:r>
      <w:r w:rsidR="7014E7AC">
        <w:t xml:space="preserve">ostała </w:t>
      </w:r>
      <w:r>
        <w:t>zrealizowana jako aplikacja w technologii .NET w wersji 6</w:t>
      </w:r>
      <w:r w:rsidR="2C9DE782">
        <w:t>. Aplikacja wystawia</w:t>
      </w:r>
      <w:r>
        <w:t xml:space="preserve"> </w:t>
      </w:r>
      <w:proofErr w:type="spellStart"/>
      <w:r>
        <w:t>REST’owe</w:t>
      </w:r>
      <w:proofErr w:type="spellEnd"/>
      <w:r>
        <w:t xml:space="preserve"> API</w:t>
      </w:r>
      <w:r w:rsidR="2F6BAAD1">
        <w:t xml:space="preserve">, które umożliwia: </w:t>
      </w:r>
    </w:p>
    <w:p w14:paraId="74418AC3" w14:textId="07515EDD" w:rsidR="658B3F98" w:rsidRPr="00BD117A" w:rsidRDefault="2F6BAAD1" w:rsidP="26DECA6A">
      <w:pPr>
        <w:pStyle w:val="Akapitzlist"/>
        <w:numPr>
          <w:ilvl w:val="0"/>
          <w:numId w:val="20"/>
        </w:numPr>
        <w:jc w:val="both"/>
      </w:pPr>
      <w:r w:rsidRPr="26DECA6A">
        <w:lastRenderedPageBreak/>
        <w:t>Mapowanie zaimportowanych produktów</w:t>
      </w:r>
    </w:p>
    <w:p w14:paraId="6427F3D5" w14:textId="7BC3010C" w:rsidR="658B3F98" w:rsidRPr="00BD117A" w:rsidRDefault="2F6BAAD1" w:rsidP="26DECA6A">
      <w:pPr>
        <w:pStyle w:val="Akapitzlist"/>
        <w:numPr>
          <w:ilvl w:val="0"/>
          <w:numId w:val="20"/>
        </w:numPr>
        <w:jc w:val="both"/>
      </w:pPr>
      <w:proofErr w:type="spellStart"/>
      <w:r w:rsidRPr="3FFAE649">
        <w:t>Remapowanie</w:t>
      </w:r>
      <w:proofErr w:type="spellEnd"/>
      <w:r w:rsidRPr="3FFAE649">
        <w:t xml:space="preserve"> pojedynczego produktu</w:t>
      </w:r>
    </w:p>
    <w:p w14:paraId="3096752C" w14:textId="41FB3EDB" w:rsidR="658B3F98" w:rsidRPr="00BD117A" w:rsidRDefault="04DBB398" w:rsidP="3FFAE649">
      <w:pPr>
        <w:pStyle w:val="Akapitzlist"/>
        <w:numPr>
          <w:ilvl w:val="0"/>
          <w:numId w:val="20"/>
        </w:numPr>
        <w:jc w:val="both"/>
      </w:pPr>
      <w:r w:rsidRPr="01AD4ED4">
        <w:t xml:space="preserve">Synchronizacja </w:t>
      </w:r>
      <w:proofErr w:type="spellStart"/>
      <w:r w:rsidRPr="01AD4ED4">
        <w:t>Pharmindex</w:t>
      </w:r>
      <w:proofErr w:type="spellEnd"/>
    </w:p>
    <w:p w14:paraId="4FEAC7D9" w14:textId="31B34C6E" w:rsidR="658B3F98" w:rsidRPr="00BD117A" w:rsidRDefault="04DBB398" w:rsidP="01AD4ED4">
      <w:pPr>
        <w:pStyle w:val="Akapitzlist"/>
        <w:numPr>
          <w:ilvl w:val="0"/>
          <w:numId w:val="20"/>
        </w:numPr>
        <w:jc w:val="both"/>
      </w:pPr>
      <w:r w:rsidRPr="01AD4ED4">
        <w:t>Synchronizacja synonimów</w:t>
      </w:r>
    </w:p>
    <w:p w14:paraId="288CCD24" w14:textId="511D1746" w:rsidR="658B3F98" w:rsidRPr="00BD117A" w:rsidRDefault="04DBB398" w:rsidP="01AD4ED4">
      <w:pPr>
        <w:pStyle w:val="Akapitzlist"/>
        <w:numPr>
          <w:ilvl w:val="0"/>
          <w:numId w:val="20"/>
        </w:numPr>
        <w:jc w:val="both"/>
      </w:pPr>
      <w:r w:rsidRPr="01AD4ED4">
        <w:t xml:space="preserve">Synchronizacja </w:t>
      </w:r>
      <w:proofErr w:type="spellStart"/>
      <w:r w:rsidRPr="01AD4ED4">
        <w:t>Elasticsearch</w:t>
      </w:r>
      <w:proofErr w:type="spellEnd"/>
    </w:p>
    <w:p w14:paraId="73422816" w14:textId="06FB71E5" w:rsidR="51626562" w:rsidRDefault="51626562" w:rsidP="4CBE16E0">
      <w:pPr>
        <w:jc w:val="both"/>
      </w:pPr>
      <w:r>
        <w:t xml:space="preserve">Wszystkie akcje wystawiane przez </w:t>
      </w:r>
      <w:proofErr w:type="spellStart"/>
      <w:r>
        <w:t>mikrousługę</w:t>
      </w:r>
      <w:proofErr w:type="spellEnd"/>
      <w:r>
        <w:t xml:space="preserve"> są dodane do kolejki </w:t>
      </w:r>
      <w:proofErr w:type="spellStart"/>
      <w:r>
        <w:t>Hangfire</w:t>
      </w:r>
      <w:proofErr w:type="spellEnd"/>
      <w:r>
        <w:t xml:space="preserve">, który jest uruchamiany wraz z usługą. </w:t>
      </w:r>
    </w:p>
    <w:p w14:paraId="6CE38FB5" w14:textId="0CC393BE" w:rsidR="3F1102F2" w:rsidRDefault="3F1102F2" w:rsidP="3BE754C3">
      <w:pPr>
        <w:jc w:val="both"/>
      </w:pPr>
      <w:r>
        <w:t>Aby mechanizm mapowania produktów zadziałał</w:t>
      </w:r>
      <w:r w:rsidR="005E217A">
        <w:t>,</w:t>
      </w:r>
      <w:r>
        <w:t xml:space="preserve"> system musi wykonać inicjalną synchronizację z </w:t>
      </w:r>
      <w:proofErr w:type="spellStart"/>
      <w:r>
        <w:t>Pharmindex</w:t>
      </w:r>
      <w:proofErr w:type="spellEnd"/>
      <w:r>
        <w:t xml:space="preserve"> oraz </w:t>
      </w:r>
      <w:proofErr w:type="spellStart"/>
      <w:r>
        <w:t>Elasticsearch</w:t>
      </w:r>
      <w:proofErr w:type="spellEnd"/>
      <w:r>
        <w:t xml:space="preserve">. Usługa </w:t>
      </w:r>
      <w:proofErr w:type="spellStart"/>
      <w:r w:rsidR="00A21F18">
        <w:t>M</w:t>
      </w:r>
      <w:r>
        <w:t>appera</w:t>
      </w:r>
      <w:proofErr w:type="spellEnd"/>
      <w:r>
        <w:t xml:space="preserve"> konsumuje SOAP web service wystawiany przez </w:t>
      </w:r>
      <w:proofErr w:type="spellStart"/>
      <w:r>
        <w:t>Pharmindex</w:t>
      </w:r>
      <w:proofErr w:type="spellEnd"/>
      <w:r>
        <w:t xml:space="preserve"> w celu synchronizacji producentów, </w:t>
      </w:r>
      <w:r w:rsidR="7A17C28D">
        <w:t xml:space="preserve">leków </w:t>
      </w:r>
      <w:proofErr w:type="spellStart"/>
      <w:r w:rsidR="00A21F18">
        <w:t>P</w:t>
      </w:r>
      <w:r w:rsidR="7A17C28D">
        <w:t>harmindex</w:t>
      </w:r>
      <w:proofErr w:type="spellEnd"/>
      <w:r w:rsidR="7A17C28D">
        <w:t xml:space="preserve"> oraz CSIOZ. Mechanizm działa różnicowo z uwzględnieniem ostatnich 28 dni wstecz. Oznacza to, że każda synchronizacja pobiera leki od ostatni</w:t>
      </w:r>
      <w:r w:rsidR="0011229B">
        <w:t>ego</w:t>
      </w:r>
      <w:r w:rsidR="7A17C28D">
        <w:t xml:space="preserve"> wpisu lek</w:t>
      </w:r>
      <w:r w:rsidR="37637A2B">
        <w:t xml:space="preserve">u w CRM </w:t>
      </w:r>
      <w:r w:rsidR="7A17C28D">
        <w:t>minus 28 dni</w:t>
      </w:r>
      <w:r w:rsidR="5702E59C">
        <w:t>.</w:t>
      </w:r>
      <w:r w:rsidR="6FE92896">
        <w:t xml:space="preserve"> Synchronizacja </w:t>
      </w:r>
      <w:proofErr w:type="spellStart"/>
      <w:r w:rsidR="6FE92896">
        <w:t>Pharmindex</w:t>
      </w:r>
      <w:proofErr w:type="spellEnd"/>
      <w:r w:rsidR="6FE92896">
        <w:t xml:space="preserve"> wywołuje automatycznie </w:t>
      </w:r>
      <w:proofErr w:type="spellStart"/>
      <w:r w:rsidR="6FE92896">
        <w:t>resynchronizację</w:t>
      </w:r>
      <w:proofErr w:type="spellEnd"/>
      <w:r w:rsidR="6FE92896">
        <w:t xml:space="preserve"> </w:t>
      </w:r>
      <w:proofErr w:type="spellStart"/>
      <w:r w:rsidR="6FE92896">
        <w:t>Elasticsearc</w:t>
      </w:r>
      <w:r w:rsidR="5BB3079D">
        <w:t>h</w:t>
      </w:r>
      <w:proofErr w:type="spellEnd"/>
      <w:r w:rsidR="5BB3079D">
        <w:t xml:space="preserve">, która nabija produkty na podstawie widoku na bazie danych. Z widoku są pobierane niezbędne informacje wymagane do wyszukiwania: </w:t>
      </w:r>
    </w:p>
    <w:p w14:paraId="6C012BE4" w14:textId="658230B6" w:rsidR="5BB3079D" w:rsidRDefault="5BB3079D" w:rsidP="58B3F641">
      <w:pPr>
        <w:pStyle w:val="Akapitzlist"/>
        <w:numPr>
          <w:ilvl w:val="0"/>
          <w:numId w:val="21"/>
        </w:numPr>
        <w:spacing w:before="120" w:after="60"/>
        <w:jc w:val="both"/>
      </w:pPr>
      <w:r w:rsidRPr="58B3F641">
        <w:t>Substancje</w:t>
      </w:r>
    </w:p>
    <w:p w14:paraId="3CCCF1D5" w14:textId="3D73AC3B" w:rsidR="5BB3079D" w:rsidRDefault="5BB3079D" w:rsidP="58B3F641">
      <w:pPr>
        <w:pStyle w:val="Akapitzlist"/>
        <w:numPr>
          <w:ilvl w:val="0"/>
          <w:numId w:val="21"/>
        </w:numPr>
        <w:spacing w:before="120" w:after="60"/>
        <w:jc w:val="both"/>
      </w:pPr>
      <w:r w:rsidRPr="58B3F641">
        <w:t>Nazwa</w:t>
      </w:r>
    </w:p>
    <w:p w14:paraId="26BA0928" w14:textId="780997EF" w:rsidR="5BB3079D" w:rsidRDefault="5BB3079D" w:rsidP="58B3F641">
      <w:pPr>
        <w:pStyle w:val="Akapitzlist"/>
        <w:numPr>
          <w:ilvl w:val="0"/>
          <w:numId w:val="21"/>
        </w:numPr>
        <w:spacing w:before="120" w:after="60"/>
        <w:jc w:val="both"/>
      </w:pPr>
      <w:r w:rsidRPr="58B3F641">
        <w:t>Nazwa międzynarodowa</w:t>
      </w:r>
    </w:p>
    <w:p w14:paraId="1D150AD0" w14:textId="5CC013D0" w:rsidR="5BB3079D" w:rsidRDefault="5BB3079D" w:rsidP="58B3F641">
      <w:pPr>
        <w:pStyle w:val="Akapitzlist"/>
        <w:numPr>
          <w:ilvl w:val="0"/>
          <w:numId w:val="21"/>
        </w:numPr>
        <w:spacing w:before="120" w:after="60"/>
        <w:jc w:val="both"/>
      </w:pPr>
      <w:r w:rsidRPr="58B3F641">
        <w:t>Rodzaj leku</w:t>
      </w:r>
    </w:p>
    <w:p w14:paraId="1C87D8C2" w14:textId="78FD7D57" w:rsidR="5BB3079D" w:rsidRDefault="5BB3079D" w:rsidP="57EDFB19">
      <w:pPr>
        <w:pStyle w:val="Akapitzlist"/>
        <w:numPr>
          <w:ilvl w:val="0"/>
          <w:numId w:val="21"/>
        </w:numPr>
        <w:spacing w:before="120" w:after="60"/>
        <w:jc w:val="both"/>
      </w:pPr>
      <w:r w:rsidRPr="57EDFB19">
        <w:t>Postać</w:t>
      </w:r>
    </w:p>
    <w:p w14:paraId="44822DDD" w14:textId="3519C33B" w:rsidR="5BB3079D" w:rsidRDefault="5BB3079D" w:rsidP="57EDFB19">
      <w:pPr>
        <w:pStyle w:val="Akapitzlist"/>
        <w:numPr>
          <w:ilvl w:val="0"/>
          <w:numId w:val="21"/>
        </w:numPr>
        <w:spacing w:before="120" w:after="60"/>
        <w:jc w:val="both"/>
      </w:pPr>
      <w:r w:rsidRPr="57EDFB19">
        <w:t>Opakowanie</w:t>
      </w:r>
    </w:p>
    <w:p w14:paraId="3267A8AF" w14:textId="23E3E100" w:rsidR="5BB3079D" w:rsidRDefault="5BB3079D" w:rsidP="57EDFB19">
      <w:pPr>
        <w:pStyle w:val="Akapitzlist"/>
        <w:numPr>
          <w:ilvl w:val="0"/>
          <w:numId w:val="21"/>
        </w:numPr>
        <w:spacing w:before="120" w:after="60"/>
        <w:jc w:val="both"/>
      </w:pPr>
      <w:r w:rsidRPr="57EDFB19">
        <w:t>Dawka</w:t>
      </w:r>
    </w:p>
    <w:p w14:paraId="25080689" w14:textId="4A01133A" w:rsidR="5BB3079D" w:rsidRDefault="5BB3079D" w:rsidP="57EDFB19">
      <w:pPr>
        <w:pStyle w:val="Akapitzlist"/>
        <w:numPr>
          <w:ilvl w:val="0"/>
          <w:numId w:val="21"/>
        </w:numPr>
        <w:spacing w:before="120" w:after="60"/>
        <w:jc w:val="both"/>
      </w:pPr>
      <w:r w:rsidRPr="57EDFB19">
        <w:t>Import równoległy</w:t>
      </w:r>
    </w:p>
    <w:p w14:paraId="61D79258" w14:textId="7BE97FF8" w:rsidR="5BB3079D" w:rsidRDefault="5BB3079D" w:rsidP="57EDFB19">
      <w:pPr>
        <w:pStyle w:val="Akapitzlist"/>
        <w:numPr>
          <w:ilvl w:val="0"/>
          <w:numId w:val="21"/>
        </w:numPr>
        <w:spacing w:before="120" w:after="60"/>
        <w:jc w:val="both"/>
      </w:pPr>
      <w:r w:rsidRPr="57EDFB19">
        <w:t>Import docelowy</w:t>
      </w:r>
    </w:p>
    <w:p w14:paraId="38A7F942" w14:textId="1810A7F7" w:rsidR="000B0222" w:rsidRDefault="00E87F9C" w:rsidP="6EC86DD5">
      <w:pPr>
        <w:jc w:val="both"/>
      </w:pPr>
      <w:r>
        <w:t>Wartości te są normalizowane tym samym mechanizmem, co moduł Importera tak</w:t>
      </w:r>
      <w:r w:rsidR="003C3702">
        <w:t>,</w:t>
      </w:r>
      <w:r>
        <w:t xml:space="preserve"> aby na etapie wyszukiwania zarówno źródło danych, jak i dane z Excela były do siebie zbliżone w formie. Usługa mapowania wszystkich zaimportowanych produktów i pojedynczego produktu korzysta z tego samego mechanizmu tak, aby nie było rozbieżności w działaniu obu mechanizmów. Mechanizm mapowania wykorzystuje silnik indeksujący </w:t>
      </w:r>
      <w:proofErr w:type="spellStart"/>
      <w:r w:rsidR="2A209EA6">
        <w:t>Elasticsearch</w:t>
      </w:r>
      <w:proofErr w:type="spellEnd"/>
      <w:r w:rsidR="0571753B">
        <w:t xml:space="preserve"> do </w:t>
      </w:r>
      <w:proofErr w:type="spellStart"/>
      <w:r w:rsidR="0571753B">
        <w:t>pełnotekstowego</w:t>
      </w:r>
      <w:proofErr w:type="spellEnd"/>
      <w:r w:rsidR="0571753B">
        <w:t xml:space="preserve"> wyszukiwania po zadanych kryteriach</w:t>
      </w:r>
      <w:r w:rsidR="2A209EA6">
        <w:t>.</w:t>
      </w:r>
      <w:r w:rsidR="433E1596">
        <w:t xml:space="preserve"> W zależności od typu przetargu (po nazwach produktów lub substanc</w:t>
      </w:r>
      <w:r w:rsidR="003C3702">
        <w:t>j</w:t>
      </w:r>
      <w:r w:rsidR="433E1596">
        <w:t>ach) mechanizm mapowania działa nieco inaczej w pierwszej fazie wyszukiwania substancji</w:t>
      </w:r>
      <w:r w:rsidR="09708005">
        <w:t xml:space="preserve">. W przypadku wyszukiwania po nazwach produktów system nie próbuje znaleźć produktu po substancjach lecz w pierwszej kolejności szuka idealnie pasującej nazwy leku. Następnie wyłuskuje z niego substancje i używa w dalszym wyszukiwaniu. W przypadku przetargu po nazwach substancji pierwsze </w:t>
      </w:r>
      <w:proofErr w:type="spellStart"/>
      <w:r w:rsidR="09708005">
        <w:t>query</w:t>
      </w:r>
      <w:proofErr w:type="spellEnd"/>
      <w:r w:rsidR="09708005">
        <w:t xml:space="preserve"> wyszukuje sub</w:t>
      </w:r>
      <w:r w:rsidR="539995F1">
        <w:t xml:space="preserve">stancję po nazwie z uwzględnieniem słownika zamian substancji czynnych. Po zagregowaniu substancji mechanizm przechodzi do drugiego elementu, jakim jest stworzenie </w:t>
      </w:r>
      <w:proofErr w:type="spellStart"/>
      <w:r w:rsidR="539995F1">
        <w:t>query</w:t>
      </w:r>
      <w:proofErr w:type="spellEnd"/>
      <w:r w:rsidR="539995F1">
        <w:t xml:space="preserve"> w oparciu o</w:t>
      </w:r>
      <w:r w:rsidR="000D689B">
        <w:t>:</w:t>
      </w:r>
    </w:p>
    <w:p w14:paraId="5A5E69F8" w14:textId="3AA2B17C" w:rsidR="00A409B3" w:rsidRDefault="539995F1" w:rsidP="00A409B3">
      <w:pPr>
        <w:pStyle w:val="Akapitzlist"/>
        <w:numPr>
          <w:ilvl w:val="0"/>
          <w:numId w:val="22"/>
        </w:numPr>
        <w:jc w:val="both"/>
      </w:pPr>
      <w:r w:rsidRPr="71EAA5DB">
        <w:t xml:space="preserve">Dawkę </w:t>
      </w:r>
      <w:ins w:id="128" w:author="Ewa Spiechowicz" w:date="2025-11-18T13:43:00Z" w16du:dateUtc="2025-11-18T12:43:00Z">
        <w:r w:rsidR="00A409B3">
          <w:t xml:space="preserve">– </w:t>
        </w:r>
        <w:r w:rsidR="00A409B3">
          <w:rPr>
            <w:color w:val="007BB8"/>
          </w:rPr>
          <w:t xml:space="preserve">co system robi gdy nie znajdzie idealnie dopasowanej dawki? Czy wtedy wybierając produkty </w:t>
        </w:r>
      </w:ins>
      <w:ins w:id="129" w:author="Ewa Spiechowicz" w:date="2025-11-18T13:44:00Z" w16du:dateUtc="2025-11-18T12:44:00Z">
        <w:r w:rsidR="00A409B3">
          <w:rPr>
            <w:color w:val="007BB8"/>
          </w:rPr>
          <w:t xml:space="preserve">uwzględni postać, czy też wyrzuci wszystko co znajdzie z daną substancją czynną? </w:t>
        </w:r>
      </w:ins>
      <w:ins w:id="130" w:author="Ewa Spiechowicz" w:date="2025-11-18T13:50:00Z" w16du:dateUtc="2025-11-18T12:50:00Z">
        <w:r w:rsidR="00A409B3">
          <w:rPr>
            <w:color w:val="007BB8"/>
          </w:rPr>
          <w:t xml:space="preserve">Co zrobi jak nie znajdzie jednostki w dawce, czy wtedy uzna, że to są gramy? </w:t>
        </w:r>
      </w:ins>
      <w:ins w:id="131" w:author="Ewa Spiechowicz" w:date="2025-11-18T14:05:00Z" w16du:dateUtc="2025-11-18T13:05:00Z">
        <w:r w:rsidR="00096A6A">
          <w:rPr>
            <w:color w:val="007BB8"/>
          </w:rPr>
          <w:t>Jak je ustawi?</w:t>
        </w:r>
      </w:ins>
    </w:p>
    <w:p w14:paraId="57E55705" w14:textId="2374567D" w:rsidR="539995F1" w:rsidRDefault="539995F1" w:rsidP="71EAA5DB">
      <w:pPr>
        <w:pStyle w:val="Akapitzlist"/>
        <w:numPr>
          <w:ilvl w:val="0"/>
          <w:numId w:val="22"/>
        </w:numPr>
        <w:jc w:val="both"/>
      </w:pPr>
      <w:r w:rsidRPr="71EAA5DB">
        <w:t>Postać</w:t>
      </w:r>
      <w:ins w:id="132" w:author="Ewa Spiechowicz" w:date="2025-11-18T13:51:00Z" w16du:dateUtc="2025-11-18T12:51:00Z">
        <w:r w:rsidR="00A409B3">
          <w:t xml:space="preserve"> –  Czy jeżeli nie znajdzie produktu w danej postaci, to dawka jest nadrzędna i wyrzuci wszystko z określoną dawką?</w:t>
        </w:r>
      </w:ins>
      <w:ins w:id="133" w:author="Ewa Spiechowicz" w:date="2025-11-18T13:52:00Z" w16du:dateUtc="2025-11-18T12:52:00Z">
        <w:r w:rsidR="000711CF">
          <w:t xml:space="preserve"> Czy też wyrzuci wszystkie produkty z daną substancją czynną?</w:t>
        </w:r>
      </w:ins>
      <w:ins w:id="134" w:author="Ewa Spiechowicz" w:date="2025-11-18T14:02:00Z" w16du:dateUtc="2025-11-18T13:02:00Z">
        <w:r w:rsidR="001453EB">
          <w:t xml:space="preserve"> Czy wtedy ustawia produkty w kolejności wynikającego z tego że np. substancja jest nadrzędna, potem dawka itd.?</w:t>
        </w:r>
      </w:ins>
    </w:p>
    <w:p w14:paraId="366C5030" w14:textId="567284A9" w:rsidR="539995F1" w:rsidRDefault="539995F1" w:rsidP="71EAA5DB">
      <w:pPr>
        <w:pStyle w:val="Akapitzlist"/>
        <w:numPr>
          <w:ilvl w:val="0"/>
          <w:numId w:val="22"/>
        </w:numPr>
        <w:jc w:val="both"/>
      </w:pPr>
      <w:r w:rsidRPr="71EAA5DB">
        <w:t>Opakowanie</w:t>
      </w:r>
    </w:p>
    <w:p w14:paraId="57D11188" w14:textId="37A06D9A" w:rsidR="539995F1" w:rsidRDefault="539995F1" w:rsidP="2558D3FA">
      <w:pPr>
        <w:pStyle w:val="Akapitzlist"/>
        <w:numPr>
          <w:ilvl w:val="0"/>
          <w:numId w:val="22"/>
        </w:numPr>
        <w:jc w:val="both"/>
      </w:pPr>
      <w:r w:rsidRPr="2558D3FA">
        <w:t>Nazwę</w:t>
      </w:r>
    </w:p>
    <w:p w14:paraId="5F792D48" w14:textId="4A0FEFCA" w:rsidR="005F7ADD" w:rsidRPr="000C7883" w:rsidRDefault="539995F1" w:rsidP="00E043CB">
      <w:pPr>
        <w:pStyle w:val="Akapitzlist"/>
        <w:numPr>
          <w:ilvl w:val="0"/>
          <w:numId w:val="22"/>
        </w:numPr>
        <w:jc w:val="both"/>
      </w:pPr>
      <w:r w:rsidRPr="2558D3FA">
        <w:t>Priorytet (na podstawie flag w widoku wyszukiwania</w:t>
      </w:r>
      <w:r w:rsidRPr="2E662122">
        <w:t>)</w:t>
      </w:r>
    </w:p>
    <w:p w14:paraId="5EA32DBE" w14:textId="77777777" w:rsidR="005F7ADD" w:rsidRDefault="005F7ADD" w:rsidP="005F7ADD">
      <w:pPr>
        <w:jc w:val="both"/>
      </w:pPr>
      <w:r>
        <w:t xml:space="preserve">Dawka podlega normalizacji oraz przeliczeniu na odpowiednie jednostki, np. gramy są przeliczane na miligramy oraz mikrogramy, aby dopasować się do znormalizowanej wartości dodawanej w trakcie indeksacji danych do </w:t>
      </w:r>
      <w:proofErr w:type="spellStart"/>
      <w:r>
        <w:t>Elasticsearch</w:t>
      </w:r>
      <w:proofErr w:type="spellEnd"/>
      <w:r>
        <w:t>.</w:t>
      </w:r>
    </w:p>
    <w:p w14:paraId="351EBD52" w14:textId="77777777" w:rsidR="005F7ADD" w:rsidRDefault="005F7ADD" w:rsidP="005F7ADD">
      <w:pPr>
        <w:jc w:val="both"/>
      </w:pPr>
      <w:r>
        <w:t xml:space="preserve">Postać podlega normalizacji przez synonimy na etapie mapowania, oznacza to że nawet jeśli synonim nie został dodany na etapie importu, powinien zostać wykorzystany na etapie </w:t>
      </w:r>
      <w:commentRangeStart w:id="135"/>
      <w:r>
        <w:t>mapowania</w:t>
      </w:r>
      <w:commentRangeEnd w:id="135"/>
      <w:r w:rsidR="000711CF">
        <w:rPr>
          <w:rStyle w:val="Odwoaniedokomentarza"/>
        </w:rPr>
        <w:commentReference w:id="135"/>
      </w:r>
      <w:r>
        <w:t>. Wyszukiwanie na tym etapie uwzględnia również zgodę na zmianę postaci, a tym samym Matrycę Zmian Postaci Przetargu.</w:t>
      </w:r>
    </w:p>
    <w:p w14:paraId="7751D0D2" w14:textId="77777777" w:rsidR="005F7ADD" w:rsidRDefault="005F7ADD" w:rsidP="005F7ADD">
      <w:pPr>
        <w:jc w:val="both"/>
      </w:pPr>
      <w:r>
        <w:lastRenderedPageBreak/>
        <w:t>Opakowanie przyjmuje albo wartość wskazaną w rozczytanym polu opakowania lub – jeśli została zaznaczona zgoda na zamianę opakowania – wartości maksymalną i minimalną wynikające z zakresu.</w:t>
      </w:r>
    </w:p>
    <w:p w14:paraId="18C506EC" w14:textId="77777777" w:rsidR="005F7ADD" w:rsidRDefault="005F7ADD" w:rsidP="005F7ADD">
      <w:pPr>
        <w:jc w:val="both"/>
      </w:pPr>
      <w:r>
        <w:t xml:space="preserve">Nazwa nie jest dodatkowo procesowana, daje jedynie minimalny </w:t>
      </w:r>
      <w:proofErr w:type="spellStart"/>
      <w:r>
        <w:t>boost</w:t>
      </w:r>
      <w:proofErr w:type="spellEnd"/>
      <w:r>
        <w:t xml:space="preserve"> w celu wypromowania wpisanego w rozczytanej nazwie leku spośród innych leków o tym samym wyniku.</w:t>
      </w:r>
    </w:p>
    <w:p w14:paraId="59A73E4F" w14:textId="77777777" w:rsidR="005F7ADD" w:rsidRDefault="005F7ADD" w:rsidP="005F7ADD">
      <w:pPr>
        <w:jc w:val="both"/>
      </w:pPr>
      <w:r>
        <w:t xml:space="preserve">Priorytet jest brany bezpośrednio z widoku i jego wartość jest dodawana do </w:t>
      </w:r>
      <w:proofErr w:type="spellStart"/>
      <w:r>
        <w:t>query</w:t>
      </w:r>
      <w:proofErr w:type="spellEnd"/>
      <w:r>
        <w:t xml:space="preserve"> jako </w:t>
      </w:r>
      <w:proofErr w:type="spellStart"/>
      <w:r>
        <w:t>boost</w:t>
      </w:r>
      <w:proofErr w:type="spellEnd"/>
      <w:r>
        <w:t>.</w:t>
      </w:r>
    </w:p>
    <w:p w14:paraId="000E4DD8" w14:textId="53A9225E" w:rsidR="005F7ADD" w:rsidRDefault="005F7ADD" w:rsidP="005F7ADD">
      <w:pPr>
        <w:jc w:val="both"/>
      </w:pPr>
      <w:r>
        <w:t>Po wykonaniu zapytania system zwraca wyniki z ES i procesuje zgodność z inicjalnymi założeniami. System weryfikuje w pierwszej kolejności substancje czynne, idealną dawkę, idealną formę i opakowanie. Jeśli wystąpią produktu z idealnym dopasowaniem, system odrzuci wszystkie pozostałe produkty, chyba że została włączona zgoda na zmianę opakowań i postaci. Jeśli żaden produkt nie spełniał kryteriów zarówno substancji, opakowania, postaci i dawki, system wrzuci wszystkie produkty z wyników wyszukiwania, z zachowaniem zasady, że odsiane zostaną produkty z wynikami niższymi o 8% od pierwszego znalezionego leku i nie będą brane pod uwagę.</w:t>
      </w:r>
    </w:p>
    <w:p w14:paraId="0F893CF3" w14:textId="77777777" w:rsidR="008F6E52" w:rsidRDefault="008F6E52" w:rsidP="005F7ADD">
      <w:pPr>
        <w:jc w:val="both"/>
      </w:pPr>
    </w:p>
    <w:p w14:paraId="24465F41" w14:textId="5577845F" w:rsidR="402DA3A4" w:rsidRPr="00BD117A" w:rsidRDefault="32C7135D" w:rsidP="00E043CB">
      <w:pPr>
        <w:jc w:val="both"/>
      </w:pPr>
      <w:r w:rsidRPr="00BD117A">
        <w:t xml:space="preserve">Parametry </w:t>
      </w:r>
      <w:r w:rsidR="00656E8E">
        <w:t>Produktu</w:t>
      </w:r>
      <w:r w:rsidRPr="00BD117A">
        <w:t xml:space="preserve"> </w:t>
      </w:r>
      <w:r w:rsidR="42A5ABDB" w:rsidRPr="00BD117A">
        <w:t>brane pod uwagę przy mapowaniu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7"/>
        <w:gridCol w:w="4236"/>
        <w:gridCol w:w="3580"/>
      </w:tblGrid>
      <w:tr w:rsidR="2DA76743" w:rsidRPr="00BD117A" w14:paraId="0A490602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8AB5626" w14:textId="15301FA5" w:rsidR="2DA76743" w:rsidRPr="00BD117A" w:rsidRDefault="2DA76743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831C41B" w14:textId="51F05AA3" w:rsidR="4B608F1E" w:rsidRPr="00BD117A" w:rsidRDefault="4B608F1E" w:rsidP="00694D94">
            <w:pPr>
              <w:pStyle w:val="TabelaNagowek"/>
              <w:rPr>
                <w:szCs w:val="20"/>
              </w:rPr>
            </w:pPr>
            <w:r w:rsidRPr="00BD117A">
              <w:t>Pozycja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8EA2B42" w14:textId="6D04AE80" w:rsidR="4B608F1E" w:rsidRPr="00BD117A" w:rsidRDefault="4B608F1E" w:rsidP="00694D94">
            <w:pPr>
              <w:pStyle w:val="TabelaNagowek"/>
            </w:pPr>
            <w:r w:rsidRPr="00BD117A">
              <w:t>Uwagi</w:t>
            </w:r>
          </w:p>
        </w:tc>
      </w:tr>
      <w:tr w:rsidR="2DA76743" w:rsidRPr="00BD117A" w14:paraId="696F2AC3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4361B" w14:textId="18183CEF" w:rsidR="2DA76743" w:rsidRPr="00BD117A" w:rsidRDefault="2DA76743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7D30F" w14:textId="47047935" w:rsidR="42197A6C" w:rsidRPr="00BD117A" w:rsidRDefault="42197A6C" w:rsidP="0062578E">
            <w:pPr>
              <w:pStyle w:val="Tabelatekst"/>
              <w:rPr>
                <w:szCs w:val="20"/>
              </w:rPr>
            </w:pPr>
            <w:r w:rsidRPr="00BD117A">
              <w:t>Substancja czynna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C18D1" w14:textId="11AAC3B1" w:rsidR="2DA76743" w:rsidRPr="00BD117A" w:rsidRDefault="2DA76743" w:rsidP="0062578E">
            <w:pPr>
              <w:pStyle w:val="Tabelatekst"/>
            </w:pPr>
          </w:p>
        </w:tc>
      </w:tr>
      <w:tr w:rsidR="2DA76743" w:rsidRPr="00BD117A" w14:paraId="751AE76B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0C2F" w14:textId="26ACC5CE" w:rsidR="2DA76743" w:rsidRPr="00BD117A" w:rsidRDefault="2DA76743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FD00C" w14:textId="58FDF6BB" w:rsidR="19E5E1E7" w:rsidRPr="00BD117A" w:rsidRDefault="19E5E1E7" w:rsidP="0062578E">
            <w:pPr>
              <w:pStyle w:val="Tabelatekst"/>
            </w:pPr>
            <w:r w:rsidRPr="00BD117A">
              <w:t>Postać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E2A9" w14:textId="21EF5201" w:rsidR="2DA76743" w:rsidRPr="00BD117A" w:rsidRDefault="2DA76743" w:rsidP="0062578E">
            <w:pPr>
              <w:pStyle w:val="Tabelatekst"/>
            </w:pPr>
          </w:p>
        </w:tc>
      </w:tr>
      <w:tr w:rsidR="2DA76743" w:rsidRPr="00BD117A" w14:paraId="5711252A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4BB3E" w14:textId="14CAB74B" w:rsidR="2DA76743" w:rsidRPr="00BD117A" w:rsidRDefault="2DA76743" w:rsidP="0062578E">
            <w:pPr>
              <w:pStyle w:val="Tabelatekst"/>
            </w:pPr>
            <w:r w:rsidRPr="00BD117A">
              <w:t>3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15359" w14:textId="05EA87F1" w:rsidR="761F37BA" w:rsidRPr="00BD117A" w:rsidRDefault="761F37BA" w:rsidP="0062578E">
            <w:pPr>
              <w:pStyle w:val="Tabelatekst"/>
            </w:pPr>
            <w:r w:rsidRPr="00BD117A">
              <w:t>Dawka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98DD2" w14:textId="116DEA7E" w:rsidR="2DA76743" w:rsidRPr="00BD117A" w:rsidRDefault="2DA76743" w:rsidP="0062578E">
            <w:pPr>
              <w:pStyle w:val="Tabelatekst"/>
            </w:pPr>
          </w:p>
        </w:tc>
      </w:tr>
      <w:tr w:rsidR="2DA76743" w:rsidRPr="00BD117A" w14:paraId="3637798D" w14:textId="77777777" w:rsidTr="000C7883">
        <w:trPr>
          <w:trHeight w:val="463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FA7A8" w14:textId="2B8576DF" w:rsidR="2DA76743" w:rsidRPr="00BD117A" w:rsidRDefault="2DA76743" w:rsidP="0062578E">
            <w:pPr>
              <w:pStyle w:val="Tabelatekst"/>
            </w:pPr>
            <w:r w:rsidRPr="00BD117A">
              <w:t>4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07A8F" w14:textId="16803C6E" w:rsidR="1A1FED8E" w:rsidRPr="00BD117A" w:rsidRDefault="1A1FED8E" w:rsidP="0062578E">
            <w:pPr>
              <w:pStyle w:val="Tabelatekst"/>
            </w:pPr>
            <w:r w:rsidRPr="00BD117A">
              <w:t>Opakowanie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C15CF" w14:textId="509B12BD" w:rsidR="2DA76743" w:rsidRPr="00BD117A" w:rsidRDefault="2DA76743" w:rsidP="0062578E">
            <w:pPr>
              <w:pStyle w:val="Tabelatekst"/>
            </w:pPr>
          </w:p>
        </w:tc>
      </w:tr>
    </w:tbl>
    <w:p w14:paraId="238D3F51" w14:textId="5191D7E6" w:rsidR="00E63634" w:rsidRPr="00BD117A" w:rsidRDefault="00E63634" w:rsidP="00E63634">
      <w:pPr>
        <w:pStyle w:val="Legenda"/>
      </w:pPr>
      <w:bookmarkStart w:id="136" w:name="_Toc151315703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9</w:t>
      </w:r>
      <w:r w:rsidRPr="00BD117A">
        <w:fldChar w:fldCharType="end"/>
      </w:r>
      <w:r w:rsidRPr="00BD117A">
        <w:t xml:space="preserve"> </w:t>
      </w:r>
      <w:r>
        <w:t>Parametry produktu uwzględniane w mapowaniu</w:t>
      </w:r>
      <w:bookmarkEnd w:id="136"/>
    </w:p>
    <w:p w14:paraId="7FBF7E81" w14:textId="351F3703" w:rsidR="2E2873BB" w:rsidRPr="00BD117A" w:rsidRDefault="2E2873BB"/>
    <w:p w14:paraId="0816F20E" w14:textId="57B52DF9" w:rsidR="1A0F65B8" w:rsidRPr="00BD117A" w:rsidRDefault="1A0F65B8">
      <w:r w:rsidRPr="00BD117A">
        <w:t xml:space="preserve">Parametry </w:t>
      </w:r>
      <w:r w:rsidR="00656E8E">
        <w:t>P</w:t>
      </w:r>
      <w:r w:rsidRPr="00BD117A">
        <w:t xml:space="preserve">akietu </w:t>
      </w:r>
      <w:r w:rsidR="150E1008" w:rsidRPr="00BD117A">
        <w:t>brane pod uwagę przy mapowaniu: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7"/>
        <w:gridCol w:w="4236"/>
        <w:gridCol w:w="3580"/>
      </w:tblGrid>
      <w:tr w:rsidR="2DA76743" w:rsidRPr="00BD117A" w14:paraId="1DCDB532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796A360" w14:textId="61598A19" w:rsidR="2DA76743" w:rsidRPr="00BD117A" w:rsidRDefault="2DA76743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53D69A9" w14:textId="67A8F963" w:rsidR="2DA76743" w:rsidRPr="00BD117A" w:rsidRDefault="2DA76743" w:rsidP="00694D94">
            <w:pPr>
              <w:pStyle w:val="TabelaNagowek"/>
              <w:rPr>
                <w:szCs w:val="20"/>
              </w:rPr>
            </w:pPr>
            <w:r w:rsidRPr="00BD117A">
              <w:t>Pozycja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2F6A9BD" w14:textId="7C97AEC7" w:rsidR="2DA76743" w:rsidRPr="00BD117A" w:rsidRDefault="2DA76743" w:rsidP="00694D94">
            <w:pPr>
              <w:pStyle w:val="TabelaNagowek"/>
            </w:pPr>
            <w:r w:rsidRPr="00BD117A">
              <w:t>Uwagi</w:t>
            </w:r>
          </w:p>
        </w:tc>
      </w:tr>
      <w:tr w:rsidR="2DA76743" w:rsidRPr="00BD117A" w14:paraId="0E37BFC4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4A142" w14:textId="3C4572BD" w:rsidR="2DA76743" w:rsidRPr="00BD117A" w:rsidRDefault="2DA76743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626D1" w14:textId="43B6C5D5" w:rsidR="4A0FC8F7" w:rsidRPr="00BD117A" w:rsidRDefault="22178614" w:rsidP="0062578E">
            <w:pPr>
              <w:pStyle w:val="Tabelatekst"/>
            </w:pPr>
            <w:r w:rsidRPr="00BD117A">
              <w:t>Producent preferowany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DCB0C" w14:textId="655B8D49" w:rsidR="73CBE945" w:rsidRPr="00BD117A" w:rsidRDefault="73CBE945" w:rsidP="0062578E">
            <w:pPr>
              <w:pStyle w:val="Tabelatekst"/>
            </w:pPr>
            <w:r w:rsidRPr="00BD117A">
              <w:t>W kolejności od najbardziej preferowanego. Jeśli nie zostanie znaleziona pozycja żadnego z producentów należy wybrać najtańsze</w:t>
            </w:r>
          </w:p>
        </w:tc>
      </w:tr>
    </w:tbl>
    <w:p w14:paraId="76DEBE7B" w14:textId="7B826BBF" w:rsidR="00E63634" w:rsidRPr="00BD117A" w:rsidRDefault="00E63634" w:rsidP="00E63634">
      <w:pPr>
        <w:pStyle w:val="Legenda"/>
      </w:pPr>
      <w:bookmarkStart w:id="137" w:name="_Toc151315704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10</w:t>
      </w:r>
      <w:r w:rsidRPr="00BD117A">
        <w:fldChar w:fldCharType="end"/>
      </w:r>
      <w:r w:rsidRPr="00BD117A">
        <w:t xml:space="preserve"> </w:t>
      </w:r>
      <w:r>
        <w:t>Parametry pakietu uwzględniane w mapowaniu</w:t>
      </w:r>
      <w:bookmarkEnd w:id="137"/>
    </w:p>
    <w:p w14:paraId="23872EAB" w14:textId="10D2C909" w:rsidR="0FC861DC" w:rsidRPr="00BD117A" w:rsidRDefault="0FC861DC"/>
    <w:p w14:paraId="12AB088D" w14:textId="6454A627" w:rsidR="61015048" w:rsidRPr="00BD117A" w:rsidRDefault="61015048" w:rsidP="2DA76743">
      <w:pPr>
        <w:rPr>
          <w:szCs w:val="20"/>
        </w:rPr>
      </w:pPr>
      <w:r w:rsidRPr="00BD117A">
        <w:rPr>
          <w:szCs w:val="20"/>
        </w:rPr>
        <w:t xml:space="preserve">Parametry </w:t>
      </w:r>
      <w:r w:rsidR="00656E8E">
        <w:rPr>
          <w:szCs w:val="20"/>
        </w:rPr>
        <w:t>P</w:t>
      </w:r>
      <w:r w:rsidRPr="00BD117A">
        <w:rPr>
          <w:szCs w:val="20"/>
        </w:rPr>
        <w:t>rzetargu brane pod uwagę przy mapowaniu: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7"/>
        <w:gridCol w:w="4236"/>
        <w:gridCol w:w="3580"/>
      </w:tblGrid>
      <w:tr w:rsidR="2DA76743" w:rsidRPr="00BD117A" w14:paraId="3FF1C105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0FE3FFF" w14:textId="221CCF90" w:rsidR="2DA76743" w:rsidRPr="00BD117A" w:rsidRDefault="2DA76743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AECF1DF" w14:textId="0CB41C62" w:rsidR="2DA76743" w:rsidRPr="00BD117A" w:rsidRDefault="2DA76743" w:rsidP="00694D94">
            <w:pPr>
              <w:pStyle w:val="TabelaNagowek"/>
              <w:rPr>
                <w:szCs w:val="20"/>
              </w:rPr>
            </w:pPr>
            <w:r w:rsidRPr="00BD117A">
              <w:t>Pozycja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B32CF98" w14:textId="5D71256A" w:rsidR="2DA76743" w:rsidRPr="00BD117A" w:rsidRDefault="2DA76743" w:rsidP="00694D94">
            <w:pPr>
              <w:pStyle w:val="TabelaNagowek"/>
            </w:pPr>
            <w:r w:rsidRPr="00BD117A">
              <w:t>Uwagi</w:t>
            </w:r>
          </w:p>
        </w:tc>
      </w:tr>
      <w:tr w:rsidR="2DA76743" w:rsidRPr="00BD117A" w14:paraId="1404B9E5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2A9C7" w14:textId="1B2E88E5" w:rsidR="2DA76743" w:rsidRPr="00BD117A" w:rsidRDefault="2DA76743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CCC05" w14:textId="510E3521" w:rsidR="40138A4C" w:rsidRPr="00BD117A" w:rsidRDefault="287D4D62" w:rsidP="0062578E">
            <w:pPr>
              <w:pStyle w:val="Tabelatekst"/>
            </w:pPr>
            <w:r w:rsidRPr="00BD117A">
              <w:t>Zgoda na zmianę postaci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5E66C" w14:textId="371C3748" w:rsidR="2DA76743" w:rsidRPr="00BD117A" w:rsidRDefault="006574C0" w:rsidP="0062578E">
            <w:pPr>
              <w:pStyle w:val="Tabelatekst"/>
            </w:pPr>
            <w:r>
              <w:t>Umożliwia dodanie Matrycy Zmian Postaci Przetargu</w:t>
            </w:r>
          </w:p>
        </w:tc>
      </w:tr>
      <w:tr w:rsidR="2DA76743" w:rsidRPr="00BD117A" w14:paraId="0DB97665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DFD3" w14:textId="5836CF15" w:rsidR="2DA76743" w:rsidRPr="00BD117A" w:rsidRDefault="2DA76743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C8F72" w14:textId="025830E9" w:rsidR="21F81E74" w:rsidRPr="00BD117A" w:rsidRDefault="00BB045B" w:rsidP="0062578E">
            <w:pPr>
              <w:pStyle w:val="Tabelatekst"/>
            </w:pPr>
            <w:r>
              <w:t>Matryca Zmian Postaci Przetargu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DD965" w14:textId="403F7528" w:rsidR="21F81E74" w:rsidRPr="00BD117A" w:rsidRDefault="21F81E74" w:rsidP="0062578E">
            <w:pPr>
              <w:pStyle w:val="Tabelatekst"/>
            </w:pPr>
            <w:r w:rsidRPr="00BD117A">
              <w:t xml:space="preserve">Definiuje czy daną postać (np. </w:t>
            </w:r>
            <w:r w:rsidR="00D00976" w:rsidRPr="00BD117A">
              <w:t>tabletka</w:t>
            </w:r>
            <w:r w:rsidRPr="00BD117A">
              <w:t xml:space="preserve">) można zmienić na inną (np. </w:t>
            </w:r>
            <w:r w:rsidR="00D00976" w:rsidRPr="00BD117A">
              <w:t>tabletka</w:t>
            </w:r>
            <w:r w:rsidRPr="00BD117A">
              <w:t xml:space="preserve"> powlekana), kolejność zamiany ma znaczenie</w:t>
            </w:r>
          </w:p>
        </w:tc>
      </w:tr>
      <w:tr w:rsidR="31385A3B" w:rsidRPr="00BD117A" w14:paraId="13AFA18C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A8920" w14:textId="1FC4E123" w:rsidR="31385A3B" w:rsidRPr="00BD117A" w:rsidRDefault="31385A3B" w:rsidP="31385A3B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3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F3109" w14:textId="1DE4DC84" w:rsidR="31385A3B" w:rsidRPr="00BD117A" w:rsidRDefault="00E04F92" w:rsidP="31385A3B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Reguła zmian</w:t>
            </w:r>
            <w:r w:rsidR="00945FC6">
              <w:rPr>
                <w:szCs w:val="20"/>
              </w:rPr>
              <w:t>y wielkości</w:t>
            </w:r>
            <w:r w:rsidR="31385A3B" w:rsidRPr="00BD117A">
              <w:rPr>
                <w:szCs w:val="20"/>
              </w:rPr>
              <w:t xml:space="preserve"> </w:t>
            </w:r>
            <w:r w:rsidR="2FF97A36" w:rsidRPr="00BD117A">
              <w:rPr>
                <w:szCs w:val="20"/>
              </w:rPr>
              <w:t>opakowania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9D93A" w14:textId="7A3E9E61" w:rsidR="31385A3B" w:rsidRPr="00BD117A" w:rsidRDefault="00945FC6" w:rsidP="31385A3B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Definiuje regułę zmiany wielkości opakowania, jeśli dopuszczona</w:t>
            </w:r>
          </w:p>
        </w:tc>
      </w:tr>
      <w:tr w:rsidR="2FF97A36" w:rsidRPr="00BD117A" w14:paraId="608E4684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43F7D" w14:textId="0ED12577" w:rsidR="2FF97A36" w:rsidRPr="00BD117A" w:rsidRDefault="2FF97A36" w:rsidP="2FF97A3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4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C2336" w14:textId="2D68674F" w:rsidR="2FF97A36" w:rsidRPr="00BD117A" w:rsidRDefault="00007634" w:rsidP="2FF97A36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Wartość X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7CEB1" w14:textId="652091FA" w:rsidR="2FF97A36" w:rsidRPr="00BD117A" w:rsidRDefault="00007634" w:rsidP="2FF97A36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 xml:space="preserve">Definiuje wartość X, jeśli </w:t>
            </w:r>
            <w:r w:rsidR="000C2796">
              <w:rPr>
                <w:szCs w:val="20"/>
              </w:rPr>
              <w:t>jest uwzględniona w wybranej regule zmiany wielkości opakowania</w:t>
            </w:r>
          </w:p>
        </w:tc>
      </w:tr>
      <w:tr w:rsidR="00007634" w:rsidRPr="00BD117A" w14:paraId="236BA134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D8A46" w14:textId="7314094D" w:rsidR="00007634" w:rsidRPr="00BD117A" w:rsidRDefault="00007634" w:rsidP="2FF97A36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DBA" w14:textId="2D1B7E66" w:rsidR="00007634" w:rsidRPr="00BD117A" w:rsidRDefault="00007634" w:rsidP="2FF97A3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Sposób </w:t>
            </w:r>
            <w:r>
              <w:rPr>
                <w:szCs w:val="20"/>
              </w:rPr>
              <w:t>przeliczania wielkości</w:t>
            </w:r>
            <w:r w:rsidRPr="00BD117A">
              <w:rPr>
                <w:szCs w:val="20"/>
              </w:rPr>
              <w:t xml:space="preserve"> opakowa</w:t>
            </w:r>
            <w:r>
              <w:rPr>
                <w:szCs w:val="20"/>
              </w:rPr>
              <w:t>ń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FDA6E" w14:textId="77777777" w:rsidR="00007634" w:rsidRPr="00BD117A" w:rsidRDefault="00007634" w:rsidP="2FF97A36">
            <w:pPr>
              <w:pStyle w:val="Tabelatekst"/>
              <w:rPr>
                <w:szCs w:val="20"/>
              </w:rPr>
            </w:pPr>
          </w:p>
        </w:tc>
      </w:tr>
      <w:tr w:rsidR="00DB6518" w:rsidRPr="00BD117A" w14:paraId="7F8A0ABA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0C274" w14:textId="71643F57" w:rsidR="00DB6518" w:rsidRPr="00BD117A" w:rsidRDefault="00007634" w:rsidP="2FF97A36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0BAEC" w14:textId="62AB1296" w:rsidR="00DB6518" w:rsidRPr="00BD117A" w:rsidRDefault="00DB6518" w:rsidP="2FF97A3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Zgoda na </w:t>
            </w:r>
            <w:r w:rsidR="00F55A06">
              <w:rPr>
                <w:szCs w:val="20"/>
              </w:rPr>
              <w:t>z</w:t>
            </w:r>
            <w:r w:rsidRPr="00BD117A">
              <w:rPr>
                <w:szCs w:val="20"/>
              </w:rPr>
              <w:t>amienniki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E752" w14:textId="77777777" w:rsidR="00DB6518" w:rsidRPr="00BD117A" w:rsidRDefault="00DB6518" w:rsidP="2FF97A36">
            <w:pPr>
              <w:pStyle w:val="Tabelatekst"/>
              <w:rPr>
                <w:szCs w:val="20"/>
              </w:rPr>
            </w:pPr>
          </w:p>
        </w:tc>
      </w:tr>
      <w:tr w:rsidR="00E04F92" w:rsidRPr="00BD117A" w14:paraId="6B4CE427" w14:textId="77777777" w:rsidTr="000C7883">
        <w:trPr>
          <w:trHeight w:val="231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482AE" w14:textId="5963D339" w:rsidR="00E04F92" w:rsidRPr="00BD117A" w:rsidRDefault="00007634" w:rsidP="2FF97A36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4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FFF0" w14:textId="47A7F50B" w:rsidR="00E04F92" w:rsidRPr="00BD117A" w:rsidRDefault="00E04F92" w:rsidP="2FF97A36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Nazwa handlowa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872E7" w14:textId="77777777" w:rsidR="00E04F92" w:rsidRPr="00BD117A" w:rsidRDefault="00E04F92" w:rsidP="2FF97A36">
            <w:pPr>
              <w:pStyle w:val="Tabelatekst"/>
              <w:rPr>
                <w:szCs w:val="20"/>
              </w:rPr>
            </w:pPr>
          </w:p>
        </w:tc>
      </w:tr>
    </w:tbl>
    <w:p w14:paraId="41D6BCAD" w14:textId="12932697" w:rsidR="00E63634" w:rsidRPr="00BD117A" w:rsidRDefault="00E63634" w:rsidP="00E63634">
      <w:pPr>
        <w:pStyle w:val="Legenda"/>
      </w:pPr>
      <w:bookmarkStart w:id="138" w:name="_Toc151315705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11</w:t>
      </w:r>
      <w:r w:rsidRPr="00BD117A">
        <w:fldChar w:fldCharType="end"/>
      </w:r>
      <w:r w:rsidRPr="00BD117A">
        <w:t xml:space="preserve"> </w:t>
      </w:r>
      <w:r>
        <w:t>Parametry przetargu uwzględniane w mapowaniu</w:t>
      </w:r>
      <w:bookmarkEnd w:id="138"/>
    </w:p>
    <w:p w14:paraId="29AD6497" w14:textId="4FF008F2" w:rsidR="402DA3A4" w:rsidRPr="00BD117A" w:rsidRDefault="402DA3A4" w:rsidP="402DA3A4">
      <w:pPr>
        <w:rPr>
          <w:szCs w:val="20"/>
        </w:rPr>
      </w:pPr>
    </w:p>
    <w:p w14:paraId="1A1FEE79" w14:textId="4AF60740" w:rsidR="7529981C" w:rsidRPr="00BD117A" w:rsidRDefault="1C2B0C03" w:rsidP="78148DF8">
      <w:pPr>
        <w:pStyle w:val="Nagwek3"/>
        <w:rPr>
          <w:rFonts w:asciiTheme="minorHAnsi" w:eastAsiaTheme="minorEastAsia" w:hAnsiTheme="minorHAnsi" w:cstheme="minorBidi"/>
        </w:rPr>
      </w:pPr>
      <w:bookmarkStart w:id="139" w:name="_Toc151315776"/>
      <w:r w:rsidRPr="00BD117A">
        <w:rPr>
          <w:rFonts w:eastAsia="Helvetica 75"/>
        </w:rPr>
        <w:lastRenderedPageBreak/>
        <w:t>Specyfika interfejsów integracyjnych</w:t>
      </w:r>
      <w:bookmarkEnd w:id="139"/>
    </w:p>
    <w:p w14:paraId="3FA4E49E" w14:textId="0DA0FBEC" w:rsidR="1C2B0C03" w:rsidRPr="00BD117A" w:rsidRDefault="6E8E6D0F" w:rsidP="00E043CB">
      <w:pPr>
        <w:jc w:val="both"/>
        <w:rPr>
          <w:rFonts w:ascii="Helvetica 75" w:eastAsia="Helvetica 75" w:hAnsi="Helvetica 75" w:cs="Helvetica 75"/>
        </w:rPr>
      </w:pPr>
      <w:r w:rsidRPr="00BD117A">
        <w:t>Wszystkie usługi udostępniane w ramach mod</w:t>
      </w:r>
      <w:r w:rsidR="00656E8E">
        <w:t>u</w:t>
      </w:r>
      <w:r w:rsidRPr="00BD117A">
        <w:t>łów mapowania produktów są usługami wewnętrznymi. W tym przypadku założona została otwarta polityka CORS i wszystkie żądania Cross-</w:t>
      </w:r>
      <w:proofErr w:type="spellStart"/>
      <w:r w:rsidRPr="00BD117A">
        <w:t>Origin</w:t>
      </w:r>
      <w:proofErr w:type="spellEnd"/>
      <w:r w:rsidRPr="00BD117A">
        <w:t xml:space="preserve"> </w:t>
      </w:r>
      <w:r w:rsidR="00656E8E">
        <w:t xml:space="preserve">są </w:t>
      </w:r>
      <w:r w:rsidRPr="00BD117A">
        <w:t xml:space="preserve">akceptowane jako pochodzące z sieci wewnętrznej </w:t>
      </w:r>
      <w:proofErr w:type="spellStart"/>
      <w:r w:rsidRPr="00BD117A">
        <w:t>Neuca</w:t>
      </w:r>
      <w:proofErr w:type="spellEnd"/>
      <w:r w:rsidRPr="00BD117A">
        <w:t>.</w:t>
      </w:r>
      <w:r w:rsidR="3AF4363E" w:rsidRPr="00BD117A">
        <w:t xml:space="preserve"> </w:t>
      </w:r>
      <w:r w:rsidR="1C2B0C03" w:rsidRPr="00BD117A">
        <w:t xml:space="preserve">Do korzystania z </w:t>
      </w:r>
      <w:proofErr w:type="spellStart"/>
      <w:r w:rsidR="1C2B0C03" w:rsidRPr="00BD117A">
        <w:t>mikrousługi</w:t>
      </w:r>
      <w:proofErr w:type="spellEnd"/>
      <w:r w:rsidR="1C2B0C03" w:rsidRPr="00BD117A">
        <w:t xml:space="preserve"> wykorzystywany będzie jeden </w:t>
      </w:r>
      <w:proofErr w:type="spellStart"/>
      <w:r w:rsidR="1C2B0C03" w:rsidRPr="00BD117A">
        <w:t>endpoint</w:t>
      </w:r>
      <w:proofErr w:type="spellEnd"/>
      <w:r w:rsidR="1C2B0C03" w:rsidRPr="00BD117A">
        <w:t>:</w:t>
      </w:r>
    </w:p>
    <w:p w14:paraId="082C96D0" w14:textId="77AF9905" w:rsidR="1C2B0C03" w:rsidRPr="00BD117A" w:rsidRDefault="1C2B0C03">
      <w:r w:rsidRPr="00BD117A">
        <w:t xml:space="preserve">Szczegóły </w:t>
      </w:r>
      <w:proofErr w:type="spellStart"/>
      <w:r w:rsidRPr="00BD117A">
        <w:t>endpointu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4244"/>
        <w:gridCol w:w="3574"/>
      </w:tblGrid>
      <w:tr w:rsidR="402DA3A4" w:rsidRPr="00BD117A" w14:paraId="0ECA015A" w14:textId="77777777" w:rsidTr="00F11920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BCA6C56" w14:textId="3DC22E2B" w:rsidR="402DA3A4" w:rsidRPr="00BD117A" w:rsidRDefault="402DA3A4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4F3D8B8" w14:textId="76E8DD7B" w:rsidR="402DA3A4" w:rsidRPr="00BD117A" w:rsidRDefault="402DA3A4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E282BA8" w14:textId="482C10F9" w:rsidR="402DA3A4" w:rsidRPr="00BD117A" w:rsidRDefault="402DA3A4" w:rsidP="00694D94">
            <w:pPr>
              <w:pStyle w:val="TabelaNagowek"/>
            </w:pPr>
            <w:r w:rsidRPr="00BD117A">
              <w:t>Wartość</w:t>
            </w:r>
          </w:p>
        </w:tc>
      </w:tr>
      <w:tr w:rsidR="402DA3A4" w:rsidRPr="00BD117A" w14:paraId="078D0C36" w14:textId="77777777" w:rsidTr="00F11920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16637" w14:textId="7D064705" w:rsidR="402DA3A4" w:rsidRPr="00BD117A" w:rsidRDefault="402DA3A4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ED913" w14:textId="2FED2A34" w:rsidR="402DA3A4" w:rsidRPr="00BD117A" w:rsidRDefault="402DA3A4" w:rsidP="0062578E">
            <w:pPr>
              <w:pStyle w:val="Tabelatekst"/>
            </w:pPr>
            <w:r w:rsidRPr="00BD117A">
              <w:t xml:space="preserve">Metoda </w:t>
            </w:r>
            <w:r w:rsidR="00B25788" w:rsidRPr="00BD117A">
              <w:t>http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04E32" w14:textId="51B6A953" w:rsidR="402DA3A4" w:rsidRPr="00BD117A" w:rsidRDefault="402DA3A4" w:rsidP="0062578E">
            <w:pPr>
              <w:pStyle w:val="Tabelatekst"/>
            </w:pPr>
            <w:r w:rsidRPr="00BD117A">
              <w:t>POST</w:t>
            </w:r>
          </w:p>
        </w:tc>
      </w:tr>
      <w:tr w:rsidR="402DA3A4" w:rsidRPr="00BD117A" w14:paraId="237EDDD8" w14:textId="77777777" w:rsidTr="00F11920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FB36E" w14:textId="452DC9B7" w:rsidR="402DA3A4" w:rsidRPr="00BD117A" w:rsidRDefault="402DA3A4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CD119" w14:textId="0A8462CC" w:rsidR="402DA3A4" w:rsidRPr="00BD117A" w:rsidRDefault="402DA3A4" w:rsidP="0062578E">
            <w:pPr>
              <w:pStyle w:val="Tabelatekst"/>
            </w:pPr>
            <w:r w:rsidRPr="00BD117A">
              <w:t>Typ zawartości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75878" w14:textId="044A1950" w:rsidR="402DA3A4" w:rsidRPr="00BD117A" w:rsidRDefault="402DA3A4" w:rsidP="0062578E">
            <w:pPr>
              <w:pStyle w:val="Tabelatekst"/>
            </w:pPr>
            <w:proofErr w:type="spellStart"/>
            <w:r w:rsidRPr="00BD117A">
              <w:t>application</w:t>
            </w:r>
            <w:proofErr w:type="spellEnd"/>
            <w:r w:rsidRPr="00BD117A">
              <w:t>/</w:t>
            </w:r>
            <w:proofErr w:type="spellStart"/>
            <w:r w:rsidRPr="00BD117A">
              <w:t>json</w:t>
            </w:r>
            <w:proofErr w:type="spellEnd"/>
          </w:p>
        </w:tc>
      </w:tr>
      <w:tr w:rsidR="402DA3A4" w:rsidRPr="00BD117A" w14:paraId="5B3A8B53" w14:textId="77777777" w:rsidTr="00F11920">
        <w:trPr>
          <w:trHeight w:val="23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F5CA" w14:textId="361C5F85" w:rsidR="402DA3A4" w:rsidRPr="00BD117A" w:rsidRDefault="402DA3A4" w:rsidP="0062578E">
            <w:pPr>
              <w:pStyle w:val="Tabelatekst"/>
            </w:pPr>
            <w:r w:rsidRPr="00BD117A">
              <w:t>3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D3F6D" w14:textId="22519800" w:rsidR="402DA3A4" w:rsidRPr="00BD117A" w:rsidRDefault="402DA3A4" w:rsidP="0062578E">
            <w:pPr>
              <w:pStyle w:val="Tabelatekst"/>
            </w:pPr>
            <w:r w:rsidRPr="00BD117A">
              <w:t>Adres względny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4F149" w14:textId="5ED28363" w:rsidR="402DA3A4" w:rsidRPr="00BD117A" w:rsidRDefault="402DA3A4" w:rsidP="0062578E">
            <w:pPr>
              <w:pStyle w:val="Tabelatekst"/>
            </w:pPr>
            <w:r w:rsidRPr="00BD117A">
              <w:t>/</w:t>
            </w:r>
            <w:proofErr w:type="spellStart"/>
            <w:r w:rsidR="3B2857DA" w:rsidRPr="00BD117A">
              <w:t>mapper</w:t>
            </w:r>
            <w:proofErr w:type="spellEnd"/>
            <w:r w:rsidRPr="00BD117A">
              <w:t>/</w:t>
            </w:r>
            <w:r w:rsidR="1780B990" w:rsidRPr="00BD117A">
              <w:t>map</w:t>
            </w:r>
          </w:p>
        </w:tc>
      </w:tr>
      <w:tr w:rsidR="402DA3A4" w:rsidRPr="00BD117A" w14:paraId="5C3A206D" w14:textId="77777777" w:rsidTr="00F11920">
        <w:trPr>
          <w:trHeight w:val="46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1538" w14:textId="1B3CD0BA" w:rsidR="402DA3A4" w:rsidRPr="00BD117A" w:rsidRDefault="402DA3A4" w:rsidP="0062578E">
            <w:pPr>
              <w:pStyle w:val="Tabelatekst"/>
            </w:pPr>
            <w:r w:rsidRPr="00BD117A">
              <w:t>4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D60BE" w14:textId="02C649B3" w:rsidR="402DA3A4" w:rsidRPr="00BD117A" w:rsidRDefault="402DA3A4" w:rsidP="0062578E">
            <w:pPr>
              <w:pStyle w:val="Tabelatekst"/>
            </w:pPr>
            <w:r w:rsidRPr="00BD117A">
              <w:t>Rodzaj uwierzytelnienia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9E544" w14:textId="11019249" w:rsidR="402DA3A4" w:rsidRPr="00BD117A" w:rsidRDefault="402DA3A4" w:rsidP="0062578E">
            <w:pPr>
              <w:pStyle w:val="Tabelatekst"/>
            </w:pPr>
            <w:r w:rsidRPr="00BD117A">
              <w:t>Przez login i hasło</w:t>
            </w:r>
          </w:p>
        </w:tc>
      </w:tr>
      <w:tr w:rsidR="402DA3A4" w:rsidRPr="00BD117A" w14:paraId="7644BA27" w14:textId="77777777" w:rsidTr="00F11920">
        <w:trPr>
          <w:trHeight w:val="46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49ED8" w14:textId="7F80BAFC" w:rsidR="402DA3A4" w:rsidRPr="00BD117A" w:rsidRDefault="402DA3A4" w:rsidP="0062578E">
            <w:pPr>
              <w:pStyle w:val="Tabelatekst"/>
            </w:pPr>
            <w:r w:rsidRPr="00BD117A">
              <w:t>5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8E0C" w14:textId="72212AC9" w:rsidR="402DA3A4" w:rsidRPr="00BD117A" w:rsidRDefault="402DA3A4" w:rsidP="0062578E">
            <w:pPr>
              <w:pStyle w:val="Tabelatekst"/>
            </w:pPr>
            <w:r w:rsidRPr="00BD117A">
              <w:t>Polityka CORS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52E26" w14:textId="5A320DD6" w:rsidR="402DA3A4" w:rsidRPr="00BD117A" w:rsidRDefault="402DA3A4" w:rsidP="0062578E">
            <w:pPr>
              <w:pStyle w:val="Tabelatekst"/>
            </w:pPr>
            <w:r w:rsidRPr="00BD117A">
              <w:t>‘*’ (akceptowane wszystkie adresy, jest to usługa wewnętrzna)</w:t>
            </w:r>
          </w:p>
        </w:tc>
      </w:tr>
    </w:tbl>
    <w:p w14:paraId="0534DD91" w14:textId="1A087F19" w:rsidR="06C5455C" w:rsidRPr="00BD117A" w:rsidRDefault="06C5455C" w:rsidP="402DA3A4">
      <w:pPr>
        <w:pStyle w:val="Legenda"/>
      </w:pPr>
      <w:bookmarkStart w:id="140" w:name="_Toc151315706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12</w:t>
      </w:r>
      <w:r w:rsidRPr="00BD117A">
        <w:fldChar w:fldCharType="end"/>
      </w:r>
      <w:r w:rsidRPr="00BD117A">
        <w:t xml:space="preserve"> Szczegóły </w:t>
      </w:r>
      <w:proofErr w:type="spellStart"/>
      <w:r w:rsidRPr="00BD117A">
        <w:t>intefejsu</w:t>
      </w:r>
      <w:proofErr w:type="spellEnd"/>
      <w:r w:rsidRPr="00BD117A">
        <w:t xml:space="preserve"> wejściowego importera</w:t>
      </w:r>
      <w:bookmarkEnd w:id="140"/>
    </w:p>
    <w:p w14:paraId="679C4327" w14:textId="77777777" w:rsidR="00912C74" w:rsidRPr="00BD117A" w:rsidRDefault="00912C74" w:rsidP="00912C74">
      <w:pPr>
        <w:rPr>
          <w:lang w:eastAsia="pl-PL"/>
        </w:rPr>
      </w:pPr>
    </w:p>
    <w:p w14:paraId="2CCF3A98" w14:textId="3DF0EF49" w:rsidR="06C5455C" w:rsidRPr="00BD117A" w:rsidRDefault="06C5455C" w:rsidP="402DA3A4">
      <w:pPr>
        <w:rPr>
          <w:szCs w:val="20"/>
        </w:rPr>
      </w:pPr>
      <w:r w:rsidRPr="00BD117A">
        <w:rPr>
          <w:szCs w:val="20"/>
        </w:rPr>
        <w:t>Body:</w:t>
      </w:r>
    </w:p>
    <w:p w14:paraId="184F7AFF" w14:textId="4DC42AD1" w:rsidR="06C5455C" w:rsidRPr="00BD117A" w:rsidRDefault="06C5455C" w:rsidP="402DA3A4">
      <w:pPr>
        <w:rPr>
          <w:szCs w:val="20"/>
        </w:rPr>
      </w:pPr>
      <w:r w:rsidRPr="00BD117A">
        <w:rPr>
          <w:szCs w:val="20"/>
        </w:rPr>
        <w:t>JSON zawierający pola:</w:t>
      </w:r>
    </w:p>
    <w:p w14:paraId="43754983" w14:textId="43EBE3DA" w:rsidR="06C5455C" w:rsidRPr="00BD117A" w:rsidRDefault="06C5455C">
      <w:r w:rsidRPr="00BD117A">
        <w:t>Zawartość JSON wejściowego importera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2"/>
        <w:gridCol w:w="3390"/>
        <w:gridCol w:w="3348"/>
        <w:gridCol w:w="1430"/>
      </w:tblGrid>
      <w:tr w:rsidR="402DA3A4" w:rsidRPr="00BD117A" w14:paraId="24333A9D" w14:textId="77777777" w:rsidTr="00F11920">
        <w:trPr>
          <w:trHeight w:val="231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513B171" w14:textId="16779C0B" w:rsidR="402DA3A4" w:rsidRPr="00BD117A" w:rsidRDefault="402DA3A4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1974DB6" w14:textId="6A5559F3" w:rsidR="402DA3A4" w:rsidRPr="00BD117A" w:rsidRDefault="402DA3A4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CD8F8D5" w14:textId="35E041E1" w:rsidR="402DA3A4" w:rsidRPr="00BD117A" w:rsidRDefault="402DA3A4" w:rsidP="00694D94">
            <w:pPr>
              <w:pStyle w:val="TabelaNagowek"/>
              <w:rPr>
                <w:szCs w:val="20"/>
              </w:rPr>
            </w:pPr>
            <w:r w:rsidRPr="00BD117A">
              <w:t>Wyjaśnienie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C9A6579" w14:textId="32E3FF6B" w:rsidR="402DA3A4" w:rsidRPr="00BD117A" w:rsidRDefault="00F11920" w:rsidP="00694D94">
            <w:pPr>
              <w:pStyle w:val="TabelaNagowek"/>
            </w:pPr>
            <w:r>
              <w:t>W</w:t>
            </w:r>
            <w:r w:rsidR="402DA3A4" w:rsidRPr="00BD117A">
              <w:t>ymagane</w:t>
            </w:r>
          </w:p>
        </w:tc>
      </w:tr>
      <w:tr w:rsidR="402DA3A4" w:rsidRPr="00BD117A" w14:paraId="71EFAAA4" w14:textId="77777777" w:rsidTr="00F11920">
        <w:trPr>
          <w:trHeight w:val="231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17E7A" w14:textId="686786CE" w:rsidR="402DA3A4" w:rsidRPr="00BD117A" w:rsidRDefault="402DA3A4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E2BA8" w14:textId="599A207E" w:rsidR="19669D4C" w:rsidRPr="00BD117A" w:rsidRDefault="19669D4C" w:rsidP="0062578E">
            <w:pPr>
              <w:pStyle w:val="Tabelatekst"/>
            </w:pPr>
            <w:proofErr w:type="spellStart"/>
            <w:r w:rsidRPr="00BD117A">
              <w:t>clientUrl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A7FC3" w14:textId="2F0D87D6" w:rsidR="19669D4C" w:rsidRPr="00BD117A" w:rsidRDefault="19669D4C" w:rsidP="0062578E">
            <w:pPr>
              <w:pStyle w:val="Tabelatekst"/>
            </w:pPr>
            <w:r w:rsidRPr="00BD117A">
              <w:t xml:space="preserve">Adres </w:t>
            </w:r>
            <w:proofErr w:type="spellStart"/>
            <w:r w:rsidRPr="00BD117A">
              <w:t>url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dynamics’a</w:t>
            </w:r>
            <w:proofErr w:type="spellEnd"/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AEB3" w14:textId="4D2D5D77" w:rsidR="402DA3A4" w:rsidRPr="00BD117A" w:rsidRDefault="402DA3A4" w:rsidP="0062578E">
            <w:pPr>
              <w:pStyle w:val="Tabelatekst"/>
            </w:pPr>
            <w:r w:rsidRPr="00BD117A">
              <w:t>Tak</w:t>
            </w:r>
          </w:p>
        </w:tc>
      </w:tr>
      <w:tr w:rsidR="402DA3A4" w:rsidRPr="00BD117A" w14:paraId="6DBC0403" w14:textId="77777777" w:rsidTr="00F11920">
        <w:trPr>
          <w:trHeight w:val="231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4EA7C" w14:textId="1D5CCA6D" w:rsidR="402DA3A4" w:rsidRPr="00BD117A" w:rsidRDefault="402DA3A4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00E18" w14:textId="355C06A0" w:rsidR="1384390A" w:rsidRPr="00BD117A" w:rsidRDefault="51D2A47A" w:rsidP="0062578E">
            <w:pPr>
              <w:pStyle w:val="Tabelatekst"/>
            </w:pPr>
            <w:proofErr w:type="spellStart"/>
            <w:r w:rsidRPr="00BD117A">
              <w:t>neu</w:t>
            </w:r>
            <w:r w:rsidR="1384390A" w:rsidRPr="00BD117A">
              <w:t>_</w:t>
            </w:r>
            <w:r w:rsidR="5BE8B5F8" w:rsidRPr="00BD117A">
              <w:t>ImportID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74FDA" w14:textId="16688C3A" w:rsidR="1384390A" w:rsidRPr="00BD117A" w:rsidRDefault="1384390A" w:rsidP="0062578E">
            <w:pPr>
              <w:pStyle w:val="Tabelatekst"/>
            </w:pPr>
            <w:r w:rsidRPr="00BD117A">
              <w:t>Id importu do przeprowadzenia mapowania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548A5" w14:textId="5D83E640" w:rsidR="402DA3A4" w:rsidRPr="00BD117A" w:rsidRDefault="402DA3A4" w:rsidP="0062578E">
            <w:pPr>
              <w:pStyle w:val="Tabelatekst"/>
            </w:pPr>
            <w:r w:rsidRPr="00BD117A">
              <w:t>Tak</w:t>
            </w:r>
          </w:p>
        </w:tc>
      </w:tr>
    </w:tbl>
    <w:p w14:paraId="55F45AB5" w14:textId="5794464E" w:rsidR="006C721D" w:rsidRPr="00BD117A" w:rsidRDefault="006C721D" w:rsidP="006C721D">
      <w:pPr>
        <w:pStyle w:val="Legenda"/>
      </w:pPr>
      <w:bookmarkStart w:id="141" w:name="_Toc151315707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13</w:t>
      </w:r>
      <w:r w:rsidRPr="00BD117A">
        <w:fldChar w:fldCharType="end"/>
      </w:r>
      <w:r w:rsidRPr="00BD117A">
        <w:t xml:space="preserve"> </w:t>
      </w:r>
      <w:r w:rsidR="005D4A52">
        <w:t xml:space="preserve">Zawartość JSON </w:t>
      </w:r>
      <w:r w:rsidRPr="00BD117A">
        <w:t>wejściowego importera</w:t>
      </w:r>
      <w:bookmarkEnd w:id="141"/>
    </w:p>
    <w:p w14:paraId="0CB5BE7D" w14:textId="2F749A5B" w:rsidR="402DA3A4" w:rsidRPr="00BD117A" w:rsidRDefault="402DA3A4" w:rsidP="402DA3A4"/>
    <w:p w14:paraId="0DEF4CCE" w14:textId="4ECE4E1C" w:rsidR="677262B3" w:rsidRPr="00BD117A" w:rsidRDefault="677262B3" w:rsidP="2DA76743">
      <w:r w:rsidRPr="00BD117A">
        <w:t xml:space="preserve">Pozostałe parametry (wszystkie wymienione w poprzednim punkcie) </w:t>
      </w:r>
      <w:r w:rsidR="009754FF">
        <w:t>zostają</w:t>
      </w:r>
      <w:r w:rsidRPr="00BD117A">
        <w:t xml:space="preserve"> pobrane przez </w:t>
      </w:r>
      <w:proofErr w:type="spellStart"/>
      <w:r w:rsidRPr="00BD117A">
        <w:t>mikroserwis</w:t>
      </w:r>
      <w:proofErr w:type="spellEnd"/>
      <w:r w:rsidRPr="00BD117A">
        <w:t xml:space="preserve"> bezpośrednio z </w:t>
      </w:r>
      <w:proofErr w:type="spellStart"/>
      <w:r w:rsidR="009754FF">
        <w:t>D</w:t>
      </w:r>
      <w:r w:rsidRPr="00BD117A">
        <w:t>ynamicsa</w:t>
      </w:r>
      <w:proofErr w:type="spellEnd"/>
      <w:r w:rsidRPr="00BD117A">
        <w:t xml:space="preserve"> na podstawie id przetargu.</w:t>
      </w:r>
    </w:p>
    <w:p w14:paraId="3A8FF52C" w14:textId="691D43A2" w:rsidR="0EEACC12" w:rsidRPr="00BD117A" w:rsidRDefault="0EEACC12" w:rsidP="0EEACC12">
      <w:pPr>
        <w:rPr>
          <w:szCs w:val="20"/>
        </w:rPr>
      </w:pPr>
    </w:p>
    <w:p w14:paraId="7927F20E" w14:textId="0596622B" w:rsidR="3BFD5CAC" w:rsidRPr="00BD117A" w:rsidRDefault="3BFD5CAC" w:rsidP="00E814BA">
      <w:pPr>
        <w:pStyle w:val="Nagwek3"/>
        <w:rPr>
          <w:rFonts w:eastAsia="Helvetica 75"/>
        </w:rPr>
      </w:pPr>
      <w:bookmarkStart w:id="142" w:name="_Toc151315777"/>
      <w:r w:rsidRPr="00BD117A">
        <w:rPr>
          <w:rFonts w:eastAsia="Helvetica 75"/>
        </w:rPr>
        <w:t>Serwisy udostępniane przez CRM</w:t>
      </w:r>
      <w:r w:rsidR="1280DFDE" w:rsidRPr="00BD117A">
        <w:rPr>
          <w:rFonts w:eastAsia="Helvetica 75"/>
        </w:rPr>
        <w:t xml:space="preserve"> na potrzeby </w:t>
      </w:r>
      <w:r w:rsidR="22CEB96F" w:rsidRPr="00BD117A">
        <w:rPr>
          <w:rFonts w:eastAsia="Helvetica 75"/>
        </w:rPr>
        <w:t>modułu mapującego</w:t>
      </w:r>
      <w:bookmarkEnd w:id="142"/>
    </w:p>
    <w:p w14:paraId="359248C9" w14:textId="063165C3" w:rsidR="41B8D94D" w:rsidRPr="00BD117A" w:rsidRDefault="41B8D94D" w:rsidP="41B8D94D">
      <w:pPr>
        <w:rPr>
          <w:szCs w:val="20"/>
        </w:rPr>
      </w:pPr>
    </w:p>
    <w:p w14:paraId="4BC10422" w14:textId="50A097C4" w:rsidR="3BFD5CAC" w:rsidRPr="00BD117A" w:rsidRDefault="3BFD5CAC" w:rsidP="41B8D94D">
      <w:pPr>
        <w:rPr>
          <w:rFonts w:ascii="Helvetica 75" w:eastAsia="Helvetica 75" w:hAnsi="Helvetica 75" w:cs="Helvetica 75"/>
          <w:szCs w:val="20"/>
        </w:rPr>
      </w:pPr>
      <w:r w:rsidRPr="00BD117A">
        <w:rPr>
          <w:rFonts w:ascii="Helvetica 75" w:eastAsia="Helvetica 75" w:hAnsi="Helvetica 75" w:cs="Helvetica 75"/>
          <w:szCs w:val="20"/>
        </w:rPr>
        <w:t xml:space="preserve">Pozostała komunikacja między usługami, jest realizowana poprzez </w:t>
      </w:r>
      <w:proofErr w:type="spellStart"/>
      <w:r w:rsidRPr="00BD117A">
        <w:rPr>
          <w:rFonts w:ascii="Helvetica 75" w:eastAsia="Helvetica 75" w:hAnsi="Helvetica 75" w:cs="Helvetica 75"/>
          <w:szCs w:val="20"/>
        </w:rPr>
        <w:t>CRUD’owe</w:t>
      </w:r>
      <w:proofErr w:type="spellEnd"/>
      <w:r w:rsidRPr="00BD117A">
        <w:rPr>
          <w:rFonts w:ascii="Helvetica 75" w:eastAsia="Helvetica 75" w:hAnsi="Helvetica 75" w:cs="Helvetica 75"/>
          <w:szCs w:val="20"/>
        </w:rPr>
        <w:t xml:space="preserve"> serwisy wystawiane przez </w:t>
      </w:r>
      <w:proofErr w:type="spellStart"/>
      <w:r w:rsidRPr="00BD117A">
        <w:rPr>
          <w:rFonts w:ascii="Helvetica 75" w:eastAsia="Helvetica 75" w:hAnsi="Helvetica 75" w:cs="Helvetica 75"/>
          <w:szCs w:val="20"/>
        </w:rPr>
        <w:t>Dynamicsa</w:t>
      </w:r>
      <w:proofErr w:type="spellEnd"/>
      <w:r w:rsidRPr="00BD117A">
        <w:rPr>
          <w:rFonts w:ascii="Helvetica 75" w:eastAsia="Helvetica 75" w:hAnsi="Helvetica 75" w:cs="Helvetica 75"/>
          <w:szCs w:val="20"/>
        </w:rPr>
        <w:t>.</w:t>
      </w:r>
    </w:p>
    <w:p w14:paraId="2B3B08DC" w14:textId="3BEB237A" w:rsidR="30DF4194" w:rsidRPr="00BD117A" w:rsidRDefault="30DF4194" w:rsidP="30DF4194">
      <w:pPr>
        <w:rPr>
          <w:szCs w:val="20"/>
        </w:rPr>
      </w:pPr>
    </w:p>
    <w:p w14:paraId="39C20655" w14:textId="57119DFC" w:rsidR="496C58BD" w:rsidRPr="00BD117A" w:rsidRDefault="496C58BD" w:rsidP="00532C37">
      <w:pPr>
        <w:pStyle w:val="Nagwek4"/>
        <w:rPr>
          <w:rFonts w:asciiTheme="minorHAnsi" w:eastAsiaTheme="minorEastAsia" w:hAnsiTheme="minorHAnsi" w:cstheme="minorBidi"/>
        </w:rPr>
      </w:pPr>
      <w:r w:rsidRPr="00BD117A">
        <w:rPr>
          <w:rFonts w:eastAsia="Helvetica 75"/>
        </w:rPr>
        <w:t>Dodawanie zmapowanych produktów</w:t>
      </w:r>
    </w:p>
    <w:p w14:paraId="2E38E887" w14:textId="25796DEB" w:rsidR="3BFD5CAC" w:rsidRPr="00BD117A" w:rsidRDefault="3BFD5CAC" w:rsidP="0BD99D0D">
      <w:pPr>
        <w:rPr>
          <w:szCs w:val="20"/>
        </w:rPr>
      </w:pPr>
      <w:r w:rsidRPr="00BD117A">
        <w:rPr>
          <w:szCs w:val="20"/>
        </w:rPr>
        <w:t>Dodawanie dopasowanych do przetargu produktów jest robione na zasadzie tworzenia asocjacji obiektu przetargu z produktami</w:t>
      </w:r>
      <w:r w:rsidR="1473677B" w:rsidRPr="00BD117A">
        <w:rPr>
          <w:szCs w:val="20"/>
        </w:rPr>
        <w:t>.</w:t>
      </w:r>
    </w:p>
    <w:p w14:paraId="13E3E7EA" w14:textId="3E7A8D23" w:rsidR="1924530A" w:rsidRPr="00BD117A" w:rsidRDefault="1924530A" w:rsidP="1924530A">
      <w:pPr>
        <w:rPr>
          <w:szCs w:val="20"/>
        </w:rPr>
      </w:pPr>
    </w:p>
    <w:p w14:paraId="4347A6FB" w14:textId="735425D0" w:rsidR="2E8FB679" w:rsidRPr="00BD117A" w:rsidRDefault="74A205E3" w:rsidP="2E8FB679">
      <w:pPr>
        <w:rPr>
          <w:szCs w:val="20"/>
        </w:rPr>
      </w:pPr>
      <w:r w:rsidRPr="00BD117A">
        <w:rPr>
          <w:szCs w:val="20"/>
        </w:rPr>
        <w:t>Żądanie: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5"/>
        <w:gridCol w:w="3382"/>
        <w:gridCol w:w="4666"/>
      </w:tblGrid>
      <w:tr w:rsidR="2E8FB679" w:rsidRPr="00BD117A" w14:paraId="5566E7EC" w14:textId="77777777" w:rsidTr="00E1638E">
        <w:trPr>
          <w:trHeight w:val="231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F233213" w14:textId="63E83330" w:rsidR="2E8FB679" w:rsidRPr="00BD117A" w:rsidRDefault="2E8FB679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3CB5A22" w14:textId="58658F0A" w:rsidR="2E8FB679" w:rsidRPr="00BD117A" w:rsidRDefault="2E8FB679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FA0977D" w14:textId="25D858BD" w:rsidR="2E8FB679" w:rsidRPr="00BD117A" w:rsidRDefault="2E8FB679" w:rsidP="00694D94">
            <w:pPr>
              <w:pStyle w:val="TabelaNagowek"/>
            </w:pPr>
            <w:r w:rsidRPr="00BD117A">
              <w:t>Wartość</w:t>
            </w:r>
          </w:p>
        </w:tc>
      </w:tr>
      <w:tr w:rsidR="2E8FB679" w:rsidRPr="00BD117A" w14:paraId="0E6AD7DD" w14:textId="77777777" w:rsidTr="00E1638E">
        <w:trPr>
          <w:trHeight w:val="231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3A76" w14:textId="72E954DE" w:rsidR="2E8FB679" w:rsidRPr="00BD117A" w:rsidRDefault="2E8FB679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13BDE" w14:textId="04BB9D97" w:rsidR="2E8FB679" w:rsidRPr="00BD117A" w:rsidRDefault="2E8FB679" w:rsidP="0062578E">
            <w:pPr>
              <w:pStyle w:val="Tabelatekst"/>
            </w:pPr>
            <w:r w:rsidRPr="00BD117A">
              <w:t xml:space="preserve">Metoda </w:t>
            </w:r>
            <w:r w:rsidR="000B4B99" w:rsidRPr="00BD117A">
              <w:t>http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398B" w14:textId="09FD8E0E" w:rsidR="2E8FB679" w:rsidRPr="00BD117A" w:rsidRDefault="2E8FB679" w:rsidP="0062578E">
            <w:pPr>
              <w:pStyle w:val="Tabelatekst"/>
            </w:pPr>
            <w:r w:rsidRPr="00BD117A">
              <w:t>POST</w:t>
            </w:r>
          </w:p>
        </w:tc>
      </w:tr>
      <w:tr w:rsidR="2E8FB679" w:rsidRPr="00BD117A" w14:paraId="6F1CCBD7" w14:textId="77777777" w:rsidTr="00E1638E">
        <w:trPr>
          <w:trHeight w:val="231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7A35C" w14:textId="513C997D" w:rsidR="2E8FB679" w:rsidRPr="00BD117A" w:rsidRDefault="2E8FB679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06105" w14:textId="55390843" w:rsidR="2E8FB679" w:rsidRPr="00BD117A" w:rsidRDefault="2E8FB679" w:rsidP="0062578E">
            <w:pPr>
              <w:pStyle w:val="Tabelatekst"/>
            </w:pPr>
            <w:r w:rsidRPr="00BD117A">
              <w:t>Typ zawartości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45FC" w14:textId="56110531" w:rsidR="2E8FB679" w:rsidRPr="00BD117A" w:rsidRDefault="2E8FB679" w:rsidP="0062578E">
            <w:pPr>
              <w:pStyle w:val="Tabelatekst"/>
            </w:pPr>
            <w:proofErr w:type="spellStart"/>
            <w:r w:rsidRPr="00BD117A">
              <w:t>application</w:t>
            </w:r>
            <w:proofErr w:type="spellEnd"/>
            <w:r w:rsidRPr="00BD117A">
              <w:t>/</w:t>
            </w:r>
            <w:proofErr w:type="spellStart"/>
            <w:r w:rsidRPr="00BD117A">
              <w:t>json</w:t>
            </w:r>
            <w:proofErr w:type="spellEnd"/>
          </w:p>
        </w:tc>
      </w:tr>
      <w:tr w:rsidR="2E8FB679" w:rsidRPr="00151B50" w14:paraId="54A61737" w14:textId="77777777" w:rsidTr="00E1638E">
        <w:trPr>
          <w:trHeight w:val="231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A55D0" w14:textId="3C5551E4" w:rsidR="2E8FB679" w:rsidRPr="00BD117A" w:rsidRDefault="2E8FB679" w:rsidP="0062578E">
            <w:pPr>
              <w:pStyle w:val="Tabelatekst"/>
            </w:pPr>
            <w:r w:rsidRPr="00BD117A">
              <w:t>3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A143A" w14:textId="3FC4E87E" w:rsidR="2E8FB679" w:rsidRPr="00BD117A" w:rsidRDefault="2E8FB679" w:rsidP="0062578E">
            <w:pPr>
              <w:pStyle w:val="Tabelatekst"/>
            </w:pPr>
            <w:r w:rsidRPr="00BD117A">
              <w:t>Adres względny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62DD1" w14:textId="3ACAACEE" w:rsidR="34E31021" w:rsidRPr="007931FB" w:rsidRDefault="34E31021" w:rsidP="0062578E">
            <w:pPr>
              <w:pStyle w:val="Tabelatekst"/>
              <w:rPr>
                <w:lang w:val="en-US"/>
              </w:rPr>
            </w:pPr>
            <w:r w:rsidRPr="007931FB">
              <w:rPr>
                <w:lang w:val="en-US"/>
              </w:rPr>
              <w:t>neu_</w:t>
            </w:r>
            <w:r w:rsidR="1E7C1A20" w:rsidRPr="007931FB">
              <w:rPr>
                <w:lang w:val="en-US"/>
              </w:rPr>
              <w:t>tenderproducts</w:t>
            </w:r>
            <w:r w:rsidRPr="007931FB">
              <w:rPr>
                <w:lang w:val="en-US"/>
              </w:rPr>
              <w:t>({&lt;d-przetargu})/neu_neu_</w:t>
            </w:r>
            <w:r w:rsidR="1E7C1A20" w:rsidRPr="007931FB">
              <w:rPr>
                <w:lang w:val="en-US"/>
              </w:rPr>
              <w:t>tenderproduct</w:t>
            </w:r>
            <w:r w:rsidRPr="007931FB">
              <w:rPr>
                <w:lang w:val="en-US"/>
              </w:rPr>
              <w:t>_product/$ref</w:t>
            </w:r>
          </w:p>
        </w:tc>
      </w:tr>
      <w:tr w:rsidR="2E8FB679" w:rsidRPr="00BD117A" w14:paraId="444F1CAB" w14:textId="77777777" w:rsidTr="00E1638E">
        <w:trPr>
          <w:trHeight w:val="463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E8B52" w14:textId="1C192261" w:rsidR="2E8FB679" w:rsidRPr="00BD117A" w:rsidRDefault="2E8FB679" w:rsidP="0062578E">
            <w:pPr>
              <w:pStyle w:val="Tabelatekst"/>
            </w:pPr>
            <w:r w:rsidRPr="00BD117A">
              <w:t>4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281C" w14:textId="523C5C0D" w:rsidR="2E8FB679" w:rsidRPr="00BD117A" w:rsidRDefault="2D17AFB2" w:rsidP="0062578E">
            <w:pPr>
              <w:pStyle w:val="Tabelatekst"/>
              <w:rPr>
                <w:szCs w:val="20"/>
              </w:rPr>
            </w:pPr>
            <w:r w:rsidRPr="00BD117A">
              <w:t xml:space="preserve">Rodzaj </w:t>
            </w:r>
            <w:r w:rsidR="402DA3A4" w:rsidRPr="00BD117A">
              <w:t>uwierzytelnienia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92C8F" w14:textId="678C8280" w:rsidR="2E8FB679" w:rsidRPr="00BD117A" w:rsidRDefault="2E8FB679" w:rsidP="0062578E">
            <w:pPr>
              <w:pStyle w:val="Tabelatekst"/>
            </w:pPr>
            <w:r w:rsidRPr="00BD117A">
              <w:t>Przez login i hasło</w:t>
            </w:r>
          </w:p>
        </w:tc>
      </w:tr>
      <w:tr w:rsidR="2E8FB679" w:rsidRPr="00BD117A" w14:paraId="2EF6DE3A" w14:textId="77777777" w:rsidTr="00E1638E">
        <w:trPr>
          <w:trHeight w:val="463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4D30F" w14:textId="284EDA90" w:rsidR="2E8FB679" w:rsidRPr="00BD117A" w:rsidRDefault="2E8FB679" w:rsidP="0062578E">
            <w:pPr>
              <w:pStyle w:val="Tabelatekst"/>
            </w:pPr>
            <w:r w:rsidRPr="00BD117A">
              <w:t>5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25221" w14:textId="14DDD430" w:rsidR="2E8FB679" w:rsidRPr="00BD117A" w:rsidRDefault="2E8FB679" w:rsidP="0062578E">
            <w:pPr>
              <w:pStyle w:val="Tabelatekst"/>
            </w:pPr>
            <w:r w:rsidRPr="00BD117A">
              <w:t>Polityka CORS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BB40" w14:textId="518345CC" w:rsidR="2E8FB679" w:rsidRPr="00BD117A" w:rsidRDefault="2E8FB679" w:rsidP="0062578E">
            <w:pPr>
              <w:pStyle w:val="Tabelatekst"/>
            </w:pPr>
            <w:r w:rsidRPr="00BD117A">
              <w:t>‘*’ (akceptowane wszystkie adresy, jest to usługa wewnętrzna)</w:t>
            </w:r>
          </w:p>
        </w:tc>
      </w:tr>
    </w:tbl>
    <w:p w14:paraId="60D61808" w14:textId="2ADB37A7" w:rsidR="00E1638E" w:rsidRPr="00BD117A" w:rsidRDefault="00E1638E" w:rsidP="00E1638E">
      <w:pPr>
        <w:pStyle w:val="Legenda"/>
      </w:pPr>
      <w:bookmarkStart w:id="143" w:name="_Toc151315708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14</w:t>
      </w:r>
      <w:r w:rsidRPr="00BD117A">
        <w:fldChar w:fldCharType="end"/>
      </w:r>
      <w:r w:rsidRPr="00BD117A">
        <w:t xml:space="preserve"> </w:t>
      </w:r>
      <w:r w:rsidR="001953F6">
        <w:t xml:space="preserve">Żądanie </w:t>
      </w:r>
      <w:r w:rsidR="00D044C1">
        <w:t>Produkt</w:t>
      </w:r>
      <w:r w:rsidR="00E758FA">
        <w:t xml:space="preserve">u </w:t>
      </w:r>
      <w:r w:rsidR="00D044C1">
        <w:t>Przetargu po id Przetargu</w:t>
      </w:r>
      <w:bookmarkEnd w:id="143"/>
    </w:p>
    <w:p w14:paraId="234B5AD3" w14:textId="5475FE6F" w:rsidR="1924530A" w:rsidRPr="00BD117A" w:rsidRDefault="1924530A" w:rsidP="1924530A">
      <w:pPr>
        <w:rPr>
          <w:szCs w:val="20"/>
        </w:rPr>
      </w:pPr>
    </w:p>
    <w:p w14:paraId="78D2B62E" w14:textId="2F5111E0" w:rsidR="302B86DA" w:rsidRPr="00BD117A" w:rsidRDefault="53F4787C" w:rsidP="302B86DA">
      <w:pPr>
        <w:rPr>
          <w:szCs w:val="20"/>
        </w:rPr>
      </w:pPr>
      <w:r w:rsidRPr="00BD117A">
        <w:rPr>
          <w:szCs w:val="20"/>
        </w:rPr>
        <w:t xml:space="preserve">Zawartość </w:t>
      </w:r>
      <w:r w:rsidR="18FFF412" w:rsidRPr="00BD117A">
        <w:rPr>
          <w:szCs w:val="20"/>
        </w:rPr>
        <w:t xml:space="preserve">ciała </w:t>
      </w:r>
      <w:r w:rsidRPr="00BD117A">
        <w:rPr>
          <w:szCs w:val="20"/>
        </w:rPr>
        <w:t>zapytania: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2434"/>
        <w:gridCol w:w="4532"/>
        <w:gridCol w:w="1346"/>
      </w:tblGrid>
      <w:tr w:rsidR="2AA81AC3" w:rsidRPr="00BD117A" w14:paraId="390DA67B" w14:textId="77777777" w:rsidTr="00FA266D">
        <w:trPr>
          <w:trHeight w:val="231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BEB382F" w14:textId="1D76865B" w:rsidR="2AA81AC3" w:rsidRPr="00BD117A" w:rsidRDefault="2AA81AC3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1843C7C" w14:textId="795CD9F9" w:rsidR="2AA81AC3" w:rsidRPr="00BD117A" w:rsidRDefault="2AA81AC3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4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E8752E3" w14:textId="32B8E6F0" w:rsidR="2AA81AC3" w:rsidRPr="00BD117A" w:rsidRDefault="2AA81AC3" w:rsidP="00694D94">
            <w:pPr>
              <w:pStyle w:val="TabelaNagowek"/>
            </w:pPr>
            <w:r w:rsidRPr="00BD117A">
              <w:t>Wyjaśnienie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3588B99F" w14:textId="2677877F" w:rsidR="2AA81AC3" w:rsidRPr="00BD117A" w:rsidRDefault="2AA81AC3" w:rsidP="00694D94">
            <w:pPr>
              <w:pStyle w:val="TabelaNagowek"/>
            </w:pPr>
            <w:r w:rsidRPr="00BD117A">
              <w:t>Czy wymagane</w:t>
            </w:r>
          </w:p>
        </w:tc>
      </w:tr>
      <w:tr w:rsidR="2AA81AC3" w:rsidRPr="00BD117A" w14:paraId="5BD25442" w14:textId="77777777" w:rsidTr="00FA266D">
        <w:trPr>
          <w:trHeight w:val="231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ECBF0" w14:textId="085182FA" w:rsidR="2AA81AC3" w:rsidRPr="00BD117A" w:rsidRDefault="2AA81AC3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8FAC8" w14:textId="1F7880F3" w:rsidR="310DB73C" w:rsidRPr="00BD117A" w:rsidRDefault="310DB73C" w:rsidP="0062578E">
            <w:pPr>
              <w:pStyle w:val="Tabelatekst"/>
            </w:pPr>
            <w:r w:rsidRPr="00BD117A">
              <w:t>@odata.id</w:t>
            </w:r>
          </w:p>
        </w:tc>
        <w:tc>
          <w:tcPr>
            <w:tcW w:w="4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4F24E" w14:textId="51F16E8F" w:rsidR="2AA81AC3" w:rsidRPr="007931FB" w:rsidRDefault="1EE25854" w:rsidP="0062578E">
            <w:pPr>
              <w:pStyle w:val="Tabelatekst"/>
              <w:rPr>
                <w:lang w:val="en-US"/>
              </w:rPr>
            </w:pPr>
            <w:r w:rsidRPr="007931FB">
              <w:rPr>
                <w:lang w:val="en-US"/>
              </w:rPr>
              <w:t>{</w:t>
            </w:r>
            <w:proofErr w:type="spellStart"/>
            <w:r w:rsidRPr="007931FB">
              <w:rPr>
                <w:lang w:val="en-US"/>
              </w:rPr>
              <w:t>adres-dynamicsa</w:t>
            </w:r>
            <w:proofErr w:type="spellEnd"/>
            <w:r w:rsidRPr="007931FB">
              <w:rPr>
                <w:lang w:val="en-US"/>
              </w:rPr>
              <w:t>}/</w:t>
            </w:r>
            <w:proofErr w:type="spellStart"/>
            <w:r w:rsidRPr="007931FB">
              <w:rPr>
                <w:lang w:val="en-US"/>
              </w:rPr>
              <w:t>api</w:t>
            </w:r>
            <w:proofErr w:type="spellEnd"/>
            <w:r w:rsidRPr="007931FB">
              <w:rPr>
                <w:lang w:val="en-US"/>
              </w:rPr>
              <w:t>/data/v8.2/products({</w:t>
            </w:r>
            <w:proofErr w:type="spellStart"/>
            <w:r w:rsidR="555D1C9F" w:rsidRPr="007931FB">
              <w:rPr>
                <w:lang w:val="en-US"/>
              </w:rPr>
              <w:t>ProductID</w:t>
            </w:r>
            <w:proofErr w:type="spellEnd"/>
            <w:r w:rsidRPr="007931FB">
              <w:rPr>
                <w:lang w:val="en-US"/>
              </w:rPr>
              <w:t>})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DAACA" w14:textId="4003AB6E" w:rsidR="2AA81AC3" w:rsidRPr="00BD117A" w:rsidRDefault="4C5EF7E1" w:rsidP="0062578E">
            <w:pPr>
              <w:pStyle w:val="Tabelatekst"/>
            </w:pPr>
            <w:r w:rsidRPr="00BD117A">
              <w:t>Tak</w:t>
            </w:r>
          </w:p>
        </w:tc>
      </w:tr>
    </w:tbl>
    <w:p w14:paraId="568C4B83" w14:textId="409BEFCB" w:rsidR="00FA266D" w:rsidRPr="00BD117A" w:rsidRDefault="00FA266D" w:rsidP="00FA266D">
      <w:pPr>
        <w:pStyle w:val="Legenda"/>
      </w:pPr>
      <w:bookmarkStart w:id="144" w:name="_Toc151315709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15</w:t>
      </w:r>
      <w:r w:rsidRPr="00BD117A">
        <w:fldChar w:fldCharType="end"/>
      </w:r>
      <w:r w:rsidRPr="00BD117A">
        <w:t xml:space="preserve"> </w:t>
      </w:r>
      <w:r>
        <w:t xml:space="preserve">Zawartość </w:t>
      </w:r>
      <w:r w:rsidR="00E758FA">
        <w:t>ciała zapytania o Produkt Przetargu</w:t>
      </w:r>
      <w:bookmarkEnd w:id="144"/>
    </w:p>
    <w:p w14:paraId="4A4BE9DA" w14:textId="5E6BF8CE" w:rsidR="302B86DA" w:rsidRPr="00BD117A" w:rsidRDefault="302B86DA" w:rsidP="302B86DA">
      <w:pPr>
        <w:rPr>
          <w:szCs w:val="20"/>
        </w:rPr>
      </w:pPr>
    </w:p>
    <w:p w14:paraId="0164FCFE" w14:textId="5D90F505" w:rsidR="0EEACC12" w:rsidRPr="00BD117A" w:rsidRDefault="3D5DE240" w:rsidP="0EEACC12">
      <w:pPr>
        <w:rPr>
          <w:szCs w:val="20"/>
        </w:rPr>
      </w:pPr>
      <w:r w:rsidRPr="00BD117A">
        <w:rPr>
          <w:szCs w:val="20"/>
        </w:rPr>
        <w:t>W body podajemy który produkt chcemy połączyć z danym przetargiem (id przetargu jest w adresie zapytania)</w:t>
      </w:r>
    </w:p>
    <w:p w14:paraId="022DA43F" w14:textId="1D14A23A" w:rsidR="6BEEDF53" w:rsidRPr="00BD117A" w:rsidRDefault="6BEEDF53" w:rsidP="6BEEDF53">
      <w:pPr>
        <w:rPr>
          <w:szCs w:val="20"/>
        </w:rPr>
      </w:pPr>
    </w:p>
    <w:p w14:paraId="770A65B0" w14:textId="0E4FC9BE" w:rsidR="76C16494" w:rsidRPr="00BD117A" w:rsidRDefault="76C16494" w:rsidP="00532C37">
      <w:pPr>
        <w:pStyle w:val="Nagwek4"/>
        <w:rPr>
          <w:rFonts w:asciiTheme="minorHAnsi" w:eastAsiaTheme="minorEastAsia" w:hAnsiTheme="minorHAnsi" w:cstheme="minorBidi"/>
        </w:rPr>
      </w:pPr>
      <w:r w:rsidRPr="00BD117A">
        <w:t>Pobieranie słownika zamiany form substancji</w:t>
      </w:r>
    </w:p>
    <w:p w14:paraId="624E5756" w14:textId="25FB255D" w:rsidR="5381F41F" w:rsidRPr="00BD117A" w:rsidRDefault="5381F41F" w:rsidP="5381F41F">
      <w:pPr>
        <w:rPr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8"/>
        <w:gridCol w:w="3872"/>
        <w:gridCol w:w="4043"/>
      </w:tblGrid>
      <w:tr w:rsidR="6BEEDF53" w:rsidRPr="00BD117A" w14:paraId="09499081" w14:textId="77777777" w:rsidTr="00FA266D">
        <w:trPr>
          <w:trHeight w:val="231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72FAABAA" w14:textId="418AE816" w:rsidR="6BEEDF53" w:rsidRPr="00BD117A" w:rsidRDefault="6BEEDF53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593C3C7" w14:textId="7189EE6B" w:rsidR="6BEEDF53" w:rsidRPr="00BD117A" w:rsidRDefault="6BEEDF53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2B53549" w14:textId="4DF144B9" w:rsidR="6BEEDF53" w:rsidRPr="00BD117A" w:rsidRDefault="6BEEDF53" w:rsidP="00694D94">
            <w:pPr>
              <w:pStyle w:val="TabelaNagowek"/>
            </w:pPr>
            <w:r w:rsidRPr="00BD117A">
              <w:t>Wartość</w:t>
            </w:r>
          </w:p>
        </w:tc>
      </w:tr>
      <w:tr w:rsidR="6BEEDF53" w:rsidRPr="00BD117A" w14:paraId="2E5F7868" w14:textId="77777777" w:rsidTr="00FA266D">
        <w:trPr>
          <w:trHeight w:val="231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BEB99" w14:textId="6E921B28" w:rsidR="6BEEDF53" w:rsidRPr="00BD117A" w:rsidRDefault="6BEEDF53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8E37A" w14:textId="15278588" w:rsidR="6BEEDF53" w:rsidRPr="00BD117A" w:rsidRDefault="6BEEDF53" w:rsidP="0062578E">
            <w:pPr>
              <w:pStyle w:val="Tabelatekst"/>
            </w:pPr>
            <w:r w:rsidRPr="00BD117A">
              <w:t>Metoda HTTP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31058" w14:textId="648E5352" w:rsidR="6BEEDF53" w:rsidRPr="00BD117A" w:rsidRDefault="2E133647" w:rsidP="0062578E">
            <w:pPr>
              <w:pStyle w:val="Tabelatekst"/>
              <w:rPr>
                <w:szCs w:val="20"/>
              </w:rPr>
            </w:pPr>
            <w:r w:rsidRPr="00BD117A">
              <w:t>GET</w:t>
            </w:r>
          </w:p>
        </w:tc>
      </w:tr>
      <w:tr w:rsidR="6BEEDF53" w:rsidRPr="00BD117A" w14:paraId="6B80556E" w14:textId="77777777" w:rsidTr="00FA266D">
        <w:trPr>
          <w:trHeight w:val="231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C0B31" w14:textId="0596E896" w:rsidR="6BEEDF53" w:rsidRPr="00BD117A" w:rsidRDefault="6BEEDF53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C10D1" w14:textId="1326AB62" w:rsidR="6BEEDF53" w:rsidRPr="00BD117A" w:rsidRDefault="6BEEDF53" w:rsidP="0062578E">
            <w:pPr>
              <w:pStyle w:val="Tabelatekst"/>
            </w:pPr>
            <w:r w:rsidRPr="00BD117A">
              <w:t>Typ zawartości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EC144" w14:textId="300AE288" w:rsidR="6BEEDF53" w:rsidRPr="00BD117A" w:rsidRDefault="6BEEDF53" w:rsidP="0062578E">
            <w:pPr>
              <w:pStyle w:val="Tabelatekst"/>
            </w:pPr>
            <w:proofErr w:type="spellStart"/>
            <w:r w:rsidRPr="00BD117A">
              <w:t>application</w:t>
            </w:r>
            <w:proofErr w:type="spellEnd"/>
            <w:r w:rsidRPr="00BD117A">
              <w:t>/</w:t>
            </w:r>
            <w:proofErr w:type="spellStart"/>
            <w:r w:rsidRPr="00BD117A">
              <w:t>json</w:t>
            </w:r>
            <w:proofErr w:type="spellEnd"/>
          </w:p>
        </w:tc>
      </w:tr>
      <w:tr w:rsidR="6BEEDF53" w:rsidRPr="00151B50" w14:paraId="6F08514B" w14:textId="77777777" w:rsidTr="00FA266D">
        <w:trPr>
          <w:trHeight w:val="231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01845" w14:textId="1C443C03" w:rsidR="6BEEDF53" w:rsidRPr="00BD117A" w:rsidRDefault="6BEEDF53" w:rsidP="0062578E">
            <w:pPr>
              <w:pStyle w:val="Tabelatekst"/>
            </w:pPr>
            <w:r w:rsidRPr="00BD117A">
              <w:t>3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51F85" w14:textId="3C99C63D" w:rsidR="6BEEDF53" w:rsidRPr="00BD117A" w:rsidRDefault="6BEEDF53" w:rsidP="0062578E">
            <w:pPr>
              <w:pStyle w:val="Tabelatekst"/>
            </w:pPr>
            <w:r w:rsidRPr="00BD117A">
              <w:t>Adres względny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D4575" w14:textId="43E9240C" w:rsidR="6BEEDF53" w:rsidRPr="007931FB" w:rsidRDefault="1480B587" w:rsidP="3995D06F">
            <w:pPr>
              <w:pStyle w:val="Tabelatekst"/>
              <w:rPr>
                <w:szCs w:val="20"/>
                <w:lang w:val="en-US"/>
              </w:rPr>
            </w:pPr>
            <w:r w:rsidRPr="007931FB">
              <w:rPr>
                <w:lang w:val="en-US"/>
              </w:rPr>
              <w:t>/</w:t>
            </w:r>
            <w:proofErr w:type="spellStart"/>
            <w:r w:rsidRPr="007931FB">
              <w:rPr>
                <w:lang w:val="en-US"/>
              </w:rPr>
              <w:t>api</w:t>
            </w:r>
            <w:proofErr w:type="spellEnd"/>
            <w:r w:rsidRPr="007931FB">
              <w:rPr>
                <w:lang w:val="en-US"/>
              </w:rPr>
              <w:t>/data/v8.2/</w:t>
            </w:r>
            <w:proofErr w:type="spellStart"/>
            <w:r w:rsidRPr="007931FB">
              <w:rPr>
                <w:lang w:val="en-US"/>
              </w:rPr>
              <w:t>xvo_conf_replace</w:t>
            </w:r>
            <w:proofErr w:type="spellEnd"/>
            <w:r w:rsidRPr="007931FB">
              <w:rPr>
                <w:lang w:val="en-US"/>
              </w:rPr>
              <w:t>?$select</w:t>
            </w:r>
            <w:r w:rsidR="327C96A6" w:rsidRPr="007931FB">
              <w:rPr>
                <w:lang w:val="en-US"/>
              </w:rPr>
              <w:t>=,</w:t>
            </w:r>
            <w:r w:rsidR="3995D06F" w:rsidRPr="007931FB">
              <w:rPr>
                <w:szCs w:val="20"/>
                <w:lang w:val="en-US"/>
              </w:rPr>
              <w:t xml:space="preserve"> </w:t>
            </w:r>
            <w:proofErr w:type="spellStart"/>
            <w:r w:rsidR="3995D06F" w:rsidRPr="007931FB">
              <w:rPr>
                <w:szCs w:val="20"/>
                <w:lang w:val="en-US"/>
              </w:rPr>
              <w:t>neu_conf_replaceto</w:t>
            </w:r>
            <w:proofErr w:type="spellEnd"/>
          </w:p>
        </w:tc>
      </w:tr>
      <w:tr w:rsidR="6BEEDF53" w:rsidRPr="00BD117A" w14:paraId="5F51E36C" w14:textId="77777777" w:rsidTr="00FA266D">
        <w:trPr>
          <w:trHeight w:val="463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31DD0" w14:textId="35ED1AC7" w:rsidR="6BEEDF53" w:rsidRPr="00BD117A" w:rsidRDefault="6BEEDF53" w:rsidP="0062578E">
            <w:pPr>
              <w:pStyle w:val="Tabelatekst"/>
            </w:pPr>
            <w:r w:rsidRPr="00BD117A">
              <w:t>4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D103A" w14:textId="358ED153" w:rsidR="6BEEDF53" w:rsidRPr="00BD117A" w:rsidRDefault="00BBBA61" w:rsidP="0062578E">
            <w:pPr>
              <w:pStyle w:val="Tabelatekst"/>
              <w:rPr>
                <w:szCs w:val="20"/>
              </w:rPr>
            </w:pPr>
            <w:r w:rsidRPr="00BD117A">
              <w:t xml:space="preserve">Rodzaj </w:t>
            </w:r>
            <w:r w:rsidR="402DA3A4" w:rsidRPr="00BD117A">
              <w:t>uwierzytelnienia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2F78" w14:textId="665CDAFB" w:rsidR="6BEEDF53" w:rsidRPr="00BD117A" w:rsidRDefault="6BEEDF53" w:rsidP="0062578E">
            <w:pPr>
              <w:pStyle w:val="Tabelatekst"/>
            </w:pPr>
            <w:r w:rsidRPr="00BD117A">
              <w:t>Przez login i hasło</w:t>
            </w:r>
          </w:p>
        </w:tc>
      </w:tr>
      <w:tr w:rsidR="6BEEDF53" w:rsidRPr="00BD117A" w14:paraId="3BEEBFC6" w14:textId="77777777" w:rsidTr="00FA266D">
        <w:trPr>
          <w:trHeight w:val="463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62DE" w14:textId="4A30AC6C" w:rsidR="6BEEDF53" w:rsidRPr="00BD117A" w:rsidRDefault="6BEEDF53" w:rsidP="0062578E">
            <w:pPr>
              <w:pStyle w:val="Tabelatekst"/>
            </w:pPr>
            <w:r w:rsidRPr="00BD117A">
              <w:t>5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9460A" w14:textId="455BF023" w:rsidR="6BEEDF53" w:rsidRPr="00BD117A" w:rsidRDefault="6BEEDF53" w:rsidP="0062578E">
            <w:pPr>
              <w:pStyle w:val="Tabelatekst"/>
            </w:pPr>
            <w:r w:rsidRPr="00BD117A">
              <w:t>Polityka CORS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5BB16" w14:textId="0608DCBC" w:rsidR="6BEEDF53" w:rsidRPr="00BD117A" w:rsidRDefault="6BEEDF53" w:rsidP="0062578E">
            <w:pPr>
              <w:pStyle w:val="Tabelatekst"/>
            </w:pPr>
            <w:r w:rsidRPr="00BD117A">
              <w:t>‘*’ (akceptowane wszystkie adresy, jest to usługa wewnętrzna)</w:t>
            </w:r>
          </w:p>
        </w:tc>
      </w:tr>
    </w:tbl>
    <w:p w14:paraId="5F39B6E8" w14:textId="19A8495F" w:rsidR="00FA266D" w:rsidRPr="00BD117A" w:rsidRDefault="00FA266D" w:rsidP="00FA266D">
      <w:pPr>
        <w:pStyle w:val="Legenda"/>
      </w:pPr>
      <w:bookmarkStart w:id="145" w:name="_Toc151315710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16</w:t>
      </w:r>
      <w:r w:rsidRPr="00BD117A">
        <w:fldChar w:fldCharType="end"/>
      </w:r>
      <w:r w:rsidRPr="00BD117A">
        <w:t xml:space="preserve"> </w:t>
      </w:r>
      <w:r w:rsidR="00CF0CFD">
        <w:t>Żądanie Słownika Zamian</w:t>
      </w:r>
      <w:bookmarkEnd w:id="145"/>
    </w:p>
    <w:p w14:paraId="2F379915" w14:textId="0E77A10A" w:rsidR="2FAA58EC" w:rsidRPr="00BD117A" w:rsidRDefault="2FAA58EC"/>
    <w:p w14:paraId="77D6D380" w14:textId="07EADE79" w:rsidR="671B6E30" w:rsidRPr="00BD117A" w:rsidRDefault="5F5BC8F4" w:rsidP="671B6E30">
      <w:pPr>
        <w:rPr>
          <w:szCs w:val="20"/>
        </w:rPr>
      </w:pPr>
      <w:r w:rsidRPr="00BD117A">
        <w:rPr>
          <w:szCs w:val="20"/>
        </w:rPr>
        <w:t>Odpowiedź</w:t>
      </w:r>
    </w:p>
    <w:p w14:paraId="09813A3B" w14:textId="48234429" w:rsidR="5F5BC8F4" w:rsidRPr="00BD117A" w:rsidRDefault="5F5BC8F4" w:rsidP="04345BB1">
      <w:pPr>
        <w:rPr>
          <w:szCs w:val="20"/>
        </w:rPr>
      </w:pPr>
      <w:r w:rsidRPr="00BD117A">
        <w:rPr>
          <w:szCs w:val="20"/>
        </w:rPr>
        <w:t>Lista obiektów typu: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9"/>
        <w:gridCol w:w="5087"/>
        <w:gridCol w:w="3087"/>
      </w:tblGrid>
      <w:tr w:rsidR="7E025666" w:rsidRPr="00BD117A" w14:paraId="75FE76A2" w14:textId="77777777" w:rsidTr="00FA266D">
        <w:trPr>
          <w:trHeight w:val="231"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76B830D" w14:textId="2B658AF2" w:rsidR="7E025666" w:rsidRPr="00BD117A" w:rsidRDefault="7E025666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5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C3F8CC1" w14:textId="42CE649C" w:rsidR="7E025666" w:rsidRPr="00BD117A" w:rsidRDefault="7E025666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B38324C" w14:textId="46505A13" w:rsidR="394D4D7B" w:rsidRPr="00BD117A" w:rsidRDefault="394D4D7B" w:rsidP="00694D94">
            <w:pPr>
              <w:pStyle w:val="TabelaNagowek"/>
              <w:rPr>
                <w:szCs w:val="20"/>
              </w:rPr>
            </w:pPr>
            <w:r w:rsidRPr="00BD117A">
              <w:t>Komentarz</w:t>
            </w:r>
          </w:p>
        </w:tc>
      </w:tr>
      <w:tr w:rsidR="7E025666" w:rsidRPr="00BD117A" w14:paraId="56199129" w14:textId="77777777" w:rsidTr="00FA266D">
        <w:trPr>
          <w:trHeight w:val="231"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C43A6" w14:textId="3E9A76FA" w:rsidR="7E025666" w:rsidRPr="00BD117A" w:rsidRDefault="7E025666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5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D65E8" w14:textId="131A5A71" w:rsidR="47A57288" w:rsidRPr="00BD117A" w:rsidRDefault="3995D06F" w:rsidP="3995D06F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neu_conf_replacefrom</w:t>
            </w:r>
            <w:proofErr w:type="spellEnd"/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09082" w14:textId="3F90C16E" w:rsidR="7E025666" w:rsidRPr="00BD117A" w:rsidRDefault="7E025666" w:rsidP="0062578E">
            <w:pPr>
              <w:pStyle w:val="Tabelatekst"/>
            </w:pPr>
          </w:p>
        </w:tc>
      </w:tr>
      <w:tr w:rsidR="7E025666" w:rsidRPr="00BD117A" w14:paraId="161A6ABC" w14:textId="77777777" w:rsidTr="00FA266D">
        <w:trPr>
          <w:trHeight w:val="231"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57129" w14:textId="7B8B4428" w:rsidR="596D6165" w:rsidRPr="00BD117A" w:rsidRDefault="596D6165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5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37386" w14:textId="3FF8D7FD" w:rsidR="596D6165" w:rsidRPr="00BD117A" w:rsidRDefault="3995D06F" w:rsidP="3995D06F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neu_conf_replaceto</w:t>
            </w:r>
            <w:proofErr w:type="spellEnd"/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A3503" w14:textId="383099F4" w:rsidR="7E025666" w:rsidRPr="00BD117A" w:rsidRDefault="7E025666" w:rsidP="0062578E">
            <w:pPr>
              <w:pStyle w:val="Tabelatekst"/>
            </w:pPr>
          </w:p>
        </w:tc>
      </w:tr>
    </w:tbl>
    <w:p w14:paraId="442AC5B6" w14:textId="258AF0A3" w:rsidR="00FA266D" w:rsidRPr="00BD117A" w:rsidRDefault="00FA266D" w:rsidP="00FA266D">
      <w:pPr>
        <w:pStyle w:val="Legenda"/>
      </w:pPr>
      <w:bookmarkStart w:id="146" w:name="_Toc151315711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17</w:t>
      </w:r>
      <w:r w:rsidRPr="00BD117A">
        <w:fldChar w:fldCharType="end"/>
      </w:r>
      <w:r w:rsidRPr="00BD117A">
        <w:t xml:space="preserve"> </w:t>
      </w:r>
      <w:r w:rsidR="0046045C">
        <w:t>Odpowiedź na żądanie Słownika Zamian</w:t>
      </w:r>
      <w:bookmarkEnd w:id="146"/>
    </w:p>
    <w:p w14:paraId="45F993C4" w14:textId="783C5FBB" w:rsidR="04345BB1" w:rsidRPr="00BD117A" w:rsidRDefault="04345BB1" w:rsidP="04345BB1">
      <w:pPr>
        <w:rPr>
          <w:szCs w:val="20"/>
        </w:rPr>
      </w:pPr>
    </w:p>
    <w:p w14:paraId="30722314" w14:textId="6A4A16C1" w:rsidR="3E352624" w:rsidRPr="00BD117A" w:rsidRDefault="3E352624" w:rsidP="00532C37">
      <w:pPr>
        <w:pStyle w:val="Nagwek4"/>
        <w:rPr>
          <w:rFonts w:asciiTheme="minorHAnsi" w:eastAsiaTheme="minorEastAsia" w:hAnsiTheme="minorHAnsi" w:cstheme="minorBidi"/>
        </w:rPr>
      </w:pPr>
      <w:r w:rsidRPr="00BD117A">
        <w:t xml:space="preserve">Pobranie listy otrzymanych z importera </w:t>
      </w:r>
      <w:r w:rsidRPr="00BD117A">
        <w:rPr>
          <w:rFonts w:ascii="Helvetica 45 Light" w:hAnsi="Helvetica 45 Light"/>
          <w:szCs w:val="20"/>
        </w:rPr>
        <w:t>produktów</w:t>
      </w:r>
    </w:p>
    <w:p w14:paraId="2A120A87" w14:textId="3757CD52" w:rsidR="04345BB1" w:rsidRPr="00BD117A" w:rsidRDefault="04345BB1" w:rsidP="04345BB1">
      <w:pPr>
        <w:rPr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489"/>
        <w:gridCol w:w="7063"/>
      </w:tblGrid>
      <w:tr w:rsidR="28080D69" w:rsidRPr="00BD117A" w14:paraId="1F4BC06F" w14:textId="77777777" w:rsidTr="00FF6B28">
        <w:trPr>
          <w:trHeight w:val="23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24195AA" w14:textId="4D434F78" w:rsidR="28080D69" w:rsidRPr="00BD117A" w:rsidRDefault="28080D69" w:rsidP="00694D94">
            <w:pPr>
              <w:pStyle w:val="TabelaNagowek"/>
            </w:pPr>
            <w:r w:rsidRPr="00BD117A">
              <w:t>L.</w:t>
            </w:r>
            <w:r w:rsidR="00B76374" w:rsidRPr="00BD117A">
              <w:t>p</w:t>
            </w:r>
            <w:r w:rsidRPr="00BD117A">
              <w:t>.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EBFE74B" w14:textId="33DB9E07" w:rsidR="28080D69" w:rsidRPr="00BD117A" w:rsidRDefault="28080D69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7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3B551949" w14:textId="39813E62" w:rsidR="28080D69" w:rsidRPr="00BD117A" w:rsidRDefault="28080D69" w:rsidP="00694D94">
            <w:pPr>
              <w:pStyle w:val="TabelaNagowek"/>
            </w:pPr>
            <w:r w:rsidRPr="00BD117A">
              <w:t>Wartość</w:t>
            </w:r>
          </w:p>
        </w:tc>
      </w:tr>
      <w:tr w:rsidR="28080D69" w:rsidRPr="00BD117A" w14:paraId="7DE537D9" w14:textId="77777777" w:rsidTr="00FF6B28">
        <w:trPr>
          <w:trHeight w:val="23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76890" w14:textId="0920BA3F" w:rsidR="28080D69" w:rsidRPr="00BD117A" w:rsidRDefault="28080D69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EB017" w14:textId="564DF646" w:rsidR="28080D69" w:rsidRPr="00BD117A" w:rsidRDefault="28080D69" w:rsidP="0062578E">
            <w:pPr>
              <w:pStyle w:val="Tabelatekst"/>
            </w:pPr>
            <w:r w:rsidRPr="00BD117A">
              <w:t>Metoda HTTP</w:t>
            </w:r>
          </w:p>
        </w:tc>
        <w:tc>
          <w:tcPr>
            <w:tcW w:w="7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C4DC2" w14:textId="4763B1D0" w:rsidR="28080D69" w:rsidRPr="00BD117A" w:rsidRDefault="28080D69" w:rsidP="0062578E">
            <w:pPr>
              <w:pStyle w:val="Tabelatekst"/>
              <w:rPr>
                <w:szCs w:val="20"/>
              </w:rPr>
            </w:pPr>
            <w:r w:rsidRPr="00BD117A">
              <w:t>GET</w:t>
            </w:r>
          </w:p>
        </w:tc>
      </w:tr>
      <w:tr w:rsidR="28080D69" w:rsidRPr="00BD117A" w14:paraId="38E26B17" w14:textId="77777777" w:rsidTr="00FF6B28">
        <w:trPr>
          <w:trHeight w:val="23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B91BF" w14:textId="4AAFB24B" w:rsidR="28080D69" w:rsidRPr="00BD117A" w:rsidRDefault="28080D69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A9BA" w14:textId="3029A88F" w:rsidR="28080D69" w:rsidRPr="00BD117A" w:rsidRDefault="28080D69" w:rsidP="0062578E">
            <w:pPr>
              <w:pStyle w:val="Tabelatekst"/>
            </w:pPr>
            <w:r w:rsidRPr="00BD117A">
              <w:t>Typ zawartości</w:t>
            </w:r>
          </w:p>
        </w:tc>
        <w:tc>
          <w:tcPr>
            <w:tcW w:w="7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19E3C" w14:textId="769B0D6A" w:rsidR="28080D69" w:rsidRPr="00BD117A" w:rsidRDefault="28080D69" w:rsidP="0062578E">
            <w:pPr>
              <w:pStyle w:val="Tabelatekst"/>
            </w:pPr>
            <w:proofErr w:type="spellStart"/>
            <w:r w:rsidRPr="00BD117A">
              <w:t>application</w:t>
            </w:r>
            <w:proofErr w:type="spellEnd"/>
            <w:r w:rsidRPr="00BD117A">
              <w:t>/</w:t>
            </w:r>
            <w:proofErr w:type="spellStart"/>
            <w:r w:rsidRPr="00BD117A">
              <w:t>json</w:t>
            </w:r>
            <w:proofErr w:type="spellEnd"/>
          </w:p>
        </w:tc>
      </w:tr>
      <w:tr w:rsidR="28080D69" w:rsidRPr="00BD117A" w14:paraId="7B894821" w14:textId="77777777" w:rsidTr="00FF6B28">
        <w:trPr>
          <w:trHeight w:val="23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A8AF6" w14:textId="1210B8E4" w:rsidR="28080D69" w:rsidRPr="00BD117A" w:rsidRDefault="28080D69" w:rsidP="0062578E">
            <w:pPr>
              <w:pStyle w:val="Tabelatekst"/>
            </w:pPr>
            <w:r w:rsidRPr="00BD117A">
              <w:t>3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92B5D" w14:textId="41E5BF29" w:rsidR="28080D69" w:rsidRPr="00BD117A" w:rsidRDefault="28080D69" w:rsidP="0062578E">
            <w:pPr>
              <w:pStyle w:val="Tabelatekst"/>
            </w:pPr>
            <w:r w:rsidRPr="00BD117A">
              <w:t>Adres względny</w:t>
            </w:r>
          </w:p>
        </w:tc>
        <w:tc>
          <w:tcPr>
            <w:tcW w:w="7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09AC3" w14:textId="501582FD" w:rsidR="28080D69" w:rsidRPr="00BD117A" w:rsidRDefault="28080D69" w:rsidP="0062578E">
            <w:pPr>
              <w:pStyle w:val="Tabelatekst"/>
            </w:pPr>
            <w:r w:rsidRPr="00BD117A">
              <w:t>/</w:t>
            </w:r>
            <w:proofErr w:type="spellStart"/>
            <w:r w:rsidRPr="00BD117A">
              <w:t>api</w:t>
            </w:r>
            <w:proofErr w:type="spellEnd"/>
            <w:r w:rsidRPr="00BD117A">
              <w:t>/data/v8.2/</w:t>
            </w:r>
            <w:r w:rsidR="44411CA4" w:rsidRPr="00BD117A">
              <w:t xml:space="preserve"> </w:t>
            </w:r>
            <w:proofErr w:type="spellStart"/>
            <w:r w:rsidR="3612E873" w:rsidRPr="00BD117A">
              <w:t>neu</w:t>
            </w:r>
            <w:r w:rsidRPr="00BD117A">
              <w:t>_</w:t>
            </w:r>
            <w:r w:rsidR="27278BE3" w:rsidRPr="00BD117A">
              <w:t>TenderProduct</w:t>
            </w:r>
            <w:r w:rsidR="3612E873" w:rsidRPr="00BD117A">
              <w:t>s</w:t>
            </w:r>
            <w:proofErr w:type="spellEnd"/>
            <w:r w:rsidRPr="00BD117A">
              <w:t>?$</w:t>
            </w:r>
            <w:proofErr w:type="spellStart"/>
            <w:r w:rsidRPr="00BD117A">
              <w:t>select</w:t>
            </w:r>
            <w:proofErr w:type="spellEnd"/>
            <w:r w:rsidRPr="00BD117A">
              <w:t>=</w:t>
            </w:r>
            <w:proofErr w:type="spellStart"/>
            <w:r w:rsidR="27278BE3" w:rsidRPr="00BD117A">
              <w:t>neu</w:t>
            </w:r>
            <w:r w:rsidRPr="00BD117A">
              <w:t>_</w:t>
            </w:r>
            <w:r w:rsidR="44411CA4" w:rsidRPr="00BD117A">
              <w:t>name</w:t>
            </w:r>
            <w:proofErr w:type="spellEnd"/>
            <w:r w:rsidR="44411CA4" w:rsidRPr="00BD117A">
              <w:t>,</w:t>
            </w:r>
            <w:r w:rsidR="350C1C21" w:rsidRPr="00BD117A">
              <w:t xml:space="preserve"> neu_TenderProductFormXLS</w:t>
            </w:r>
            <w:r w:rsidR="44411CA4" w:rsidRPr="00BD117A">
              <w:t>,</w:t>
            </w:r>
            <w:r w:rsidR="691D9250" w:rsidRPr="00BD117A">
              <w:t>neu_TenderProductPackageXLS</w:t>
            </w:r>
            <w:r w:rsidR="44411CA4" w:rsidRPr="00BD117A">
              <w:t>,</w:t>
            </w:r>
            <w:r w:rsidR="1FB617D1" w:rsidRPr="00BD117A">
              <w:rPr>
                <w:szCs w:val="20"/>
              </w:rPr>
              <w:t xml:space="preserve">neu_TenderProductUnitXLS </w:t>
            </w:r>
            <w:r w:rsidR="44411CA4" w:rsidRPr="00BD117A">
              <w:t>" $"&amp;$</w:t>
            </w:r>
            <w:proofErr w:type="spellStart"/>
            <w:r w:rsidR="44411CA4" w:rsidRPr="00BD117A">
              <w:t>filter</w:t>
            </w:r>
            <w:proofErr w:type="spellEnd"/>
            <w:r w:rsidR="44411CA4" w:rsidRPr="00BD117A">
              <w:t>=_</w:t>
            </w:r>
            <w:proofErr w:type="spellStart"/>
            <w:r w:rsidR="561A30F6" w:rsidRPr="00BD117A">
              <w:t>neu_importID</w:t>
            </w:r>
            <w:r w:rsidR="44411CA4" w:rsidRPr="00BD117A">
              <w:t>_value</w:t>
            </w:r>
            <w:proofErr w:type="spellEnd"/>
            <w:r w:rsidR="44411CA4" w:rsidRPr="00BD117A">
              <w:t xml:space="preserve"> </w:t>
            </w:r>
            <w:proofErr w:type="spellStart"/>
            <w:r w:rsidR="44411CA4" w:rsidRPr="00BD117A">
              <w:t>eq</w:t>
            </w:r>
            <w:proofErr w:type="spellEnd"/>
            <w:r w:rsidR="44411CA4" w:rsidRPr="00BD117A">
              <w:t xml:space="preserve"> {&lt;</w:t>
            </w:r>
            <w:proofErr w:type="spellStart"/>
            <w:r w:rsidR="44411CA4" w:rsidRPr="00BD117A">
              <w:t>id_importu</w:t>
            </w:r>
            <w:proofErr w:type="spellEnd"/>
            <w:r w:rsidR="44411CA4" w:rsidRPr="00BD117A">
              <w:t>&gt;}</w:t>
            </w:r>
          </w:p>
        </w:tc>
      </w:tr>
      <w:tr w:rsidR="28080D69" w:rsidRPr="00BD117A" w14:paraId="523BB64B" w14:textId="77777777" w:rsidTr="00FF6B28">
        <w:trPr>
          <w:trHeight w:val="46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D99BF" w14:textId="61CEFC03" w:rsidR="28080D69" w:rsidRPr="00BD117A" w:rsidRDefault="28080D69" w:rsidP="0062578E">
            <w:pPr>
              <w:pStyle w:val="Tabelatekst"/>
            </w:pPr>
            <w:r w:rsidRPr="00BD117A">
              <w:t>4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0DFC4" w14:textId="2C3EC484" w:rsidR="28080D69" w:rsidRPr="00BD117A" w:rsidRDefault="5B0DE8E1" w:rsidP="0062578E">
            <w:pPr>
              <w:pStyle w:val="Tabelatekst"/>
              <w:rPr>
                <w:szCs w:val="20"/>
              </w:rPr>
            </w:pPr>
            <w:r w:rsidRPr="00BD117A">
              <w:t xml:space="preserve">Rodzaj </w:t>
            </w:r>
            <w:r w:rsidR="402DA3A4" w:rsidRPr="00BD117A">
              <w:t>uwierzytelnienia</w:t>
            </w:r>
          </w:p>
        </w:tc>
        <w:tc>
          <w:tcPr>
            <w:tcW w:w="7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BA3C7" w14:textId="0B6A097D" w:rsidR="28080D69" w:rsidRPr="00BD117A" w:rsidRDefault="28080D69" w:rsidP="0062578E">
            <w:pPr>
              <w:pStyle w:val="Tabelatekst"/>
            </w:pPr>
            <w:r w:rsidRPr="00BD117A">
              <w:t>Przez login i hasło</w:t>
            </w:r>
          </w:p>
        </w:tc>
      </w:tr>
      <w:tr w:rsidR="28080D69" w:rsidRPr="00BD117A" w14:paraId="5F4A4B4B" w14:textId="77777777" w:rsidTr="00FF6B28">
        <w:trPr>
          <w:trHeight w:val="46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4521" w14:textId="01E964B2" w:rsidR="28080D69" w:rsidRPr="00BD117A" w:rsidRDefault="28080D69" w:rsidP="0062578E">
            <w:pPr>
              <w:pStyle w:val="Tabelatekst"/>
            </w:pPr>
            <w:r w:rsidRPr="00BD117A">
              <w:t>5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FDC44" w14:textId="3BDEB8D0" w:rsidR="28080D69" w:rsidRPr="00BD117A" w:rsidRDefault="28080D69" w:rsidP="0062578E">
            <w:pPr>
              <w:pStyle w:val="Tabelatekst"/>
            </w:pPr>
            <w:r w:rsidRPr="00BD117A">
              <w:t>Polityka CORS</w:t>
            </w:r>
          </w:p>
        </w:tc>
        <w:tc>
          <w:tcPr>
            <w:tcW w:w="7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3F4A3" w14:textId="5E07770E" w:rsidR="28080D69" w:rsidRPr="00BD117A" w:rsidRDefault="28080D69" w:rsidP="0062578E">
            <w:pPr>
              <w:pStyle w:val="Tabelatekst"/>
            </w:pPr>
            <w:r w:rsidRPr="00BD117A">
              <w:t>‘*’ (akceptowane wszystkie adresy, jest to usługa wewnętrzna)</w:t>
            </w:r>
          </w:p>
        </w:tc>
      </w:tr>
    </w:tbl>
    <w:p w14:paraId="37EFB261" w14:textId="1909157A" w:rsidR="00FA266D" w:rsidRPr="00BD117A" w:rsidRDefault="00FA266D" w:rsidP="00FA266D">
      <w:pPr>
        <w:pStyle w:val="Legenda"/>
      </w:pPr>
      <w:bookmarkStart w:id="147" w:name="_Toc151315712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18</w:t>
      </w:r>
      <w:r w:rsidRPr="00BD117A">
        <w:fldChar w:fldCharType="end"/>
      </w:r>
      <w:r w:rsidRPr="00BD117A">
        <w:t xml:space="preserve"> </w:t>
      </w:r>
      <w:r w:rsidR="00FF6B28">
        <w:t>Żądanie listy produktów z Importera</w:t>
      </w:r>
      <w:bookmarkEnd w:id="147"/>
    </w:p>
    <w:p w14:paraId="547D5160" w14:textId="4A97685C" w:rsidR="2DA76743" w:rsidRPr="00BD117A" w:rsidRDefault="2DA76743" w:rsidP="2DA76743">
      <w:pPr>
        <w:rPr>
          <w:szCs w:val="20"/>
        </w:rPr>
      </w:pPr>
    </w:p>
    <w:p w14:paraId="32A14387" w14:textId="591A5573" w:rsidR="2B89CF80" w:rsidRPr="00BD117A" w:rsidRDefault="2B89CF80" w:rsidP="6D9A7E32">
      <w:pPr>
        <w:rPr>
          <w:szCs w:val="20"/>
        </w:rPr>
      </w:pPr>
      <w:r w:rsidRPr="00BD117A">
        <w:rPr>
          <w:szCs w:val="20"/>
        </w:rPr>
        <w:lastRenderedPageBreak/>
        <w:t>Odpowiedź:</w:t>
      </w:r>
    </w:p>
    <w:p w14:paraId="52A24643" w14:textId="3FBD24A1" w:rsidR="2B89CF80" w:rsidRPr="00BD117A" w:rsidRDefault="2B89CF80" w:rsidP="6D9A7E32">
      <w:pPr>
        <w:rPr>
          <w:szCs w:val="20"/>
        </w:rPr>
      </w:pPr>
      <w:r w:rsidRPr="00BD117A">
        <w:rPr>
          <w:szCs w:val="20"/>
        </w:rPr>
        <w:t>Lista obiektów typu: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8"/>
        <w:gridCol w:w="5090"/>
        <w:gridCol w:w="3085"/>
      </w:tblGrid>
      <w:tr w:rsidR="6D9A7E32" w:rsidRPr="00BD117A" w14:paraId="0A21BC96" w14:textId="77777777" w:rsidTr="00FA266D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30C8598" w14:textId="7DEAB301" w:rsidR="6D9A7E32" w:rsidRPr="00BD117A" w:rsidRDefault="6D9A7E32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3BF4C68" w14:textId="149BB299" w:rsidR="6D9A7E32" w:rsidRPr="00BD117A" w:rsidRDefault="6D9A7E32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B1E182C" w14:textId="31EDD4D6" w:rsidR="6D9A7E32" w:rsidRPr="00BD117A" w:rsidRDefault="6D9A7E32" w:rsidP="00694D94">
            <w:pPr>
              <w:pStyle w:val="TabelaNagowek"/>
              <w:rPr>
                <w:szCs w:val="20"/>
              </w:rPr>
            </w:pPr>
            <w:r w:rsidRPr="00BD117A">
              <w:t>Komentarz</w:t>
            </w:r>
          </w:p>
        </w:tc>
      </w:tr>
      <w:tr w:rsidR="6D9A7E32" w:rsidRPr="00BD117A" w14:paraId="0675055D" w14:textId="77777777" w:rsidTr="00FA266D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7A1D3" w14:textId="0D0521CE" w:rsidR="6D9A7E32" w:rsidRPr="00BD117A" w:rsidRDefault="6D9A7E32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5C84" w14:textId="3C64082B" w:rsidR="162AE7B4" w:rsidRPr="00BD117A" w:rsidRDefault="0240F46B" w:rsidP="0062578E">
            <w:pPr>
              <w:pStyle w:val="Tabelatekst"/>
            </w:pPr>
            <w:proofErr w:type="spellStart"/>
            <w:r w:rsidRPr="00BD117A">
              <w:t>neu</w:t>
            </w:r>
            <w:r w:rsidR="77438311" w:rsidRPr="00BD117A">
              <w:t>_t</w:t>
            </w:r>
            <w:r w:rsidR="039D6B5F" w:rsidRPr="00BD117A">
              <w:t>enderproductid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A5544" w14:textId="15167D6A" w:rsidR="6D9A7E32" w:rsidRPr="00BD117A" w:rsidRDefault="6D9A7E32" w:rsidP="0062578E">
            <w:pPr>
              <w:pStyle w:val="Tabelatekst"/>
            </w:pPr>
          </w:p>
        </w:tc>
      </w:tr>
      <w:tr w:rsidR="6D9A7E32" w:rsidRPr="00BD117A" w14:paraId="409CEAE1" w14:textId="77777777" w:rsidTr="00FA266D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DEFA7" w14:textId="0AF2AD4A" w:rsidR="6D9A7E32" w:rsidRPr="00BD117A" w:rsidRDefault="6D9A7E32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AAA10" w14:textId="566237AE" w:rsidR="3CE9078F" w:rsidRPr="00BD117A" w:rsidRDefault="3CE9078F" w:rsidP="0062578E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83BF4" w14:textId="712439CB" w:rsidR="6D9A7E32" w:rsidRPr="00BD117A" w:rsidRDefault="6D9A7E32" w:rsidP="0062578E">
            <w:pPr>
              <w:pStyle w:val="Tabelatekst"/>
            </w:pPr>
          </w:p>
        </w:tc>
      </w:tr>
      <w:tr w:rsidR="6D9A7E32" w:rsidRPr="00BD117A" w14:paraId="10F48EC2" w14:textId="77777777" w:rsidTr="00FA266D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C4939" w14:textId="3C032A0B" w:rsidR="3CE9078F" w:rsidRPr="00BD117A" w:rsidRDefault="3CE9078F" w:rsidP="0062578E">
            <w:pPr>
              <w:pStyle w:val="Tabelatekst"/>
            </w:pPr>
            <w:r w:rsidRPr="00BD117A">
              <w:t>3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07EB" w14:textId="78FE63EC" w:rsidR="3CE9078F" w:rsidRPr="00BD117A" w:rsidRDefault="5F3041CD" w:rsidP="0062578E">
            <w:pPr>
              <w:pStyle w:val="Tabelatekst"/>
            </w:pPr>
            <w:proofErr w:type="spellStart"/>
            <w:r w:rsidRPr="00BD117A">
              <w:t>neu_formfromxls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56DFA" w14:textId="3784EC18" w:rsidR="6D9A7E32" w:rsidRPr="00BD117A" w:rsidRDefault="6D9A7E32" w:rsidP="0062578E">
            <w:pPr>
              <w:pStyle w:val="Tabelatekst"/>
            </w:pPr>
          </w:p>
        </w:tc>
      </w:tr>
      <w:tr w:rsidR="6D9A7E32" w:rsidRPr="00BD117A" w14:paraId="080022C5" w14:textId="77777777" w:rsidTr="00FA266D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1E357" w14:textId="03BB4570" w:rsidR="6D9A7E32" w:rsidRPr="00BD117A" w:rsidRDefault="3CE9078F" w:rsidP="0062578E">
            <w:pPr>
              <w:pStyle w:val="Tabelatekst"/>
            </w:pPr>
            <w:r w:rsidRPr="00BD117A">
              <w:t>4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4E12F" w14:textId="5BDD5AF6" w:rsidR="6D9A7E32" w:rsidRPr="00BD117A" w:rsidRDefault="5F3041CD" w:rsidP="0062578E">
            <w:pPr>
              <w:pStyle w:val="Tabelatekst"/>
            </w:pPr>
            <w:proofErr w:type="spellStart"/>
            <w:r w:rsidRPr="00BD117A">
              <w:t>neu_packagefromxls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D7B6F" w14:textId="56E0BA74" w:rsidR="6D9A7E32" w:rsidRPr="00BD117A" w:rsidRDefault="6D9A7E32" w:rsidP="0062578E">
            <w:pPr>
              <w:pStyle w:val="Tabelatekst"/>
            </w:pPr>
          </w:p>
        </w:tc>
      </w:tr>
      <w:tr w:rsidR="6D9A7E32" w:rsidRPr="00BD117A" w14:paraId="70CE8174" w14:textId="77777777" w:rsidTr="00FA266D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B69A3" w14:textId="516AE072" w:rsidR="6D9A7E32" w:rsidRPr="00BD117A" w:rsidRDefault="3CE9078F" w:rsidP="0062578E">
            <w:pPr>
              <w:pStyle w:val="Tabelatekst"/>
            </w:pPr>
            <w:r w:rsidRPr="00BD117A">
              <w:t>5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A783A" w14:textId="771B73CC" w:rsidR="6D9A7E32" w:rsidRPr="00BD117A" w:rsidRDefault="5F3041CD" w:rsidP="0062578E">
            <w:pPr>
              <w:pStyle w:val="Tabelatekst"/>
            </w:pPr>
            <w:proofErr w:type="spellStart"/>
            <w:r w:rsidRPr="00BD117A">
              <w:t>neu_unitfromxls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14D09" w14:textId="3AB8E35C" w:rsidR="6D9A7E32" w:rsidRPr="00BD117A" w:rsidRDefault="6D9A7E32" w:rsidP="0062578E">
            <w:pPr>
              <w:pStyle w:val="Tabelatekst"/>
            </w:pPr>
          </w:p>
        </w:tc>
      </w:tr>
      <w:tr w:rsidR="6D9A7E32" w:rsidRPr="00BD117A" w14:paraId="100B6066" w14:textId="77777777" w:rsidTr="00FA266D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CE006" w14:textId="7341EAAF" w:rsidR="6D9A7E32" w:rsidRPr="00BD117A" w:rsidRDefault="3CE9078F" w:rsidP="0062578E">
            <w:pPr>
              <w:pStyle w:val="Tabelatekst"/>
            </w:pPr>
            <w:r w:rsidRPr="00BD117A">
              <w:t>6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B85DF" w14:textId="28195A5A" w:rsidR="6D9A7E32" w:rsidRPr="00BD117A" w:rsidRDefault="5F3041CD" w:rsidP="0062578E">
            <w:pPr>
              <w:pStyle w:val="Tabelatekst"/>
            </w:pPr>
            <w:proofErr w:type="spellStart"/>
            <w:r w:rsidRPr="00BD117A">
              <w:t>neu_dos</w:t>
            </w:r>
            <w:r w:rsidR="00977BA9" w:rsidRPr="00BD117A">
              <w:t>age</w:t>
            </w:r>
            <w:r w:rsidRPr="00BD117A">
              <w:t>fromxls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62839" w14:textId="6BE8CAE9" w:rsidR="6D9A7E32" w:rsidRPr="00BD117A" w:rsidRDefault="6D9A7E32" w:rsidP="0062578E">
            <w:pPr>
              <w:pStyle w:val="Tabelatekst"/>
            </w:pPr>
          </w:p>
        </w:tc>
      </w:tr>
      <w:tr w:rsidR="76586E3C" w:rsidRPr="00BD117A" w14:paraId="3623F418" w14:textId="77777777" w:rsidTr="00FA266D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8E658" w14:textId="1DAE99FF" w:rsidR="76586E3C" w:rsidRPr="00BD117A" w:rsidRDefault="76586E3C" w:rsidP="76586E3C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7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CF7D2" w14:textId="60B2E940" w:rsidR="76586E3C" w:rsidRPr="00BD117A" w:rsidRDefault="7C5E9028" w:rsidP="76586E3C">
            <w:pPr>
              <w:pStyle w:val="Tabelatekst"/>
            </w:pPr>
            <w:proofErr w:type="spellStart"/>
            <w:r w:rsidRPr="00BD117A">
              <w:t>neu_namefromxls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64C87" w14:textId="2D749681" w:rsidR="76586E3C" w:rsidRPr="00BD117A" w:rsidRDefault="76586E3C" w:rsidP="76586E3C">
            <w:pPr>
              <w:pStyle w:val="Tabelatekst"/>
              <w:rPr>
                <w:szCs w:val="20"/>
              </w:rPr>
            </w:pPr>
          </w:p>
        </w:tc>
      </w:tr>
      <w:tr w:rsidR="737BBD9C" w:rsidRPr="00BD117A" w14:paraId="53BD93DE" w14:textId="77777777" w:rsidTr="00FA266D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BC1B0" w14:textId="383B0D22" w:rsidR="737BBD9C" w:rsidRPr="00BD117A" w:rsidRDefault="737BBD9C" w:rsidP="737BBD9C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8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185A6" w14:textId="00FE4469" w:rsidR="737BBD9C" w:rsidRPr="00BD117A" w:rsidRDefault="4CA9C857" w:rsidP="737BBD9C">
            <w:pPr>
              <w:pStyle w:val="Tabelatekst"/>
              <w:rPr>
                <w:color w:val="000000" w:themeColor="text1"/>
              </w:rPr>
            </w:pPr>
            <w:proofErr w:type="spellStart"/>
            <w:r w:rsidRPr="00BD117A">
              <w:rPr>
                <w:color w:val="000000" w:themeColor="text1"/>
              </w:rPr>
              <w:t>neu_numberinbundlefromxls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80AE" w14:textId="11F2FEC7" w:rsidR="737BBD9C" w:rsidRPr="00BD117A" w:rsidRDefault="737BBD9C" w:rsidP="737BBD9C">
            <w:pPr>
              <w:pStyle w:val="Tabelatekst"/>
              <w:rPr>
                <w:szCs w:val="20"/>
              </w:rPr>
            </w:pPr>
          </w:p>
        </w:tc>
      </w:tr>
      <w:tr w:rsidR="009934AB" w:rsidRPr="00BD117A" w14:paraId="4EB245A9" w14:textId="77777777" w:rsidTr="00FA266D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E16EF" w14:textId="28273428" w:rsidR="009934AB" w:rsidRPr="00BD117A" w:rsidRDefault="009934AB" w:rsidP="737BBD9C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9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7FAE" w14:textId="3C21CC45" w:rsidR="009934AB" w:rsidRPr="00BD117A" w:rsidRDefault="00473B20" w:rsidP="737BBD9C">
            <w:pPr>
              <w:pStyle w:val="Tabelatekst"/>
              <w:rPr>
                <w:color w:val="000000" w:themeColor="text1"/>
              </w:rPr>
            </w:pPr>
            <w:proofErr w:type="spellStart"/>
            <w:r w:rsidRPr="00BD117A">
              <w:rPr>
                <w:color w:val="000000" w:themeColor="text1"/>
              </w:rPr>
              <w:t>neu_unitamountfromxls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8FA2D" w14:textId="77777777" w:rsidR="009934AB" w:rsidRPr="00BD117A" w:rsidRDefault="009934AB" w:rsidP="737BBD9C">
            <w:pPr>
              <w:pStyle w:val="Tabelatekst"/>
              <w:rPr>
                <w:szCs w:val="20"/>
              </w:rPr>
            </w:pPr>
          </w:p>
        </w:tc>
      </w:tr>
    </w:tbl>
    <w:p w14:paraId="019B1639" w14:textId="7CA2BD63" w:rsidR="00FA266D" w:rsidRPr="00BD117A" w:rsidRDefault="00FA266D" w:rsidP="00FA266D">
      <w:pPr>
        <w:pStyle w:val="Legenda"/>
      </w:pPr>
      <w:bookmarkStart w:id="148" w:name="_Toc151315713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19</w:t>
      </w:r>
      <w:r w:rsidRPr="00BD117A">
        <w:fldChar w:fldCharType="end"/>
      </w:r>
      <w:r w:rsidRPr="00BD117A">
        <w:t xml:space="preserve"> </w:t>
      </w:r>
      <w:r w:rsidR="00C04901">
        <w:t>Odpowiedź na żądanie listy produktów z Importera</w:t>
      </w:r>
      <w:bookmarkEnd w:id="148"/>
    </w:p>
    <w:p w14:paraId="2958B74D" w14:textId="619C5C38" w:rsidR="6D9A7E32" w:rsidRPr="00BD117A" w:rsidRDefault="6D9A7E32" w:rsidP="6D9A7E32">
      <w:pPr>
        <w:rPr>
          <w:szCs w:val="20"/>
        </w:rPr>
      </w:pPr>
    </w:p>
    <w:p w14:paraId="53A0C406" w14:textId="550DCC70" w:rsidR="0883269B" w:rsidRPr="00BD117A" w:rsidRDefault="7DBA992D" w:rsidP="00532C37">
      <w:pPr>
        <w:pStyle w:val="Nagwek4"/>
        <w:rPr>
          <w:rFonts w:asciiTheme="minorHAnsi" w:eastAsiaTheme="minorEastAsia" w:hAnsiTheme="minorHAnsi" w:cstheme="minorBidi"/>
        </w:rPr>
      </w:pPr>
      <w:r w:rsidRPr="00BD117A">
        <w:t>Pobranie katalogu produktów</w:t>
      </w:r>
    </w:p>
    <w:p w14:paraId="2467F696" w14:textId="0D68C63F" w:rsidR="1C96B2AA" w:rsidRPr="00BD117A" w:rsidRDefault="1C96B2AA" w:rsidP="1C96B2AA">
      <w:pPr>
        <w:rPr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1752"/>
        <w:gridCol w:w="6739"/>
      </w:tblGrid>
      <w:tr w:rsidR="1C96B2AA" w:rsidRPr="00BD117A" w14:paraId="61534589" w14:textId="77777777" w:rsidTr="00FA266D">
        <w:trPr>
          <w:trHeight w:val="231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74720B6A" w14:textId="59C96A9B" w:rsidR="1C96B2AA" w:rsidRPr="00BD117A" w:rsidRDefault="1C96B2AA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F35D8DB" w14:textId="1E96D2EC" w:rsidR="1C96B2AA" w:rsidRPr="00BD117A" w:rsidRDefault="1C96B2AA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6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77BD73C" w14:textId="2B57A357" w:rsidR="1C96B2AA" w:rsidRPr="00BD117A" w:rsidRDefault="1C96B2AA" w:rsidP="00694D94">
            <w:pPr>
              <w:pStyle w:val="TabelaNagowek"/>
            </w:pPr>
            <w:r w:rsidRPr="00BD117A">
              <w:t>Wartość</w:t>
            </w:r>
          </w:p>
        </w:tc>
      </w:tr>
      <w:tr w:rsidR="1C96B2AA" w:rsidRPr="00BD117A" w14:paraId="7F3D9DF3" w14:textId="77777777" w:rsidTr="00FA266D">
        <w:trPr>
          <w:trHeight w:val="231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7EE32" w14:textId="7CDFC98F" w:rsidR="1C96B2AA" w:rsidRPr="00BD117A" w:rsidRDefault="1C96B2AA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11745" w14:textId="4ADD698A" w:rsidR="1C96B2AA" w:rsidRPr="00BD117A" w:rsidRDefault="1C96B2AA" w:rsidP="0062578E">
            <w:pPr>
              <w:pStyle w:val="Tabelatekst"/>
            </w:pPr>
            <w:r w:rsidRPr="00BD117A">
              <w:t>Metoda HTTP</w:t>
            </w:r>
          </w:p>
        </w:tc>
        <w:tc>
          <w:tcPr>
            <w:tcW w:w="6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306FD" w14:textId="08AF1CA3" w:rsidR="1C96B2AA" w:rsidRPr="00BD117A" w:rsidRDefault="1C96B2AA" w:rsidP="0062578E">
            <w:pPr>
              <w:pStyle w:val="Tabelatekst"/>
            </w:pPr>
            <w:r w:rsidRPr="00BD117A">
              <w:t>GET</w:t>
            </w:r>
          </w:p>
        </w:tc>
      </w:tr>
      <w:tr w:rsidR="1C96B2AA" w:rsidRPr="00BD117A" w14:paraId="497AC7CF" w14:textId="77777777" w:rsidTr="00FA266D">
        <w:trPr>
          <w:trHeight w:val="231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B97C7" w14:textId="12D9998E" w:rsidR="1C96B2AA" w:rsidRPr="00BD117A" w:rsidRDefault="1C96B2AA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4842A" w14:textId="1E85644F" w:rsidR="1C96B2AA" w:rsidRPr="00BD117A" w:rsidRDefault="1C96B2AA" w:rsidP="0062578E">
            <w:pPr>
              <w:pStyle w:val="Tabelatekst"/>
            </w:pPr>
            <w:r w:rsidRPr="00BD117A">
              <w:t>Typ zawartości</w:t>
            </w:r>
          </w:p>
        </w:tc>
        <w:tc>
          <w:tcPr>
            <w:tcW w:w="6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B9D3E" w14:textId="2975C311" w:rsidR="1C96B2AA" w:rsidRPr="00BD117A" w:rsidRDefault="1C96B2AA" w:rsidP="0062578E">
            <w:pPr>
              <w:pStyle w:val="Tabelatekst"/>
            </w:pPr>
            <w:proofErr w:type="spellStart"/>
            <w:r w:rsidRPr="00BD117A">
              <w:t>application</w:t>
            </w:r>
            <w:proofErr w:type="spellEnd"/>
            <w:r w:rsidRPr="00BD117A">
              <w:t>/</w:t>
            </w:r>
            <w:proofErr w:type="spellStart"/>
            <w:r w:rsidRPr="00BD117A">
              <w:t>json</w:t>
            </w:r>
            <w:proofErr w:type="spellEnd"/>
          </w:p>
        </w:tc>
      </w:tr>
      <w:tr w:rsidR="1C96B2AA" w:rsidRPr="00151B50" w14:paraId="744440C1" w14:textId="77777777" w:rsidTr="00FA266D">
        <w:trPr>
          <w:trHeight w:val="231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075A4" w14:textId="158E43D3" w:rsidR="1C96B2AA" w:rsidRPr="00BD117A" w:rsidRDefault="1C96B2AA" w:rsidP="0062578E">
            <w:pPr>
              <w:pStyle w:val="Tabelatekst"/>
            </w:pPr>
            <w:r w:rsidRPr="00BD117A">
              <w:t>3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9B6A" w14:textId="7F9B077E" w:rsidR="1C96B2AA" w:rsidRPr="00BD117A" w:rsidRDefault="1C96B2AA" w:rsidP="0062578E">
            <w:pPr>
              <w:pStyle w:val="Tabelatekst"/>
            </w:pPr>
            <w:r w:rsidRPr="00BD117A">
              <w:t>Adres względny</w:t>
            </w:r>
          </w:p>
        </w:tc>
        <w:tc>
          <w:tcPr>
            <w:tcW w:w="6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97806" w14:textId="5E17410F" w:rsidR="1C96B2AA" w:rsidRPr="007931FB" w:rsidRDefault="0E57423B" w:rsidP="37511744">
            <w:pPr>
              <w:pStyle w:val="Tabelatekst"/>
              <w:rPr>
                <w:szCs w:val="20"/>
                <w:lang w:val="en-US"/>
              </w:rPr>
            </w:pPr>
            <w:r w:rsidRPr="007931FB">
              <w:rPr>
                <w:lang w:val="en-US"/>
              </w:rPr>
              <w:t>/</w:t>
            </w:r>
            <w:proofErr w:type="spellStart"/>
            <w:r w:rsidRPr="007931FB">
              <w:rPr>
                <w:lang w:val="en-US"/>
              </w:rPr>
              <w:t>api</w:t>
            </w:r>
            <w:proofErr w:type="spellEnd"/>
            <w:r w:rsidRPr="007931FB">
              <w:rPr>
                <w:lang w:val="en-US"/>
              </w:rPr>
              <w:t xml:space="preserve">/data/v8.2/ </w:t>
            </w:r>
            <w:r w:rsidR="3A646510" w:rsidRPr="007931FB">
              <w:rPr>
                <w:lang w:val="en-US"/>
              </w:rPr>
              <w:t>products</w:t>
            </w:r>
            <w:r w:rsidRPr="007931FB">
              <w:rPr>
                <w:lang w:val="en-US"/>
              </w:rPr>
              <w:t>?$select=</w:t>
            </w:r>
            <w:proofErr w:type="spellStart"/>
            <w:r w:rsidR="3A646510" w:rsidRPr="007931FB">
              <w:rPr>
                <w:lang w:val="en-US"/>
              </w:rPr>
              <w:t>name,productid</w:t>
            </w:r>
            <w:proofErr w:type="spellEnd"/>
            <w:r w:rsidR="3A646510" w:rsidRPr="007931FB">
              <w:rPr>
                <w:lang w:val="en-US"/>
              </w:rPr>
              <w:t>,</w:t>
            </w:r>
            <w:r w:rsidR="37511744" w:rsidRPr="007931FB">
              <w:rPr>
                <w:szCs w:val="20"/>
                <w:lang w:val="en-US"/>
              </w:rPr>
              <w:t xml:space="preserve"> </w:t>
            </w:r>
            <w:proofErr w:type="spellStart"/>
            <w:r w:rsidR="37511744" w:rsidRPr="007931FB">
              <w:rPr>
                <w:szCs w:val="20"/>
                <w:lang w:val="en-US"/>
              </w:rPr>
              <w:t>neu_product_form</w:t>
            </w:r>
            <w:proofErr w:type="spellEnd"/>
            <w:r w:rsidR="3A646510" w:rsidRPr="007931FB">
              <w:rPr>
                <w:lang w:val="en-US"/>
              </w:rPr>
              <w:t xml:space="preserve">, </w:t>
            </w:r>
            <w:proofErr w:type="spellStart"/>
            <w:r w:rsidR="37511744" w:rsidRPr="007931FB">
              <w:rPr>
                <w:szCs w:val="20"/>
                <w:lang w:val="en-US"/>
              </w:rPr>
              <w:t>neu_product_unit</w:t>
            </w:r>
            <w:proofErr w:type="spellEnd"/>
            <w:r w:rsidR="3A646510" w:rsidRPr="007931FB">
              <w:rPr>
                <w:lang w:val="en-US"/>
              </w:rPr>
              <w:t xml:space="preserve">, </w:t>
            </w:r>
            <w:proofErr w:type="spellStart"/>
            <w:r w:rsidR="37511744" w:rsidRPr="007931FB">
              <w:rPr>
                <w:szCs w:val="20"/>
                <w:lang w:val="en-US"/>
              </w:rPr>
              <w:t>neu_product_packaging</w:t>
            </w:r>
            <w:proofErr w:type="spellEnd"/>
            <w:r w:rsidR="3A646510" w:rsidRPr="007931FB">
              <w:rPr>
                <w:lang w:val="en-US"/>
              </w:rPr>
              <w:t xml:space="preserve">, </w:t>
            </w:r>
            <w:proofErr w:type="spellStart"/>
            <w:r w:rsidR="37511744" w:rsidRPr="007931FB">
              <w:rPr>
                <w:szCs w:val="20"/>
                <w:lang w:val="en-US"/>
              </w:rPr>
              <w:t>neu_product_activesubstance</w:t>
            </w:r>
            <w:proofErr w:type="spellEnd"/>
          </w:p>
        </w:tc>
      </w:tr>
      <w:tr w:rsidR="1C96B2AA" w:rsidRPr="00BD117A" w14:paraId="3B3DECBE" w14:textId="77777777" w:rsidTr="00FA266D">
        <w:trPr>
          <w:trHeight w:val="463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772B" w14:textId="66ED7548" w:rsidR="1C96B2AA" w:rsidRPr="00BD117A" w:rsidRDefault="1C96B2AA" w:rsidP="0062578E">
            <w:pPr>
              <w:pStyle w:val="Tabelatekst"/>
            </w:pPr>
            <w:r w:rsidRPr="00BD117A">
              <w:t>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A9A0B" w14:textId="6AC78061" w:rsidR="1C96B2AA" w:rsidRPr="00BD117A" w:rsidRDefault="1617566B" w:rsidP="0062578E">
            <w:pPr>
              <w:pStyle w:val="Tabelatekst"/>
              <w:rPr>
                <w:szCs w:val="20"/>
              </w:rPr>
            </w:pPr>
            <w:r w:rsidRPr="00BD117A">
              <w:t xml:space="preserve">Rodzaj </w:t>
            </w:r>
            <w:r w:rsidR="402DA3A4" w:rsidRPr="00BD117A">
              <w:t>uwierzytelnienia</w:t>
            </w:r>
          </w:p>
        </w:tc>
        <w:tc>
          <w:tcPr>
            <w:tcW w:w="6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2CE57" w14:textId="52343E76" w:rsidR="1C96B2AA" w:rsidRPr="00BD117A" w:rsidRDefault="1C96B2AA" w:rsidP="0062578E">
            <w:pPr>
              <w:pStyle w:val="Tabelatekst"/>
            </w:pPr>
            <w:r w:rsidRPr="00BD117A">
              <w:t>Przez login i hasło</w:t>
            </w:r>
          </w:p>
        </w:tc>
      </w:tr>
      <w:tr w:rsidR="1C96B2AA" w:rsidRPr="00BD117A" w14:paraId="0F4AA77B" w14:textId="77777777" w:rsidTr="00FA266D">
        <w:trPr>
          <w:trHeight w:val="463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4DA3E" w14:textId="6C627B24" w:rsidR="1C96B2AA" w:rsidRPr="00BD117A" w:rsidRDefault="1C96B2AA" w:rsidP="0062578E">
            <w:pPr>
              <w:pStyle w:val="Tabelatekst"/>
            </w:pPr>
            <w:r w:rsidRPr="00BD117A">
              <w:t>5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89C0A" w14:textId="3E9E0336" w:rsidR="1C96B2AA" w:rsidRPr="00BD117A" w:rsidRDefault="1C96B2AA" w:rsidP="0062578E">
            <w:pPr>
              <w:pStyle w:val="Tabelatekst"/>
            </w:pPr>
            <w:r w:rsidRPr="00BD117A">
              <w:t>Polityka CORS</w:t>
            </w:r>
          </w:p>
        </w:tc>
        <w:tc>
          <w:tcPr>
            <w:tcW w:w="6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13B09" w14:textId="1CFDDFB9" w:rsidR="1C96B2AA" w:rsidRPr="00BD117A" w:rsidRDefault="1C96B2AA" w:rsidP="0062578E">
            <w:pPr>
              <w:pStyle w:val="Tabelatekst"/>
            </w:pPr>
            <w:r w:rsidRPr="00BD117A">
              <w:t>‘*’ (akceptowane wszystkie adresy, jest to usługa wewnętrzna)</w:t>
            </w:r>
          </w:p>
        </w:tc>
      </w:tr>
    </w:tbl>
    <w:p w14:paraId="35B03A29" w14:textId="529A1F6A" w:rsidR="00FA266D" w:rsidRPr="00BD117A" w:rsidRDefault="00FA266D" w:rsidP="00FA266D">
      <w:pPr>
        <w:pStyle w:val="Legenda"/>
      </w:pPr>
      <w:bookmarkStart w:id="149" w:name="_Toc151315714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20</w:t>
      </w:r>
      <w:r w:rsidRPr="00BD117A">
        <w:fldChar w:fldCharType="end"/>
      </w:r>
      <w:r w:rsidRPr="00BD117A">
        <w:t xml:space="preserve"> </w:t>
      </w:r>
      <w:r w:rsidR="00A70859">
        <w:t>Żądanie listy produktów z katalogu</w:t>
      </w:r>
      <w:bookmarkEnd w:id="149"/>
    </w:p>
    <w:p w14:paraId="3A6ED3FE" w14:textId="0A87C1BE" w:rsidR="1C96B2AA" w:rsidRPr="00BD117A" w:rsidRDefault="1C96B2AA" w:rsidP="1C96B2AA">
      <w:pPr>
        <w:rPr>
          <w:szCs w:val="20"/>
        </w:rPr>
      </w:pPr>
    </w:p>
    <w:p w14:paraId="51D3AE6C" w14:textId="2E382A46" w:rsidR="594F0657" w:rsidRPr="00C04010" w:rsidRDefault="51738FB9">
      <w:pPr>
        <w:rPr>
          <w:szCs w:val="20"/>
        </w:rPr>
      </w:pPr>
      <w:r w:rsidRPr="00BD117A">
        <w:rPr>
          <w:szCs w:val="20"/>
        </w:rPr>
        <w:t>Odpowiedź:</w:t>
      </w:r>
    </w:p>
    <w:p w14:paraId="478E0E46" w14:textId="5372DC2A" w:rsidR="51738FB9" w:rsidRPr="00BD117A" w:rsidRDefault="51738FB9">
      <w:r w:rsidRPr="00BD117A">
        <w:t>Lista obiektów typu: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8"/>
        <w:gridCol w:w="5090"/>
        <w:gridCol w:w="3085"/>
      </w:tblGrid>
      <w:tr w:rsidR="594F0657" w:rsidRPr="00BD117A" w14:paraId="601257E4" w14:textId="77777777" w:rsidTr="00C04010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6A1E0AD" w14:textId="3F936CF1" w:rsidR="594F0657" w:rsidRPr="00BD117A" w:rsidRDefault="594F0657" w:rsidP="00694D94">
            <w:pPr>
              <w:pStyle w:val="TabelaNagowek"/>
            </w:pPr>
            <w:r w:rsidRPr="00BD117A">
              <w:t>L.p.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7B8B2CF4" w14:textId="162DD373" w:rsidR="594F0657" w:rsidRPr="00BD117A" w:rsidRDefault="594F0657" w:rsidP="00694D94">
            <w:pPr>
              <w:pStyle w:val="TabelaNagowek"/>
            </w:pPr>
            <w:r w:rsidRPr="00BD117A">
              <w:t>Parametr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88A1F80" w14:textId="16371EFD" w:rsidR="594F0657" w:rsidRPr="00BD117A" w:rsidRDefault="594F0657" w:rsidP="00694D94">
            <w:pPr>
              <w:pStyle w:val="TabelaNagowek"/>
            </w:pPr>
            <w:r w:rsidRPr="00BD117A">
              <w:t>Komentarz</w:t>
            </w:r>
          </w:p>
        </w:tc>
      </w:tr>
      <w:tr w:rsidR="594F0657" w:rsidRPr="00BD117A" w14:paraId="06744EBB" w14:textId="77777777" w:rsidTr="00C04010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2333" w14:textId="4DF54EDD" w:rsidR="594F0657" w:rsidRPr="00BD117A" w:rsidRDefault="594F0657" w:rsidP="0062578E">
            <w:pPr>
              <w:pStyle w:val="Tabelatekst"/>
            </w:pPr>
            <w:r w:rsidRPr="00BD117A">
              <w:t>1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B3C9A" w14:textId="7EB3DBFC" w:rsidR="5F68FA66" w:rsidRPr="00BD117A" w:rsidRDefault="00160AED" w:rsidP="0062578E">
            <w:pPr>
              <w:pStyle w:val="Tabelatekst"/>
            </w:pPr>
            <w:proofErr w:type="spellStart"/>
            <w:r w:rsidRPr="00BD117A">
              <w:t>P</w:t>
            </w:r>
            <w:r w:rsidR="5F68FA66" w:rsidRPr="00BD117A">
              <w:t>roductid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2237D" w14:textId="497F6235" w:rsidR="594F0657" w:rsidRPr="00BD117A" w:rsidRDefault="594F0657" w:rsidP="0062578E">
            <w:pPr>
              <w:pStyle w:val="Tabelatekst"/>
            </w:pPr>
          </w:p>
        </w:tc>
      </w:tr>
      <w:tr w:rsidR="594F0657" w:rsidRPr="00BD117A" w14:paraId="16B1BDB0" w14:textId="77777777" w:rsidTr="00C04010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864F4" w14:textId="318416B2" w:rsidR="594F0657" w:rsidRPr="00BD117A" w:rsidRDefault="594F0657" w:rsidP="0062578E">
            <w:pPr>
              <w:pStyle w:val="Tabelatekst"/>
            </w:pPr>
            <w:r w:rsidRPr="00BD117A">
              <w:t>2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9596A" w14:textId="2BCC0005" w:rsidR="195AD782" w:rsidRPr="00BD117A" w:rsidRDefault="00160AED" w:rsidP="0062578E">
            <w:pPr>
              <w:pStyle w:val="Tabelatekst"/>
            </w:pPr>
            <w:proofErr w:type="spellStart"/>
            <w:r w:rsidRPr="00BD117A">
              <w:t>N</w:t>
            </w:r>
            <w:r w:rsidR="195AD782" w:rsidRPr="00BD117A">
              <w:t>ame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FA707" w14:textId="3D345FF5" w:rsidR="594F0657" w:rsidRPr="00BD117A" w:rsidRDefault="594F0657" w:rsidP="0062578E">
            <w:pPr>
              <w:pStyle w:val="Tabelatekst"/>
            </w:pPr>
          </w:p>
        </w:tc>
      </w:tr>
      <w:tr w:rsidR="594F0657" w:rsidRPr="00BD117A" w14:paraId="3BCD32F8" w14:textId="77777777" w:rsidTr="00C04010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BA38" w14:textId="2FA16698" w:rsidR="594F0657" w:rsidRPr="00BD117A" w:rsidRDefault="37511744" w:rsidP="0062578E">
            <w:pPr>
              <w:pStyle w:val="Tabelatekst"/>
            </w:pPr>
            <w:r w:rsidRPr="00BD117A">
              <w:t>3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F76D" w14:textId="6158E063" w:rsidR="1CC51374" w:rsidRPr="00BD117A" w:rsidRDefault="37511744" w:rsidP="37511744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neu_product_form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FF94F" w14:textId="60963B82" w:rsidR="594F0657" w:rsidRPr="00BD117A" w:rsidRDefault="594F0657" w:rsidP="0062578E">
            <w:pPr>
              <w:pStyle w:val="Tabelatekst"/>
            </w:pPr>
          </w:p>
        </w:tc>
      </w:tr>
      <w:tr w:rsidR="594F0657" w:rsidRPr="00BD117A" w14:paraId="10452AB8" w14:textId="77777777" w:rsidTr="00C04010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7387" w14:textId="044E669F" w:rsidR="594F0657" w:rsidRPr="00BD117A" w:rsidRDefault="37511744" w:rsidP="0062578E">
            <w:pPr>
              <w:pStyle w:val="Tabelatekst"/>
            </w:pPr>
            <w:r w:rsidRPr="00BD117A">
              <w:t>4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B31F" w14:textId="7B9BCE11" w:rsidR="594F0657" w:rsidRPr="00BD117A" w:rsidRDefault="37511744" w:rsidP="37511744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neu_product_unit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E81D1" w14:textId="34167CBB" w:rsidR="594F0657" w:rsidRPr="00BD117A" w:rsidRDefault="594F0657" w:rsidP="0062578E">
            <w:pPr>
              <w:pStyle w:val="Tabelatekst"/>
            </w:pPr>
          </w:p>
        </w:tc>
      </w:tr>
      <w:tr w:rsidR="594F0657" w:rsidRPr="00BD117A" w14:paraId="6550ADE3" w14:textId="77777777" w:rsidTr="00C04010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93C04" w14:textId="075206F2" w:rsidR="594F0657" w:rsidRPr="00BD117A" w:rsidRDefault="37511744" w:rsidP="0062578E">
            <w:pPr>
              <w:pStyle w:val="Tabelatekst"/>
            </w:pPr>
            <w:r w:rsidRPr="00BD117A">
              <w:t>5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C188" w14:textId="16A00A4C" w:rsidR="594F0657" w:rsidRPr="00BD117A" w:rsidRDefault="37511744" w:rsidP="37511744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neu_product_packaging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3CED" w14:textId="3F3B2ED2" w:rsidR="594F0657" w:rsidRPr="00BD117A" w:rsidRDefault="594F0657" w:rsidP="0062578E">
            <w:pPr>
              <w:pStyle w:val="Tabelatekst"/>
            </w:pPr>
          </w:p>
        </w:tc>
      </w:tr>
      <w:tr w:rsidR="620A1330" w:rsidRPr="00BD117A" w14:paraId="0DFD0247" w14:textId="77777777" w:rsidTr="00C04010">
        <w:trPr>
          <w:trHeight w:val="231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337E5" w14:textId="408FDC25" w:rsidR="4395ED60" w:rsidRPr="00BD117A" w:rsidRDefault="37511744" w:rsidP="0062578E">
            <w:pPr>
              <w:pStyle w:val="Tabelatekst"/>
            </w:pPr>
            <w:r w:rsidRPr="00BD117A">
              <w:t>6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D085C" w14:textId="32E20319" w:rsidR="4395ED60" w:rsidRPr="00BD117A" w:rsidRDefault="37511744" w:rsidP="37511744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neu_product_activesubstance</w:t>
            </w:r>
            <w:proofErr w:type="spellEnd"/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0F802" w14:textId="0D6AFE03" w:rsidR="620A1330" w:rsidRPr="00BD117A" w:rsidRDefault="620A1330" w:rsidP="0062578E">
            <w:pPr>
              <w:pStyle w:val="Tabelatekst"/>
            </w:pPr>
          </w:p>
        </w:tc>
      </w:tr>
    </w:tbl>
    <w:p w14:paraId="44B40C3D" w14:textId="508EC4BA" w:rsidR="00FA266D" w:rsidRPr="00BD117A" w:rsidRDefault="00FA266D" w:rsidP="00FA266D">
      <w:pPr>
        <w:pStyle w:val="Legenda"/>
      </w:pPr>
      <w:bookmarkStart w:id="150" w:name="_Toc151315715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064E2C">
        <w:rPr>
          <w:noProof/>
        </w:rPr>
        <w:t>21</w:t>
      </w:r>
      <w:r w:rsidRPr="00BD117A">
        <w:fldChar w:fldCharType="end"/>
      </w:r>
      <w:r w:rsidRPr="00BD117A">
        <w:t xml:space="preserve"> </w:t>
      </w:r>
      <w:r w:rsidR="00A70859">
        <w:t>Odpowiedź na żądanie listy produktów z katalogu</w:t>
      </w:r>
      <w:bookmarkEnd w:id="150"/>
    </w:p>
    <w:p w14:paraId="2899F5C7" w14:textId="1CCD49B4" w:rsidR="17E94F71" w:rsidRPr="00BD117A" w:rsidRDefault="17E94F71" w:rsidP="17E94F71">
      <w:pPr>
        <w:rPr>
          <w:szCs w:val="20"/>
        </w:rPr>
      </w:pPr>
    </w:p>
    <w:p w14:paraId="29260C29" w14:textId="77777777" w:rsidR="00BE4133" w:rsidRPr="00BD117A" w:rsidRDefault="00BE4133" w:rsidP="78148DF8">
      <w:pPr>
        <w:pStyle w:val="Nagwek1"/>
        <w:rPr>
          <w:rFonts w:asciiTheme="minorHAnsi" w:eastAsiaTheme="minorEastAsia" w:hAnsiTheme="minorHAnsi" w:cstheme="minorBidi"/>
        </w:rPr>
      </w:pPr>
      <w:bookmarkStart w:id="151" w:name="_Toc298180151"/>
      <w:bookmarkStart w:id="152" w:name="_Toc196386765"/>
      <w:bookmarkStart w:id="153" w:name="_Toc94539570"/>
      <w:bookmarkStart w:id="154" w:name="_Toc602666042"/>
      <w:bookmarkStart w:id="155" w:name="_Toc632313342"/>
      <w:bookmarkStart w:id="156" w:name="_Toc186539804"/>
      <w:bookmarkStart w:id="157" w:name="_Toc151315778"/>
      <w:bookmarkStart w:id="158" w:name="_Toc505906757"/>
      <w:bookmarkStart w:id="159" w:name="_Toc1546492520"/>
      <w:bookmarkStart w:id="160" w:name="_Toc94539576"/>
      <w:bookmarkStart w:id="161" w:name="_Toc817352228"/>
      <w:bookmarkStart w:id="162" w:name="_Toc1161505343"/>
      <w:bookmarkStart w:id="163" w:name="_Toc1313028340"/>
      <w:r w:rsidRPr="00BD117A">
        <w:lastRenderedPageBreak/>
        <w:t>Model danych</w:t>
      </w:r>
      <w:bookmarkEnd w:id="151"/>
      <w:bookmarkEnd w:id="152"/>
      <w:bookmarkEnd w:id="153"/>
      <w:bookmarkEnd w:id="154"/>
      <w:bookmarkEnd w:id="155"/>
      <w:bookmarkEnd w:id="156"/>
      <w:bookmarkEnd w:id="157"/>
    </w:p>
    <w:p w14:paraId="33AD3EF0" w14:textId="6EC386F7" w:rsidR="00BE4133" w:rsidRPr="00BD117A" w:rsidRDefault="00BE4133" w:rsidP="00730302">
      <w:pPr>
        <w:jc w:val="both"/>
      </w:pPr>
      <w:r w:rsidRPr="00BD117A">
        <w:t>Poniżej znajduje się model danych wraz z atrybutami na potrzeby modułu CRM Przetargi Szpitalne. W rozwiązaniu współdziel</w:t>
      </w:r>
      <w:r w:rsidR="003A4F96" w:rsidRPr="00BD117A">
        <w:t>one są</w:t>
      </w:r>
      <w:r w:rsidRPr="00BD117A">
        <w:t xml:space="preserve"> </w:t>
      </w:r>
      <w:r w:rsidR="00026705" w:rsidRPr="00BD117A">
        <w:t>encje</w:t>
      </w:r>
      <w:r w:rsidRPr="00BD117A">
        <w:t xml:space="preserve"> </w:t>
      </w:r>
      <w:r w:rsidR="00CC691E" w:rsidRPr="00BD117A">
        <w:t>Działanie (</w:t>
      </w:r>
      <w:proofErr w:type="spellStart"/>
      <w:r w:rsidR="00B83008" w:rsidRPr="00BD117A">
        <w:t>activitypointer</w:t>
      </w:r>
      <w:proofErr w:type="spellEnd"/>
      <w:r w:rsidR="00B83008" w:rsidRPr="00BD117A">
        <w:t xml:space="preserve">), </w:t>
      </w:r>
      <w:r w:rsidR="00DD6FCE" w:rsidRPr="00BD117A">
        <w:t>Grupa zakupowa</w:t>
      </w:r>
      <w:r w:rsidR="00F3621C" w:rsidRPr="00BD117A">
        <w:t xml:space="preserve"> (</w:t>
      </w:r>
      <w:proofErr w:type="spellStart"/>
      <w:r w:rsidR="00F3621C" w:rsidRPr="00BD117A">
        <w:t>neu_purchasegroup</w:t>
      </w:r>
      <w:proofErr w:type="spellEnd"/>
      <w:r w:rsidR="00F3621C" w:rsidRPr="00BD117A">
        <w:t>)</w:t>
      </w:r>
      <w:r w:rsidRPr="00BD117A">
        <w:t>,</w:t>
      </w:r>
      <w:r w:rsidR="00D27880" w:rsidRPr="00BD117A">
        <w:t xml:space="preserve"> </w:t>
      </w:r>
      <w:r w:rsidR="004F4EF9" w:rsidRPr="00BD117A">
        <w:t>Notatka</w:t>
      </w:r>
      <w:r w:rsidR="00042384" w:rsidRPr="00BD117A">
        <w:t xml:space="preserve"> (</w:t>
      </w:r>
      <w:proofErr w:type="spellStart"/>
      <w:r w:rsidR="00042384" w:rsidRPr="00BD117A">
        <w:t>annotation</w:t>
      </w:r>
      <w:proofErr w:type="spellEnd"/>
      <w:r w:rsidR="00042384" w:rsidRPr="00BD117A">
        <w:t>),</w:t>
      </w:r>
      <w:r w:rsidR="004F4EF9" w:rsidRPr="00BD117A">
        <w:t xml:space="preserve"> </w:t>
      </w:r>
      <w:r w:rsidR="00D27880" w:rsidRPr="00BD117A">
        <w:t>Płatnik</w:t>
      </w:r>
      <w:r w:rsidR="00114A27" w:rsidRPr="00BD117A">
        <w:t xml:space="preserve"> (</w:t>
      </w:r>
      <w:proofErr w:type="spellStart"/>
      <w:r w:rsidR="00114A27" w:rsidRPr="00BD117A">
        <w:t>neu_payer</w:t>
      </w:r>
      <w:proofErr w:type="spellEnd"/>
      <w:r w:rsidR="00114A27" w:rsidRPr="00BD117A">
        <w:t xml:space="preserve">), </w:t>
      </w:r>
      <w:r w:rsidR="003A1CBB" w:rsidRPr="00BD117A">
        <w:t>Produkt SAP (</w:t>
      </w:r>
      <w:proofErr w:type="spellStart"/>
      <w:r w:rsidR="003A1CBB" w:rsidRPr="00BD117A">
        <w:t>product</w:t>
      </w:r>
      <w:proofErr w:type="spellEnd"/>
      <w:r w:rsidR="003A1CBB" w:rsidRPr="00BD117A">
        <w:t>),</w:t>
      </w:r>
      <w:r w:rsidR="00470803" w:rsidRPr="00BD117A">
        <w:t xml:space="preserve"> Punkt sprzedaży (</w:t>
      </w:r>
      <w:proofErr w:type="spellStart"/>
      <w:r w:rsidR="00470803" w:rsidRPr="00BD117A">
        <w:t>account</w:t>
      </w:r>
      <w:proofErr w:type="spellEnd"/>
      <w:r w:rsidR="00470803" w:rsidRPr="00BD117A">
        <w:t>),</w:t>
      </w:r>
      <w:r w:rsidR="003A1CBB" w:rsidRPr="00BD117A">
        <w:t xml:space="preserve"> </w:t>
      </w:r>
      <w:r w:rsidR="00F91638" w:rsidRPr="00BD117A">
        <w:t>Typ zmiany oferty (</w:t>
      </w:r>
      <w:proofErr w:type="spellStart"/>
      <w:r w:rsidR="00A25490" w:rsidRPr="00BD117A">
        <w:t>neu_conf_opportunitytype</w:t>
      </w:r>
      <w:proofErr w:type="spellEnd"/>
      <w:r w:rsidR="00A25490" w:rsidRPr="00BD117A">
        <w:t xml:space="preserve">), </w:t>
      </w:r>
      <w:r w:rsidR="003A4F96" w:rsidRPr="00BD117A">
        <w:t xml:space="preserve">Umowa OL </w:t>
      </w:r>
      <w:r w:rsidR="00026705" w:rsidRPr="00BD117A">
        <w:t>(</w:t>
      </w:r>
      <w:proofErr w:type="spellStart"/>
      <w:r w:rsidR="00026705" w:rsidRPr="00BD117A">
        <w:t>neu_contractop</w:t>
      </w:r>
      <w:proofErr w:type="spellEnd"/>
      <w:r w:rsidR="00026705" w:rsidRPr="00BD117A">
        <w:t>)</w:t>
      </w:r>
      <w:r w:rsidR="00B83008" w:rsidRPr="00BD117A">
        <w:t>,</w:t>
      </w:r>
      <w:r w:rsidR="009572D7" w:rsidRPr="00BD117A">
        <w:t xml:space="preserve"> Użytkownik (</w:t>
      </w:r>
      <w:proofErr w:type="spellStart"/>
      <w:r w:rsidR="009572D7" w:rsidRPr="00BD117A">
        <w:t>user</w:t>
      </w:r>
      <w:proofErr w:type="spellEnd"/>
      <w:r w:rsidR="009572D7" w:rsidRPr="00BD117A">
        <w:t>),</w:t>
      </w:r>
      <w:r w:rsidR="000B6A15" w:rsidRPr="00BD117A">
        <w:t xml:space="preserve"> Wiadomość e-mail (</w:t>
      </w:r>
      <w:r w:rsidR="00D82624" w:rsidRPr="00BD117A">
        <w:t>email)</w:t>
      </w:r>
      <w:r w:rsidRPr="00BD117A">
        <w:t xml:space="preserve"> </w:t>
      </w:r>
      <w:r w:rsidR="0079031F" w:rsidRPr="00BD117A">
        <w:t xml:space="preserve">i </w:t>
      </w:r>
      <w:r w:rsidR="00970690" w:rsidRPr="00BD117A">
        <w:t>Zmiana oferty</w:t>
      </w:r>
      <w:r w:rsidRPr="00BD117A">
        <w:t xml:space="preserve"> (</w:t>
      </w:r>
      <w:proofErr w:type="spellStart"/>
      <w:r w:rsidR="00970690" w:rsidRPr="00BD117A">
        <w:t>o</w:t>
      </w:r>
      <w:r w:rsidRPr="00BD117A">
        <w:t>pportunity</w:t>
      </w:r>
      <w:proofErr w:type="spellEnd"/>
      <w:r w:rsidRPr="00BD117A">
        <w:t>) z istniejącym system</w:t>
      </w:r>
      <w:r w:rsidR="00F3621C" w:rsidRPr="00BD117A">
        <w:t>em</w:t>
      </w:r>
      <w:r w:rsidRPr="00BD117A">
        <w:t xml:space="preserve"> CRM dla aptek.</w:t>
      </w:r>
    </w:p>
    <w:p w14:paraId="770C3415" w14:textId="77777777" w:rsidR="00571C99" w:rsidRPr="00BD117A" w:rsidRDefault="00571C99" w:rsidP="00730302">
      <w:pPr>
        <w:jc w:val="both"/>
      </w:pPr>
    </w:p>
    <w:p w14:paraId="18543FF4" w14:textId="77777777" w:rsidR="00BE4133" w:rsidRPr="00BD117A" w:rsidRDefault="00BE4133" w:rsidP="00DB728B">
      <w:pPr>
        <w:pStyle w:val="Nagwek2"/>
      </w:pPr>
      <w:bookmarkStart w:id="164" w:name="_Toc151315779"/>
      <w:r w:rsidRPr="00BD117A">
        <w:t>Wykaz obiektów</w:t>
      </w:r>
      <w:bookmarkEnd w:id="164"/>
    </w:p>
    <w:p w14:paraId="7F63C8A6" w14:textId="77777777" w:rsidR="00BB61E3" w:rsidRPr="00BD117A" w:rsidRDefault="00BB61E3" w:rsidP="00BB61E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2"/>
        <w:gridCol w:w="3403"/>
        <w:gridCol w:w="3728"/>
      </w:tblGrid>
      <w:tr w:rsidR="00114C79" w:rsidRPr="00BD117A" w14:paraId="4AC4E85C" w14:textId="77777777" w:rsidTr="004973FF">
        <w:tc>
          <w:tcPr>
            <w:tcW w:w="1980" w:type="dxa"/>
            <w:shd w:val="clear" w:color="auto" w:fill="FBD4B4" w:themeFill="accent6" w:themeFillTint="66"/>
            <w:vAlign w:val="center"/>
          </w:tcPr>
          <w:p w14:paraId="7326210B" w14:textId="77777777" w:rsidR="00114C79" w:rsidRPr="00BD117A" w:rsidRDefault="00114C79" w:rsidP="00E75676">
            <w:pPr>
              <w:pStyle w:val="TabelaNagowek"/>
            </w:pPr>
            <w:r w:rsidRPr="00BD117A">
              <w:t xml:space="preserve">Nazwa </w:t>
            </w:r>
          </w:p>
        </w:tc>
        <w:tc>
          <w:tcPr>
            <w:tcW w:w="2693" w:type="dxa"/>
            <w:shd w:val="clear" w:color="auto" w:fill="FBD4B4" w:themeFill="accent6" w:themeFillTint="66"/>
            <w:vAlign w:val="center"/>
          </w:tcPr>
          <w:p w14:paraId="7E4E8D32" w14:textId="412F796E" w:rsidR="00114C79" w:rsidRPr="00BD117A" w:rsidRDefault="00114C79" w:rsidP="00E75676">
            <w:pPr>
              <w:pStyle w:val="TabelaNagowek"/>
            </w:pPr>
            <w:r w:rsidRPr="00BD117A">
              <w:t>Nazwa schematu</w:t>
            </w:r>
          </w:p>
        </w:tc>
        <w:tc>
          <w:tcPr>
            <w:tcW w:w="4390" w:type="dxa"/>
            <w:shd w:val="clear" w:color="auto" w:fill="FBD4B4" w:themeFill="accent6" w:themeFillTint="66"/>
            <w:vAlign w:val="center"/>
          </w:tcPr>
          <w:p w14:paraId="18CEA60C" w14:textId="20EB4F51" w:rsidR="00114C79" w:rsidRPr="00BD117A" w:rsidRDefault="00114C79" w:rsidP="00E75676">
            <w:pPr>
              <w:pStyle w:val="TabelaNagowek"/>
            </w:pPr>
            <w:r w:rsidRPr="00BD117A">
              <w:t>Znaczenie biznesowe</w:t>
            </w:r>
          </w:p>
        </w:tc>
      </w:tr>
      <w:tr w:rsidR="00114C79" w:rsidRPr="00BD117A" w14:paraId="5D56A10C" w14:textId="77777777" w:rsidTr="004973FF">
        <w:tc>
          <w:tcPr>
            <w:tcW w:w="1980" w:type="dxa"/>
            <w:vAlign w:val="center"/>
          </w:tcPr>
          <w:p w14:paraId="10A720A5" w14:textId="6B101997" w:rsidR="00114C79" w:rsidRPr="00BD117A" w:rsidRDefault="00114C79" w:rsidP="00F60DAF">
            <w:pPr>
              <w:pStyle w:val="Tabelatekst"/>
            </w:pPr>
            <w:r w:rsidRPr="00BD117A">
              <w:t>Adresacja produktów oferty cenowej</w:t>
            </w:r>
          </w:p>
        </w:tc>
        <w:tc>
          <w:tcPr>
            <w:tcW w:w="2693" w:type="dxa"/>
            <w:vAlign w:val="center"/>
          </w:tcPr>
          <w:p w14:paraId="3080AD4E" w14:textId="0BD02B83" w:rsidR="00114C79" w:rsidRPr="00BD117A" w:rsidRDefault="00F21133" w:rsidP="00F60DAF">
            <w:pPr>
              <w:pStyle w:val="Tabelatekst"/>
            </w:pPr>
            <w:proofErr w:type="spellStart"/>
            <w:r w:rsidRPr="00BD117A">
              <w:t>neu_quotedetailaddressing</w:t>
            </w:r>
            <w:proofErr w:type="spellEnd"/>
          </w:p>
        </w:tc>
        <w:tc>
          <w:tcPr>
            <w:tcW w:w="4390" w:type="dxa"/>
            <w:vAlign w:val="center"/>
          </w:tcPr>
          <w:p w14:paraId="769C1821" w14:textId="1FC328EB" w:rsidR="00114C79" w:rsidRPr="00BD117A" w:rsidRDefault="007F2EEF" w:rsidP="00F60DAF">
            <w:pPr>
              <w:pStyle w:val="Tabelatekst"/>
            </w:pPr>
            <w:r w:rsidRPr="00BD117A">
              <w:t xml:space="preserve">Przechowuje informacje o adresacji </w:t>
            </w:r>
            <w:r w:rsidR="00631CEF">
              <w:t xml:space="preserve">wartości do eksportu do </w:t>
            </w:r>
            <w:proofErr w:type="spellStart"/>
            <w:r w:rsidR="00631CEF">
              <w:t>excela</w:t>
            </w:r>
            <w:proofErr w:type="spellEnd"/>
            <w:r w:rsidR="00766EA4">
              <w:t xml:space="preserve"> dla </w:t>
            </w:r>
            <w:r w:rsidRPr="00BD117A">
              <w:t xml:space="preserve">produktów oferty cenowej. </w:t>
            </w:r>
            <w:r w:rsidR="00114C79" w:rsidRPr="00BD117A">
              <w:t>Obiekt administracyjny systemu.</w:t>
            </w:r>
          </w:p>
        </w:tc>
      </w:tr>
      <w:tr w:rsidR="00114C79" w:rsidRPr="00BD117A" w14:paraId="4BBD58A2" w14:textId="77777777" w:rsidTr="004973FF">
        <w:tc>
          <w:tcPr>
            <w:tcW w:w="1980" w:type="dxa"/>
            <w:vAlign w:val="center"/>
          </w:tcPr>
          <w:p w14:paraId="7F12EEA1" w14:textId="7B6C71F6" w:rsidR="00114C79" w:rsidRPr="00BD117A" w:rsidRDefault="00114C79" w:rsidP="00F60DAF">
            <w:pPr>
              <w:pStyle w:val="Tabelatekst"/>
            </w:pPr>
            <w:r w:rsidRPr="00BD117A">
              <w:t>Beneficjent</w:t>
            </w:r>
          </w:p>
        </w:tc>
        <w:tc>
          <w:tcPr>
            <w:tcW w:w="2693" w:type="dxa"/>
            <w:vAlign w:val="center"/>
          </w:tcPr>
          <w:p w14:paraId="323A661E" w14:textId="04A9C38D" w:rsidR="00114C79" w:rsidRPr="00BD117A" w:rsidRDefault="00DD64E2" w:rsidP="00F60DAF">
            <w:pPr>
              <w:pStyle w:val="Tabelatekst"/>
            </w:pPr>
            <w:proofErr w:type="spellStart"/>
            <w:r w:rsidRPr="00BD117A">
              <w:t>neu_receiver</w:t>
            </w:r>
            <w:proofErr w:type="spellEnd"/>
          </w:p>
        </w:tc>
        <w:tc>
          <w:tcPr>
            <w:tcW w:w="4390" w:type="dxa"/>
            <w:vAlign w:val="center"/>
          </w:tcPr>
          <w:p w14:paraId="14599532" w14:textId="2220C29C" w:rsidR="00114C79" w:rsidRPr="00BD117A" w:rsidRDefault="00114C79" w:rsidP="00F60DAF">
            <w:pPr>
              <w:pStyle w:val="Tabelatekst"/>
            </w:pPr>
            <w:r w:rsidRPr="00BD117A">
              <w:t>Przechowuje informacje o podmiocie uczestniczącym w przetargu.</w:t>
            </w:r>
          </w:p>
        </w:tc>
      </w:tr>
      <w:tr w:rsidR="00114C79" w:rsidRPr="00BD117A" w14:paraId="0E750907" w14:textId="77777777" w:rsidTr="004973FF">
        <w:tc>
          <w:tcPr>
            <w:tcW w:w="1980" w:type="dxa"/>
            <w:vAlign w:val="center"/>
          </w:tcPr>
          <w:p w14:paraId="39FE24E8" w14:textId="719F032F" w:rsidR="00114C79" w:rsidRPr="00BD117A" w:rsidRDefault="00114C79" w:rsidP="0010583B">
            <w:pPr>
              <w:pStyle w:val="Tabelatekst"/>
            </w:pPr>
            <w:r w:rsidRPr="00BD117A">
              <w:t>Cennik producenta</w:t>
            </w:r>
          </w:p>
        </w:tc>
        <w:tc>
          <w:tcPr>
            <w:tcW w:w="2693" w:type="dxa"/>
            <w:vAlign w:val="center"/>
          </w:tcPr>
          <w:p w14:paraId="78C7FB18" w14:textId="0B27C836" w:rsidR="00114C79" w:rsidRPr="00BD117A" w:rsidRDefault="00A06301" w:rsidP="0010583B">
            <w:pPr>
              <w:pStyle w:val="Tabelatekst"/>
            </w:pPr>
            <w:proofErr w:type="spellStart"/>
            <w:r w:rsidRPr="00BD117A">
              <w:t>neu_producerpricelist</w:t>
            </w:r>
            <w:proofErr w:type="spellEnd"/>
          </w:p>
        </w:tc>
        <w:tc>
          <w:tcPr>
            <w:tcW w:w="4390" w:type="dxa"/>
            <w:vAlign w:val="center"/>
          </w:tcPr>
          <w:p w14:paraId="65DA9AE4" w14:textId="0DE0A6B7" w:rsidR="00114C79" w:rsidRPr="00BD117A" w:rsidRDefault="00114C79" w:rsidP="0010583B">
            <w:pPr>
              <w:pStyle w:val="Tabelatekst"/>
            </w:pPr>
            <w:r w:rsidRPr="00BD117A">
              <w:t>Przechowuje informacje o cennik</w:t>
            </w:r>
            <w:r w:rsidR="00D70BE7">
              <w:t>ach</w:t>
            </w:r>
            <w:r w:rsidRPr="00BD117A">
              <w:t xml:space="preserve"> Producent</w:t>
            </w:r>
            <w:r w:rsidR="00D47062">
              <w:t>ów</w:t>
            </w:r>
            <w:r w:rsidRPr="00BD117A">
              <w:t xml:space="preserve"> sprzedażow</w:t>
            </w:r>
            <w:r w:rsidR="00D47062">
              <w:t>ych.</w:t>
            </w:r>
          </w:p>
        </w:tc>
      </w:tr>
      <w:tr w:rsidR="00114C79" w:rsidRPr="00BD117A" w14:paraId="72F9B626" w14:textId="77777777" w:rsidTr="004973FF">
        <w:tc>
          <w:tcPr>
            <w:tcW w:w="1980" w:type="dxa"/>
            <w:vAlign w:val="center"/>
          </w:tcPr>
          <w:p w14:paraId="079BB5B9" w14:textId="7FDFAFD6" w:rsidR="00114C79" w:rsidRPr="00BD117A" w:rsidRDefault="00114C79" w:rsidP="0010583B">
            <w:pPr>
              <w:pStyle w:val="Tabelatekst"/>
            </w:pPr>
            <w:r w:rsidRPr="00BD117A">
              <w:t>Ceny urzędowe MZ</w:t>
            </w:r>
          </w:p>
        </w:tc>
        <w:tc>
          <w:tcPr>
            <w:tcW w:w="2693" w:type="dxa"/>
            <w:vAlign w:val="center"/>
          </w:tcPr>
          <w:p w14:paraId="3C7610FB" w14:textId="06732AE4" w:rsidR="00114C79" w:rsidRPr="00BD117A" w:rsidRDefault="00A06301" w:rsidP="0010583B">
            <w:pPr>
              <w:pStyle w:val="Tabelatekst"/>
            </w:pPr>
            <w:proofErr w:type="spellStart"/>
            <w:r w:rsidRPr="00BD117A">
              <w:t>neu_productpricemz</w:t>
            </w:r>
            <w:proofErr w:type="spellEnd"/>
          </w:p>
        </w:tc>
        <w:tc>
          <w:tcPr>
            <w:tcW w:w="4390" w:type="dxa"/>
            <w:vAlign w:val="center"/>
          </w:tcPr>
          <w:p w14:paraId="7B9735D9" w14:textId="46D03460" w:rsidR="00114C79" w:rsidRPr="00BD117A" w:rsidRDefault="00114C79" w:rsidP="0010583B">
            <w:pPr>
              <w:pStyle w:val="Tabelatekst"/>
            </w:pPr>
            <w:r w:rsidRPr="00BD117A">
              <w:t>Przechowuje informacje o cenach urzędowych z Programu Lekowego Ministerstwa Zdrowia. Obiekt administracyjny systemu.</w:t>
            </w:r>
          </w:p>
        </w:tc>
      </w:tr>
      <w:tr w:rsidR="00114C79" w:rsidRPr="00BD117A" w14:paraId="7A25669D" w14:textId="77777777" w:rsidTr="004973FF">
        <w:tc>
          <w:tcPr>
            <w:tcW w:w="1980" w:type="dxa"/>
            <w:vAlign w:val="center"/>
          </w:tcPr>
          <w:p w14:paraId="3AE8101C" w14:textId="660BFFB5" w:rsidR="00114C79" w:rsidRPr="00BD117A" w:rsidRDefault="00114C79" w:rsidP="005A028E">
            <w:pPr>
              <w:pStyle w:val="Tabelatekst"/>
            </w:pPr>
            <w:r w:rsidRPr="00BD117A">
              <w:t>Dokument</w:t>
            </w:r>
          </w:p>
        </w:tc>
        <w:tc>
          <w:tcPr>
            <w:tcW w:w="2693" w:type="dxa"/>
            <w:vAlign w:val="center"/>
          </w:tcPr>
          <w:p w14:paraId="2E5DF99D" w14:textId="49C4376F" w:rsidR="00114C79" w:rsidRPr="00BD117A" w:rsidRDefault="00161F66" w:rsidP="00E75676">
            <w:pPr>
              <w:pStyle w:val="Tabelatekst"/>
            </w:pPr>
            <w:proofErr w:type="spellStart"/>
            <w:r w:rsidRPr="00BD117A">
              <w:t>neu_document</w:t>
            </w:r>
            <w:proofErr w:type="spellEnd"/>
          </w:p>
        </w:tc>
        <w:tc>
          <w:tcPr>
            <w:tcW w:w="4390" w:type="dxa"/>
            <w:vAlign w:val="center"/>
          </w:tcPr>
          <w:p w14:paraId="73BECF58" w14:textId="24460C98" w:rsidR="00114C79" w:rsidRPr="00BD117A" w:rsidRDefault="00114C79" w:rsidP="00E75676">
            <w:pPr>
              <w:pStyle w:val="Tabelatekst"/>
            </w:pPr>
            <w:r w:rsidRPr="00BD117A">
              <w:t>Przechowuje informacje o dokumencie dotyczącym Przetargu (specyfikacja, wzór umowy, oferta konkurencji, inne) z możliwością załączenia pliku.</w:t>
            </w:r>
          </w:p>
        </w:tc>
      </w:tr>
      <w:tr w:rsidR="00114C79" w:rsidRPr="00BD117A" w14:paraId="2891CBBF" w14:textId="77777777" w:rsidTr="004973FF">
        <w:tc>
          <w:tcPr>
            <w:tcW w:w="1980" w:type="dxa"/>
            <w:vAlign w:val="center"/>
          </w:tcPr>
          <w:p w14:paraId="1A1D5564" w14:textId="46BF08CF" w:rsidR="00114C79" w:rsidRPr="00BD117A" w:rsidRDefault="00114C79" w:rsidP="005A028E">
            <w:pPr>
              <w:pStyle w:val="Tabelatekst"/>
            </w:pPr>
            <w:proofErr w:type="spellStart"/>
            <w:r w:rsidRPr="00BD117A">
              <w:t>DrugForm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2693" w:type="dxa"/>
            <w:vAlign w:val="center"/>
          </w:tcPr>
          <w:p w14:paraId="2C5A3DF9" w14:textId="55038666" w:rsidR="00114C79" w:rsidRPr="00BD117A" w:rsidRDefault="00161F66" w:rsidP="00E75676">
            <w:pPr>
              <w:pStyle w:val="Tabelatekst"/>
            </w:pPr>
            <w:proofErr w:type="spellStart"/>
            <w:r w:rsidRPr="00BD117A">
              <w:t>neu_drugformpharmindex</w:t>
            </w:r>
            <w:proofErr w:type="spellEnd"/>
          </w:p>
        </w:tc>
        <w:tc>
          <w:tcPr>
            <w:tcW w:w="4390" w:type="dxa"/>
            <w:vAlign w:val="center"/>
          </w:tcPr>
          <w:p w14:paraId="7261AF5F" w14:textId="5B5D7B91" w:rsidR="00114C79" w:rsidRPr="00BD117A" w:rsidRDefault="00114C79" w:rsidP="00E75676">
            <w:pPr>
              <w:pStyle w:val="Tabelatekst"/>
            </w:pPr>
            <w:r w:rsidRPr="00BD117A">
              <w:t xml:space="preserve">Przechowuje informacje o produkcie lekowym według </w:t>
            </w:r>
            <w:proofErr w:type="spellStart"/>
            <w:r w:rsidRPr="00BD117A">
              <w:t>Pharmindexu</w:t>
            </w:r>
            <w:proofErr w:type="spellEnd"/>
            <w:r w:rsidRPr="00BD117A">
              <w:t>. Obiekt administracyjny systemu.</w:t>
            </w:r>
          </w:p>
        </w:tc>
      </w:tr>
      <w:tr w:rsidR="00114C79" w:rsidRPr="00BD117A" w14:paraId="553FF0D5" w14:textId="77777777" w:rsidTr="004973FF">
        <w:tc>
          <w:tcPr>
            <w:tcW w:w="1980" w:type="dxa"/>
            <w:vAlign w:val="center"/>
          </w:tcPr>
          <w:p w14:paraId="62106F44" w14:textId="14D8AB48" w:rsidR="00114C79" w:rsidRPr="00BD117A" w:rsidRDefault="00114C79" w:rsidP="005A028E">
            <w:pPr>
              <w:pStyle w:val="Tabelatekst"/>
            </w:pPr>
            <w:proofErr w:type="spellStart"/>
            <w:r w:rsidRPr="00BD117A">
              <w:t>DrugPharmindex</w:t>
            </w:r>
            <w:proofErr w:type="spellEnd"/>
            <w:r w:rsidRPr="00BD117A">
              <w:t xml:space="preserve"> (Produkt </w:t>
            </w:r>
            <w:proofErr w:type="spellStart"/>
            <w:r w:rsidRPr="00BD117A">
              <w:t>Pharmindex</w:t>
            </w:r>
            <w:proofErr w:type="spellEnd"/>
            <w:r w:rsidRPr="00BD117A">
              <w:t>)</w:t>
            </w:r>
          </w:p>
        </w:tc>
        <w:tc>
          <w:tcPr>
            <w:tcW w:w="2693" w:type="dxa"/>
            <w:vAlign w:val="center"/>
          </w:tcPr>
          <w:p w14:paraId="4F314828" w14:textId="73E48C8F" w:rsidR="00114C79" w:rsidRPr="00BD117A" w:rsidRDefault="006D4316" w:rsidP="00E75676">
            <w:pPr>
              <w:pStyle w:val="Tabelatekst"/>
            </w:pPr>
            <w:proofErr w:type="spellStart"/>
            <w:r w:rsidRPr="00BD117A">
              <w:t>neu_drugpharmindex</w:t>
            </w:r>
            <w:proofErr w:type="spellEnd"/>
          </w:p>
        </w:tc>
        <w:tc>
          <w:tcPr>
            <w:tcW w:w="4390" w:type="dxa"/>
            <w:vAlign w:val="center"/>
          </w:tcPr>
          <w:p w14:paraId="2B8981A9" w14:textId="1A6C7E2D" w:rsidR="00114C79" w:rsidRPr="00BD117A" w:rsidRDefault="00114C79" w:rsidP="00E75676">
            <w:pPr>
              <w:pStyle w:val="Tabelatekst"/>
            </w:pPr>
            <w:r w:rsidRPr="00BD117A">
              <w:t xml:space="preserve">Przechowuje informacje o produktach lekowych i Producencie farmaceutycznym według </w:t>
            </w:r>
            <w:proofErr w:type="spellStart"/>
            <w:r w:rsidRPr="00BD117A">
              <w:t>Pharmindexu</w:t>
            </w:r>
            <w:proofErr w:type="spellEnd"/>
            <w:r w:rsidRPr="00BD117A">
              <w:t>. Obiekt administracyjny systemu.</w:t>
            </w:r>
          </w:p>
        </w:tc>
      </w:tr>
      <w:tr w:rsidR="00E765B5" w:rsidRPr="00BD117A" w14:paraId="2290CF2E" w14:textId="77777777" w:rsidTr="004973FF">
        <w:tc>
          <w:tcPr>
            <w:tcW w:w="1980" w:type="dxa"/>
            <w:vAlign w:val="center"/>
          </w:tcPr>
          <w:p w14:paraId="36BB8C70" w14:textId="567EE1FE" w:rsidR="00E765B5" w:rsidRPr="00BD117A" w:rsidRDefault="00E765B5" w:rsidP="005A028E">
            <w:pPr>
              <w:pStyle w:val="Tabelatekst"/>
            </w:pPr>
            <w:r w:rsidRPr="00BD117A">
              <w:t>Działanie</w:t>
            </w:r>
          </w:p>
        </w:tc>
        <w:tc>
          <w:tcPr>
            <w:tcW w:w="2693" w:type="dxa"/>
            <w:vAlign w:val="center"/>
          </w:tcPr>
          <w:p w14:paraId="5407759D" w14:textId="3B63B869" w:rsidR="00E765B5" w:rsidRPr="00BD117A" w:rsidRDefault="00702616" w:rsidP="00E75676">
            <w:pPr>
              <w:pStyle w:val="Tabelatekst"/>
            </w:pPr>
            <w:proofErr w:type="spellStart"/>
            <w:r w:rsidRPr="00BD117A">
              <w:t>activitypointer</w:t>
            </w:r>
            <w:proofErr w:type="spellEnd"/>
          </w:p>
        </w:tc>
        <w:tc>
          <w:tcPr>
            <w:tcW w:w="4390" w:type="dxa"/>
            <w:vAlign w:val="center"/>
          </w:tcPr>
          <w:p w14:paraId="3D37D91C" w14:textId="2BCD9A0F" w:rsidR="00E765B5" w:rsidRPr="00BD117A" w:rsidRDefault="00702616" w:rsidP="00E75676">
            <w:pPr>
              <w:pStyle w:val="Tabelatekst"/>
            </w:pPr>
            <w:r w:rsidRPr="00BD117A">
              <w:t xml:space="preserve">Przechowuje informacje o działaniach </w:t>
            </w:r>
            <w:r w:rsidR="000A363E" w:rsidRPr="00BD117A">
              <w:t xml:space="preserve">zaplanowanych </w:t>
            </w:r>
            <w:r w:rsidR="00EC519A" w:rsidRPr="00BD117A">
              <w:t>dla</w:t>
            </w:r>
            <w:r w:rsidR="006D2058" w:rsidRPr="00BD117A">
              <w:t xml:space="preserve"> użytkownika w powiązanym rekordzie innego obiektu</w:t>
            </w:r>
            <w:r w:rsidR="00EC519A" w:rsidRPr="00BD117A">
              <w:t>. Wykorzystany został istniejący obiekt Działanie.</w:t>
            </w:r>
          </w:p>
        </w:tc>
      </w:tr>
      <w:tr w:rsidR="00114C79" w:rsidRPr="00BD117A" w14:paraId="001D9139" w14:textId="77777777" w:rsidTr="004973FF">
        <w:tc>
          <w:tcPr>
            <w:tcW w:w="1980" w:type="dxa"/>
            <w:vAlign w:val="center"/>
          </w:tcPr>
          <w:p w14:paraId="21BA66B1" w14:textId="435F047B" w:rsidR="00114C79" w:rsidRPr="00BD117A" w:rsidRDefault="00114C79" w:rsidP="009C1E30">
            <w:pPr>
              <w:pStyle w:val="Tabelatekst"/>
            </w:pPr>
            <w:r w:rsidRPr="00BD117A">
              <w:t>Grupa zakupowa</w:t>
            </w:r>
          </w:p>
        </w:tc>
        <w:tc>
          <w:tcPr>
            <w:tcW w:w="2693" w:type="dxa"/>
            <w:vAlign w:val="center"/>
          </w:tcPr>
          <w:p w14:paraId="65D02D66" w14:textId="621C7FAA" w:rsidR="00114C79" w:rsidRPr="00BD117A" w:rsidRDefault="00AB5A27" w:rsidP="009C1E30">
            <w:pPr>
              <w:pStyle w:val="Tabelatekst"/>
            </w:pPr>
            <w:proofErr w:type="spellStart"/>
            <w:r w:rsidRPr="00BD117A">
              <w:t>neu_purchasegroup</w:t>
            </w:r>
            <w:proofErr w:type="spellEnd"/>
          </w:p>
        </w:tc>
        <w:tc>
          <w:tcPr>
            <w:tcW w:w="4390" w:type="dxa"/>
            <w:vAlign w:val="center"/>
          </w:tcPr>
          <w:p w14:paraId="07025904" w14:textId="52DAA8CE" w:rsidR="00114C79" w:rsidRPr="00BD117A" w:rsidRDefault="00114C79" w:rsidP="009C1E30">
            <w:pPr>
              <w:pStyle w:val="Tabelatekst"/>
            </w:pPr>
            <w:r w:rsidRPr="00BD117A">
              <w:t>Przechowuje informacje o grupie zakupowej. Wykorzystany został istniejący obiekt Grupa Zakupowa.</w:t>
            </w:r>
          </w:p>
        </w:tc>
      </w:tr>
      <w:tr w:rsidR="00114C79" w:rsidRPr="00BD117A" w14:paraId="2A89518E" w14:textId="77777777" w:rsidTr="004973FF">
        <w:tc>
          <w:tcPr>
            <w:tcW w:w="1980" w:type="dxa"/>
            <w:vAlign w:val="center"/>
          </w:tcPr>
          <w:p w14:paraId="530970F9" w14:textId="36A9C43F" w:rsidR="00114C79" w:rsidRPr="00BD117A" w:rsidRDefault="00114C79" w:rsidP="00E75B75">
            <w:pPr>
              <w:pStyle w:val="Tabelatekst"/>
            </w:pPr>
            <w:r w:rsidRPr="00BD117A">
              <w:t>Kryteria Szablonu</w:t>
            </w:r>
          </w:p>
        </w:tc>
        <w:tc>
          <w:tcPr>
            <w:tcW w:w="2693" w:type="dxa"/>
            <w:vAlign w:val="center"/>
          </w:tcPr>
          <w:p w14:paraId="779277EB" w14:textId="4337C764" w:rsidR="00114C79" w:rsidRPr="00BD117A" w:rsidRDefault="00E67A90" w:rsidP="00E75676">
            <w:pPr>
              <w:pStyle w:val="Tabelatekst"/>
            </w:pPr>
            <w:proofErr w:type="spellStart"/>
            <w:r w:rsidRPr="00BD117A">
              <w:t>neu_templatecriterion</w:t>
            </w:r>
            <w:proofErr w:type="spellEnd"/>
          </w:p>
        </w:tc>
        <w:tc>
          <w:tcPr>
            <w:tcW w:w="4390" w:type="dxa"/>
            <w:vAlign w:val="center"/>
          </w:tcPr>
          <w:p w14:paraId="2C3FE6E3" w14:textId="49292F50" w:rsidR="00114C79" w:rsidRPr="00BD117A" w:rsidRDefault="00114C79" w:rsidP="00E75676">
            <w:pPr>
              <w:pStyle w:val="Tabelatekst"/>
            </w:pPr>
            <w:r w:rsidRPr="00BD117A">
              <w:t xml:space="preserve">Przechowuje informacje o kryterium importu </w:t>
            </w:r>
            <w:r w:rsidR="00E535E6">
              <w:t xml:space="preserve">pliku do </w:t>
            </w:r>
            <w:proofErr w:type="spellStart"/>
            <w:r w:rsidR="00E535E6">
              <w:t>Stuktury</w:t>
            </w:r>
            <w:proofErr w:type="spellEnd"/>
            <w:r w:rsidR="00E535E6">
              <w:t xml:space="preserve"> Przetargu i/lub eksportu pliku</w:t>
            </w:r>
            <w:r w:rsidR="00A4184F">
              <w:t xml:space="preserve"> Oferty cenowej</w:t>
            </w:r>
            <w:r w:rsidRPr="00BD117A">
              <w:t>.</w:t>
            </w:r>
          </w:p>
        </w:tc>
      </w:tr>
      <w:tr w:rsidR="00114C79" w:rsidRPr="00BD117A" w14:paraId="64399FB8" w14:textId="77777777" w:rsidTr="004973FF">
        <w:tc>
          <w:tcPr>
            <w:tcW w:w="1980" w:type="dxa"/>
            <w:vAlign w:val="center"/>
          </w:tcPr>
          <w:p w14:paraId="0C806E28" w14:textId="521F32EC" w:rsidR="00114C79" w:rsidRPr="00BD117A" w:rsidRDefault="00114C79" w:rsidP="007D1F6F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Matryca Zmian Postaci</w:t>
            </w:r>
          </w:p>
        </w:tc>
        <w:tc>
          <w:tcPr>
            <w:tcW w:w="2693" w:type="dxa"/>
            <w:vAlign w:val="center"/>
          </w:tcPr>
          <w:p w14:paraId="4F497E61" w14:textId="3A289435" w:rsidR="00114C79" w:rsidRPr="00BD117A" w:rsidRDefault="00B760AC" w:rsidP="007D1F6F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neu_conf_formchangematrix</w:t>
            </w:r>
            <w:proofErr w:type="spellEnd"/>
          </w:p>
        </w:tc>
        <w:tc>
          <w:tcPr>
            <w:tcW w:w="4390" w:type="dxa"/>
            <w:vAlign w:val="center"/>
          </w:tcPr>
          <w:p w14:paraId="5D9E0B93" w14:textId="15B1D6AE" w:rsidR="00114C79" w:rsidRPr="00BD117A" w:rsidRDefault="00114C79" w:rsidP="007D1F6F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Przechowuje informacje o możliwych kierunkach zamiany postaci produktów, możliwych do wykorzystana w Matrycy Zmian Postaci Przetargu.</w:t>
            </w:r>
          </w:p>
        </w:tc>
      </w:tr>
      <w:tr w:rsidR="00114C79" w:rsidRPr="00BD117A" w14:paraId="43D404B9" w14:textId="77777777" w:rsidTr="004973FF">
        <w:tc>
          <w:tcPr>
            <w:tcW w:w="1980" w:type="dxa"/>
            <w:vAlign w:val="center"/>
          </w:tcPr>
          <w:p w14:paraId="678CC5A5" w14:textId="2A56D074" w:rsidR="00114C79" w:rsidRPr="00BD117A" w:rsidRDefault="00114C79" w:rsidP="00E627C0">
            <w:pPr>
              <w:pStyle w:val="Tabelatekst"/>
            </w:pPr>
            <w:r w:rsidRPr="00BD117A">
              <w:t>Matryca Zmian Postaci Przetargu</w:t>
            </w:r>
          </w:p>
        </w:tc>
        <w:tc>
          <w:tcPr>
            <w:tcW w:w="2693" w:type="dxa"/>
            <w:vAlign w:val="center"/>
          </w:tcPr>
          <w:p w14:paraId="342275AA" w14:textId="03B666E7" w:rsidR="00114C79" w:rsidRPr="00BD117A" w:rsidRDefault="00B760AC" w:rsidP="00E627C0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neu_conf_tenderformchangematrix</w:t>
            </w:r>
            <w:proofErr w:type="spellEnd"/>
          </w:p>
        </w:tc>
        <w:tc>
          <w:tcPr>
            <w:tcW w:w="4390" w:type="dxa"/>
            <w:vAlign w:val="center"/>
          </w:tcPr>
          <w:p w14:paraId="1E87339E" w14:textId="7874CE7C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Przechowuje informacje o możliwych kierunkach zamiany postaci produktów w Przetargu.</w:t>
            </w:r>
          </w:p>
        </w:tc>
      </w:tr>
      <w:tr w:rsidR="004F4EF9" w:rsidRPr="00BD117A" w14:paraId="2C30AC5A" w14:textId="77777777" w:rsidTr="004973FF">
        <w:tc>
          <w:tcPr>
            <w:tcW w:w="1980" w:type="dxa"/>
            <w:vAlign w:val="center"/>
          </w:tcPr>
          <w:p w14:paraId="35CD0F74" w14:textId="01DBCD6D" w:rsidR="004F4EF9" w:rsidRPr="00BD117A" w:rsidRDefault="004F4EF9" w:rsidP="00E627C0">
            <w:pPr>
              <w:pStyle w:val="Tabelatekst"/>
            </w:pPr>
            <w:r w:rsidRPr="00BD117A">
              <w:lastRenderedPageBreak/>
              <w:t>Notatka</w:t>
            </w:r>
          </w:p>
        </w:tc>
        <w:tc>
          <w:tcPr>
            <w:tcW w:w="2693" w:type="dxa"/>
            <w:vAlign w:val="center"/>
          </w:tcPr>
          <w:p w14:paraId="16D6A88A" w14:textId="761C89EF" w:rsidR="004F4EF9" w:rsidRPr="00BD117A" w:rsidRDefault="00042384" w:rsidP="00E627C0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annotation</w:t>
            </w:r>
            <w:proofErr w:type="spellEnd"/>
          </w:p>
        </w:tc>
        <w:tc>
          <w:tcPr>
            <w:tcW w:w="4390" w:type="dxa"/>
            <w:vAlign w:val="center"/>
          </w:tcPr>
          <w:p w14:paraId="440C6FFA" w14:textId="4265EC1B" w:rsidR="004F4EF9" w:rsidRPr="00BD117A" w:rsidRDefault="00042384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Przechowuje informacje o notatkach i załączonych do nich plikach</w:t>
            </w:r>
            <w:r w:rsidR="003F2C10" w:rsidRPr="00BD117A">
              <w:rPr>
                <w:szCs w:val="20"/>
              </w:rPr>
              <w:t xml:space="preserve">, dotyczących powiązanego z nimi </w:t>
            </w:r>
            <w:r w:rsidR="00F15DB3" w:rsidRPr="00BD117A">
              <w:rPr>
                <w:szCs w:val="20"/>
              </w:rPr>
              <w:t>rekordu innego obiektu.</w:t>
            </w:r>
            <w:r w:rsidR="00F15DB3" w:rsidRPr="00BD117A">
              <w:t xml:space="preserve"> Wykorzystany został istniejący obiekt Notatka.</w:t>
            </w:r>
          </w:p>
        </w:tc>
      </w:tr>
      <w:tr w:rsidR="00114C79" w:rsidRPr="00BD117A" w14:paraId="097FA897" w14:textId="77777777" w:rsidTr="004973FF">
        <w:tc>
          <w:tcPr>
            <w:tcW w:w="1980" w:type="dxa"/>
            <w:vAlign w:val="center"/>
          </w:tcPr>
          <w:p w14:paraId="2683A1A3" w14:textId="47AB90D0" w:rsidR="00114C79" w:rsidRPr="00BD117A" w:rsidRDefault="00114C79" w:rsidP="007D1F6F">
            <w:pPr>
              <w:pStyle w:val="Tabelatekst"/>
            </w:pPr>
            <w:r w:rsidRPr="00BD117A">
              <w:t>Oferta cenowa</w:t>
            </w:r>
          </w:p>
        </w:tc>
        <w:tc>
          <w:tcPr>
            <w:tcW w:w="2693" w:type="dxa"/>
            <w:vAlign w:val="center"/>
          </w:tcPr>
          <w:p w14:paraId="31822EA5" w14:textId="4754D5A2" w:rsidR="00114C79" w:rsidRPr="00BD117A" w:rsidRDefault="004E1C92" w:rsidP="007D1F6F">
            <w:pPr>
              <w:pStyle w:val="Tabelatekst"/>
            </w:pPr>
            <w:proofErr w:type="spellStart"/>
            <w:r w:rsidRPr="00BD117A">
              <w:t>neu_quote</w:t>
            </w:r>
            <w:proofErr w:type="spellEnd"/>
          </w:p>
        </w:tc>
        <w:tc>
          <w:tcPr>
            <w:tcW w:w="4390" w:type="dxa"/>
            <w:vAlign w:val="center"/>
          </w:tcPr>
          <w:p w14:paraId="22DCBE5D" w14:textId="2D64A169" w:rsidR="00114C79" w:rsidRPr="00BD117A" w:rsidRDefault="00114C79" w:rsidP="007D1F6F">
            <w:pPr>
              <w:pStyle w:val="Tabelatekst"/>
            </w:pPr>
            <w:r w:rsidRPr="00BD117A">
              <w:t>Przechowuje informacje o ofercie wygenerowanej na podstawie parametrów Przetargu, o podsumowaniu kalkulacji marżowych, umożliwia wygenerowanie Excel z ofertą dla organizatora Przetargu oraz wygenerowania pliku CSV do SAP.</w:t>
            </w:r>
          </w:p>
        </w:tc>
      </w:tr>
      <w:tr w:rsidR="00114C79" w:rsidRPr="00BD117A" w14:paraId="2E37DDBE" w14:textId="77777777" w:rsidTr="004973FF">
        <w:tc>
          <w:tcPr>
            <w:tcW w:w="1980" w:type="dxa"/>
            <w:vAlign w:val="center"/>
          </w:tcPr>
          <w:p w14:paraId="116D9774" w14:textId="54FA58BC" w:rsidR="00114C79" w:rsidRPr="00BD117A" w:rsidRDefault="00114C79" w:rsidP="007D1F6F">
            <w:pPr>
              <w:pStyle w:val="Tabelatekst"/>
            </w:pPr>
            <w:proofErr w:type="spellStart"/>
            <w:r w:rsidRPr="00BD117A">
              <w:t>Opportunity</w:t>
            </w:r>
            <w:proofErr w:type="spellEnd"/>
            <w:r w:rsidRPr="00BD117A">
              <w:t xml:space="preserve"> &lt;-&gt; Przyczyna przegrania</w:t>
            </w:r>
          </w:p>
        </w:tc>
        <w:tc>
          <w:tcPr>
            <w:tcW w:w="2693" w:type="dxa"/>
            <w:vAlign w:val="center"/>
          </w:tcPr>
          <w:p w14:paraId="1BFE576C" w14:textId="4C45A2C2" w:rsidR="00114C79" w:rsidRPr="00BD117A" w:rsidRDefault="00B051C6" w:rsidP="007D1F6F">
            <w:pPr>
              <w:pStyle w:val="Tabelatekst"/>
            </w:pPr>
            <w:proofErr w:type="spellStart"/>
            <w:r w:rsidRPr="00BD117A">
              <w:t>neu_opportunity_neu_failurecause</w:t>
            </w:r>
            <w:proofErr w:type="spellEnd"/>
          </w:p>
        </w:tc>
        <w:tc>
          <w:tcPr>
            <w:tcW w:w="4390" w:type="dxa"/>
            <w:vAlign w:val="center"/>
          </w:tcPr>
          <w:p w14:paraId="3457FAA8" w14:textId="1D7B54AC" w:rsidR="00114C79" w:rsidRPr="00BD117A" w:rsidRDefault="0001548F" w:rsidP="007D1F6F">
            <w:pPr>
              <w:pStyle w:val="Tabelatekst"/>
            </w:pPr>
            <w:r w:rsidRPr="00BD117A">
              <w:t xml:space="preserve">Przechowuje informacje o </w:t>
            </w:r>
            <w:r w:rsidR="00230800" w:rsidRPr="00BD117A">
              <w:t xml:space="preserve">jednej z możliwych </w:t>
            </w:r>
            <w:r w:rsidRPr="00BD117A">
              <w:t>Przyczyn przegrania</w:t>
            </w:r>
            <w:r w:rsidR="004E02B3" w:rsidRPr="00BD117A">
              <w:t xml:space="preserve"> </w:t>
            </w:r>
            <w:r w:rsidR="00542F7F" w:rsidRPr="00BD117A">
              <w:t>powiązanych z Przetargiem</w:t>
            </w:r>
            <w:r w:rsidR="00014F75" w:rsidRPr="00BD117A">
              <w:t xml:space="preserve">, z możliwością dodania opisu przyczyny przegrania. </w:t>
            </w:r>
          </w:p>
        </w:tc>
      </w:tr>
      <w:tr w:rsidR="00114C79" w:rsidRPr="00BD117A" w14:paraId="4A721016" w14:textId="77777777" w:rsidTr="004973FF">
        <w:tc>
          <w:tcPr>
            <w:tcW w:w="1980" w:type="dxa"/>
            <w:vAlign w:val="center"/>
          </w:tcPr>
          <w:p w14:paraId="0173622E" w14:textId="05005A94" w:rsidR="00114C79" w:rsidRPr="00BD117A" w:rsidRDefault="00114C79" w:rsidP="00080BDF">
            <w:pPr>
              <w:pStyle w:val="Tabelatekst"/>
            </w:pPr>
            <w:r w:rsidRPr="00BD117A">
              <w:t>Pakiet</w:t>
            </w:r>
          </w:p>
        </w:tc>
        <w:tc>
          <w:tcPr>
            <w:tcW w:w="2693" w:type="dxa"/>
            <w:vAlign w:val="center"/>
          </w:tcPr>
          <w:p w14:paraId="11F0B2D0" w14:textId="56195890" w:rsidR="00114C79" w:rsidRPr="00BD117A" w:rsidRDefault="009D1BFE" w:rsidP="00080BDF">
            <w:pPr>
              <w:pStyle w:val="Tabelatekst"/>
            </w:pPr>
            <w:proofErr w:type="spellStart"/>
            <w:r w:rsidRPr="00BD117A">
              <w:t>neu_tenderbundle</w:t>
            </w:r>
            <w:proofErr w:type="spellEnd"/>
          </w:p>
        </w:tc>
        <w:tc>
          <w:tcPr>
            <w:tcW w:w="4390" w:type="dxa"/>
            <w:vAlign w:val="center"/>
          </w:tcPr>
          <w:p w14:paraId="428A3077" w14:textId="4859269F" w:rsidR="00114C79" w:rsidRPr="00BD117A" w:rsidRDefault="00114C79" w:rsidP="00080BDF">
            <w:pPr>
              <w:pStyle w:val="Tabelatekst"/>
            </w:pPr>
            <w:r w:rsidRPr="00BD117A">
              <w:t>Przechowuje informacje o pakiecie</w:t>
            </w:r>
            <w:r w:rsidR="005F74AD">
              <w:t xml:space="preserve"> opracowywanym w Przetargu</w:t>
            </w:r>
            <w:r w:rsidRPr="00BD117A">
              <w:t>.</w:t>
            </w:r>
          </w:p>
        </w:tc>
      </w:tr>
      <w:tr w:rsidR="00114C79" w:rsidRPr="00BD117A" w14:paraId="3FCBEEC7" w14:textId="77777777" w:rsidTr="004973FF">
        <w:tc>
          <w:tcPr>
            <w:tcW w:w="1980" w:type="dxa"/>
            <w:vAlign w:val="center"/>
          </w:tcPr>
          <w:p w14:paraId="4B79766C" w14:textId="2461F0A5" w:rsidR="00114C79" w:rsidRPr="00BD117A" w:rsidRDefault="00114C79" w:rsidP="00080BDF">
            <w:pPr>
              <w:pStyle w:val="Tabelatekst"/>
            </w:pPr>
            <w:r w:rsidRPr="00BD117A">
              <w:t>Pakiet oferty cenowej</w:t>
            </w:r>
          </w:p>
        </w:tc>
        <w:tc>
          <w:tcPr>
            <w:tcW w:w="2693" w:type="dxa"/>
            <w:vAlign w:val="center"/>
          </w:tcPr>
          <w:p w14:paraId="6B43CC42" w14:textId="0B32912D" w:rsidR="00114C79" w:rsidRPr="00BD117A" w:rsidRDefault="00725D1A" w:rsidP="00080BDF">
            <w:pPr>
              <w:pStyle w:val="Tabelatekst"/>
            </w:pPr>
            <w:proofErr w:type="spellStart"/>
            <w:r w:rsidRPr="00BD117A">
              <w:t>neu_quotebundle</w:t>
            </w:r>
            <w:proofErr w:type="spellEnd"/>
          </w:p>
        </w:tc>
        <w:tc>
          <w:tcPr>
            <w:tcW w:w="4390" w:type="dxa"/>
            <w:vAlign w:val="center"/>
          </w:tcPr>
          <w:p w14:paraId="0DC0FD8E" w14:textId="3008AD5D" w:rsidR="00114C79" w:rsidRPr="00BD117A" w:rsidRDefault="00114C79" w:rsidP="00080BDF">
            <w:pPr>
              <w:pStyle w:val="Tabelatekst"/>
            </w:pPr>
            <w:r w:rsidRPr="00BD117A">
              <w:t>Przechowuje informacje o pakiecie oferowanym w Ofercie cenowej.</w:t>
            </w:r>
          </w:p>
        </w:tc>
      </w:tr>
      <w:tr w:rsidR="00114C79" w:rsidRPr="00BD117A" w14:paraId="31BEF8B0" w14:textId="77777777" w:rsidTr="004973FF">
        <w:tc>
          <w:tcPr>
            <w:tcW w:w="1980" w:type="dxa"/>
            <w:vAlign w:val="center"/>
          </w:tcPr>
          <w:p w14:paraId="383397B1" w14:textId="52318108" w:rsidR="00114C79" w:rsidRPr="00BD117A" w:rsidRDefault="00114C79" w:rsidP="004D3A33">
            <w:pPr>
              <w:pStyle w:val="Tabelatekst"/>
            </w:pPr>
            <w:r w:rsidRPr="00BD117A">
              <w:t>Placówka</w:t>
            </w:r>
          </w:p>
        </w:tc>
        <w:tc>
          <w:tcPr>
            <w:tcW w:w="2693" w:type="dxa"/>
            <w:vAlign w:val="center"/>
          </w:tcPr>
          <w:p w14:paraId="1214C3BD" w14:textId="13737617" w:rsidR="00114C79" w:rsidRPr="00BD117A" w:rsidRDefault="00725D1A" w:rsidP="004D3A33">
            <w:pPr>
              <w:pStyle w:val="Tabelatekst"/>
            </w:pPr>
            <w:proofErr w:type="spellStart"/>
            <w:r w:rsidRPr="00BD117A">
              <w:t>neu_institution_receiver</w:t>
            </w:r>
            <w:proofErr w:type="spellEnd"/>
          </w:p>
        </w:tc>
        <w:tc>
          <w:tcPr>
            <w:tcW w:w="4390" w:type="dxa"/>
            <w:vAlign w:val="center"/>
          </w:tcPr>
          <w:p w14:paraId="2E4F42B5" w14:textId="6C358A35" w:rsidR="00114C79" w:rsidRPr="00BD117A" w:rsidRDefault="00114C79" w:rsidP="004D3A33">
            <w:pPr>
              <w:pStyle w:val="Tabelatekst"/>
            </w:pPr>
            <w:r w:rsidRPr="00BD117A">
              <w:t>Przechowuje informacje o ilości Produktu Przetargu przynależnej danemu Beneficjentowi</w:t>
            </w:r>
            <w:r w:rsidR="001377D7" w:rsidRPr="00BD117A">
              <w:t xml:space="preserve"> Przetargu</w:t>
            </w:r>
            <w:r w:rsidRPr="00BD117A">
              <w:t>.</w:t>
            </w:r>
          </w:p>
        </w:tc>
      </w:tr>
      <w:tr w:rsidR="00114C79" w:rsidRPr="00BD117A" w14:paraId="5B0638FE" w14:textId="77777777" w:rsidTr="004973FF">
        <w:tc>
          <w:tcPr>
            <w:tcW w:w="1980" w:type="dxa"/>
            <w:vAlign w:val="center"/>
          </w:tcPr>
          <w:p w14:paraId="5830F073" w14:textId="4F92F796" w:rsidR="00114C79" w:rsidRPr="00BD117A" w:rsidRDefault="00114C79" w:rsidP="004D3A33">
            <w:pPr>
              <w:pStyle w:val="Tabelatekst"/>
            </w:pPr>
            <w:r w:rsidRPr="00BD117A">
              <w:t>Placówka oferty cenowej</w:t>
            </w:r>
          </w:p>
        </w:tc>
        <w:tc>
          <w:tcPr>
            <w:tcW w:w="2693" w:type="dxa"/>
            <w:vAlign w:val="center"/>
          </w:tcPr>
          <w:p w14:paraId="2F70FE69" w14:textId="399346FE" w:rsidR="00114C79" w:rsidRPr="00BD117A" w:rsidRDefault="0091027C" w:rsidP="004D3A33">
            <w:pPr>
              <w:pStyle w:val="Tabelatekst"/>
            </w:pPr>
            <w:proofErr w:type="spellStart"/>
            <w:r w:rsidRPr="00BD117A">
              <w:t>neu_quote_institution_receiver</w:t>
            </w:r>
            <w:proofErr w:type="spellEnd"/>
          </w:p>
        </w:tc>
        <w:tc>
          <w:tcPr>
            <w:tcW w:w="4390" w:type="dxa"/>
            <w:vAlign w:val="center"/>
          </w:tcPr>
          <w:p w14:paraId="68854072" w14:textId="7711BBFE" w:rsidR="00114C79" w:rsidRPr="00BD117A" w:rsidRDefault="0091027C" w:rsidP="004D3A33">
            <w:pPr>
              <w:pStyle w:val="Tabelatekst"/>
            </w:pPr>
            <w:r w:rsidRPr="00BD117A">
              <w:t>Przechowuje informacje o ilości Produktu oferty cenowej przynależnej danemu Beneficjentowi Oferty cenowej.</w:t>
            </w:r>
          </w:p>
        </w:tc>
      </w:tr>
      <w:tr w:rsidR="00114C79" w:rsidRPr="00BD117A" w14:paraId="43C40B5B" w14:textId="77777777" w:rsidTr="004973FF">
        <w:tc>
          <w:tcPr>
            <w:tcW w:w="1980" w:type="dxa"/>
            <w:vAlign w:val="center"/>
          </w:tcPr>
          <w:p w14:paraId="0657571A" w14:textId="7FD6FDB9" w:rsidR="00114C79" w:rsidRPr="00BD117A" w:rsidRDefault="00114C79" w:rsidP="004D3A33">
            <w:pPr>
              <w:pStyle w:val="Tabelatekst"/>
            </w:pPr>
            <w:r w:rsidRPr="00BD117A">
              <w:t>Płatnik</w:t>
            </w:r>
          </w:p>
        </w:tc>
        <w:tc>
          <w:tcPr>
            <w:tcW w:w="2693" w:type="dxa"/>
            <w:vAlign w:val="center"/>
          </w:tcPr>
          <w:p w14:paraId="4A0A83D1" w14:textId="36C4C6E9" w:rsidR="00114C79" w:rsidRPr="00BD117A" w:rsidRDefault="00AB5A27" w:rsidP="004D3A33">
            <w:pPr>
              <w:pStyle w:val="Tabelatekst"/>
            </w:pPr>
            <w:proofErr w:type="spellStart"/>
            <w:r w:rsidRPr="00BD117A">
              <w:t>neu_payer</w:t>
            </w:r>
            <w:proofErr w:type="spellEnd"/>
          </w:p>
        </w:tc>
        <w:tc>
          <w:tcPr>
            <w:tcW w:w="4390" w:type="dxa"/>
            <w:vAlign w:val="center"/>
          </w:tcPr>
          <w:p w14:paraId="5FB527C8" w14:textId="7C2B77FC" w:rsidR="00114C79" w:rsidRPr="00BD117A" w:rsidRDefault="00114C79" w:rsidP="004D3A33">
            <w:pPr>
              <w:pStyle w:val="Tabelatekst"/>
            </w:pPr>
            <w:r w:rsidRPr="00BD117A">
              <w:t xml:space="preserve">Przechowuje informacje o </w:t>
            </w:r>
            <w:r w:rsidR="00E103EE">
              <w:t xml:space="preserve">płatniku. </w:t>
            </w:r>
            <w:r w:rsidRPr="00BD117A">
              <w:t>Wykorzystany został istniejący obiekt Płatnik.</w:t>
            </w:r>
          </w:p>
        </w:tc>
      </w:tr>
      <w:tr w:rsidR="00114C79" w:rsidRPr="00BD117A" w14:paraId="73E65DEA" w14:textId="77777777" w:rsidTr="004973FF">
        <w:tc>
          <w:tcPr>
            <w:tcW w:w="1980" w:type="dxa"/>
            <w:vAlign w:val="center"/>
          </w:tcPr>
          <w:p w14:paraId="2E07287F" w14:textId="4B0866B1" w:rsidR="00114C79" w:rsidRPr="00BD117A" w:rsidRDefault="00114C79" w:rsidP="004D3A33">
            <w:pPr>
              <w:pStyle w:val="Tabelatekst"/>
            </w:pPr>
            <w:r w:rsidRPr="00BD117A">
              <w:t>Pozycja cennika producenta</w:t>
            </w:r>
          </w:p>
        </w:tc>
        <w:tc>
          <w:tcPr>
            <w:tcW w:w="2693" w:type="dxa"/>
            <w:vAlign w:val="center"/>
          </w:tcPr>
          <w:p w14:paraId="7553BDAF" w14:textId="305F02F9" w:rsidR="00114C79" w:rsidRPr="00BD117A" w:rsidRDefault="00515DDA" w:rsidP="00B925E3">
            <w:pPr>
              <w:pStyle w:val="Tabelatekst"/>
            </w:pPr>
            <w:proofErr w:type="spellStart"/>
            <w:r w:rsidRPr="00BD117A">
              <w:t>neu_listproducerpricelist</w:t>
            </w:r>
            <w:proofErr w:type="spellEnd"/>
          </w:p>
        </w:tc>
        <w:tc>
          <w:tcPr>
            <w:tcW w:w="4390" w:type="dxa"/>
            <w:vAlign w:val="center"/>
          </w:tcPr>
          <w:p w14:paraId="63A96075" w14:textId="57401357" w:rsidR="00114C79" w:rsidRPr="00BD117A" w:rsidRDefault="00114C79" w:rsidP="00B925E3">
            <w:pPr>
              <w:pStyle w:val="Tabelatekst"/>
            </w:pPr>
            <w:r w:rsidRPr="00BD117A">
              <w:t xml:space="preserve">Przechowuje informacje o cenie i limicie ilościowym Produktu SAP w </w:t>
            </w:r>
            <w:r w:rsidR="00E103EE">
              <w:t>ramach c</w:t>
            </w:r>
            <w:r w:rsidRPr="00BD117A">
              <w:t>ennik</w:t>
            </w:r>
            <w:r w:rsidR="00E103EE">
              <w:t>a</w:t>
            </w:r>
            <w:r w:rsidRPr="00BD117A">
              <w:t xml:space="preserve"> producenta.</w:t>
            </w:r>
          </w:p>
        </w:tc>
      </w:tr>
      <w:tr w:rsidR="00114C79" w:rsidRPr="00BD117A" w14:paraId="20E3EB3C" w14:textId="77777777" w:rsidTr="004973FF">
        <w:tc>
          <w:tcPr>
            <w:tcW w:w="1980" w:type="dxa"/>
            <w:vAlign w:val="center"/>
          </w:tcPr>
          <w:p w14:paraId="23E0663D" w14:textId="7B4EFB18" w:rsidR="00114C79" w:rsidRPr="00BD117A" w:rsidRDefault="00114C79" w:rsidP="004D3A33">
            <w:pPr>
              <w:pStyle w:val="Tabelatekst"/>
            </w:pPr>
            <w:r w:rsidRPr="00BD117A">
              <w:t>Pozycja ZPZK</w:t>
            </w:r>
          </w:p>
        </w:tc>
        <w:tc>
          <w:tcPr>
            <w:tcW w:w="2693" w:type="dxa"/>
            <w:vAlign w:val="center"/>
          </w:tcPr>
          <w:p w14:paraId="10118CF7" w14:textId="4546918A" w:rsidR="00114C79" w:rsidRPr="00BD117A" w:rsidRDefault="00597074" w:rsidP="004D3A33">
            <w:pPr>
              <w:pStyle w:val="Tabelatekst"/>
            </w:pPr>
            <w:proofErr w:type="spellStart"/>
            <w:r w:rsidRPr="00BD117A">
              <w:t>neu_listtradeterms</w:t>
            </w:r>
            <w:proofErr w:type="spellEnd"/>
          </w:p>
        </w:tc>
        <w:tc>
          <w:tcPr>
            <w:tcW w:w="4390" w:type="dxa"/>
            <w:vAlign w:val="center"/>
          </w:tcPr>
          <w:p w14:paraId="72BEE855" w14:textId="3AE1CE8E" w:rsidR="00114C79" w:rsidRPr="00BD117A" w:rsidRDefault="00114C79" w:rsidP="004D3A33">
            <w:pPr>
              <w:pStyle w:val="Tabelatekst"/>
            </w:pPr>
            <w:r w:rsidRPr="00BD117A">
              <w:t xml:space="preserve">Przechowuje informacje o cenie i limicie ilościowym Produktu Przetargu, wynikających </w:t>
            </w:r>
            <w:r w:rsidR="00FE5E9D">
              <w:t>z porozumienia z</w:t>
            </w:r>
            <w:r w:rsidRPr="00BD117A">
              <w:t xml:space="preserve"> </w:t>
            </w:r>
            <w:r w:rsidR="00FE5E9D">
              <w:t>p</w:t>
            </w:r>
            <w:r w:rsidRPr="00BD117A">
              <w:t>roducentem sprzedażowym.</w:t>
            </w:r>
          </w:p>
        </w:tc>
      </w:tr>
      <w:tr w:rsidR="00114C79" w:rsidRPr="00BD117A" w14:paraId="1B6014F9" w14:textId="77777777" w:rsidTr="004973FF">
        <w:tc>
          <w:tcPr>
            <w:tcW w:w="1980" w:type="dxa"/>
            <w:vAlign w:val="center"/>
          </w:tcPr>
          <w:p w14:paraId="6A2E2D8F" w14:textId="3D507B27" w:rsidR="00114C79" w:rsidRPr="00BD117A" w:rsidRDefault="00114C79" w:rsidP="004D3A33">
            <w:pPr>
              <w:pStyle w:val="Tabelatekst"/>
            </w:pPr>
            <w:r w:rsidRPr="00BD117A">
              <w:t>Pozycja ZPZK &lt;-&gt; Produkt Dopasowany</w:t>
            </w:r>
          </w:p>
        </w:tc>
        <w:tc>
          <w:tcPr>
            <w:tcW w:w="2693" w:type="dxa"/>
            <w:vAlign w:val="center"/>
          </w:tcPr>
          <w:p w14:paraId="1ACFEEA0" w14:textId="56F35025" w:rsidR="00114C79" w:rsidRPr="00BD117A" w:rsidRDefault="00892466" w:rsidP="004D3A33">
            <w:pPr>
              <w:pStyle w:val="Tabelatekst"/>
            </w:pPr>
            <w:proofErr w:type="spellStart"/>
            <w:r w:rsidRPr="00BD117A">
              <w:t>neu_listtradetermstenderproduct</w:t>
            </w:r>
            <w:proofErr w:type="spellEnd"/>
          </w:p>
        </w:tc>
        <w:tc>
          <w:tcPr>
            <w:tcW w:w="4390" w:type="dxa"/>
            <w:vAlign w:val="center"/>
          </w:tcPr>
          <w:p w14:paraId="0896C715" w14:textId="228C5700" w:rsidR="00114C79" w:rsidRPr="00BD117A" w:rsidRDefault="00762004" w:rsidP="004D3A33">
            <w:pPr>
              <w:pStyle w:val="Tabelatekst"/>
            </w:pPr>
            <w:r w:rsidRPr="00BD117A">
              <w:t xml:space="preserve">Przechowuje informacje o </w:t>
            </w:r>
            <w:r w:rsidR="00F40958" w:rsidRPr="00BD117A">
              <w:t xml:space="preserve">odpowiadających sobie Pozycji ZPZK i Produkcie Dopasowanym. </w:t>
            </w:r>
            <w:r w:rsidR="00114C79" w:rsidRPr="00BD117A">
              <w:t>Obiekt administracyjny systemu.</w:t>
            </w:r>
          </w:p>
        </w:tc>
      </w:tr>
      <w:tr w:rsidR="00114C79" w:rsidRPr="00BD117A" w14:paraId="192BD93F" w14:textId="77777777" w:rsidTr="004973FF">
        <w:tc>
          <w:tcPr>
            <w:tcW w:w="1980" w:type="dxa"/>
            <w:vAlign w:val="center"/>
          </w:tcPr>
          <w:p w14:paraId="4A5F12A7" w14:textId="12EA3193" w:rsidR="00114C79" w:rsidRPr="00BD117A" w:rsidRDefault="00114C79" w:rsidP="004D3A33">
            <w:pPr>
              <w:pStyle w:val="Tabelatekst"/>
            </w:pPr>
            <w:r w:rsidRPr="00BD117A">
              <w:t>Producent (Producent sprzedażowy)</w:t>
            </w:r>
          </w:p>
        </w:tc>
        <w:tc>
          <w:tcPr>
            <w:tcW w:w="2693" w:type="dxa"/>
            <w:vAlign w:val="center"/>
          </w:tcPr>
          <w:p w14:paraId="4231CF74" w14:textId="3C979F5C" w:rsidR="00114C79" w:rsidRPr="00BD117A" w:rsidRDefault="00892466" w:rsidP="004D3A33">
            <w:pPr>
              <w:pStyle w:val="Tabelatekst"/>
            </w:pPr>
            <w:proofErr w:type="spellStart"/>
            <w:r w:rsidRPr="00BD117A">
              <w:t>neu_producer</w:t>
            </w:r>
            <w:proofErr w:type="spellEnd"/>
          </w:p>
        </w:tc>
        <w:tc>
          <w:tcPr>
            <w:tcW w:w="4390" w:type="dxa"/>
            <w:vAlign w:val="center"/>
          </w:tcPr>
          <w:p w14:paraId="3C5B6483" w14:textId="7951121C" w:rsidR="00114C79" w:rsidRPr="00BD117A" w:rsidRDefault="00114C79" w:rsidP="004D3A33">
            <w:pPr>
              <w:pStyle w:val="Tabelatekst"/>
            </w:pPr>
            <w:r w:rsidRPr="00BD117A">
              <w:t>Przechowuje informacje o producencie sprzedażowym, z możliwością wysłania informacji o wygranym przetargu.</w:t>
            </w:r>
          </w:p>
        </w:tc>
      </w:tr>
      <w:tr w:rsidR="00114C79" w:rsidRPr="00BD117A" w14:paraId="7B4DEC49" w14:textId="77777777" w:rsidTr="004973FF">
        <w:tc>
          <w:tcPr>
            <w:tcW w:w="1980" w:type="dxa"/>
            <w:vAlign w:val="center"/>
          </w:tcPr>
          <w:p w14:paraId="2FED9635" w14:textId="027E1D3B" w:rsidR="00114C79" w:rsidRPr="00BD117A" w:rsidRDefault="00114C79" w:rsidP="004D3A33">
            <w:pPr>
              <w:pStyle w:val="Tabelatekst"/>
            </w:pPr>
            <w:r w:rsidRPr="00BD117A">
              <w:t xml:space="preserve">Producent </w:t>
            </w:r>
            <w:proofErr w:type="spellStart"/>
            <w:r w:rsidRPr="00BD117A">
              <w:t>Pharmindex</w:t>
            </w:r>
            <w:proofErr w:type="spellEnd"/>
            <w:r w:rsidRPr="00BD117A">
              <w:t xml:space="preserve"> (Producent farmaceutyczny)</w:t>
            </w:r>
          </w:p>
        </w:tc>
        <w:tc>
          <w:tcPr>
            <w:tcW w:w="2693" w:type="dxa"/>
            <w:vAlign w:val="center"/>
          </w:tcPr>
          <w:p w14:paraId="357D1046" w14:textId="1CD3C4A0" w:rsidR="00114C79" w:rsidRPr="00BD117A" w:rsidRDefault="00CA4959" w:rsidP="004D3A33">
            <w:pPr>
              <w:pStyle w:val="Tabelatekst"/>
            </w:pPr>
            <w:proofErr w:type="spellStart"/>
            <w:r w:rsidRPr="00BD117A">
              <w:t>neu_producerofproduct</w:t>
            </w:r>
            <w:proofErr w:type="spellEnd"/>
          </w:p>
        </w:tc>
        <w:tc>
          <w:tcPr>
            <w:tcW w:w="4390" w:type="dxa"/>
            <w:vAlign w:val="center"/>
          </w:tcPr>
          <w:p w14:paraId="48A84AE4" w14:textId="430BC644" w:rsidR="00114C79" w:rsidRPr="00BD117A" w:rsidRDefault="00114C79" w:rsidP="004D3A33">
            <w:pPr>
              <w:pStyle w:val="Tabelatekst"/>
            </w:pPr>
            <w:r w:rsidRPr="00BD117A">
              <w:t>Przechowuje informacje o producencie farmaceutycznym.</w:t>
            </w:r>
          </w:p>
        </w:tc>
      </w:tr>
      <w:tr w:rsidR="00114C79" w:rsidRPr="00BD117A" w14:paraId="0CDF5C99" w14:textId="77777777" w:rsidTr="004973FF">
        <w:tc>
          <w:tcPr>
            <w:tcW w:w="1980" w:type="dxa"/>
            <w:vAlign w:val="center"/>
          </w:tcPr>
          <w:p w14:paraId="52F48AE2" w14:textId="1D680383" w:rsidR="00114C79" w:rsidRPr="00BD117A" w:rsidRDefault="00114C79" w:rsidP="009C7204">
            <w:pPr>
              <w:pStyle w:val="Tabelatekst"/>
            </w:pPr>
            <w:r w:rsidRPr="00BD117A">
              <w:t>Producent Preferowany</w:t>
            </w:r>
          </w:p>
        </w:tc>
        <w:tc>
          <w:tcPr>
            <w:tcW w:w="2693" w:type="dxa"/>
            <w:vAlign w:val="center"/>
          </w:tcPr>
          <w:p w14:paraId="5D72BA87" w14:textId="623783A4" w:rsidR="00114C79" w:rsidRPr="00BD117A" w:rsidRDefault="00CA4959" w:rsidP="00E75676">
            <w:pPr>
              <w:pStyle w:val="Tabelatekst"/>
            </w:pPr>
            <w:proofErr w:type="spellStart"/>
            <w:r w:rsidRPr="00BD117A">
              <w:t>neu_preferredproducer</w:t>
            </w:r>
            <w:proofErr w:type="spellEnd"/>
          </w:p>
        </w:tc>
        <w:tc>
          <w:tcPr>
            <w:tcW w:w="4390" w:type="dxa"/>
            <w:vAlign w:val="center"/>
          </w:tcPr>
          <w:p w14:paraId="0A80DE5D" w14:textId="3E21029F" w:rsidR="00114C79" w:rsidRPr="00BD117A" w:rsidRDefault="00114C79" w:rsidP="00E75676">
            <w:pPr>
              <w:pStyle w:val="Tabelatekst"/>
            </w:pPr>
            <w:r w:rsidRPr="00BD117A">
              <w:t xml:space="preserve">Przechowuje informacje o preferowanym producencie </w:t>
            </w:r>
            <w:r w:rsidR="0062248C">
              <w:t>dla pakietu</w:t>
            </w:r>
            <w:r w:rsidRPr="00BD117A">
              <w:t>.</w:t>
            </w:r>
          </w:p>
        </w:tc>
      </w:tr>
      <w:tr w:rsidR="00114C79" w:rsidRPr="00BD117A" w14:paraId="6C17C092" w14:textId="77777777" w:rsidTr="004973FF">
        <w:tc>
          <w:tcPr>
            <w:tcW w:w="1980" w:type="dxa"/>
            <w:vAlign w:val="center"/>
          </w:tcPr>
          <w:p w14:paraId="3EFE6E8F" w14:textId="2FF4D2BE" w:rsidR="00114C79" w:rsidRPr="00BD117A" w:rsidRDefault="00114C79" w:rsidP="009C7204">
            <w:pPr>
              <w:pStyle w:val="Tabelatekst"/>
            </w:pPr>
            <w:r w:rsidRPr="00BD117A">
              <w:t>Produkt Dopasowany</w:t>
            </w:r>
          </w:p>
        </w:tc>
        <w:tc>
          <w:tcPr>
            <w:tcW w:w="2693" w:type="dxa"/>
            <w:vAlign w:val="center"/>
          </w:tcPr>
          <w:p w14:paraId="01B8624C" w14:textId="2E7F959A" w:rsidR="00114C79" w:rsidRPr="00BD117A" w:rsidRDefault="00000391" w:rsidP="00E75676">
            <w:pPr>
              <w:pStyle w:val="Tabelatekst"/>
            </w:pPr>
            <w:proofErr w:type="spellStart"/>
            <w:r w:rsidRPr="00BD117A">
              <w:t>neu_mappedproduct</w:t>
            </w:r>
            <w:proofErr w:type="spellEnd"/>
          </w:p>
        </w:tc>
        <w:tc>
          <w:tcPr>
            <w:tcW w:w="4390" w:type="dxa"/>
            <w:vAlign w:val="center"/>
          </w:tcPr>
          <w:p w14:paraId="41E43D7D" w14:textId="619C8CDD" w:rsidR="00114C79" w:rsidRPr="00BD117A" w:rsidRDefault="00114C79" w:rsidP="00E75676">
            <w:pPr>
              <w:pStyle w:val="Tabelatekst"/>
            </w:pPr>
            <w:r w:rsidRPr="00BD117A">
              <w:t>Przechowuje informacje o produkcie dopasowanym do Produktu Przetargu.</w:t>
            </w:r>
          </w:p>
        </w:tc>
      </w:tr>
      <w:tr w:rsidR="00114C79" w:rsidRPr="00BD117A" w14:paraId="0BD39D55" w14:textId="77777777" w:rsidTr="004973FF">
        <w:tc>
          <w:tcPr>
            <w:tcW w:w="1980" w:type="dxa"/>
            <w:vAlign w:val="center"/>
          </w:tcPr>
          <w:p w14:paraId="06E528EC" w14:textId="3F9A8F09" w:rsidR="00114C79" w:rsidRPr="00BD117A" w:rsidRDefault="00114C79" w:rsidP="009C7204">
            <w:pPr>
              <w:pStyle w:val="Tabelatekst"/>
            </w:pPr>
            <w:r w:rsidRPr="00BD117A">
              <w:t>Produkt oferty cenowej</w:t>
            </w:r>
          </w:p>
        </w:tc>
        <w:tc>
          <w:tcPr>
            <w:tcW w:w="2693" w:type="dxa"/>
            <w:vAlign w:val="center"/>
          </w:tcPr>
          <w:p w14:paraId="7DC1A08C" w14:textId="605B731B" w:rsidR="00114C79" w:rsidRPr="00BD117A" w:rsidRDefault="00000391" w:rsidP="00E75676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neu_quotedetail</w:t>
            </w:r>
            <w:proofErr w:type="spellEnd"/>
          </w:p>
        </w:tc>
        <w:tc>
          <w:tcPr>
            <w:tcW w:w="4390" w:type="dxa"/>
            <w:vAlign w:val="center"/>
          </w:tcPr>
          <w:p w14:paraId="205F873B" w14:textId="0E2B8E12" w:rsidR="00114C79" w:rsidRPr="00BD117A" w:rsidRDefault="00114C79" w:rsidP="00E75676">
            <w:pPr>
              <w:pStyle w:val="Tabelatekst"/>
            </w:pPr>
            <w:r w:rsidRPr="00BD117A">
              <w:rPr>
                <w:szCs w:val="20"/>
              </w:rPr>
              <w:t>Przechowuje informacje o produkcie oferowanym w Ofercie cenowej.</w:t>
            </w:r>
          </w:p>
        </w:tc>
      </w:tr>
      <w:tr w:rsidR="00114C79" w:rsidRPr="00BD117A" w14:paraId="771ABEC9" w14:textId="77777777" w:rsidTr="004973FF">
        <w:tc>
          <w:tcPr>
            <w:tcW w:w="1980" w:type="dxa"/>
            <w:vAlign w:val="center"/>
          </w:tcPr>
          <w:p w14:paraId="7B761B94" w14:textId="5FD6C74A" w:rsidR="00114C79" w:rsidRPr="00BD117A" w:rsidRDefault="00114C79" w:rsidP="009C7204">
            <w:pPr>
              <w:pStyle w:val="Tabelatekst"/>
            </w:pPr>
            <w:r w:rsidRPr="00BD117A">
              <w:lastRenderedPageBreak/>
              <w:t>Produkt Przetargu</w:t>
            </w:r>
          </w:p>
        </w:tc>
        <w:tc>
          <w:tcPr>
            <w:tcW w:w="2693" w:type="dxa"/>
            <w:vAlign w:val="center"/>
          </w:tcPr>
          <w:p w14:paraId="62B96BCC" w14:textId="32B766CD" w:rsidR="00114C79" w:rsidRPr="00BD117A" w:rsidRDefault="00000391" w:rsidP="00E75676">
            <w:pPr>
              <w:pStyle w:val="Tabelatekst"/>
            </w:pPr>
            <w:proofErr w:type="spellStart"/>
            <w:r w:rsidRPr="00BD117A">
              <w:t>neu_tenderproduct</w:t>
            </w:r>
            <w:proofErr w:type="spellEnd"/>
          </w:p>
        </w:tc>
        <w:tc>
          <w:tcPr>
            <w:tcW w:w="4390" w:type="dxa"/>
            <w:vAlign w:val="center"/>
          </w:tcPr>
          <w:p w14:paraId="7D0D0236" w14:textId="37F5FC04" w:rsidR="00114C79" w:rsidRPr="00BD117A" w:rsidRDefault="00114C79" w:rsidP="00E75676">
            <w:pPr>
              <w:pStyle w:val="Tabelatekst"/>
              <w:rPr>
                <w:szCs w:val="20"/>
              </w:rPr>
            </w:pPr>
            <w:r w:rsidRPr="00BD117A">
              <w:t>Przechowuje informacje o produkcie Przetargu.</w:t>
            </w:r>
          </w:p>
        </w:tc>
      </w:tr>
      <w:tr w:rsidR="00114C79" w:rsidRPr="00BD117A" w14:paraId="60E7D64C" w14:textId="77777777" w:rsidTr="004973FF">
        <w:tc>
          <w:tcPr>
            <w:tcW w:w="1980" w:type="dxa"/>
            <w:vAlign w:val="center"/>
          </w:tcPr>
          <w:p w14:paraId="6FEFFFA5" w14:textId="205E9573" w:rsidR="00114C79" w:rsidRPr="00BD117A" w:rsidRDefault="00114C79" w:rsidP="0010583B">
            <w:pPr>
              <w:pStyle w:val="Tabelatekst"/>
            </w:pPr>
            <w:r w:rsidRPr="00BD117A">
              <w:t>Produkt SAP</w:t>
            </w:r>
          </w:p>
        </w:tc>
        <w:tc>
          <w:tcPr>
            <w:tcW w:w="2693" w:type="dxa"/>
            <w:vAlign w:val="center"/>
          </w:tcPr>
          <w:p w14:paraId="5C5A52D3" w14:textId="0FA02E59" w:rsidR="00114C79" w:rsidRPr="00BD117A" w:rsidRDefault="00AB5A27" w:rsidP="00E75676">
            <w:pPr>
              <w:pStyle w:val="Tabelatekst"/>
            </w:pPr>
            <w:proofErr w:type="spellStart"/>
            <w:r w:rsidRPr="00BD117A">
              <w:t>product</w:t>
            </w:r>
            <w:proofErr w:type="spellEnd"/>
          </w:p>
        </w:tc>
        <w:tc>
          <w:tcPr>
            <w:tcW w:w="4390" w:type="dxa"/>
            <w:vAlign w:val="center"/>
          </w:tcPr>
          <w:p w14:paraId="652F4145" w14:textId="72D1F71F" w:rsidR="00114C79" w:rsidRPr="00BD117A" w:rsidRDefault="00114C79" w:rsidP="00E75676">
            <w:pPr>
              <w:pStyle w:val="Tabelatekst"/>
            </w:pPr>
            <w:r w:rsidRPr="00BD117A">
              <w:t>Przechowuje informacje o produkcie z katalogu w SAP. Wykorzystany został istniejący obiekt Produkt.</w:t>
            </w:r>
          </w:p>
        </w:tc>
      </w:tr>
      <w:tr w:rsidR="00C73860" w:rsidRPr="00BD117A" w14:paraId="27C24EF8" w14:textId="77777777" w:rsidTr="004973FF">
        <w:tc>
          <w:tcPr>
            <w:tcW w:w="1980" w:type="dxa"/>
            <w:vAlign w:val="center"/>
          </w:tcPr>
          <w:p w14:paraId="1A2B93B0" w14:textId="5AE2BB40" w:rsidR="00C73860" w:rsidRPr="00BD117A" w:rsidRDefault="00C73860" w:rsidP="0010583B">
            <w:pPr>
              <w:pStyle w:val="Tabelatekst"/>
            </w:pPr>
            <w:r w:rsidRPr="00BD117A">
              <w:t>Punkt sprzedaży</w:t>
            </w:r>
          </w:p>
        </w:tc>
        <w:tc>
          <w:tcPr>
            <w:tcW w:w="2693" w:type="dxa"/>
            <w:vAlign w:val="center"/>
          </w:tcPr>
          <w:p w14:paraId="14CD8787" w14:textId="31D53004" w:rsidR="00C73860" w:rsidRPr="00BD117A" w:rsidRDefault="000F0F2F" w:rsidP="00E75676">
            <w:pPr>
              <w:pStyle w:val="Tabelatekst"/>
            </w:pPr>
            <w:proofErr w:type="spellStart"/>
            <w:r w:rsidRPr="00BD117A">
              <w:t>a</w:t>
            </w:r>
            <w:r w:rsidR="00C73860" w:rsidRPr="00BD117A">
              <w:t>ccount</w:t>
            </w:r>
            <w:proofErr w:type="spellEnd"/>
          </w:p>
        </w:tc>
        <w:tc>
          <w:tcPr>
            <w:tcW w:w="4390" w:type="dxa"/>
            <w:vAlign w:val="center"/>
          </w:tcPr>
          <w:p w14:paraId="2BD50F8D" w14:textId="7C026003" w:rsidR="00C73860" w:rsidRPr="00BD117A" w:rsidRDefault="00797352" w:rsidP="00E75676">
            <w:pPr>
              <w:pStyle w:val="Tabelatekst"/>
            </w:pPr>
            <w:r w:rsidRPr="00BD117A">
              <w:t>Przechowuje informacje o Punktach sprzedaży</w:t>
            </w:r>
            <w:r w:rsidR="005A27F0" w:rsidRPr="00BD117A">
              <w:t>.</w:t>
            </w:r>
            <w:r w:rsidR="002D7C50" w:rsidRPr="00BD117A">
              <w:t xml:space="preserve"> Wykorzystany został istniejący obiekt Punkt sprzedaży.</w:t>
            </w:r>
          </w:p>
        </w:tc>
      </w:tr>
      <w:tr w:rsidR="00114C79" w:rsidRPr="00BD117A" w14:paraId="789E6F46" w14:textId="77777777" w:rsidTr="004973FF">
        <w:tc>
          <w:tcPr>
            <w:tcW w:w="1980" w:type="dxa"/>
            <w:vAlign w:val="center"/>
          </w:tcPr>
          <w:p w14:paraId="4851D4EA" w14:textId="25AEB604" w:rsidR="00114C79" w:rsidRPr="00BD117A" w:rsidRDefault="00114C79" w:rsidP="00E627C0">
            <w:pPr>
              <w:pStyle w:val="Tabelatekst"/>
            </w:pPr>
            <w:r w:rsidRPr="00BD117A">
              <w:t>Przyczyna przegrania</w:t>
            </w:r>
          </w:p>
        </w:tc>
        <w:tc>
          <w:tcPr>
            <w:tcW w:w="2693" w:type="dxa"/>
            <w:vAlign w:val="center"/>
          </w:tcPr>
          <w:p w14:paraId="055CC2B9" w14:textId="1333624F" w:rsidR="00114C79" w:rsidRPr="00BD117A" w:rsidRDefault="0010191A" w:rsidP="00E75676">
            <w:pPr>
              <w:pStyle w:val="Tabelatekst"/>
            </w:pPr>
            <w:proofErr w:type="spellStart"/>
            <w:r w:rsidRPr="00BD117A">
              <w:t>neu_conf_failurecause</w:t>
            </w:r>
            <w:proofErr w:type="spellEnd"/>
          </w:p>
        </w:tc>
        <w:tc>
          <w:tcPr>
            <w:tcW w:w="4390" w:type="dxa"/>
            <w:vAlign w:val="center"/>
          </w:tcPr>
          <w:p w14:paraId="0661FFC9" w14:textId="48E7145A" w:rsidR="00114C79" w:rsidRPr="00BD117A" w:rsidRDefault="00114C79" w:rsidP="00E75676">
            <w:pPr>
              <w:pStyle w:val="Tabelatekst"/>
            </w:pPr>
            <w:r w:rsidRPr="00BD117A">
              <w:t>Przechowuje informacje o przyczynach przegrania</w:t>
            </w:r>
            <w:r w:rsidR="00640137" w:rsidRPr="00BD117A">
              <w:t xml:space="preserve"> możliwych do powiązania z obiektem </w:t>
            </w:r>
            <w:proofErr w:type="spellStart"/>
            <w:r w:rsidR="006C69C1" w:rsidRPr="00BD117A">
              <w:t>Opportunity</w:t>
            </w:r>
            <w:proofErr w:type="spellEnd"/>
            <w:r w:rsidR="006C69C1" w:rsidRPr="00BD117A">
              <w:t xml:space="preserve"> &lt;-&gt; Przyczyna przegrania dla Przetargu</w:t>
            </w:r>
            <w:r w:rsidRPr="00BD117A">
              <w:t>.</w:t>
            </w:r>
            <w:r w:rsidR="009A1E47" w:rsidRPr="00BD117A">
              <w:t xml:space="preserve"> Obiekt administracyjny systemu.</w:t>
            </w:r>
          </w:p>
        </w:tc>
      </w:tr>
      <w:tr w:rsidR="00114C79" w:rsidRPr="00BD117A" w14:paraId="27E3CE89" w14:textId="77777777" w:rsidTr="004973FF">
        <w:tc>
          <w:tcPr>
            <w:tcW w:w="1980" w:type="dxa"/>
            <w:vAlign w:val="center"/>
          </w:tcPr>
          <w:p w14:paraId="1E4C58B3" w14:textId="22A06763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Słownik Kryteriów</w:t>
            </w:r>
          </w:p>
        </w:tc>
        <w:tc>
          <w:tcPr>
            <w:tcW w:w="2693" w:type="dxa"/>
            <w:vAlign w:val="center"/>
          </w:tcPr>
          <w:p w14:paraId="203F34F7" w14:textId="08ED825A" w:rsidR="00114C79" w:rsidRPr="00BD117A" w:rsidRDefault="004A7514" w:rsidP="00E627C0">
            <w:pPr>
              <w:pStyle w:val="Tabelatekst"/>
            </w:pPr>
            <w:proofErr w:type="spellStart"/>
            <w:r w:rsidRPr="00BD117A">
              <w:t>neu_conf_criteriatemplate</w:t>
            </w:r>
            <w:proofErr w:type="spellEnd"/>
          </w:p>
        </w:tc>
        <w:tc>
          <w:tcPr>
            <w:tcW w:w="4390" w:type="dxa"/>
            <w:vAlign w:val="center"/>
          </w:tcPr>
          <w:p w14:paraId="71F38FE2" w14:textId="638FD730" w:rsidR="00114C79" w:rsidRPr="00BD117A" w:rsidRDefault="00114C79" w:rsidP="00E627C0">
            <w:pPr>
              <w:pStyle w:val="Tabelatekst"/>
            </w:pPr>
            <w:r w:rsidRPr="00BD117A">
              <w:t>Przechowuje informacje o kryteriach importu i exportu, możliwych do wykorzystania jako Kryteria Szablonu. Obiekt administracyjny systemu.</w:t>
            </w:r>
          </w:p>
        </w:tc>
      </w:tr>
      <w:tr w:rsidR="00114C79" w:rsidRPr="00BD117A" w14:paraId="1D8C55B0" w14:textId="77777777" w:rsidTr="004973FF">
        <w:tc>
          <w:tcPr>
            <w:tcW w:w="1980" w:type="dxa"/>
            <w:vAlign w:val="center"/>
          </w:tcPr>
          <w:p w14:paraId="1F72D207" w14:textId="3B89E255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Słownik Postaci</w:t>
            </w:r>
          </w:p>
        </w:tc>
        <w:tc>
          <w:tcPr>
            <w:tcW w:w="2693" w:type="dxa"/>
            <w:vAlign w:val="center"/>
          </w:tcPr>
          <w:p w14:paraId="03CE03FD" w14:textId="663FBE02" w:rsidR="00114C79" w:rsidRPr="00BD117A" w:rsidRDefault="004A7514" w:rsidP="00E627C0">
            <w:pPr>
              <w:pStyle w:val="Tabelatekst"/>
            </w:pPr>
            <w:proofErr w:type="spellStart"/>
            <w:r w:rsidRPr="00BD117A">
              <w:t>neu_conf_formdictionary</w:t>
            </w:r>
            <w:proofErr w:type="spellEnd"/>
          </w:p>
        </w:tc>
        <w:tc>
          <w:tcPr>
            <w:tcW w:w="4390" w:type="dxa"/>
            <w:vAlign w:val="center"/>
          </w:tcPr>
          <w:p w14:paraId="12F008BF" w14:textId="3442DABB" w:rsidR="00114C79" w:rsidRPr="00BD117A" w:rsidRDefault="00114C79" w:rsidP="00E627C0">
            <w:pPr>
              <w:pStyle w:val="Tabelatekst"/>
            </w:pPr>
            <w:r w:rsidRPr="00BD117A">
              <w:t>Przechowuje informacje o postaci produktów, możliwych do wykorzystania w Matrycy Zmian Postaci. Obiekt administracyjny systemu.</w:t>
            </w:r>
          </w:p>
        </w:tc>
      </w:tr>
      <w:tr w:rsidR="00114C79" w:rsidRPr="00BD117A" w14:paraId="368C6B0E" w14:textId="77777777" w:rsidTr="004973FF">
        <w:tc>
          <w:tcPr>
            <w:tcW w:w="1980" w:type="dxa"/>
            <w:vAlign w:val="center"/>
          </w:tcPr>
          <w:p w14:paraId="214A88EA" w14:textId="18218EFC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Słownik Zamian</w:t>
            </w:r>
          </w:p>
        </w:tc>
        <w:tc>
          <w:tcPr>
            <w:tcW w:w="2693" w:type="dxa"/>
            <w:vAlign w:val="center"/>
          </w:tcPr>
          <w:p w14:paraId="0CDCAF74" w14:textId="5FF2AFFD" w:rsidR="00114C79" w:rsidRPr="00BD117A" w:rsidRDefault="00E33351" w:rsidP="00E627C0">
            <w:pPr>
              <w:pStyle w:val="Tabelatekst"/>
            </w:pPr>
            <w:proofErr w:type="spellStart"/>
            <w:r w:rsidRPr="00BD117A">
              <w:t>neu_conf_conversion</w:t>
            </w:r>
            <w:proofErr w:type="spellEnd"/>
          </w:p>
        </w:tc>
        <w:tc>
          <w:tcPr>
            <w:tcW w:w="4390" w:type="dxa"/>
            <w:vAlign w:val="center"/>
          </w:tcPr>
          <w:p w14:paraId="43733A32" w14:textId="766E9F28" w:rsidR="00114C79" w:rsidRPr="00BD117A" w:rsidRDefault="00114C79" w:rsidP="00E627C0">
            <w:pPr>
              <w:pStyle w:val="Tabelatekst"/>
            </w:pPr>
            <w:r w:rsidRPr="00BD117A">
              <w:t xml:space="preserve">Przechowuje informacje o możliwych w procesie importowania zamianach nazw według kategorii: słownik polsko-łaciński, substancja czynna, opakowanie, postać, dawka, postać </w:t>
            </w:r>
            <w:proofErr w:type="spellStart"/>
            <w:r w:rsidRPr="00BD117A">
              <w:t>pharmindex</w:t>
            </w:r>
            <w:proofErr w:type="spellEnd"/>
            <w:r w:rsidRPr="00BD117A">
              <w:t>. Obiekt administracyjny systemu.</w:t>
            </w:r>
          </w:p>
        </w:tc>
      </w:tr>
      <w:tr w:rsidR="00114C79" w:rsidRPr="00BD117A" w14:paraId="1ECA3B02" w14:textId="77777777" w:rsidTr="004973FF">
        <w:tc>
          <w:tcPr>
            <w:tcW w:w="1980" w:type="dxa"/>
            <w:vAlign w:val="center"/>
          </w:tcPr>
          <w:p w14:paraId="1A7ED7C6" w14:textId="1F4DAB97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Słowniki grup adresów email</w:t>
            </w:r>
          </w:p>
        </w:tc>
        <w:tc>
          <w:tcPr>
            <w:tcW w:w="2693" w:type="dxa"/>
            <w:vAlign w:val="center"/>
          </w:tcPr>
          <w:p w14:paraId="5A002759" w14:textId="4496E637" w:rsidR="00114C79" w:rsidRPr="00BD117A" w:rsidRDefault="00E33351" w:rsidP="00E627C0">
            <w:pPr>
              <w:pStyle w:val="Tabelatekst"/>
            </w:pPr>
            <w:proofErr w:type="spellStart"/>
            <w:r w:rsidRPr="00BD117A">
              <w:t>neu_emailgroupdictionary</w:t>
            </w:r>
            <w:proofErr w:type="spellEnd"/>
          </w:p>
        </w:tc>
        <w:tc>
          <w:tcPr>
            <w:tcW w:w="4390" w:type="dxa"/>
            <w:vAlign w:val="center"/>
          </w:tcPr>
          <w:p w14:paraId="0F287982" w14:textId="5555DCB0" w:rsidR="00114C79" w:rsidRPr="00BD117A" w:rsidRDefault="00114C79" w:rsidP="00E627C0">
            <w:pPr>
              <w:pStyle w:val="Tabelatekst"/>
            </w:pPr>
            <w:r w:rsidRPr="00BD117A">
              <w:t>Przechowuje informacje o grupach adresów email. Obiekt administracyjny systemu.</w:t>
            </w:r>
          </w:p>
        </w:tc>
      </w:tr>
      <w:tr w:rsidR="00114C79" w:rsidRPr="00BD117A" w14:paraId="274BAC4B" w14:textId="77777777" w:rsidTr="004973FF">
        <w:tc>
          <w:tcPr>
            <w:tcW w:w="1980" w:type="dxa"/>
            <w:vAlign w:val="center"/>
          </w:tcPr>
          <w:p w14:paraId="0F5C3DA3" w14:textId="112DAA68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Struktura Przetargu</w:t>
            </w:r>
          </w:p>
        </w:tc>
        <w:tc>
          <w:tcPr>
            <w:tcW w:w="2693" w:type="dxa"/>
            <w:vAlign w:val="center"/>
          </w:tcPr>
          <w:p w14:paraId="7937E1E9" w14:textId="147FB280" w:rsidR="00114C79" w:rsidRPr="00BD117A" w:rsidRDefault="003E423F" w:rsidP="00E627C0">
            <w:pPr>
              <w:pStyle w:val="Tabelatekst"/>
            </w:pPr>
            <w:proofErr w:type="spellStart"/>
            <w:r w:rsidRPr="00BD117A">
              <w:t>neu_tenderstructure</w:t>
            </w:r>
            <w:proofErr w:type="spellEnd"/>
          </w:p>
        </w:tc>
        <w:tc>
          <w:tcPr>
            <w:tcW w:w="4390" w:type="dxa"/>
            <w:vAlign w:val="center"/>
          </w:tcPr>
          <w:p w14:paraId="60B5535B" w14:textId="277296FC" w:rsidR="00114C79" w:rsidRPr="00BD117A" w:rsidRDefault="00114C79" w:rsidP="00E627C0">
            <w:pPr>
              <w:pStyle w:val="Tabelatekst"/>
            </w:pPr>
            <w:r w:rsidRPr="00BD117A">
              <w:t>Przechowuje informacje o pliku do importu i mapowania</w:t>
            </w:r>
            <w:r w:rsidR="00E338F3">
              <w:t xml:space="preserve"> produktów przetargu</w:t>
            </w:r>
            <w:r w:rsidRPr="00BD117A">
              <w:t>.</w:t>
            </w:r>
          </w:p>
        </w:tc>
      </w:tr>
      <w:tr w:rsidR="00114C79" w:rsidRPr="00BD117A" w14:paraId="7101216B" w14:textId="77777777" w:rsidTr="004973FF">
        <w:tc>
          <w:tcPr>
            <w:tcW w:w="1980" w:type="dxa"/>
            <w:vAlign w:val="center"/>
          </w:tcPr>
          <w:p w14:paraId="71CA2DF1" w14:textId="1C1978C1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Substancja czynna</w:t>
            </w:r>
          </w:p>
        </w:tc>
        <w:tc>
          <w:tcPr>
            <w:tcW w:w="2693" w:type="dxa"/>
            <w:vAlign w:val="center"/>
          </w:tcPr>
          <w:p w14:paraId="51199217" w14:textId="6E72957C" w:rsidR="00114C79" w:rsidRPr="00BD117A" w:rsidRDefault="0085602B" w:rsidP="00E627C0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neu_activesubstancepharmindex</w:t>
            </w:r>
            <w:proofErr w:type="spellEnd"/>
          </w:p>
        </w:tc>
        <w:tc>
          <w:tcPr>
            <w:tcW w:w="4390" w:type="dxa"/>
            <w:vAlign w:val="center"/>
          </w:tcPr>
          <w:p w14:paraId="745160F2" w14:textId="3267BF10" w:rsidR="00114C79" w:rsidRPr="00BD117A" w:rsidRDefault="00114C79" w:rsidP="00E627C0">
            <w:pPr>
              <w:pStyle w:val="Tabelatekst"/>
            </w:pPr>
            <w:r w:rsidRPr="00BD117A">
              <w:rPr>
                <w:szCs w:val="20"/>
              </w:rPr>
              <w:t xml:space="preserve">Przechowuje informacje o substancjach czynnych produktów według </w:t>
            </w:r>
            <w:proofErr w:type="spellStart"/>
            <w:r w:rsidRPr="00BD117A">
              <w:rPr>
                <w:szCs w:val="20"/>
              </w:rPr>
              <w:t>Pharmindexu</w:t>
            </w:r>
            <w:proofErr w:type="spellEnd"/>
            <w:r w:rsidRPr="00BD117A">
              <w:rPr>
                <w:szCs w:val="20"/>
              </w:rPr>
              <w:t xml:space="preserve">. </w:t>
            </w:r>
            <w:r w:rsidRPr="00BD117A">
              <w:t>Obiekt administracyjny systemu.</w:t>
            </w:r>
          </w:p>
        </w:tc>
      </w:tr>
      <w:tr w:rsidR="00114C79" w:rsidRPr="00BD117A" w14:paraId="02866324" w14:textId="77777777" w:rsidTr="004973FF">
        <w:tc>
          <w:tcPr>
            <w:tcW w:w="1980" w:type="dxa"/>
            <w:vAlign w:val="center"/>
          </w:tcPr>
          <w:p w14:paraId="47E0E368" w14:textId="67EA8095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Szablon</w:t>
            </w:r>
          </w:p>
        </w:tc>
        <w:tc>
          <w:tcPr>
            <w:tcW w:w="2693" w:type="dxa"/>
            <w:vAlign w:val="center"/>
          </w:tcPr>
          <w:p w14:paraId="3E395D7D" w14:textId="49F0044D" w:rsidR="00114C79" w:rsidRPr="00BD117A" w:rsidRDefault="0085602B" w:rsidP="00E627C0">
            <w:pPr>
              <w:pStyle w:val="Tabelatekst"/>
            </w:pPr>
            <w:proofErr w:type="spellStart"/>
            <w:r w:rsidRPr="00BD117A">
              <w:t>neu_template</w:t>
            </w:r>
            <w:proofErr w:type="spellEnd"/>
          </w:p>
        </w:tc>
        <w:tc>
          <w:tcPr>
            <w:tcW w:w="4390" w:type="dxa"/>
            <w:vAlign w:val="center"/>
          </w:tcPr>
          <w:p w14:paraId="1980F010" w14:textId="7D83A40C" w:rsidR="00114C79" w:rsidRPr="00BD117A" w:rsidRDefault="00114C79" w:rsidP="00E627C0">
            <w:pPr>
              <w:pStyle w:val="Tabelatekst"/>
            </w:pPr>
            <w:r w:rsidRPr="00BD117A">
              <w:t>Przechowuje informacje o zbiorze kryteriów importu i/lub exportu plików.</w:t>
            </w:r>
          </w:p>
        </w:tc>
      </w:tr>
      <w:tr w:rsidR="00114C79" w:rsidRPr="00BD117A" w14:paraId="2B32A8CD" w14:textId="77777777" w:rsidTr="004973FF">
        <w:tc>
          <w:tcPr>
            <w:tcW w:w="1980" w:type="dxa"/>
            <w:vAlign w:val="center"/>
          </w:tcPr>
          <w:p w14:paraId="42DA96CA" w14:textId="2759DA06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Typ zmiany oferty</w:t>
            </w:r>
          </w:p>
        </w:tc>
        <w:tc>
          <w:tcPr>
            <w:tcW w:w="2693" w:type="dxa"/>
            <w:vAlign w:val="center"/>
          </w:tcPr>
          <w:p w14:paraId="53DC3689" w14:textId="009DB6FF" w:rsidR="00114C79" w:rsidRPr="00BD117A" w:rsidRDefault="00AB5A27" w:rsidP="00E627C0">
            <w:pPr>
              <w:pStyle w:val="Tabelatekst"/>
            </w:pPr>
            <w:proofErr w:type="spellStart"/>
            <w:r w:rsidRPr="00BD117A">
              <w:t>neu_conf_opportunitytype</w:t>
            </w:r>
            <w:proofErr w:type="spellEnd"/>
          </w:p>
        </w:tc>
        <w:tc>
          <w:tcPr>
            <w:tcW w:w="4390" w:type="dxa"/>
            <w:vAlign w:val="center"/>
          </w:tcPr>
          <w:p w14:paraId="56D7ADC8" w14:textId="384839F7" w:rsidR="00114C79" w:rsidRPr="00BD117A" w:rsidRDefault="00901195" w:rsidP="00E627C0">
            <w:pPr>
              <w:pStyle w:val="Tabelatekst"/>
            </w:pPr>
            <w:r w:rsidRPr="00BD117A">
              <w:t xml:space="preserve">Przechowuje informacje o typie zmiany oferty. </w:t>
            </w:r>
            <w:r w:rsidR="00114C79" w:rsidRPr="00BD117A">
              <w:t>Obiekt administracyjny systemu.</w:t>
            </w:r>
          </w:p>
        </w:tc>
      </w:tr>
      <w:tr w:rsidR="00114C79" w:rsidRPr="00BD117A" w14:paraId="408DC6F2" w14:textId="77777777" w:rsidTr="004973FF">
        <w:tc>
          <w:tcPr>
            <w:tcW w:w="1980" w:type="dxa"/>
            <w:vAlign w:val="center"/>
          </w:tcPr>
          <w:p w14:paraId="2B3D9BAB" w14:textId="27362F8F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Umowa OL</w:t>
            </w:r>
          </w:p>
        </w:tc>
        <w:tc>
          <w:tcPr>
            <w:tcW w:w="2693" w:type="dxa"/>
            <w:vAlign w:val="center"/>
          </w:tcPr>
          <w:p w14:paraId="2AE88B20" w14:textId="0B39E068" w:rsidR="00114C79" w:rsidRPr="00BD117A" w:rsidRDefault="00B77C1F" w:rsidP="00E627C0">
            <w:pPr>
              <w:pStyle w:val="Tabelatekst"/>
            </w:pPr>
            <w:proofErr w:type="spellStart"/>
            <w:r w:rsidRPr="00BD117A">
              <w:t>neu_contractop</w:t>
            </w:r>
            <w:proofErr w:type="spellEnd"/>
          </w:p>
        </w:tc>
        <w:tc>
          <w:tcPr>
            <w:tcW w:w="4390" w:type="dxa"/>
            <w:vAlign w:val="center"/>
          </w:tcPr>
          <w:p w14:paraId="7589BFBE" w14:textId="3D080F7F" w:rsidR="00114C79" w:rsidRPr="00BD117A" w:rsidRDefault="00114C79" w:rsidP="00E627C0">
            <w:pPr>
              <w:pStyle w:val="Tabelatekst"/>
            </w:pPr>
            <w:r w:rsidRPr="00BD117A">
              <w:t xml:space="preserve">Przechowuje informacje o umowie dla </w:t>
            </w:r>
            <w:r w:rsidR="002B0786">
              <w:t>p</w:t>
            </w:r>
            <w:r w:rsidRPr="00BD117A">
              <w:t>rzetargu. Wykorzystany został istniejący obiekt Umowa OL.</w:t>
            </w:r>
          </w:p>
        </w:tc>
      </w:tr>
      <w:tr w:rsidR="00114C79" w:rsidRPr="00BD117A" w14:paraId="5966A267" w14:textId="77777777" w:rsidTr="004973FF">
        <w:tc>
          <w:tcPr>
            <w:tcW w:w="1980" w:type="dxa"/>
            <w:vAlign w:val="center"/>
          </w:tcPr>
          <w:p w14:paraId="6660EE6F" w14:textId="494DF93E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Umowa w pakiecie</w:t>
            </w:r>
          </w:p>
        </w:tc>
        <w:tc>
          <w:tcPr>
            <w:tcW w:w="2693" w:type="dxa"/>
            <w:vAlign w:val="center"/>
          </w:tcPr>
          <w:p w14:paraId="06CB1A72" w14:textId="7EC4C5D7" w:rsidR="00114C79" w:rsidRPr="00BD117A" w:rsidRDefault="00FF5377" w:rsidP="00E627C0">
            <w:pPr>
              <w:pStyle w:val="Tabelatekst"/>
            </w:pPr>
            <w:proofErr w:type="spellStart"/>
            <w:r w:rsidRPr="00BD117A">
              <w:t>neu_contracttenderbundle</w:t>
            </w:r>
            <w:proofErr w:type="spellEnd"/>
          </w:p>
        </w:tc>
        <w:tc>
          <w:tcPr>
            <w:tcW w:w="4390" w:type="dxa"/>
            <w:vAlign w:val="center"/>
          </w:tcPr>
          <w:p w14:paraId="2FA7F4C9" w14:textId="41DBC91A" w:rsidR="00114C79" w:rsidRPr="00BD117A" w:rsidRDefault="004F2BE1" w:rsidP="00E627C0">
            <w:pPr>
              <w:pStyle w:val="Tabelatekst"/>
            </w:pPr>
            <w:r w:rsidRPr="00BD117A">
              <w:t>Przechowuje informacje o</w:t>
            </w:r>
            <w:r w:rsidR="00B17BCF" w:rsidRPr="00BD117A">
              <w:t xml:space="preserve"> </w:t>
            </w:r>
            <w:r w:rsidR="002B0786">
              <w:t>u</w:t>
            </w:r>
            <w:r w:rsidRPr="00BD117A">
              <w:t xml:space="preserve">mowie </w:t>
            </w:r>
            <w:r w:rsidR="00B40369" w:rsidRPr="00BD117A">
              <w:t xml:space="preserve">dla </w:t>
            </w:r>
            <w:r w:rsidR="002B0786">
              <w:t>p</w:t>
            </w:r>
            <w:r w:rsidR="00B40369" w:rsidRPr="00BD117A">
              <w:t>akietu</w:t>
            </w:r>
            <w:r w:rsidRPr="00BD117A">
              <w:t>.</w:t>
            </w:r>
          </w:p>
        </w:tc>
      </w:tr>
      <w:tr w:rsidR="00FF5377" w:rsidRPr="00BD117A" w14:paraId="66373174" w14:textId="77777777" w:rsidTr="004973FF">
        <w:tc>
          <w:tcPr>
            <w:tcW w:w="1980" w:type="dxa"/>
            <w:vAlign w:val="center"/>
          </w:tcPr>
          <w:p w14:paraId="455D9D68" w14:textId="1A114AF9" w:rsidR="00FF5377" w:rsidRPr="00BD117A" w:rsidRDefault="00FF5377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Użytkownik</w:t>
            </w:r>
          </w:p>
        </w:tc>
        <w:tc>
          <w:tcPr>
            <w:tcW w:w="2693" w:type="dxa"/>
            <w:vAlign w:val="center"/>
          </w:tcPr>
          <w:p w14:paraId="336C89EE" w14:textId="6ABD0C66" w:rsidR="00FF5377" w:rsidRPr="00BD117A" w:rsidRDefault="000E092A" w:rsidP="00E627C0">
            <w:pPr>
              <w:pStyle w:val="Tabelatekst"/>
            </w:pPr>
            <w:proofErr w:type="spellStart"/>
            <w:r w:rsidRPr="00BD117A">
              <w:t>systemuser</w:t>
            </w:r>
            <w:proofErr w:type="spellEnd"/>
          </w:p>
        </w:tc>
        <w:tc>
          <w:tcPr>
            <w:tcW w:w="4390" w:type="dxa"/>
            <w:vAlign w:val="center"/>
          </w:tcPr>
          <w:p w14:paraId="65F43F8F" w14:textId="7F8DA2CC" w:rsidR="00FF5377" w:rsidRPr="00BD117A" w:rsidRDefault="00FF5377" w:rsidP="00E627C0">
            <w:pPr>
              <w:pStyle w:val="Tabelatekst"/>
            </w:pPr>
            <w:r w:rsidRPr="00BD117A">
              <w:t>Przechowuje informacje o użytkownikach systemu. Wykorzystany został istniejący obiekt Użytkownik.</w:t>
            </w:r>
          </w:p>
        </w:tc>
      </w:tr>
      <w:tr w:rsidR="00114C79" w:rsidRPr="00BD117A" w14:paraId="5F50F624" w14:textId="77777777" w:rsidTr="004973FF">
        <w:tc>
          <w:tcPr>
            <w:tcW w:w="1980" w:type="dxa"/>
            <w:vAlign w:val="center"/>
          </w:tcPr>
          <w:p w14:paraId="69223AF2" w14:textId="62C105E5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Wiadomość e-mail</w:t>
            </w:r>
          </w:p>
        </w:tc>
        <w:tc>
          <w:tcPr>
            <w:tcW w:w="2693" w:type="dxa"/>
            <w:vAlign w:val="center"/>
          </w:tcPr>
          <w:p w14:paraId="63791A4F" w14:textId="774F45EB" w:rsidR="00114C79" w:rsidRPr="00BD117A" w:rsidRDefault="0064404B" w:rsidP="00E627C0">
            <w:pPr>
              <w:pStyle w:val="Tabelatekst"/>
            </w:pPr>
            <w:r w:rsidRPr="00BD117A">
              <w:t>email</w:t>
            </w:r>
          </w:p>
        </w:tc>
        <w:tc>
          <w:tcPr>
            <w:tcW w:w="4390" w:type="dxa"/>
            <w:vAlign w:val="center"/>
          </w:tcPr>
          <w:p w14:paraId="613C3F30" w14:textId="2F085319" w:rsidR="00114C79" w:rsidRPr="00BD117A" w:rsidRDefault="00931834" w:rsidP="00E627C0">
            <w:pPr>
              <w:pStyle w:val="Tabelatekst"/>
            </w:pPr>
            <w:r w:rsidRPr="00BD117A">
              <w:t>Przechowuje informacje o treści wiadomości-email, adresatach i załącznikach</w:t>
            </w:r>
            <w:r w:rsidR="004F2BE1" w:rsidRPr="00BD117A">
              <w:t xml:space="preserve">, dotyczących powiązanego rekordu innego obiektu. </w:t>
            </w:r>
            <w:r w:rsidR="00114C79" w:rsidRPr="00BD117A">
              <w:t>Wykorzystany został istniejący obiekt Wiadomość e-mail.</w:t>
            </w:r>
          </w:p>
        </w:tc>
      </w:tr>
      <w:tr w:rsidR="00114C79" w:rsidRPr="00BD117A" w14:paraId="671EDA8F" w14:textId="77777777" w:rsidTr="004973FF">
        <w:tc>
          <w:tcPr>
            <w:tcW w:w="1980" w:type="dxa"/>
            <w:vAlign w:val="center"/>
          </w:tcPr>
          <w:p w14:paraId="019DEE8C" w14:textId="13E88E17" w:rsidR="00114C79" w:rsidRPr="00BD117A" w:rsidRDefault="00114C79" w:rsidP="00E627C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lastRenderedPageBreak/>
              <w:t>Zmiana oferty (Przetarg)</w:t>
            </w:r>
          </w:p>
        </w:tc>
        <w:tc>
          <w:tcPr>
            <w:tcW w:w="2693" w:type="dxa"/>
            <w:vAlign w:val="center"/>
          </w:tcPr>
          <w:p w14:paraId="700AF92E" w14:textId="0C669EF4" w:rsidR="00114C79" w:rsidRPr="00BD117A" w:rsidRDefault="00AB5A27" w:rsidP="00E627C0">
            <w:pPr>
              <w:pStyle w:val="Tabelatekst"/>
            </w:pPr>
            <w:proofErr w:type="spellStart"/>
            <w:r w:rsidRPr="00BD117A">
              <w:t>opportunity</w:t>
            </w:r>
            <w:proofErr w:type="spellEnd"/>
          </w:p>
        </w:tc>
        <w:tc>
          <w:tcPr>
            <w:tcW w:w="4390" w:type="dxa"/>
            <w:vAlign w:val="center"/>
          </w:tcPr>
          <w:p w14:paraId="22D52CA7" w14:textId="307D68F7" w:rsidR="00114C79" w:rsidRPr="00BD117A" w:rsidRDefault="00114C79" w:rsidP="00E627C0">
            <w:pPr>
              <w:pStyle w:val="Tabelatekst"/>
            </w:pPr>
            <w:r w:rsidRPr="00BD117A">
              <w:t xml:space="preserve">Przechowuje informacje o przetargu szpitalnym </w:t>
            </w:r>
            <w:r w:rsidR="00971D72">
              <w:t xml:space="preserve">z możliwością wygenerowania warunków handlowych ZPZK i </w:t>
            </w:r>
            <w:r w:rsidR="001276A2">
              <w:t>Oferty cenowej</w:t>
            </w:r>
            <w:r w:rsidRPr="00BD117A">
              <w:t xml:space="preserve"> Wykorzystany został istniejący obiekt Zmiana oferty.</w:t>
            </w:r>
          </w:p>
        </w:tc>
      </w:tr>
      <w:tr w:rsidR="00114C79" w:rsidRPr="00BD117A" w14:paraId="03EDFC4D" w14:textId="77777777" w:rsidTr="004973FF">
        <w:tc>
          <w:tcPr>
            <w:tcW w:w="1980" w:type="dxa"/>
            <w:vAlign w:val="center"/>
          </w:tcPr>
          <w:p w14:paraId="5364FB3D" w14:textId="7B876F4F" w:rsidR="00114C79" w:rsidRPr="00BD117A" w:rsidRDefault="00114C79" w:rsidP="004C4CB5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Zmienne Środowiskowe</w:t>
            </w:r>
          </w:p>
        </w:tc>
        <w:tc>
          <w:tcPr>
            <w:tcW w:w="2693" w:type="dxa"/>
            <w:vAlign w:val="center"/>
          </w:tcPr>
          <w:p w14:paraId="196C09E2" w14:textId="5A0927B5" w:rsidR="00114C79" w:rsidRPr="00BD117A" w:rsidRDefault="00155104" w:rsidP="0E8F318D">
            <w:pPr>
              <w:pStyle w:val="Tabelatekst"/>
            </w:pPr>
            <w:proofErr w:type="spellStart"/>
            <w:r w:rsidRPr="00BD117A">
              <w:t>neu_environmentvariables</w:t>
            </w:r>
            <w:proofErr w:type="spellEnd"/>
          </w:p>
        </w:tc>
        <w:tc>
          <w:tcPr>
            <w:tcW w:w="4390" w:type="dxa"/>
            <w:vAlign w:val="center"/>
          </w:tcPr>
          <w:p w14:paraId="640737A1" w14:textId="3CBE7C74" w:rsidR="00114C79" w:rsidRPr="00BD117A" w:rsidRDefault="00114C79" w:rsidP="0E8F318D">
            <w:pPr>
              <w:pStyle w:val="Tabelatekst"/>
              <w:rPr>
                <w:szCs w:val="20"/>
              </w:rPr>
            </w:pPr>
            <w:r w:rsidRPr="00BD117A">
              <w:t>Przechowuje informacje wykorzystywane przez system do różnych operacji (parametry do kalkulacji,</w:t>
            </w:r>
            <w:r w:rsidR="001276A2">
              <w:t xml:space="preserve"> kryteria kwalifikacji produktów,</w:t>
            </w:r>
            <w:r w:rsidRPr="00BD117A">
              <w:t xml:space="preserve"> adresy itp.). Obiekt administracyjny systemu.</w:t>
            </w:r>
          </w:p>
        </w:tc>
      </w:tr>
      <w:tr w:rsidR="00114C79" w:rsidRPr="00BD117A" w14:paraId="59C82B7E" w14:textId="77777777" w:rsidTr="004973FF">
        <w:tc>
          <w:tcPr>
            <w:tcW w:w="1980" w:type="dxa"/>
            <w:vAlign w:val="center"/>
          </w:tcPr>
          <w:p w14:paraId="22CDE5AB" w14:textId="6ED00338" w:rsidR="00114C79" w:rsidRPr="00BD117A" w:rsidRDefault="00114C79" w:rsidP="004C4CB5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ZPZK (Warunki handlowe)</w:t>
            </w:r>
          </w:p>
        </w:tc>
        <w:tc>
          <w:tcPr>
            <w:tcW w:w="2693" w:type="dxa"/>
            <w:vAlign w:val="center"/>
          </w:tcPr>
          <w:p w14:paraId="4E03B84A" w14:textId="33A0A396" w:rsidR="00114C79" w:rsidRPr="00BD117A" w:rsidRDefault="0065084E" w:rsidP="0E8F318D">
            <w:pPr>
              <w:pStyle w:val="Tabelatekst"/>
              <w:rPr>
                <w:szCs w:val="20"/>
              </w:rPr>
            </w:pPr>
            <w:proofErr w:type="spellStart"/>
            <w:r w:rsidRPr="00BD117A">
              <w:rPr>
                <w:szCs w:val="20"/>
              </w:rPr>
              <w:t>neu_tradeterms</w:t>
            </w:r>
            <w:proofErr w:type="spellEnd"/>
          </w:p>
        </w:tc>
        <w:tc>
          <w:tcPr>
            <w:tcW w:w="4390" w:type="dxa"/>
            <w:vAlign w:val="center"/>
          </w:tcPr>
          <w:p w14:paraId="4FF08918" w14:textId="2ED6EB68" w:rsidR="00114C79" w:rsidRPr="00BD117A" w:rsidRDefault="00114C79" w:rsidP="0E8F318D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Przechowuje informacje o warunkach handlowych uzyskanych od </w:t>
            </w:r>
            <w:r w:rsidR="001276A2">
              <w:rPr>
                <w:szCs w:val="20"/>
              </w:rPr>
              <w:t>p</w:t>
            </w:r>
            <w:r w:rsidRPr="00BD117A">
              <w:rPr>
                <w:szCs w:val="20"/>
              </w:rPr>
              <w:t xml:space="preserve">roducenta sprzedażowego dla </w:t>
            </w:r>
            <w:r w:rsidR="001276A2">
              <w:rPr>
                <w:szCs w:val="20"/>
              </w:rPr>
              <w:t>p</w:t>
            </w:r>
            <w:r w:rsidRPr="00BD117A">
              <w:rPr>
                <w:szCs w:val="20"/>
              </w:rPr>
              <w:t xml:space="preserve">roduktów </w:t>
            </w:r>
            <w:r w:rsidR="001276A2">
              <w:rPr>
                <w:szCs w:val="20"/>
              </w:rPr>
              <w:t>w przetargu</w:t>
            </w:r>
            <w:r w:rsidRPr="00BD117A">
              <w:rPr>
                <w:szCs w:val="20"/>
              </w:rPr>
              <w:t>. Umożliwia wygenerowanie zapytania o warunki do Producenta oraz wygenerowanie ZPZK do SAP.</w:t>
            </w:r>
          </w:p>
        </w:tc>
      </w:tr>
    </w:tbl>
    <w:p w14:paraId="6460E7AE" w14:textId="3C4CC64C" w:rsidR="00BE4133" w:rsidRPr="00BD117A" w:rsidRDefault="00BE4133" w:rsidP="00BE4133">
      <w:pPr>
        <w:pStyle w:val="Legenda"/>
      </w:pPr>
      <w:bookmarkStart w:id="165" w:name="_Toc151315716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487F90">
        <w:rPr>
          <w:noProof/>
        </w:rPr>
        <w:t>22</w:t>
      </w:r>
      <w:r w:rsidRPr="00BD117A">
        <w:fldChar w:fldCharType="end"/>
      </w:r>
      <w:r w:rsidRPr="00BD117A">
        <w:t xml:space="preserve"> Model danych - wykaz obiektów</w:t>
      </w:r>
      <w:bookmarkEnd w:id="165"/>
    </w:p>
    <w:p w14:paraId="19F57A4A" w14:textId="77777777" w:rsidR="008E029C" w:rsidRPr="00BD117A" w:rsidRDefault="008E029C" w:rsidP="008E029C">
      <w:pPr>
        <w:rPr>
          <w:lang w:eastAsia="pl-PL"/>
        </w:rPr>
      </w:pPr>
    </w:p>
    <w:p w14:paraId="74A4E16A" w14:textId="77777777" w:rsidR="00BE4133" w:rsidRPr="00BD117A" w:rsidRDefault="00BE4133" w:rsidP="00DB728B">
      <w:pPr>
        <w:pStyle w:val="Nagwek2"/>
      </w:pPr>
      <w:bookmarkStart w:id="166" w:name="_Toc151315780"/>
      <w:r w:rsidRPr="00BD117A">
        <w:t>Diagramy obiektów</w:t>
      </w:r>
      <w:bookmarkEnd w:id="166"/>
    </w:p>
    <w:p w14:paraId="74688C3A" w14:textId="77777777" w:rsidR="00BE4133" w:rsidRDefault="00BE4133" w:rsidP="00ED23BF">
      <w:pPr>
        <w:pStyle w:val="Nagwek3"/>
      </w:pPr>
      <w:bookmarkStart w:id="167" w:name="_Toc151315781"/>
      <w:r w:rsidRPr="00601B35">
        <w:t>Model danych</w:t>
      </w:r>
      <w:bookmarkEnd w:id="167"/>
    </w:p>
    <w:p w14:paraId="6C43EF35" w14:textId="77777777" w:rsidR="00FF4196" w:rsidRPr="00FF4196" w:rsidRDefault="00FF4196" w:rsidP="00FF4196"/>
    <w:p w14:paraId="69D87C7D" w14:textId="69589806" w:rsidR="00BE4133" w:rsidRPr="00BD117A" w:rsidRDefault="00AC00AB" w:rsidP="00474492">
      <w:pPr>
        <w:keepNext/>
        <w:jc w:val="center"/>
      </w:pPr>
      <w:r>
        <w:rPr>
          <w:noProof/>
        </w:rPr>
        <w:drawing>
          <wp:inline distT="0" distB="0" distL="0" distR="0" wp14:anchorId="06CD0369" wp14:editId="07D16FB7">
            <wp:extent cx="5761355" cy="2474595"/>
            <wp:effectExtent l="0" t="0" r="0" b="1905"/>
            <wp:docPr id="1825696329" name="Obraz 3" descr="Obraz zawierający tekst, diagram, zrzut ekranu, Pla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96329" name="Obraz 3" descr="Obraz zawierający tekst, diagram, zrzut ekranu, Plan&#10;&#10;Opis wygenerowany automatyczni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A526" w14:textId="0604161A" w:rsidR="00BE4133" w:rsidRDefault="00BE4133" w:rsidP="00BE4133">
      <w:pPr>
        <w:pStyle w:val="Legenda"/>
      </w:pPr>
      <w:bookmarkStart w:id="168" w:name="_Toc151315685"/>
      <w:r w:rsidRPr="00BD117A">
        <w:t xml:space="preserve">Rysunek </w:t>
      </w:r>
      <w:r w:rsidRPr="00BD117A">
        <w:fldChar w:fldCharType="begin"/>
      </w:r>
      <w:r w:rsidRPr="00BD117A">
        <w:instrText>SEQ Rysunek \* ARABIC</w:instrText>
      </w:r>
      <w:r w:rsidRPr="00BD117A">
        <w:fldChar w:fldCharType="separate"/>
      </w:r>
      <w:r w:rsidR="003B5C26">
        <w:rPr>
          <w:noProof/>
        </w:rPr>
        <w:t>2</w:t>
      </w:r>
      <w:r w:rsidRPr="00BD117A">
        <w:fldChar w:fldCharType="end"/>
      </w:r>
      <w:r w:rsidRPr="00BD117A">
        <w:t xml:space="preserve"> Model danych w Dynamics</w:t>
      </w:r>
      <w:bookmarkEnd w:id="168"/>
    </w:p>
    <w:p w14:paraId="3BAAEDC9" w14:textId="77777777" w:rsidR="00BD60D3" w:rsidRPr="00BD60D3" w:rsidRDefault="00BD60D3" w:rsidP="00BD60D3">
      <w:pPr>
        <w:rPr>
          <w:lang w:eastAsia="pl-PL"/>
        </w:rPr>
      </w:pPr>
    </w:p>
    <w:p w14:paraId="1AAFC616" w14:textId="2DC00763" w:rsidR="00C87291" w:rsidRDefault="00C87291">
      <w:pPr>
        <w:spacing w:before="0" w:after="200" w:line="276" w:lineRule="auto"/>
      </w:pPr>
      <w:r>
        <w:t>Ciemniejszym kolorem zostały oznaczone obiekty współdzielone z CRM Aptecznym.</w:t>
      </w:r>
    </w:p>
    <w:p w14:paraId="3B9FC17B" w14:textId="464A5A4D" w:rsidR="00132272" w:rsidRDefault="00855C09">
      <w:pPr>
        <w:spacing w:before="0" w:after="200" w:line="276" w:lineRule="auto"/>
      </w:pPr>
      <w:r>
        <w:t>Plik z d</w:t>
      </w:r>
      <w:r w:rsidR="00132272">
        <w:t>iagram</w:t>
      </w:r>
      <w:r>
        <w:t>em</w:t>
      </w:r>
      <w:r w:rsidR="00132272">
        <w:t xml:space="preserve"> modelu danych </w:t>
      </w:r>
      <w:r w:rsidR="00D62CA1">
        <w:t>w pełnym formacie</w:t>
      </w:r>
      <w:r>
        <w:t xml:space="preserve"> </w:t>
      </w:r>
      <w:r w:rsidR="008F0D07">
        <w:t>jest</w:t>
      </w:r>
      <w:r w:rsidR="001344CE">
        <w:t xml:space="preserve"> dodany w załączniku.</w:t>
      </w:r>
    </w:p>
    <w:p w14:paraId="2B0FBD2D" w14:textId="36677FD4" w:rsidR="00632C52" w:rsidRPr="00BD117A" w:rsidRDefault="00632C52">
      <w:pPr>
        <w:spacing w:before="0" w:after="200" w:line="276" w:lineRule="auto"/>
      </w:pPr>
      <w:r w:rsidRPr="00BD117A">
        <w:br w:type="page"/>
      </w:r>
    </w:p>
    <w:p w14:paraId="100DCBA7" w14:textId="77777777" w:rsidR="00F4573F" w:rsidRPr="00BD117A" w:rsidRDefault="00F4573F" w:rsidP="00F4573F"/>
    <w:p w14:paraId="59F8EA70" w14:textId="10757E39" w:rsidR="00BE4133" w:rsidRPr="00ED23BF" w:rsidRDefault="00BE4133" w:rsidP="00ED23BF">
      <w:pPr>
        <w:pStyle w:val="Nagwek3"/>
      </w:pPr>
      <w:bookmarkStart w:id="169" w:name="_Toc151315782"/>
      <w:r w:rsidRPr="00601B35">
        <w:t>Status</w:t>
      </w:r>
      <w:r w:rsidR="00094C92" w:rsidRPr="00601B35">
        <w:t>y</w:t>
      </w:r>
      <w:r w:rsidRPr="00601B35">
        <w:t xml:space="preserve"> obiektu Przetarg</w:t>
      </w:r>
      <w:bookmarkEnd w:id="169"/>
    </w:p>
    <w:p w14:paraId="3D46AC65" w14:textId="28D4BBC5" w:rsidR="00BE4133" w:rsidRPr="00BD117A" w:rsidRDefault="007305AA" w:rsidP="004A5C49">
      <w:pPr>
        <w:keepNext/>
        <w:jc w:val="center"/>
      </w:pPr>
      <w:r>
        <w:rPr>
          <w:noProof/>
        </w:rPr>
        <w:drawing>
          <wp:inline distT="0" distB="0" distL="0" distR="0" wp14:anchorId="04344CE9" wp14:editId="360FB128">
            <wp:extent cx="5761355" cy="6191885"/>
            <wp:effectExtent l="0" t="0" r="0" b="0"/>
            <wp:docPr id="1473288226" name="Obraz 1473288226" descr="Obraz zawierający tekst, diagram, Plan, Rysunek technicz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88226" name="Obraz 1" descr="Obraz zawierający tekst, diagram, Plan, Rysunek techniczny&#10;&#10;Opis wygenerowany automatyczni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7322" w14:textId="63347041" w:rsidR="00BE4133" w:rsidRPr="00BD117A" w:rsidRDefault="00BE4133" w:rsidP="00BE4133">
      <w:pPr>
        <w:pStyle w:val="Legenda"/>
      </w:pPr>
      <w:bookmarkStart w:id="170" w:name="_Toc151315686"/>
      <w:r w:rsidRPr="00BD117A">
        <w:t xml:space="preserve">Rysunek </w:t>
      </w:r>
      <w:r w:rsidRPr="00BD117A">
        <w:fldChar w:fldCharType="begin"/>
      </w:r>
      <w:r w:rsidRPr="00BD117A">
        <w:instrText>SEQ Rysunek \* ARABIC</w:instrText>
      </w:r>
      <w:r w:rsidRPr="00BD117A">
        <w:fldChar w:fldCharType="separate"/>
      </w:r>
      <w:r w:rsidR="003B5C26">
        <w:rPr>
          <w:noProof/>
        </w:rPr>
        <w:t>3</w:t>
      </w:r>
      <w:r w:rsidRPr="00BD117A">
        <w:fldChar w:fldCharType="end"/>
      </w:r>
      <w:r w:rsidRPr="00BD117A">
        <w:t xml:space="preserve"> Diagram statusów obiektu Zmiana oferty/Przetarg</w:t>
      </w:r>
      <w:bookmarkEnd w:id="170"/>
    </w:p>
    <w:p w14:paraId="4614DED4" w14:textId="24CA15E8" w:rsidR="00616EEC" w:rsidRPr="00BD117A" w:rsidRDefault="00616EEC" w:rsidP="00616EEC">
      <w:pPr>
        <w:rPr>
          <w:lang w:eastAsia="pl-PL"/>
        </w:rPr>
      </w:pPr>
      <w:r w:rsidRPr="00BD117A">
        <w:rPr>
          <w:lang w:eastAsia="pl-PL"/>
        </w:rPr>
        <w:t>Legenda:</w:t>
      </w:r>
    </w:p>
    <w:p w14:paraId="29B53845" w14:textId="71FF3AED" w:rsidR="00616EEC" w:rsidRPr="00BD117A" w:rsidRDefault="00811C2F" w:rsidP="00616EEC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E077BD6" wp14:editId="1CBC1670">
                <wp:simplePos x="0" y="0"/>
                <wp:positionH relativeFrom="column">
                  <wp:posOffset>2730</wp:posOffset>
                </wp:positionH>
                <wp:positionV relativeFrom="paragraph">
                  <wp:posOffset>122431</wp:posOffset>
                </wp:positionV>
                <wp:extent cx="154379" cy="0"/>
                <wp:effectExtent l="0" t="19050" r="36195" b="19050"/>
                <wp:wrapNone/>
                <wp:docPr id="15" name="Łącznik prosty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7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0E6A1E3">
              <v:line id="Łącznik prosty 15" style="position:absolute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3pt" from=".2pt,9.65pt" to="12.35pt,9.65pt" w14:anchorId="52589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"/>
            </w:pict>
          </mc:Fallback>
        </mc:AlternateContent>
      </w:r>
      <w:r w:rsidR="00D1611F" w:rsidRPr="00BD117A">
        <w:rPr>
          <w:color w:val="FF0000"/>
          <w:lang w:eastAsia="pl-PL"/>
        </w:rPr>
        <w:t xml:space="preserve">     </w:t>
      </w:r>
      <w:r w:rsidR="00616EEC" w:rsidRPr="00BD117A">
        <w:rPr>
          <w:color w:val="FF0000"/>
          <w:lang w:eastAsia="pl-PL"/>
        </w:rPr>
        <w:t xml:space="preserve"> </w:t>
      </w:r>
      <w:r w:rsidR="00616EEC" w:rsidRPr="00BD117A">
        <w:rPr>
          <w:lang w:eastAsia="pl-PL"/>
        </w:rPr>
        <w:t>- tranzycje statusów wykonywane przez system</w:t>
      </w:r>
    </w:p>
    <w:p w14:paraId="20BC9C31" w14:textId="529017B3" w:rsidR="00616EEC" w:rsidRPr="00BD117A" w:rsidRDefault="004E2D15" w:rsidP="00616EEC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F79850F" wp14:editId="4BE40B78">
                <wp:simplePos x="0" y="0"/>
                <wp:positionH relativeFrom="margin">
                  <wp:posOffset>-635</wp:posOffset>
                </wp:positionH>
                <wp:positionV relativeFrom="paragraph">
                  <wp:posOffset>127000</wp:posOffset>
                </wp:positionV>
                <wp:extent cx="150495" cy="0"/>
                <wp:effectExtent l="0" t="19050" r="20955" b="19050"/>
                <wp:wrapNone/>
                <wp:docPr id="16" name="Łącznik prosty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F04E57A">
              <v:line id="Łącznik prosty 16" style="position:absolute;flip:y;z-index: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94b64e [3046]" strokeweight="3pt" from="-.05pt,10pt" to="11.8pt,10pt" w14:anchorId="388CDA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">
                <w10:wrap anchorx="margin"/>
              </v:line>
            </w:pict>
          </mc:Fallback>
        </mc:AlternateContent>
      </w:r>
      <w:r w:rsidRPr="00BD117A">
        <w:rPr>
          <w:color w:val="FF0000"/>
          <w:lang w:eastAsia="pl-PL"/>
        </w:rPr>
        <w:t xml:space="preserve">     </w:t>
      </w:r>
      <w:r w:rsidR="00616EEC" w:rsidRPr="00BD117A">
        <w:rPr>
          <w:color w:val="FF0000"/>
          <w:lang w:eastAsia="pl-PL"/>
        </w:rPr>
        <w:t xml:space="preserve"> </w:t>
      </w:r>
      <w:r w:rsidR="00616EEC" w:rsidRPr="00BD117A">
        <w:rPr>
          <w:lang w:eastAsia="pl-PL"/>
        </w:rPr>
        <w:t xml:space="preserve">- tranzycje statusów wykonywane przez </w:t>
      </w:r>
      <w:r w:rsidR="005F23E8" w:rsidRPr="00BD117A">
        <w:rPr>
          <w:lang w:eastAsia="pl-PL"/>
        </w:rPr>
        <w:t>U</w:t>
      </w:r>
      <w:r w:rsidR="00616EEC" w:rsidRPr="00BD117A">
        <w:rPr>
          <w:lang w:eastAsia="pl-PL"/>
        </w:rPr>
        <w:t>żytkownika</w:t>
      </w:r>
      <w:r w:rsidR="00413002" w:rsidRPr="00BD117A">
        <w:rPr>
          <w:lang w:eastAsia="pl-PL"/>
        </w:rPr>
        <w:t xml:space="preserve"> </w:t>
      </w:r>
      <w:r w:rsidR="00650327" w:rsidRPr="00BD117A">
        <w:rPr>
          <w:lang w:eastAsia="pl-PL"/>
        </w:rPr>
        <w:t xml:space="preserve">o roli </w:t>
      </w:r>
      <w:proofErr w:type="spellStart"/>
      <w:r w:rsidR="00650327" w:rsidRPr="00BD117A">
        <w:rPr>
          <w:lang w:eastAsia="pl-PL"/>
        </w:rPr>
        <w:t>Przetargow</w:t>
      </w:r>
      <w:r w:rsidR="003C5363" w:rsidRPr="00BD117A">
        <w:rPr>
          <w:lang w:eastAsia="pl-PL"/>
        </w:rPr>
        <w:t>iec</w:t>
      </w:r>
      <w:proofErr w:type="spellEnd"/>
    </w:p>
    <w:p w14:paraId="43E79D95" w14:textId="3EBEC7D9" w:rsidR="00616EEC" w:rsidRPr="00BD117A" w:rsidRDefault="001E5184" w:rsidP="00616EEC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D90F100" wp14:editId="02F4DCD4">
                <wp:simplePos x="0" y="0"/>
                <wp:positionH relativeFrom="margin">
                  <wp:posOffset>1905</wp:posOffset>
                </wp:positionH>
                <wp:positionV relativeFrom="paragraph">
                  <wp:posOffset>119380</wp:posOffset>
                </wp:positionV>
                <wp:extent cx="150495" cy="0"/>
                <wp:effectExtent l="0" t="19050" r="20955" b="19050"/>
                <wp:wrapNone/>
                <wp:docPr id="17" name="Łącznik prosty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698151D">
              <v:line id="Łącznik prosty 17" style="position:absolute;flip:y;z-index: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4579b8 [3044]" strokeweight="3pt" from=".15pt,9.4pt" to="12pt,9.4pt" w14:anchorId="0BBB89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">
                <w10:wrap anchorx="margin"/>
              </v:line>
            </w:pict>
          </mc:Fallback>
        </mc:AlternateContent>
      </w:r>
      <w:r w:rsidR="00FF1BEE" w:rsidRPr="00BD117A">
        <w:rPr>
          <w:color w:val="0070C0"/>
          <w:lang w:eastAsia="pl-PL"/>
        </w:rPr>
        <w:t xml:space="preserve">     </w:t>
      </w:r>
      <w:r w:rsidR="00616EEC" w:rsidRPr="00BD117A">
        <w:rPr>
          <w:color w:val="FF0000"/>
          <w:lang w:eastAsia="pl-PL"/>
        </w:rPr>
        <w:t xml:space="preserve"> </w:t>
      </w:r>
      <w:r w:rsidR="00616EEC" w:rsidRPr="00BD117A">
        <w:rPr>
          <w:lang w:eastAsia="pl-PL"/>
        </w:rPr>
        <w:t xml:space="preserve">- tranzycje statusów wykonywane przez system lub </w:t>
      </w:r>
      <w:r w:rsidR="005F23E8" w:rsidRPr="00BD117A">
        <w:rPr>
          <w:lang w:eastAsia="pl-PL"/>
        </w:rPr>
        <w:t>U</w:t>
      </w:r>
      <w:r w:rsidR="00616EEC" w:rsidRPr="00BD117A">
        <w:rPr>
          <w:lang w:eastAsia="pl-PL"/>
        </w:rPr>
        <w:t>żytkownika</w:t>
      </w:r>
      <w:r w:rsidR="00650327" w:rsidRPr="00BD117A">
        <w:rPr>
          <w:lang w:eastAsia="pl-PL"/>
        </w:rPr>
        <w:t xml:space="preserve"> o roli </w:t>
      </w:r>
      <w:proofErr w:type="spellStart"/>
      <w:r w:rsidR="00650327" w:rsidRPr="00BD117A">
        <w:rPr>
          <w:lang w:eastAsia="pl-PL"/>
        </w:rPr>
        <w:t>Przetargow</w:t>
      </w:r>
      <w:r w:rsidR="003C5363" w:rsidRPr="00BD117A">
        <w:rPr>
          <w:lang w:eastAsia="pl-PL"/>
        </w:rPr>
        <w:t>iec</w:t>
      </w:r>
      <w:proofErr w:type="spellEnd"/>
    </w:p>
    <w:p w14:paraId="72A0BE32" w14:textId="77777777" w:rsidR="00616EEC" w:rsidRPr="00BD117A" w:rsidRDefault="00616EEC" w:rsidP="00616EEC">
      <w:pPr>
        <w:rPr>
          <w:lang w:eastAsia="pl-PL"/>
        </w:rPr>
      </w:pPr>
    </w:p>
    <w:p w14:paraId="22A9678C" w14:textId="77777777" w:rsidR="00AF2495" w:rsidRPr="00BD117A" w:rsidRDefault="00BE4133" w:rsidP="00D66D26">
      <w:pPr>
        <w:pStyle w:val="Akapitzlist"/>
        <w:numPr>
          <w:ilvl w:val="0"/>
          <w:numId w:val="26"/>
        </w:numPr>
        <w:jc w:val="both"/>
      </w:pPr>
      <w:r w:rsidRPr="00BD117A">
        <w:t xml:space="preserve">Nowy </w:t>
      </w:r>
      <w:r w:rsidR="00C60A25" w:rsidRPr="00BD117A">
        <w:t xml:space="preserve">rekord </w:t>
      </w:r>
      <w:r w:rsidRPr="00BD117A">
        <w:t>Przetarg</w:t>
      </w:r>
      <w:r w:rsidR="00C60A25" w:rsidRPr="00BD117A">
        <w:t>u</w:t>
      </w:r>
      <w:r w:rsidRPr="00BD117A">
        <w:t xml:space="preserve"> </w:t>
      </w:r>
      <w:r w:rsidR="003B6140" w:rsidRPr="00BD117A">
        <w:t>(Zmiana oferty</w:t>
      </w:r>
      <w:r w:rsidR="00C60A25" w:rsidRPr="00BD117A">
        <w:t>: Przetarg Szpitalny</w:t>
      </w:r>
      <w:r w:rsidR="003B6140" w:rsidRPr="00BD117A">
        <w:t xml:space="preserve">) </w:t>
      </w:r>
      <w:r w:rsidRPr="00BD117A">
        <w:t>ma domyślnie ustawiony status „</w:t>
      </w:r>
      <w:r w:rsidR="00300917" w:rsidRPr="00BD117A">
        <w:t>n</w:t>
      </w:r>
      <w:r w:rsidRPr="00BD117A">
        <w:t>owy”.</w:t>
      </w:r>
    </w:p>
    <w:p w14:paraId="743DB778" w14:textId="77777777" w:rsidR="00AF2495" w:rsidRPr="00BD117A" w:rsidRDefault="00C60A25" w:rsidP="00D66D26">
      <w:pPr>
        <w:pStyle w:val="Akapitzlist"/>
        <w:numPr>
          <w:ilvl w:val="0"/>
          <w:numId w:val="26"/>
        </w:numPr>
        <w:jc w:val="both"/>
      </w:pPr>
      <w:r w:rsidRPr="00BD117A">
        <w:t>Po zapisaniu nowego rekordu Przetargu</w:t>
      </w:r>
      <w:r w:rsidR="00BE4133" w:rsidRPr="00BD117A">
        <w:t xml:space="preserve">, gdy </w:t>
      </w:r>
      <w:r w:rsidRPr="00BD117A">
        <w:t>zostanie</w:t>
      </w:r>
      <w:r w:rsidR="0042415E" w:rsidRPr="00BD117A">
        <w:t xml:space="preserve"> przypisany</w:t>
      </w:r>
      <w:r w:rsidR="00BE4133" w:rsidRPr="00BD117A">
        <w:t xml:space="preserve"> </w:t>
      </w:r>
      <w:r w:rsidR="007B161E" w:rsidRPr="00BD117A">
        <w:t>U</w:t>
      </w:r>
      <w:r w:rsidR="00BE4133" w:rsidRPr="00BD117A">
        <w:t xml:space="preserve">żytkownik </w:t>
      </w:r>
      <w:r w:rsidR="00FD03B4" w:rsidRPr="00BD117A">
        <w:t>w polu „Pracownik realizujący</w:t>
      </w:r>
      <w:r w:rsidR="00580089" w:rsidRPr="00BD117A">
        <w:t>”,</w:t>
      </w:r>
      <w:r w:rsidR="00BE4133" w:rsidRPr="00BD117A">
        <w:t xml:space="preserve"> </w:t>
      </w:r>
      <w:r w:rsidR="00637C0D" w:rsidRPr="00BD117A">
        <w:t xml:space="preserve">ustawiony zostanie status </w:t>
      </w:r>
      <w:r w:rsidR="00BE4133" w:rsidRPr="00BD117A">
        <w:t>„</w:t>
      </w:r>
      <w:r w:rsidR="00EC5567" w:rsidRPr="00BD117A">
        <w:t>w</w:t>
      </w:r>
      <w:r w:rsidR="00BE4133" w:rsidRPr="00BD117A">
        <w:t xml:space="preserve"> analizie”.</w:t>
      </w:r>
    </w:p>
    <w:p w14:paraId="29E4E261" w14:textId="77777777" w:rsidR="00AF2495" w:rsidRPr="00BD117A" w:rsidRDefault="00BE4133" w:rsidP="00D66D26">
      <w:pPr>
        <w:pStyle w:val="Akapitzlist"/>
        <w:numPr>
          <w:ilvl w:val="0"/>
          <w:numId w:val="26"/>
        </w:numPr>
        <w:jc w:val="both"/>
      </w:pPr>
      <w:r w:rsidRPr="00BD117A">
        <w:t xml:space="preserve">Gdy </w:t>
      </w:r>
      <w:r w:rsidR="00637C0D" w:rsidRPr="00BD117A">
        <w:t>do</w:t>
      </w:r>
      <w:r w:rsidRPr="00BD117A">
        <w:t xml:space="preserve"> </w:t>
      </w:r>
      <w:r w:rsidR="00EC5567" w:rsidRPr="00BD117A">
        <w:t>P</w:t>
      </w:r>
      <w:r w:rsidRPr="00BD117A">
        <w:t>rzetarg</w:t>
      </w:r>
      <w:r w:rsidR="00637C0D" w:rsidRPr="00BD117A">
        <w:t>u</w:t>
      </w:r>
      <w:r w:rsidRPr="00BD117A">
        <w:t xml:space="preserve"> zostanie </w:t>
      </w:r>
      <w:r w:rsidR="00637C0D" w:rsidRPr="00BD117A">
        <w:t>dodany rekord</w:t>
      </w:r>
      <w:r w:rsidRPr="00BD117A">
        <w:t xml:space="preserve"> </w:t>
      </w:r>
      <w:r w:rsidR="00EC5567" w:rsidRPr="00BD117A">
        <w:t>S</w:t>
      </w:r>
      <w:r w:rsidRPr="00BD117A">
        <w:t>truktur</w:t>
      </w:r>
      <w:r w:rsidR="00637C0D" w:rsidRPr="00BD117A">
        <w:t>y</w:t>
      </w:r>
      <w:r w:rsidR="00EC5567" w:rsidRPr="00BD117A">
        <w:t xml:space="preserve"> P</w:t>
      </w:r>
      <w:r w:rsidRPr="00BD117A">
        <w:t>rzetargu</w:t>
      </w:r>
      <w:r w:rsidR="00EC5567" w:rsidRPr="00BD117A">
        <w:t>,</w:t>
      </w:r>
      <w:r w:rsidRPr="00BD117A">
        <w:t xml:space="preserve"> </w:t>
      </w:r>
      <w:r w:rsidR="00637C0D" w:rsidRPr="00BD117A">
        <w:t>ustawiony zostanie status</w:t>
      </w:r>
      <w:r w:rsidRPr="00BD117A">
        <w:t xml:space="preserve"> „</w:t>
      </w:r>
      <w:r w:rsidR="00EC5567" w:rsidRPr="00BD117A">
        <w:t>w</w:t>
      </w:r>
      <w:r w:rsidRPr="00BD117A">
        <w:t xml:space="preserve"> przygotowaniu”.</w:t>
      </w:r>
    </w:p>
    <w:p w14:paraId="6B59B0AD" w14:textId="77777777" w:rsidR="00AF2495" w:rsidRDefault="006F455A" w:rsidP="00D66D26">
      <w:pPr>
        <w:pStyle w:val="Akapitzlist"/>
        <w:numPr>
          <w:ilvl w:val="0"/>
          <w:numId w:val="26"/>
        </w:numPr>
        <w:jc w:val="both"/>
      </w:pPr>
      <w:r w:rsidRPr="00BD117A">
        <w:lastRenderedPageBreak/>
        <w:t>W</w:t>
      </w:r>
      <w:r w:rsidR="00BE4133" w:rsidRPr="00BD117A">
        <w:t xml:space="preserve"> Przetargu o status</w:t>
      </w:r>
      <w:r w:rsidRPr="00BD117A">
        <w:t>ie</w:t>
      </w:r>
      <w:r w:rsidR="00BE4133" w:rsidRPr="00BD117A">
        <w:t xml:space="preserve"> „</w:t>
      </w:r>
      <w:r w:rsidR="00EC5567" w:rsidRPr="00BD117A">
        <w:t>n</w:t>
      </w:r>
      <w:r w:rsidR="00BE4133" w:rsidRPr="00BD117A">
        <w:t>owy”, „</w:t>
      </w:r>
      <w:r w:rsidR="00EC5567" w:rsidRPr="00BD117A">
        <w:t>w</w:t>
      </w:r>
      <w:r w:rsidR="00BE4133" w:rsidRPr="00BD117A">
        <w:t xml:space="preserve"> analizie”</w:t>
      </w:r>
      <w:r w:rsidRPr="00BD117A">
        <w:t xml:space="preserve"> lub</w:t>
      </w:r>
      <w:r w:rsidR="00BE4133" w:rsidRPr="00BD117A">
        <w:t xml:space="preserve"> „</w:t>
      </w:r>
      <w:r w:rsidR="00EC5567" w:rsidRPr="00BD117A">
        <w:t>w</w:t>
      </w:r>
      <w:r w:rsidR="00BE4133" w:rsidRPr="00BD117A">
        <w:t xml:space="preserve"> przygotowaniu” </w:t>
      </w:r>
      <w:r w:rsidR="000C61E1" w:rsidRPr="00BD117A">
        <w:t>Użytkownik może zmienić status na</w:t>
      </w:r>
      <w:r w:rsidR="00BE4133" w:rsidRPr="00BD117A">
        <w:t xml:space="preserve"> „</w:t>
      </w:r>
      <w:r w:rsidR="007B161E" w:rsidRPr="00BD117A">
        <w:t>n</w:t>
      </w:r>
      <w:r w:rsidR="00BE4133" w:rsidRPr="00BD117A">
        <w:t>ie przystępujemy”</w:t>
      </w:r>
      <w:r w:rsidR="007B161E" w:rsidRPr="00BD117A">
        <w:t>,</w:t>
      </w:r>
      <w:r w:rsidR="00BE4133" w:rsidRPr="00BD117A">
        <w:t xml:space="preserve"> gdy NEUCA nie przystępuje do danego przetargu.</w:t>
      </w:r>
    </w:p>
    <w:p w14:paraId="231CED44" w14:textId="0D89355B" w:rsidR="003C71DF" w:rsidRPr="00BD117A" w:rsidRDefault="003C71DF" w:rsidP="00D66D26">
      <w:pPr>
        <w:pStyle w:val="Akapitzlist"/>
        <w:numPr>
          <w:ilvl w:val="0"/>
          <w:numId w:val="26"/>
        </w:numPr>
        <w:jc w:val="both"/>
      </w:pPr>
      <w:r>
        <w:t>Użytkownik może odwrócić</w:t>
      </w:r>
      <w:r w:rsidR="008B449E">
        <w:t xml:space="preserve"> proces i zmienić status Pakiet</w:t>
      </w:r>
      <w:r w:rsidR="228B0DC6">
        <w:t>u</w:t>
      </w:r>
      <w:r w:rsidR="008B449E">
        <w:t>, wtedy jeśli wszystkie Pakiety pod Przetargiem będą miały status „nie przystępujemy”, status Przetargu zostanie zmieniony na „nie przystępujemy”.</w:t>
      </w:r>
    </w:p>
    <w:p w14:paraId="640107FC" w14:textId="77777777" w:rsidR="00AF2495" w:rsidRPr="00BD117A" w:rsidRDefault="00BE4133" w:rsidP="00D66D26">
      <w:pPr>
        <w:pStyle w:val="Akapitzlist"/>
        <w:numPr>
          <w:ilvl w:val="0"/>
          <w:numId w:val="26"/>
        </w:numPr>
        <w:jc w:val="both"/>
      </w:pPr>
      <w:r w:rsidRPr="00BD117A">
        <w:t xml:space="preserve">Gdy </w:t>
      </w:r>
      <w:r w:rsidR="008A6E51" w:rsidRPr="00BD117A">
        <w:t>Użytkownik wygeneruje z Przetargu</w:t>
      </w:r>
      <w:r w:rsidR="00B751C8" w:rsidRPr="00BD117A">
        <w:t xml:space="preserve"> </w:t>
      </w:r>
      <w:r w:rsidR="00DB6369" w:rsidRPr="00BD117A">
        <w:t>O</w:t>
      </w:r>
      <w:r w:rsidRPr="00BD117A">
        <w:t>fert</w:t>
      </w:r>
      <w:r w:rsidR="008A6E51" w:rsidRPr="00BD117A">
        <w:t>ę</w:t>
      </w:r>
      <w:r w:rsidR="00DB6369" w:rsidRPr="00BD117A">
        <w:t xml:space="preserve"> cenow</w:t>
      </w:r>
      <w:r w:rsidR="008A6E51" w:rsidRPr="00BD117A">
        <w:t>ą i kliknie przycisk „Oferta zatwierdzona do złożenia”</w:t>
      </w:r>
      <w:r w:rsidR="00DB6369" w:rsidRPr="00BD117A">
        <w:t xml:space="preserve">, </w:t>
      </w:r>
      <w:r w:rsidR="00A8349C" w:rsidRPr="00BD117A">
        <w:t>to na Przetargu</w:t>
      </w:r>
      <w:r w:rsidRPr="00BD117A">
        <w:t xml:space="preserve"> </w:t>
      </w:r>
      <w:r w:rsidR="0080123C" w:rsidRPr="00BD117A">
        <w:t>ustawiony zostanie status</w:t>
      </w:r>
      <w:r w:rsidRPr="00BD117A">
        <w:t xml:space="preserve"> „</w:t>
      </w:r>
      <w:r w:rsidR="00DB6369" w:rsidRPr="00BD117A">
        <w:t>z</w:t>
      </w:r>
      <w:r w:rsidRPr="00BD117A">
        <w:t>łożony”.</w:t>
      </w:r>
    </w:p>
    <w:p w14:paraId="670053C0" w14:textId="77777777" w:rsidR="00AF2495" w:rsidRPr="00BD117A" w:rsidRDefault="00096321" w:rsidP="00D66D26">
      <w:pPr>
        <w:pStyle w:val="Akapitzlist"/>
        <w:numPr>
          <w:ilvl w:val="0"/>
          <w:numId w:val="26"/>
        </w:numPr>
        <w:jc w:val="both"/>
      </w:pPr>
      <w:r w:rsidRPr="00BD117A">
        <w:t>U</w:t>
      </w:r>
      <w:r w:rsidR="00BE4133" w:rsidRPr="00BD117A">
        <w:t xml:space="preserve">żytkownik może zmienić status </w:t>
      </w:r>
      <w:r w:rsidR="00AE046F" w:rsidRPr="00BD117A">
        <w:t xml:space="preserve">ze „złożony” </w:t>
      </w:r>
      <w:r w:rsidR="00BE4133" w:rsidRPr="00BD117A">
        <w:t>na „</w:t>
      </w:r>
      <w:r w:rsidR="003816F7" w:rsidRPr="00BD117A">
        <w:t>a</w:t>
      </w:r>
      <w:r w:rsidR="00BE4133" w:rsidRPr="00BD117A">
        <w:t>ktywowano warunkowo w SAP” do momentu ostatecznej decyzji z KIO</w:t>
      </w:r>
      <w:r w:rsidR="00F85A09" w:rsidRPr="00BD117A">
        <w:t xml:space="preserve">, </w:t>
      </w:r>
      <w:r w:rsidR="00552AD5" w:rsidRPr="00BD117A">
        <w:t xml:space="preserve">wtedy </w:t>
      </w:r>
      <w:r w:rsidR="00AE046F" w:rsidRPr="00BD117A">
        <w:t>rekord Przetargu i podrzędne rekordy zostaną zablokowane do edycji.</w:t>
      </w:r>
    </w:p>
    <w:p w14:paraId="761283BD" w14:textId="77777777" w:rsidR="006F4D4A" w:rsidRDefault="00AE046F" w:rsidP="006B7B5A">
      <w:pPr>
        <w:pStyle w:val="Akapitzlist"/>
        <w:numPr>
          <w:ilvl w:val="0"/>
          <w:numId w:val="26"/>
        </w:numPr>
        <w:jc w:val="both"/>
      </w:pPr>
      <w:r>
        <w:t xml:space="preserve">Użytkownik może </w:t>
      </w:r>
      <w:r w:rsidR="00115B7C">
        <w:t xml:space="preserve">zmienić </w:t>
      </w:r>
      <w:r w:rsidR="00BE4133">
        <w:t>status</w:t>
      </w:r>
      <w:r w:rsidR="00DE62A7">
        <w:t xml:space="preserve"> Przetargu ze „złożony”</w:t>
      </w:r>
      <w:r w:rsidR="00F85A09">
        <w:t xml:space="preserve"> na</w:t>
      </w:r>
      <w:r w:rsidR="00BE4133">
        <w:t xml:space="preserve"> „</w:t>
      </w:r>
      <w:r w:rsidR="00521AEE">
        <w:t>w</w:t>
      </w:r>
      <w:r w:rsidR="00BE4133">
        <w:t>ygrany”</w:t>
      </w:r>
      <w:r w:rsidR="00EF769F">
        <w:t xml:space="preserve">, wtedy </w:t>
      </w:r>
      <w:r w:rsidR="00B167F2">
        <w:t>we wszystkich</w:t>
      </w:r>
      <w:r w:rsidR="00BE4133">
        <w:t xml:space="preserve"> </w:t>
      </w:r>
      <w:r w:rsidR="002D1562">
        <w:t>P</w:t>
      </w:r>
      <w:r w:rsidR="00BE4133">
        <w:t>akiet</w:t>
      </w:r>
      <w:r w:rsidR="00B167F2">
        <w:t>ach</w:t>
      </w:r>
      <w:r w:rsidR="0032682F">
        <w:t xml:space="preserve"> </w:t>
      </w:r>
      <w:r w:rsidR="00C54EDE">
        <w:t>mają</w:t>
      </w:r>
      <w:r w:rsidR="00096321">
        <w:t>c</w:t>
      </w:r>
      <w:r w:rsidR="00B167F2">
        <w:t>ych</w:t>
      </w:r>
      <w:r w:rsidR="00C54EDE">
        <w:t xml:space="preserve"> status „złożony” </w:t>
      </w:r>
      <w:r w:rsidR="00114651">
        <w:t xml:space="preserve">zostanie </w:t>
      </w:r>
      <w:r w:rsidR="00B167F2">
        <w:t>zmieni</w:t>
      </w:r>
      <w:r w:rsidR="00114651">
        <w:t>ony</w:t>
      </w:r>
      <w:r w:rsidR="003F0DE8">
        <w:t xml:space="preserve"> status na</w:t>
      </w:r>
      <w:r w:rsidR="00BE4133">
        <w:t xml:space="preserve"> „</w:t>
      </w:r>
      <w:r w:rsidR="0032682F">
        <w:t>w</w:t>
      </w:r>
      <w:r w:rsidR="00BE4133">
        <w:t>ygrany”</w:t>
      </w:r>
      <w:r w:rsidR="003F0DE8">
        <w:t>.</w:t>
      </w:r>
      <w:r w:rsidR="005D3A7B">
        <w:t xml:space="preserve"> </w:t>
      </w:r>
      <w:bookmarkStart w:id="171" w:name="_Int_6XcbB7od"/>
      <w:r w:rsidR="00554694">
        <w:t>Analogicznie</w:t>
      </w:r>
      <w:bookmarkEnd w:id="171"/>
      <w:r w:rsidR="00554694">
        <w:t xml:space="preserve"> </w:t>
      </w:r>
      <w:r w:rsidR="005E377E">
        <w:t xml:space="preserve">jeśli Użytkownik zmieni status Przetargu </w:t>
      </w:r>
      <w:r w:rsidR="009B2AD5">
        <w:t xml:space="preserve">ze „złożony” na </w:t>
      </w:r>
      <w:r w:rsidR="005435E0">
        <w:t>„przegrany”</w:t>
      </w:r>
      <w:r w:rsidR="00DF0609">
        <w:t xml:space="preserve"> lub</w:t>
      </w:r>
      <w:r w:rsidR="00F660E1">
        <w:t xml:space="preserve"> „unieważniony”</w:t>
      </w:r>
      <w:r w:rsidR="00DF0609">
        <w:t xml:space="preserve"> lub</w:t>
      </w:r>
      <w:r w:rsidR="00F660E1">
        <w:t xml:space="preserve"> „odrzucony”, we wszystkich Pakietach </w:t>
      </w:r>
      <w:r w:rsidR="00DF0609">
        <w:t xml:space="preserve">o statusie „złożony” zostanie zmieniony status </w:t>
      </w:r>
      <w:r w:rsidR="00FB6FA0">
        <w:t xml:space="preserve">odpowiednio </w:t>
      </w:r>
      <w:r w:rsidR="00DF0609">
        <w:t>na „przegrany” lub „unieważniony” lub „odrzucony”</w:t>
      </w:r>
      <w:r w:rsidR="00F60B1B">
        <w:t>.</w:t>
      </w:r>
    </w:p>
    <w:p w14:paraId="7C4FAD6B" w14:textId="470A6D5E" w:rsidR="00AF2495" w:rsidRPr="00BD117A" w:rsidRDefault="00DF65D0" w:rsidP="006B7B5A">
      <w:pPr>
        <w:pStyle w:val="Akapitzlist"/>
        <w:numPr>
          <w:ilvl w:val="0"/>
          <w:numId w:val="26"/>
        </w:numPr>
        <w:jc w:val="both"/>
      </w:pPr>
      <w:r>
        <w:t xml:space="preserve">Użytkownik może </w:t>
      </w:r>
      <w:r w:rsidR="000256BC">
        <w:t xml:space="preserve">odwrócić proces </w:t>
      </w:r>
      <w:r w:rsidR="006D6002">
        <w:t xml:space="preserve">i zmienić </w:t>
      </w:r>
      <w:r w:rsidR="00D8254D">
        <w:t xml:space="preserve">status Pakietu, </w:t>
      </w:r>
      <w:bookmarkStart w:id="172" w:name="_Int_KEhnSD4e"/>
      <w:r w:rsidR="0037633A">
        <w:t>w</w:t>
      </w:r>
      <w:r w:rsidR="00C6419C">
        <w:t>tedy</w:t>
      </w:r>
      <w:bookmarkEnd w:id="172"/>
      <w:r w:rsidR="00C6419C">
        <w:t xml:space="preserve"> jeśli</w:t>
      </w:r>
      <w:r w:rsidR="00D8254D">
        <w:t xml:space="preserve"> wszystkie Pakiety pod Przetargiem będą miały status „wygrany”, status Przetargu zost</w:t>
      </w:r>
      <w:r w:rsidR="00901D25">
        <w:t>anie zmieniony na „wygrany”</w:t>
      </w:r>
      <w:r w:rsidR="00C6419C">
        <w:t>.</w:t>
      </w:r>
      <w:r w:rsidR="006B7B5A">
        <w:t xml:space="preserve"> </w:t>
      </w:r>
      <w:bookmarkStart w:id="173" w:name="_Int_x2aGcWg9"/>
      <w:r w:rsidR="006A0F29">
        <w:t>Analogicznie</w:t>
      </w:r>
      <w:bookmarkEnd w:id="173"/>
      <w:r w:rsidR="006A0F29">
        <w:t xml:space="preserve"> jeśli Użytkownik ustawi na</w:t>
      </w:r>
      <w:r w:rsidR="00294A6C">
        <w:t xml:space="preserve"> wszystkich Pakietach pod Przetargiem status „przegrany” lub „unieważniony” lub „odrzucony”, </w:t>
      </w:r>
      <w:r w:rsidR="00E75BAC">
        <w:t>status Przetargu zostanie zmieniony</w:t>
      </w:r>
      <w:r w:rsidR="00836205">
        <w:t xml:space="preserve"> odpowiednio</w:t>
      </w:r>
      <w:r w:rsidR="00E75BAC">
        <w:t xml:space="preserve"> na „przegrany” lub „unieważniony” lub „odrzucony”.</w:t>
      </w:r>
    </w:p>
    <w:p w14:paraId="1888029B" w14:textId="77777777" w:rsidR="00AF2495" w:rsidRPr="00BD117A" w:rsidRDefault="00C6419C" w:rsidP="00D66D26">
      <w:pPr>
        <w:pStyle w:val="Akapitzlist"/>
        <w:numPr>
          <w:ilvl w:val="0"/>
          <w:numId w:val="26"/>
        </w:numPr>
        <w:jc w:val="both"/>
      </w:pPr>
      <w:r w:rsidRPr="00BD117A">
        <w:t>Jeśli część Pakietów</w:t>
      </w:r>
      <w:r w:rsidR="002C2D32" w:rsidRPr="00BD117A">
        <w:t xml:space="preserve"> będzie miała status „wygrany”</w:t>
      </w:r>
      <w:r w:rsidR="00DA7061" w:rsidRPr="00BD117A">
        <w:t xml:space="preserve">, a część Pakietów będzie miała status </w:t>
      </w:r>
      <w:r w:rsidR="0057667F" w:rsidRPr="00BD117A">
        <w:t>„przegrany”</w:t>
      </w:r>
      <w:r w:rsidR="002C2D32" w:rsidRPr="00BD117A">
        <w:t>, status Przetargu zostanie zmieniony na „wygrany częściowo”.</w:t>
      </w:r>
    </w:p>
    <w:p w14:paraId="4A69FEF7" w14:textId="77777777" w:rsidR="00B3539A" w:rsidRPr="00BD117A" w:rsidRDefault="00A77F04" w:rsidP="00D66D26">
      <w:pPr>
        <w:pStyle w:val="Akapitzlist"/>
        <w:numPr>
          <w:ilvl w:val="0"/>
          <w:numId w:val="26"/>
        </w:numPr>
        <w:jc w:val="both"/>
      </w:pPr>
      <w:r w:rsidRPr="00BD117A">
        <w:t>G</w:t>
      </w:r>
      <w:r w:rsidR="00BE4133" w:rsidRPr="00BD117A">
        <w:t xml:space="preserve">dy Przetarg </w:t>
      </w:r>
      <w:r w:rsidRPr="00BD117A">
        <w:t>ma</w:t>
      </w:r>
      <w:r w:rsidR="00BE4133" w:rsidRPr="00BD117A">
        <w:t xml:space="preserve"> status „</w:t>
      </w:r>
      <w:r w:rsidR="00E34569" w:rsidRPr="00BD117A">
        <w:t>w</w:t>
      </w:r>
      <w:r w:rsidR="00BE4133" w:rsidRPr="00BD117A">
        <w:t>ygrany” lub „</w:t>
      </w:r>
      <w:r w:rsidR="002D1562" w:rsidRPr="00BD117A">
        <w:t>w</w:t>
      </w:r>
      <w:r w:rsidR="00BE4133" w:rsidRPr="00BD117A">
        <w:t xml:space="preserve">ygrany częściowo”, </w:t>
      </w:r>
      <w:r w:rsidR="002C05CA" w:rsidRPr="00BD117A">
        <w:t>U</w:t>
      </w:r>
      <w:r w:rsidR="00BE4133" w:rsidRPr="00BD117A">
        <w:t xml:space="preserve">żytkownik </w:t>
      </w:r>
      <w:r w:rsidR="00101673" w:rsidRPr="00BD117A">
        <w:t>może</w:t>
      </w:r>
      <w:r w:rsidR="00BE4133" w:rsidRPr="00BD117A">
        <w:t xml:space="preserve"> na </w:t>
      </w:r>
      <w:r w:rsidR="002D1562" w:rsidRPr="00BD117A">
        <w:t>O</w:t>
      </w:r>
      <w:r w:rsidR="00BE4133" w:rsidRPr="00BD117A">
        <w:t>fercie</w:t>
      </w:r>
      <w:r w:rsidR="002D1562" w:rsidRPr="00BD117A">
        <w:t xml:space="preserve"> cenowej</w:t>
      </w:r>
      <w:r w:rsidR="00BE4133" w:rsidRPr="00BD117A">
        <w:t xml:space="preserve"> pod </w:t>
      </w:r>
      <w:r w:rsidR="002D1562" w:rsidRPr="00BD117A">
        <w:t>P</w:t>
      </w:r>
      <w:r w:rsidR="00BE4133" w:rsidRPr="00BD117A">
        <w:t>rzetargiem nacisnąć przycisk „</w:t>
      </w:r>
      <w:r w:rsidR="00101673" w:rsidRPr="00BD117A">
        <w:t>A</w:t>
      </w:r>
      <w:r w:rsidR="00BE4133" w:rsidRPr="00BD117A">
        <w:t xml:space="preserve">ktywuj </w:t>
      </w:r>
      <w:r w:rsidR="00166350" w:rsidRPr="00BD117A">
        <w:t xml:space="preserve">ofertę </w:t>
      </w:r>
      <w:r w:rsidR="00BE4133" w:rsidRPr="00BD117A">
        <w:t>w SAP”, wtedy wygeneruje się plik CSV zawierający dane</w:t>
      </w:r>
      <w:r w:rsidR="00FC32D9" w:rsidRPr="00BD117A">
        <w:t xml:space="preserve"> P</w:t>
      </w:r>
      <w:r w:rsidR="00BE4133" w:rsidRPr="00BD117A">
        <w:t xml:space="preserve">rzetargu z </w:t>
      </w:r>
      <w:r w:rsidR="00FC32D9" w:rsidRPr="00BD117A">
        <w:t>P</w:t>
      </w:r>
      <w:r w:rsidR="00BE4133" w:rsidRPr="00BD117A">
        <w:t xml:space="preserve">akietami </w:t>
      </w:r>
      <w:r w:rsidR="00DA2693" w:rsidRPr="00BD117A">
        <w:t xml:space="preserve">o </w:t>
      </w:r>
      <w:r w:rsidR="00BE4133" w:rsidRPr="00BD117A">
        <w:t xml:space="preserve">statusie </w:t>
      </w:r>
      <w:r w:rsidR="0087015E" w:rsidRPr="00BD117A">
        <w:t>„</w:t>
      </w:r>
      <w:r w:rsidR="00DA2693" w:rsidRPr="00BD117A">
        <w:t>wygrany</w:t>
      </w:r>
      <w:r w:rsidR="0087015E" w:rsidRPr="00BD117A">
        <w:t xml:space="preserve">” </w:t>
      </w:r>
      <w:r w:rsidR="00144B71" w:rsidRPr="00BD117A">
        <w:t>lub</w:t>
      </w:r>
      <w:r w:rsidR="0087015E" w:rsidRPr="00BD117A">
        <w:t xml:space="preserve"> „wygrany częściowo”</w:t>
      </w:r>
      <w:r w:rsidR="00144B71" w:rsidRPr="00BD117A">
        <w:t xml:space="preserve"> oraz z Produktami Przetargu o statusie „wygrany”,</w:t>
      </w:r>
      <w:r w:rsidR="0087015E" w:rsidRPr="00BD117A">
        <w:t xml:space="preserve"> </w:t>
      </w:r>
      <w:r w:rsidR="00BE4133" w:rsidRPr="00BD117A">
        <w:t xml:space="preserve"> oraz </w:t>
      </w:r>
      <w:r w:rsidR="004D38FF" w:rsidRPr="00BD117A">
        <w:t>zostanie ustawiony</w:t>
      </w:r>
      <w:r w:rsidR="00BE4133" w:rsidRPr="00BD117A">
        <w:t xml:space="preserve"> status na </w:t>
      </w:r>
      <w:r w:rsidR="00DF2A1F" w:rsidRPr="00BD117A">
        <w:t>P</w:t>
      </w:r>
      <w:r w:rsidR="00BE4133" w:rsidRPr="00BD117A">
        <w:t>rzetargu na „</w:t>
      </w:r>
      <w:r w:rsidR="00DF2A1F" w:rsidRPr="00BD117A">
        <w:t>w</w:t>
      </w:r>
      <w:r w:rsidR="00BE4133" w:rsidRPr="00BD117A">
        <w:t xml:space="preserve">ysłany do SAP” (gdy wszystkie </w:t>
      </w:r>
      <w:r w:rsidR="00DF2A1F" w:rsidRPr="00BD117A">
        <w:t>P</w:t>
      </w:r>
      <w:r w:rsidR="00BE4133" w:rsidRPr="00BD117A">
        <w:t>akiety mają status „</w:t>
      </w:r>
      <w:r w:rsidR="00DF2A1F" w:rsidRPr="00BD117A">
        <w:t>w</w:t>
      </w:r>
      <w:r w:rsidR="00BE4133" w:rsidRPr="00BD117A">
        <w:t>ygrany”) lub „</w:t>
      </w:r>
      <w:r w:rsidR="00DF2A1F" w:rsidRPr="00BD117A">
        <w:t>w</w:t>
      </w:r>
      <w:r w:rsidR="00BE4133" w:rsidRPr="00BD117A">
        <w:t>ysłany częściowo do SAP” (</w:t>
      </w:r>
      <w:r w:rsidR="00EE6AA3" w:rsidRPr="00BD117A">
        <w:t xml:space="preserve">gdy </w:t>
      </w:r>
      <w:r w:rsidR="00BE4133" w:rsidRPr="00BD117A">
        <w:t xml:space="preserve">część </w:t>
      </w:r>
      <w:r w:rsidR="004C20E2" w:rsidRPr="00BD117A">
        <w:t>P</w:t>
      </w:r>
      <w:r w:rsidR="00BE4133" w:rsidRPr="00BD117A">
        <w:t>akietów ma status „</w:t>
      </w:r>
      <w:r w:rsidR="00DF2A1F" w:rsidRPr="00BD117A">
        <w:t>w</w:t>
      </w:r>
      <w:r w:rsidR="00BE4133" w:rsidRPr="00BD117A">
        <w:t>ygrany”</w:t>
      </w:r>
      <w:r w:rsidR="00D42C77" w:rsidRPr="00BD117A">
        <w:t xml:space="preserve"> lub „wygrany częściowo”</w:t>
      </w:r>
      <w:r w:rsidR="00BE4133" w:rsidRPr="00BD117A">
        <w:t>).</w:t>
      </w:r>
    </w:p>
    <w:p w14:paraId="40B021CC" w14:textId="77777777" w:rsidR="00791E73" w:rsidRPr="00BD117A" w:rsidRDefault="00040258" w:rsidP="00D66D26">
      <w:pPr>
        <w:pStyle w:val="Akapitzlist"/>
        <w:numPr>
          <w:ilvl w:val="0"/>
          <w:numId w:val="26"/>
        </w:numPr>
        <w:jc w:val="both"/>
      </w:pPr>
      <w:r w:rsidRPr="00BD117A">
        <w:t>Użytkownik może zmienić status Przetargu z „wysłany częściowo do SAP” na „wysłany do SAP”.</w:t>
      </w:r>
    </w:p>
    <w:p w14:paraId="5FFD9982" w14:textId="77777777" w:rsidR="00791E73" w:rsidRPr="00BD117A" w:rsidRDefault="00BE4133" w:rsidP="00D66D26">
      <w:pPr>
        <w:pStyle w:val="Akapitzlist"/>
        <w:numPr>
          <w:ilvl w:val="0"/>
          <w:numId w:val="26"/>
        </w:numPr>
        <w:jc w:val="both"/>
      </w:pPr>
      <w:r w:rsidRPr="00BD117A">
        <w:t xml:space="preserve">Gdy </w:t>
      </w:r>
      <w:r w:rsidR="001C50C2" w:rsidRPr="00BD117A">
        <w:t xml:space="preserve">wystąpią błędy </w:t>
      </w:r>
      <w:r w:rsidRPr="00BD117A">
        <w:t xml:space="preserve">przy aktywacji </w:t>
      </w:r>
      <w:r w:rsidR="000C073A" w:rsidRPr="00BD117A">
        <w:t>w SAP O</w:t>
      </w:r>
      <w:r w:rsidRPr="00BD117A">
        <w:t>ferty</w:t>
      </w:r>
      <w:r w:rsidR="000C073A" w:rsidRPr="00BD117A">
        <w:t xml:space="preserve"> cenowej</w:t>
      </w:r>
      <w:r w:rsidRPr="00BD117A">
        <w:t xml:space="preserve"> </w:t>
      </w:r>
      <w:r w:rsidR="000C073A" w:rsidRPr="00BD117A">
        <w:t>P</w:t>
      </w:r>
      <w:r w:rsidRPr="00BD117A">
        <w:t>rzetarg</w:t>
      </w:r>
      <w:r w:rsidR="001C50C2" w:rsidRPr="00BD117A">
        <w:t>u</w:t>
      </w:r>
      <w:r w:rsidR="000C073A" w:rsidRPr="00BD117A">
        <w:t>,</w:t>
      </w:r>
      <w:r w:rsidRPr="00BD117A">
        <w:t xml:space="preserve"> </w:t>
      </w:r>
      <w:r w:rsidR="001C50C2" w:rsidRPr="00BD117A">
        <w:t>Użytkownik</w:t>
      </w:r>
      <w:r w:rsidRPr="00BD117A">
        <w:t xml:space="preserve"> moż</w:t>
      </w:r>
      <w:r w:rsidR="001C50C2" w:rsidRPr="00BD117A">
        <w:t>e</w:t>
      </w:r>
      <w:r w:rsidRPr="00BD117A">
        <w:t xml:space="preserve"> ustawić status Przetargu na „</w:t>
      </w:r>
      <w:r w:rsidR="000C073A" w:rsidRPr="00BD117A">
        <w:t>b</w:t>
      </w:r>
      <w:r w:rsidRPr="00BD117A">
        <w:t>łąd aktywacji w SAP”.</w:t>
      </w:r>
    </w:p>
    <w:p w14:paraId="309FC667" w14:textId="77777777" w:rsidR="00791E73" w:rsidRPr="00BD117A" w:rsidRDefault="003E04EB" w:rsidP="00D66D26">
      <w:pPr>
        <w:pStyle w:val="Akapitzlist"/>
        <w:numPr>
          <w:ilvl w:val="0"/>
          <w:numId w:val="26"/>
        </w:numPr>
        <w:jc w:val="both"/>
      </w:pPr>
      <w:r w:rsidRPr="00BD117A">
        <w:t xml:space="preserve">Gdy Użytkownik ponowi próbę </w:t>
      </w:r>
      <w:r w:rsidR="00285F08" w:rsidRPr="00BD117A">
        <w:t>wysłania do SAP Oferty cenowej Przetargu, może zmienić status Przetargu z „błąd aktywacji w SAP” na „wysłany do SAP” lub „wysłany częściowo do SAP”.</w:t>
      </w:r>
    </w:p>
    <w:p w14:paraId="385DD464" w14:textId="040AE27F" w:rsidR="00BE4133" w:rsidRPr="00BD117A" w:rsidRDefault="00317388" w:rsidP="00D66D26">
      <w:pPr>
        <w:pStyle w:val="Akapitzlist"/>
        <w:numPr>
          <w:ilvl w:val="0"/>
          <w:numId w:val="26"/>
        </w:numPr>
        <w:jc w:val="both"/>
      </w:pPr>
      <w:r w:rsidRPr="00BD117A">
        <w:t>Gdy aktywacja oferty w SAP przebiegnie pomyślnie, Użytkownik może zmienić status na „aktywowany w SAP” lub „aktywowany częściowo w SAP”</w:t>
      </w:r>
      <w:r w:rsidR="00E419C4" w:rsidRPr="00BD117A">
        <w:t xml:space="preserve">, wtedy </w:t>
      </w:r>
      <w:r w:rsidR="00632C52" w:rsidRPr="00BD117A">
        <w:t>rekord Przetargu i rekordy podrzędne zostaną zablokowane do edycji</w:t>
      </w:r>
      <w:r w:rsidRPr="00BD117A">
        <w:t>.</w:t>
      </w:r>
    </w:p>
    <w:p w14:paraId="03553658" w14:textId="1257DBE5" w:rsidR="00791E73" w:rsidRPr="00BD117A" w:rsidRDefault="00791E73" w:rsidP="0007683C">
      <w:pPr>
        <w:pStyle w:val="Akapitzlist"/>
        <w:numPr>
          <w:ilvl w:val="0"/>
          <w:numId w:val="27"/>
        </w:numPr>
        <w:jc w:val="both"/>
      </w:pPr>
      <w:r w:rsidRPr="00BD117A">
        <w:t>Status</w:t>
      </w:r>
      <w:r w:rsidR="00CA0E96" w:rsidRPr="00BD117A">
        <w:t>y</w:t>
      </w:r>
      <w:r w:rsidRPr="00BD117A">
        <w:t xml:space="preserve"> Przetargu </w:t>
      </w:r>
      <w:r w:rsidR="00446EC4" w:rsidRPr="00BD117A">
        <w:t>propaguj</w:t>
      </w:r>
      <w:r w:rsidR="00CA0E96" w:rsidRPr="00BD117A">
        <w:t>ą</w:t>
      </w:r>
      <w:r w:rsidR="00446EC4" w:rsidRPr="00BD117A">
        <w:t xml:space="preserve"> się na statusy </w:t>
      </w:r>
      <w:r w:rsidR="00CA0E96" w:rsidRPr="00BD117A">
        <w:t>podrzędnych</w:t>
      </w:r>
      <w:r w:rsidR="00DE5110" w:rsidRPr="00BD117A">
        <w:t xml:space="preserve"> Pakietów</w:t>
      </w:r>
      <w:r w:rsidR="00482F90" w:rsidRPr="00BD117A">
        <w:t xml:space="preserve">, jeśli </w:t>
      </w:r>
      <w:r w:rsidR="006250BA" w:rsidRPr="00BD117A">
        <w:t>ich wartoś</w:t>
      </w:r>
      <w:r w:rsidR="008F157B" w:rsidRPr="00BD117A">
        <w:t>ci</w:t>
      </w:r>
      <w:r w:rsidR="006250BA" w:rsidRPr="00BD117A">
        <w:t xml:space="preserve"> </w:t>
      </w:r>
      <w:r w:rsidR="00482F90" w:rsidRPr="00BD117A">
        <w:t>przed zmianą</w:t>
      </w:r>
      <w:r w:rsidR="006250BA" w:rsidRPr="00BD117A">
        <w:t xml:space="preserve"> był</w:t>
      </w:r>
      <w:r w:rsidR="008F157B" w:rsidRPr="00BD117A">
        <w:t>y</w:t>
      </w:r>
      <w:r w:rsidR="006250BA" w:rsidRPr="00BD117A">
        <w:t xml:space="preserve"> tak</w:t>
      </w:r>
      <w:r w:rsidR="008F157B" w:rsidRPr="00BD117A">
        <w:t>ie</w:t>
      </w:r>
      <w:r w:rsidR="006250BA" w:rsidRPr="00BD117A">
        <w:t xml:space="preserve"> sam</w:t>
      </w:r>
      <w:r w:rsidR="008F157B" w:rsidRPr="00BD117A">
        <w:t>e</w:t>
      </w:r>
      <w:r w:rsidR="006250BA" w:rsidRPr="00BD117A">
        <w:t>.</w:t>
      </w:r>
    </w:p>
    <w:p w14:paraId="615721A9" w14:textId="77777777" w:rsidR="009431C6" w:rsidRPr="00BD117A" w:rsidRDefault="009431C6" w:rsidP="0007683C">
      <w:pPr>
        <w:pStyle w:val="Akapitzlist"/>
        <w:numPr>
          <w:ilvl w:val="0"/>
          <w:numId w:val="27"/>
        </w:numPr>
        <w:jc w:val="both"/>
      </w:pPr>
      <w:r w:rsidRPr="00BD117A">
        <w:t>Statusy Pakietów propagują się na status nadrzędnego Przetargu, jeśli ich wartości przed zmianą były takie same.</w:t>
      </w:r>
    </w:p>
    <w:p w14:paraId="72CA98DC" w14:textId="77777777" w:rsidR="009431C6" w:rsidRPr="00BD117A" w:rsidRDefault="009431C6" w:rsidP="003103CF">
      <w:pPr>
        <w:jc w:val="both"/>
        <w:rPr>
          <w:lang w:eastAsia="pl-PL"/>
        </w:rPr>
      </w:pPr>
    </w:p>
    <w:p w14:paraId="0070BBE9" w14:textId="1EF25DD4" w:rsidR="00632C52" w:rsidRPr="00BD117A" w:rsidRDefault="00632C52">
      <w:pPr>
        <w:spacing w:before="0" w:after="200" w:line="276" w:lineRule="auto"/>
        <w:rPr>
          <w:lang w:eastAsia="pl-PL"/>
        </w:rPr>
      </w:pPr>
      <w:r w:rsidRPr="00BD117A">
        <w:rPr>
          <w:lang w:eastAsia="pl-PL"/>
        </w:rPr>
        <w:br w:type="page"/>
      </w:r>
    </w:p>
    <w:p w14:paraId="53063DD2" w14:textId="77777777" w:rsidR="00632C52" w:rsidRPr="00BD117A" w:rsidRDefault="00632C52" w:rsidP="003103CF">
      <w:pPr>
        <w:jc w:val="both"/>
        <w:rPr>
          <w:lang w:eastAsia="pl-PL"/>
        </w:rPr>
      </w:pPr>
    </w:p>
    <w:p w14:paraId="02A9CF88" w14:textId="67ABC959" w:rsidR="00BE4133" w:rsidRPr="00D52FB2" w:rsidRDefault="00BE4133" w:rsidP="00D52FB2">
      <w:pPr>
        <w:pStyle w:val="Nagwek3"/>
      </w:pPr>
      <w:bookmarkStart w:id="174" w:name="_Toc151315783"/>
      <w:r w:rsidRPr="00601B35">
        <w:t>Status</w:t>
      </w:r>
      <w:r w:rsidR="00094C92" w:rsidRPr="00601B35">
        <w:t>y</w:t>
      </w:r>
      <w:r w:rsidRPr="00601B35">
        <w:t xml:space="preserve"> obiektu Struktura przetargu</w:t>
      </w:r>
      <w:bookmarkEnd w:id="174"/>
    </w:p>
    <w:p w14:paraId="478B47A8" w14:textId="77269D08" w:rsidR="00BE4133" w:rsidRPr="00BD117A" w:rsidRDefault="005C2619" w:rsidP="00BE4133">
      <w:pPr>
        <w:keepNext/>
        <w:jc w:val="center"/>
      </w:pPr>
      <w:r>
        <w:rPr>
          <w:noProof/>
        </w:rPr>
        <w:drawing>
          <wp:inline distT="0" distB="0" distL="0" distR="0" wp14:anchorId="1F633A3D" wp14:editId="73AC68EE">
            <wp:extent cx="5761355" cy="6471920"/>
            <wp:effectExtent l="0" t="0" r="0" b="5080"/>
            <wp:docPr id="921851290" name="Obraz 921851290" descr="Obraz zawierający tekst, diagram, Równolegl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51290" name="Obraz 2" descr="Obraz zawierający tekst, diagram, Równolegle, zrzut ekranu&#10;&#10;Opis wygenerowany automatyczni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DB2A" w14:textId="6E6CC7DB" w:rsidR="00BE4133" w:rsidRPr="00BD117A" w:rsidRDefault="00BE4133" w:rsidP="00BE4133">
      <w:pPr>
        <w:pStyle w:val="Legenda"/>
      </w:pPr>
      <w:bookmarkStart w:id="175" w:name="_Toc151315687"/>
      <w:r w:rsidRPr="00BD117A">
        <w:t xml:space="preserve">Rysunek </w:t>
      </w:r>
      <w:r w:rsidRPr="00BD117A">
        <w:fldChar w:fldCharType="begin"/>
      </w:r>
      <w:r w:rsidRPr="00BD117A">
        <w:instrText>SEQ Rysunek \* ARABIC</w:instrText>
      </w:r>
      <w:r w:rsidRPr="00BD117A">
        <w:fldChar w:fldCharType="separate"/>
      </w:r>
      <w:r w:rsidR="00A70859">
        <w:rPr>
          <w:noProof/>
        </w:rPr>
        <w:t>4</w:t>
      </w:r>
      <w:r w:rsidRPr="00BD117A">
        <w:fldChar w:fldCharType="end"/>
      </w:r>
      <w:r w:rsidRPr="00BD117A">
        <w:t xml:space="preserve"> Diagram statusów obiektu Struktura przetargu</w:t>
      </w:r>
      <w:bookmarkEnd w:id="175"/>
    </w:p>
    <w:p w14:paraId="19811AA0" w14:textId="77777777" w:rsidR="00AA32D1" w:rsidRPr="00BD117A" w:rsidRDefault="00AA32D1" w:rsidP="00AA32D1">
      <w:pPr>
        <w:rPr>
          <w:lang w:eastAsia="pl-PL"/>
        </w:rPr>
      </w:pPr>
      <w:r w:rsidRPr="00BD117A">
        <w:rPr>
          <w:lang w:eastAsia="pl-PL"/>
        </w:rPr>
        <w:t>Legenda:</w:t>
      </w:r>
    </w:p>
    <w:p w14:paraId="08E71A36" w14:textId="77777777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9D89B02" wp14:editId="35BF7EDC">
                <wp:simplePos x="0" y="0"/>
                <wp:positionH relativeFrom="column">
                  <wp:posOffset>2730</wp:posOffset>
                </wp:positionH>
                <wp:positionV relativeFrom="paragraph">
                  <wp:posOffset>122431</wp:posOffset>
                </wp:positionV>
                <wp:extent cx="154379" cy="0"/>
                <wp:effectExtent l="0" t="19050" r="36195" b="19050"/>
                <wp:wrapNone/>
                <wp:docPr id="18" name="Łącznik prosty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7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8DDD97">
              <v:line id="Łącznik prosty 18" style="position:absolute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3pt" from=".2pt,9.65pt" to="12.35pt,9.65pt" w14:anchorId="3D058B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"/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>- tranzycje statusów wykonywane przez system</w:t>
      </w:r>
    </w:p>
    <w:p w14:paraId="24E531EE" w14:textId="4E198B07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E727D51" wp14:editId="593E332A">
                <wp:simplePos x="0" y="0"/>
                <wp:positionH relativeFrom="margin">
                  <wp:posOffset>-635</wp:posOffset>
                </wp:positionH>
                <wp:positionV relativeFrom="paragraph">
                  <wp:posOffset>127000</wp:posOffset>
                </wp:positionV>
                <wp:extent cx="150495" cy="0"/>
                <wp:effectExtent l="0" t="19050" r="20955" b="19050"/>
                <wp:wrapNone/>
                <wp:docPr id="19" name="Łącznik prosty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7C24573">
              <v:line id="Łącznik prosty 19" style="position:absolute;flip:y;z-index: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94b64e [3046]" strokeweight="3pt" from="-.05pt,10pt" to="11.8pt,10pt" w14:anchorId="1BEBC8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">
                <w10:wrap anchorx="margin"/>
              </v:line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 xml:space="preserve">- tranzycje statusów wykonywane przez </w:t>
      </w:r>
      <w:r w:rsidR="003C5363" w:rsidRPr="00BD117A">
        <w:rPr>
          <w:lang w:eastAsia="pl-PL"/>
        </w:rPr>
        <w:t>U</w:t>
      </w:r>
      <w:r w:rsidRPr="00BD117A">
        <w:rPr>
          <w:lang w:eastAsia="pl-PL"/>
        </w:rPr>
        <w:t>żytkownika</w:t>
      </w:r>
      <w:r w:rsidR="003C5363" w:rsidRPr="00BD117A">
        <w:rPr>
          <w:lang w:eastAsia="pl-PL"/>
        </w:rPr>
        <w:t xml:space="preserve"> o roli </w:t>
      </w:r>
      <w:proofErr w:type="spellStart"/>
      <w:r w:rsidR="003C5363" w:rsidRPr="00BD117A">
        <w:rPr>
          <w:lang w:eastAsia="pl-PL"/>
        </w:rPr>
        <w:t>Przetargowiec</w:t>
      </w:r>
      <w:proofErr w:type="spellEnd"/>
    </w:p>
    <w:p w14:paraId="07B946AA" w14:textId="06ECA374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23DA893" wp14:editId="5278F2D5">
                <wp:simplePos x="0" y="0"/>
                <wp:positionH relativeFrom="margin">
                  <wp:posOffset>1905</wp:posOffset>
                </wp:positionH>
                <wp:positionV relativeFrom="paragraph">
                  <wp:posOffset>119380</wp:posOffset>
                </wp:positionV>
                <wp:extent cx="150495" cy="0"/>
                <wp:effectExtent l="0" t="19050" r="20955" b="19050"/>
                <wp:wrapNone/>
                <wp:docPr id="20" name="Łącznik prosty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5A6591C">
              <v:line id="Łącznik prosty 20" style="position:absolute;flip:y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4579b8 [3044]" strokeweight="3pt" from=".15pt,9.4pt" to="12pt,9.4pt" w14:anchorId="064F6E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">
                <w10:wrap anchorx="margin"/>
              </v:line>
            </w:pict>
          </mc:Fallback>
        </mc:AlternateContent>
      </w:r>
      <w:r w:rsidRPr="00BD117A">
        <w:rPr>
          <w:color w:val="0070C0"/>
          <w:lang w:eastAsia="pl-PL"/>
        </w:rPr>
        <w:t xml:space="preserve">     </w:t>
      </w:r>
      <w:r w:rsidRPr="00BD117A">
        <w:rPr>
          <w:color w:val="FF0000"/>
          <w:lang w:eastAsia="pl-PL"/>
        </w:rPr>
        <w:t xml:space="preserve"> </w:t>
      </w:r>
      <w:r w:rsidRPr="00BD117A">
        <w:rPr>
          <w:lang w:eastAsia="pl-PL"/>
        </w:rPr>
        <w:t xml:space="preserve">- tranzycje statusów wykonywane przez system lub </w:t>
      </w:r>
      <w:r w:rsidR="003C5363" w:rsidRPr="00BD117A">
        <w:rPr>
          <w:lang w:eastAsia="pl-PL"/>
        </w:rPr>
        <w:t>U</w:t>
      </w:r>
      <w:r w:rsidRPr="00BD117A">
        <w:rPr>
          <w:lang w:eastAsia="pl-PL"/>
        </w:rPr>
        <w:t>żytkownika</w:t>
      </w:r>
      <w:r w:rsidR="003C5363" w:rsidRPr="00BD117A">
        <w:rPr>
          <w:lang w:eastAsia="pl-PL"/>
        </w:rPr>
        <w:t xml:space="preserve"> o roli </w:t>
      </w:r>
      <w:proofErr w:type="spellStart"/>
      <w:r w:rsidR="003C5363" w:rsidRPr="00BD117A">
        <w:rPr>
          <w:lang w:eastAsia="pl-PL"/>
        </w:rPr>
        <w:t>Przetargowiec</w:t>
      </w:r>
      <w:proofErr w:type="spellEnd"/>
    </w:p>
    <w:p w14:paraId="350FBE06" w14:textId="77777777" w:rsidR="002607EE" w:rsidRPr="00BD117A" w:rsidRDefault="002607EE" w:rsidP="00E45A4D">
      <w:pPr>
        <w:jc w:val="both"/>
        <w:rPr>
          <w:lang w:eastAsia="pl-PL"/>
        </w:rPr>
      </w:pPr>
    </w:p>
    <w:p w14:paraId="16F97EE9" w14:textId="77777777" w:rsidR="00872EC6" w:rsidRDefault="00BE4133" w:rsidP="008764E4">
      <w:pPr>
        <w:pStyle w:val="Akapitzlist"/>
        <w:numPr>
          <w:ilvl w:val="0"/>
          <w:numId w:val="28"/>
        </w:numPr>
        <w:jc w:val="both"/>
      </w:pPr>
      <w:r w:rsidRPr="00BD117A">
        <w:t xml:space="preserve">Nowoutworzony </w:t>
      </w:r>
      <w:r w:rsidR="007503C2" w:rsidRPr="00BD117A">
        <w:t>rekord</w:t>
      </w:r>
      <w:r w:rsidRPr="00BD117A">
        <w:t xml:space="preserve"> Struktur</w:t>
      </w:r>
      <w:r w:rsidR="00117703" w:rsidRPr="00BD117A">
        <w:t>y</w:t>
      </w:r>
      <w:r w:rsidRPr="00BD117A">
        <w:t xml:space="preserve"> </w:t>
      </w:r>
      <w:r w:rsidR="0003039E" w:rsidRPr="00BD117A">
        <w:t>P</w:t>
      </w:r>
      <w:r w:rsidRPr="00BD117A">
        <w:t>rzetargu domyślnie ma ustawiony status „</w:t>
      </w:r>
      <w:r w:rsidR="006554EE" w:rsidRPr="00BD117A">
        <w:t>n</w:t>
      </w:r>
      <w:r w:rsidRPr="00BD117A">
        <w:t>ow</w:t>
      </w:r>
      <w:r w:rsidR="006554EE" w:rsidRPr="00BD117A">
        <w:t>a struktura</w:t>
      </w:r>
      <w:r w:rsidRPr="00BD117A">
        <w:t>”.</w:t>
      </w:r>
    </w:p>
    <w:p w14:paraId="4B76634B" w14:textId="77777777" w:rsidR="004A79C2" w:rsidRDefault="005B5AE6" w:rsidP="008764E4">
      <w:pPr>
        <w:pStyle w:val="Akapitzlist"/>
        <w:numPr>
          <w:ilvl w:val="0"/>
          <w:numId w:val="28"/>
        </w:numPr>
        <w:jc w:val="both"/>
      </w:pPr>
      <w:r w:rsidRPr="00BD117A">
        <w:lastRenderedPageBreak/>
        <w:t>Gdy</w:t>
      </w:r>
      <w:r w:rsidR="00BE4133" w:rsidRPr="00BD117A">
        <w:t xml:space="preserve"> </w:t>
      </w:r>
      <w:r w:rsidR="001349FD" w:rsidRPr="00BD117A">
        <w:t xml:space="preserve">po dodaniu do Struktury Przetargu pliku Excel oraz </w:t>
      </w:r>
      <w:r w:rsidR="00BE4133" w:rsidRPr="00BD117A">
        <w:t xml:space="preserve">po </w:t>
      </w:r>
      <w:r w:rsidR="005954DC" w:rsidRPr="00BD117A">
        <w:t xml:space="preserve">dodaniu </w:t>
      </w:r>
      <w:r w:rsidR="005F5D5F" w:rsidRPr="00BD117A">
        <w:t xml:space="preserve">rekordów </w:t>
      </w:r>
      <w:r w:rsidR="005954DC" w:rsidRPr="00BD117A">
        <w:t>Kryteriów Szablonu,</w:t>
      </w:r>
      <w:r w:rsidR="00671096" w:rsidRPr="00BD117A">
        <w:t xml:space="preserve"> niezbędnych do importu i eksportu pliku </w:t>
      </w:r>
      <w:r w:rsidR="00AB6CE6" w:rsidRPr="00BD117A">
        <w:t>Użytkownik</w:t>
      </w:r>
      <w:r w:rsidR="00BE4133" w:rsidRPr="00BD117A">
        <w:t xml:space="preserve"> rozpoczyna import </w:t>
      </w:r>
      <w:r w:rsidRPr="00BD117A">
        <w:t>klik</w:t>
      </w:r>
      <w:r w:rsidR="00797376" w:rsidRPr="00BD117A">
        <w:t>nięciem w</w:t>
      </w:r>
      <w:r w:rsidR="00BE4133" w:rsidRPr="00BD117A">
        <w:t xml:space="preserve"> przycisk „Rozpocznij import”</w:t>
      </w:r>
      <w:r w:rsidR="00797376" w:rsidRPr="00BD117A">
        <w:t xml:space="preserve">, </w:t>
      </w:r>
      <w:r w:rsidR="00686652" w:rsidRPr="00BD117A">
        <w:t xml:space="preserve">ustawiony zostanie </w:t>
      </w:r>
      <w:r w:rsidR="00AB6CE6" w:rsidRPr="00BD117A">
        <w:t>status</w:t>
      </w:r>
      <w:r w:rsidR="00686652" w:rsidRPr="00BD117A">
        <w:t xml:space="preserve"> „oczekiwanie na rozpoczęcie importowania”</w:t>
      </w:r>
      <w:r w:rsidR="00BE4133" w:rsidRPr="00BD117A">
        <w:t>.</w:t>
      </w:r>
    </w:p>
    <w:p w14:paraId="3F4F065E" w14:textId="77777777" w:rsidR="004A79C2" w:rsidRDefault="00686652" w:rsidP="008764E4">
      <w:pPr>
        <w:pStyle w:val="Akapitzlist"/>
        <w:numPr>
          <w:ilvl w:val="0"/>
          <w:numId w:val="28"/>
        </w:numPr>
        <w:jc w:val="both"/>
      </w:pPr>
      <w:r w:rsidRPr="00BD117A">
        <w:t xml:space="preserve">Gdy import rozpocznie się, ustawiony zostanie </w:t>
      </w:r>
      <w:r w:rsidR="007B57C0" w:rsidRPr="00BD117A">
        <w:t>status</w:t>
      </w:r>
      <w:r w:rsidRPr="00BD117A">
        <w:t xml:space="preserve"> </w:t>
      </w:r>
      <w:r w:rsidR="00A819E5" w:rsidRPr="00BD117A">
        <w:t>„importowanie w trakcie”.</w:t>
      </w:r>
    </w:p>
    <w:p w14:paraId="3F13ED1B" w14:textId="77777777" w:rsidR="000806A8" w:rsidRDefault="00BE4133" w:rsidP="008764E4">
      <w:pPr>
        <w:pStyle w:val="Akapitzlist"/>
        <w:numPr>
          <w:ilvl w:val="0"/>
          <w:numId w:val="28"/>
        </w:numPr>
        <w:jc w:val="both"/>
      </w:pPr>
      <w:r w:rsidRPr="00BD117A">
        <w:t>Gdy operacja wykona się bez błędów podczas importu</w:t>
      </w:r>
      <w:r w:rsidR="008755B1" w:rsidRPr="00BD117A">
        <w:t>, utworzone zostaną rekordy Pakietów i Produktów Przetargu na podstawie pliku,</w:t>
      </w:r>
      <w:r w:rsidRPr="00BD117A">
        <w:t xml:space="preserve"> ustawiony zostanie status „</w:t>
      </w:r>
      <w:r w:rsidR="00F60773" w:rsidRPr="00BD117A">
        <w:t>przeliczanie statystyk importu</w:t>
      </w:r>
      <w:r w:rsidRPr="00BD117A">
        <w:t>”</w:t>
      </w:r>
      <w:r w:rsidR="00AA6F19">
        <w:t>.</w:t>
      </w:r>
    </w:p>
    <w:p w14:paraId="57C4A18F" w14:textId="14D65CC9" w:rsidR="004A79C2" w:rsidRDefault="000806A8" w:rsidP="008764E4">
      <w:pPr>
        <w:pStyle w:val="Akapitzlist"/>
        <w:numPr>
          <w:ilvl w:val="0"/>
          <w:numId w:val="28"/>
        </w:numPr>
        <w:jc w:val="both"/>
      </w:pPr>
      <w:r>
        <w:t>Gdy w trakcie wykonywania operacji wystąpi błąd, ustawiony zostanie status</w:t>
      </w:r>
      <w:r w:rsidR="00BE4133" w:rsidRPr="00BD117A">
        <w:t xml:space="preserve"> „</w:t>
      </w:r>
      <w:r w:rsidR="003C4497" w:rsidRPr="00BD117A">
        <w:t>w</w:t>
      </w:r>
      <w:r w:rsidR="00BE4133" w:rsidRPr="00BD117A">
        <w:t>ystąpiły problemy podczas importu”.</w:t>
      </w:r>
    </w:p>
    <w:p w14:paraId="40E6C55D" w14:textId="77777777" w:rsidR="004A79C2" w:rsidRDefault="003C4497" w:rsidP="008764E4">
      <w:pPr>
        <w:pStyle w:val="Akapitzlist"/>
        <w:numPr>
          <w:ilvl w:val="0"/>
          <w:numId w:val="28"/>
        </w:numPr>
        <w:jc w:val="both"/>
      </w:pPr>
      <w:r w:rsidRPr="00BD117A">
        <w:t>Gdy statystyki importu zostaną przeliczone, ustawiony zostanie status „stworzono strukturę”.</w:t>
      </w:r>
    </w:p>
    <w:p w14:paraId="69F24E28" w14:textId="77777777" w:rsidR="007452A3" w:rsidRDefault="00DE7528" w:rsidP="008764E4">
      <w:pPr>
        <w:pStyle w:val="Akapitzlist"/>
        <w:numPr>
          <w:ilvl w:val="0"/>
          <w:numId w:val="28"/>
        </w:numPr>
        <w:jc w:val="both"/>
      </w:pPr>
      <w:r w:rsidRPr="00BD117A">
        <w:t>Użytkownik może też ręcznie doda</w:t>
      </w:r>
      <w:r w:rsidR="00BC7503" w:rsidRPr="00BD117A">
        <w:t>wa</w:t>
      </w:r>
      <w:r w:rsidRPr="00BD117A">
        <w:t xml:space="preserve">ć </w:t>
      </w:r>
      <w:r w:rsidR="00825337" w:rsidRPr="00BD117A">
        <w:t>P</w:t>
      </w:r>
      <w:r w:rsidRPr="00BD117A">
        <w:t>akiet</w:t>
      </w:r>
      <w:r w:rsidR="00BC7503" w:rsidRPr="00BD117A">
        <w:t>y</w:t>
      </w:r>
      <w:r w:rsidRPr="00BD117A">
        <w:t xml:space="preserve"> </w:t>
      </w:r>
      <w:r w:rsidR="003E4422" w:rsidRPr="00BD117A">
        <w:t>i</w:t>
      </w:r>
      <w:r w:rsidR="006335E5" w:rsidRPr="00BD117A">
        <w:t xml:space="preserve"> Produkt</w:t>
      </w:r>
      <w:r w:rsidR="00BC7503" w:rsidRPr="00BD117A">
        <w:t>y</w:t>
      </w:r>
      <w:r w:rsidR="006335E5" w:rsidRPr="00BD117A">
        <w:t xml:space="preserve"> Przetargu do S</w:t>
      </w:r>
      <w:r w:rsidR="00A76B55" w:rsidRPr="00BD117A">
        <w:t>truktur</w:t>
      </w:r>
      <w:r w:rsidR="006335E5" w:rsidRPr="00BD117A">
        <w:t>y</w:t>
      </w:r>
      <w:r w:rsidR="00A76B55" w:rsidRPr="00BD117A">
        <w:t xml:space="preserve"> </w:t>
      </w:r>
      <w:r w:rsidR="006335E5" w:rsidRPr="00BD117A">
        <w:t>P</w:t>
      </w:r>
      <w:r w:rsidR="00A76B55" w:rsidRPr="00BD117A">
        <w:t>rzetargu</w:t>
      </w:r>
      <w:r w:rsidR="00BC7503" w:rsidRPr="00BD117A">
        <w:t xml:space="preserve">, </w:t>
      </w:r>
      <w:r w:rsidR="00902738" w:rsidRPr="00BD117A">
        <w:t xml:space="preserve">pomijając </w:t>
      </w:r>
      <w:r w:rsidR="0096347A" w:rsidRPr="00BD117A">
        <w:t xml:space="preserve">operację importowania, </w:t>
      </w:r>
      <w:r w:rsidR="00BC7503" w:rsidRPr="00BD117A">
        <w:t>wtedy ustawiony zostanie status „stworzono strukturę ręcznie”</w:t>
      </w:r>
      <w:r w:rsidR="00A76B55" w:rsidRPr="00BD117A">
        <w:t>.</w:t>
      </w:r>
    </w:p>
    <w:p w14:paraId="63E63EDF" w14:textId="77777777" w:rsidR="00570E22" w:rsidRDefault="00BE4133" w:rsidP="008764E4">
      <w:pPr>
        <w:pStyle w:val="Akapitzlist"/>
        <w:numPr>
          <w:ilvl w:val="0"/>
          <w:numId w:val="28"/>
        </w:numPr>
        <w:jc w:val="both"/>
      </w:pPr>
      <w:r w:rsidRPr="00BD117A">
        <w:t xml:space="preserve">Użytkownik musi zweryfikować zaimportowane dane o </w:t>
      </w:r>
      <w:r w:rsidR="0096347A" w:rsidRPr="00BD117A">
        <w:t>Pakietach</w:t>
      </w:r>
      <w:r w:rsidRPr="00BD117A">
        <w:t xml:space="preserve"> i </w:t>
      </w:r>
      <w:r w:rsidR="0096347A" w:rsidRPr="00BD117A">
        <w:t>P</w:t>
      </w:r>
      <w:r w:rsidRPr="00BD117A">
        <w:t>roduktach</w:t>
      </w:r>
      <w:r w:rsidR="0096347A" w:rsidRPr="00BD117A">
        <w:t xml:space="preserve"> Przetargu</w:t>
      </w:r>
      <w:r w:rsidRPr="00BD117A">
        <w:t xml:space="preserve">. Jeśli dane zaimportowały się nieprawidłowo (np. dane zaimportowały się do nieprawidłowych kolumn, gdy </w:t>
      </w:r>
      <w:r w:rsidR="00493BCE" w:rsidRPr="00BD117A">
        <w:t>K</w:t>
      </w:r>
      <w:r w:rsidRPr="00BD117A">
        <w:t xml:space="preserve">ryteria </w:t>
      </w:r>
      <w:r w:rsidR="00493BCE" w:rsidRPr="00BD117A">
        <w:t>Szablonu</w:t>
      </w:r>
      <w:r w:rsidRPr="00BD117A">
        <w:t xml:space="preserve"> zostały źle ustawione) może cofnąć import </w:t>
      </w:r>
      <w:r w:rsidR="00493BCE" w:rsidRPr="00BD117A">
        <w:t>kliknięciem w</w:t>
      </w:r>
      <w:r w:rsidRPr="00BD117A">
        <w:t xml:space="preserve"> przycisk „Cofnij import”</w:t>
      </w:r>
      <w:r w:rsidR="00750111" w:rsidRPr="00BD117A">
        <w:t>, wtedy ustawiony zostanie status „wycofywanie importu w trakcie”</w:t>
      </w:r>
      <w:r w:rsidRPr="00BD117A">
        <w:t>.</w:t>
      </w:r>
    </w:p>
    <w:p w14:paraId="27B6DB43" w14:textId="77777777" w:rsidR="00313724" w:rsidRDefault="00BE4133" w:rsidP="008764E4">
      <w:pPr>
        <w:pStyle w:val="Akapitzlist"/>
        <w:numPr>
          <w:ilvl w:val="0"/>
          <w:numId w:val="28"/>
        </w:numPr>
        <w:jc w:val="both"/>
      </w:pPr>
      <w:r w:rsidRPr="00BD117A">
        <w:t xml:space="preserve">Po wycofaniu importu </w:t>
      </w:r>
      <w:r w:rsidR="00C10321" w:rsidRPr="00BD117A">
        <w:t>ustawiony zostanie status „nowa struktura”</w:t>
      </w:r>
      <w:r w:rsidRPr="00BD117A">
        <w:t>.</w:t>
      </w:r>
    </w:p>
    <w:p w14:paraId="2304FED1" w14:textId="77777777" w:rsidR="00313724" w:rsidRDefault="00BE4133" w:rsidP="008764E4">
      <w:pPr>
        <w:pStyle w:val="Akapitzlist"/>
        <w:numPr>
          <w:ilvl w:val="0"/>
          <w:numId w:val="28"/>
        </w:numPr>
        <w:jc w:val="both"/>
      </w:pPr>
      <w:r w:rsidRPr="00BD117A">
        <w:t xml:space="preserve">Gdy </w:t>
      </w:r>
      <w:r w:rsidR="009B5679" w:rsidRPr="00BD117A">
        <w:t>U</w:t>
      </w:r>
      <w:r w:rsidRPr="00BD117A">
        <w:t>żytkownik zweryfikuje zaimportowane dane i są one prawidłowe</w:t>
      </w:r>
      <w:r w:rsidR="009B5679" w:rsidRPr="00BD117A">
        <w:t>,</w:t>
      </w:r>
      <w:r w:rsidRPr="00BD117A">
        <w:t xml:space="preserve"> może rozpocząć proces mapowania </w:t>
      </w:r>
      <w:r w:rsidR="009B5679" w:rsidRPr="00BD117A">
        <w:t>Produktów Przetargu</w:t>
      </w:r>
      <w:r w:rsidRPr="00BD117A">
        <w:t xml:space="preserve"> </w:t>
      </w:r>
      <w:r w:rsidR="009B5679" w:rsidRPr="00BD117A">
        <w:t>klik</w:t>
      </w:r>
      <w:r w:rsidR="00F93C05" w:rsidRPr="00BD117A">
        <w:t>nięciem w</w:t>
      </w:r>
      <w:r w:rsidRPr="00BD117A">
        <w:t xml:space="preserve"> przycisk „Rozpocznij mapowanie”</w:t>
      </w:r>
      <w:r w:rsidR="00587503" w:rsidRPr="00BD117A">
        <w:t xml:space="preserve">, </w:t>
      </w:r>
      <w:r w:rsidR="00ED49A8" w:rsidRPr="00BD117A">
        <w:t xml:space="preserve">wtedy </w:t>
      </w:r>
      <w:r w:rsidR="00587503" w:rsidRPr="00BD117A">
        <w:t>ustawiony zostanie status „oczekiwanie na rozpoczęcie mapowania”</w:t>
      </w:r>
      <w:r w:rsidRPr="00BD117A">
        <w:t>.</w:t>
      </w:r>
    </w:p>
    <w:p w14:paraId="0C0DCD27" w14:textId="77777777" w:rsidR="00DC5299" w:rsidRDefault="00BE4133" w:rsidP="008764E4">
      <w:pPr>
        <w:pStyle w:val="Akapitzlist"/>
        <w:numPr>
          <w:ilvl w:val="0"/>
          <w:numId w:val="28"/>
        </w:numPr>
        <w:jc w:val="both"/>
      </w:pPr>
      <w:r w:rsidRPr="00BD117A">
        <w:t xml:space="preserve">Gdy mapowanie </w:t>
      </w:r>
      <w:r w:rsidR="009E57F1" w:rsidRPr="00BD117A">
        <w:t>P</w:t>
      </w:r>
      <w:r w:rsidRPr="00BD117A">
        <w:t>roduktów</w:t>
      </w:r>
      <w:r w:rsidR="00EF7302" w:rsidRPr="00BD117A">
        <w:t xml:space="preserve"> Przetargu</w:t>
      </w:r>
      <w:r w:rsidRPr="00BD117A">
        <w:t xml:space="preserve"> </w:t>
      </w:r>
      <w:r w:rsidR="009E57F1" w:rsidRPr="00BD117A">
        <w:t>rozpocznie się, ustawiony zostanie status</w:t>
      </w:r>
      <w:r w:rsidRPr="00BD117A">
        <w:t xml:space="preserve"> „</w:t>
      </w:r>
      <w:r w:rsidR="009E57F1" w:rsidRPr="00BD117A">
        <w:t>m</w:t>
      </w:r>
      <w:r w:rsidRPr="00BD117A">
        <w:t>apowanie produktów w trakcie”.</w:t>
      </w:r>
    </w:p>
    <w:p w14:paraId="6A68E78A" w14:textId="77777777" w:rsidR="00DC5299" w:rsidRDefault="00BE4133" w:rsidP="008764E4">
      <w:pPr>
        <w:pStyle w:val="Akapitzlist"/>
        <w:numPr>
          <w:ilvl w:val="0"/>
          <w:numId w:val="28"/>
        </w:numPr>
        <w:jc w:val="both"/>
      </w:pPr>
      <w:r w:rsidRPr="00BD117A">
        <w:t xml:space="preserve">Podczas procesu mapowania </w:t>
      </w:r>
      <w:r w:rsidR="00EF7302" w:rsidRPr="00BD117A">
        <w:t>U</w:t>
      </w:r>
      <w:r w:rsidRPr="00BD117A">
        <w:t>żytkownik może nacisnąć przycisk „</w:t>
      </w:r>
      <w:r w:rsidR="00902111" w:rsidRPr="00BD117A">
        <w:t>Zatrzymaj</w:t>
      </w:r>
      <w:r w:rsidRPr="00BD117A">
        <w:t xml:space="preserve"> mapowanie”</w:t>
      </w:r>
      <w:r w:rsidR="00363FF3" w:rsidRPr="00BD117A">
        <w:t xml:space="preserve">, </w:t>
      </w:r>
      <w:r w:rsidRPr="00BD117A">
        <w:t>by zatrzymać</w:t>
      </w:r>
      <w:r w:rsidR="00C97E6B" w:rsidRPr="00BD117A">
        <w:t xml:space="preserve"> mapowanie</w:t>
      </w:r>
      <w:r w:rsidRPr="00BD117A">
        <w:t xml:space="preserve"> i wycofać </w:t>
      </w:r>
      <w:r w:rsidR="0040009D" w:rsidRPr="00BD117A">
        <w:t xml:space="preserve">dotychczasowe </w:t>
      </w:r>
      <w:r w:rsidRPr="00BD117A">
        <w:t>wyniki</w:t>
      </w:r>
      <w:r w:rsidR="005A1ACD" w:rsidRPr="00BD117A">
        <w:t>, wtedy ustawiony zostanie status „wycofywanie mapowania w trakcie”</w:t>
      </w:r>
      <w:r w:rsidRPr="00BD117A">
        <w:t>.</w:t>
      </w:r>
    </w:p>
    <w:p w14:paraId="725592A2" w14:textId="77777777" w:rsidR="004164AE" w:rsidRDefault="00A91931" w:rsidP="008764E4">
      <w:pPr>
        <w:pStyle w:val="Akapitzlist"/>
        <w:numPr>
          <w:ilvl w:val="0"/>
          <w:numId w:val="28"/>
        </w:numPr>
        <w:jc w:val="both"/>
      </w:pPr>
      <w:r w:rsidRPr="00BD117A">
        <w:t>Gdy</w:t>
      </w:r>
      <w:r w:rsidR="008D3E60" w:rsidRPr="00BD117A">
        <w:t xml:space="preserve"> dotychczasowe wyniki mapowania zostaną wycofane, ustawiony zostanie status „stworzono strukturę”.</w:t>
      </w:r>
    </w:p>
    <w:p w14:paraId="6ABE4F7B" w14:textId="77777777" w:rsidR="004164AE" w:rsidRDefault="00BE4133" w:rsidP="008764E4">
      <w:pPr>
        <w:pStyle w:val="Akapitzlist"/>
        <w:numPr>
          <w:ilvl w:val="0"/>
          <w:numId w:val="28"/>
        </w:numPr>
        <w:jc w:val="both"/>
      </w:pPr>
      <w:r w:rsidRPr="00BD117A">
        <w:t xml:space="preserve">Po zakończeniu procesu mapowania </w:t>
      </w:r>
      <w:r w:rsidR="00BE011D" w:rsidRPr="00BD117A">
        <w:t>Produktów Przetargu</w:t>
      </w:r>
      <w:r w:rsidR="006764CC" w:rsidRPr="00BD117A">
        <w:t>, u</w:t>
      </w:r>
      <w:r w:rsidR="00BE011D" w:rsidRPr="00BD117A">
        <w:t>tworz</w:t>
      </w:r>
      <w:r w:rsidR="006764CC" w:rsidRPr="00BD117A">
        <w:t>one zostaną</w:t>
      </w:r>
      <w:r w:rsidR="00EF7302" w:rsidRPr="00BD117A">
        <w:t xml:space="preserve"> rekordy</w:t>
      </w:r>
      <w:r w:rsidR="00BE011D" w:rsidRPr="00BD117A">
        <w:t xml:space="preserve"> Produkt</w:t>
      </w:r>
      <w:r w:rsidR="00EF7302" w:rsidRPr="00BD117A">
        <w:t>ów</w:t>
      </w:r>
      <w:r w:rsidR="00BE011D" w:rsidRPr="00BD117A">
        <w:t xml:space="preserve"> Dopasowan</w:t>
      </w:r>
      <w:r w:rsidR="00EF7302" w:rsidRPr="00BD117A">
        <w:t>ych</w:t>
      </w:r>
      <w:r w:rsidR="00B45121" w:rsidRPr="00BD117A">
        <w:t xml:space="preserve"> i rozpocznie się proces kalkulacji, a na Strukturze Przetargu</w:t>
      </w:r>
      <w:r w:rsidR="006764CC" w:rsidRPr="00BD117A">
        <w:t xml:space="preserve"> ustawiony zostanie </w:t>
      </w:r>
      <w:r w:rsidRPr="00BD117A">
        <w:t>status „</w:t>
      </w:r>
      <w:r w:rsidR="006764CC" w:rsidRPr="00BD117A">
        <w:t>kalkulacja pozycji</w:t>
      </w:r>
      <w:r w:rsidRPr="00BD117A">
        <w:t>”.</w:t>
      </w:r>
    </w:p>
    <w:p w14:paraId="2A3835D2" w14:textId="77777777" w:rsidR="004164AE" w:rsidRDefault="008A3DBE" w:rsidP="008764E4">
      <w:pPr>
        <w:pStyle w:val="Akapitzlist"/>
        <w:numPr>
          <w:ilvl w:val="0"/>
          <w:numId w:val="28"/>
        </w:numPr>
        <w:jc w:val="both"/>
      </w:pPr>
      <w:r w:rsidRPr="00BD117A">
        <w:t xml:space="preserve">Gdy kalkulacja </w:t>
      </w:r>
      <w:r w:rsidR="00BC44B8" w:rsidRPr="00BD117A">
        <w:t xml:space="preserve">zakończy się, ustawiony zostanie status </w:t>
      </w:r>
      <w:r w:rsidR="00183027" w:rsidRPr="00BD117A">
        <w:t>„zakończono mapowanie”.</w:t>
      </w:r>
    </w:p>
    <w:p w14:paraId="70CE6B53" w14:textId="77777777" w:rsidR="004164AE" w:rsidRDefault="00BE4133" w:rsidP="008764E4">
      <w:pPr>
        <w:pStyle w:val="Akapitzlist"/>
        <w:numPr>
          <w:ilvl w:val="0"/>
          <w:numId w:val="28"/>
        </w:numPr>
        <w:jc w:val="both"/>
      </w:pPr>
      <w:r w:rsidRPr="00BD117A">
        <w:t xml:space="preserve">Użytkownik może usunąć wyniki mapowania </w:t>
      </w:r>
      <w:r w:rsidR="00183027" w:rsidRPr="00BD117A">
        <w:t>kliknięciem w</w:t>
      </w:r>
      <w:r w:rsidRPr="00BD117A">
        <w:t xml:space="preserve"> przycisk „Cofnij mapowanie”</w:t>
      </w:r>
      <w:r w:rsidR="00183027" w:rsidRPr="00BD117A">
        <w:t>, wtedy ustawiony zostanie status „wycofywanie mapowania w trakcie”</w:t>
      </w:r>
      <w:r w:rsidRPr="00BD117A">
        <w:t>.</w:t>
      </w:r>
      <w:r w:rsidR="00DF6552" w:rsidRPr="00BD117A">
        <w:t xml:space="preserve"> Gdy wyniki mapowania zostaną cofnięte</w:t>
      </w:r>
      <w:r w:rsidR="00B767F3" w:rsidRPr="00BD117A">
        <w:t>, ustawiony zostanie status „stworzono strukturę”.</w:t>
      </w:r>
    </w:p>
    <w:p w14:paraId="170CB0A7" w14:textId="3D1BDBDC" w:rsidR="00BE4133" w:rsidRPr="00BD117A" w:rsidRDefault="00B97B87" w:rsidP="008764E4">
      <w:pPr>
        <w:pStyle w:val="Akapitzlist"/>
        <w:numPr>
          <w:ilvl w:val="0"/>
          <w:numId w:val="28"/>
        </w:numPr>
        <w:jc w:val="both"/>
      </w:pPr>
      <w:r w:rsidRPr="00BD117A">
        <w:t>Użytkownik może usunąć wyniki mapowania oraz wyniki importu kliknięciem w przycisk „Cofnij import</w:t>
      </w:r>
      <w:r w:rsidR="00A15F7C" w:rsidRPr="00BD117A">
        <w:t xml:space="preserve"> i mapowanie</w:t>
      </w:r>
      <w:r w:rsidRPr="00BD117A">
        <w:t>”</w:t>
      </w:r>
      <w:r w:rsidR="005C77ED" w:rsidRPr="00BD117A">
        <w:t>, wtedy</w:t>
      </w:r>
      <w:r w:rsidR="00F12DF7" w:rsidRPr="00BD117A">
        <w:t xml:space="preserve"> najpierw ustawiony zostanie status „wycofywanie mapowania w trakcie”, następnie status „wycofywanie importu w trakcie”</w:t>
      </w:r>
      <w:r w:rsidR="00B0406A" w:rsidRPr="00BD117A">
        <w:t>, a na konie</w:t>
      </w:r>
      <w:r w:rsidR="00EB602A" w:rsidRPr="00BD117A">
        <w:t>c „nowa struktura”.</w:t>
      </w:r>
    </w:p>
    <w:p w14:paraId="1542B1E0" w14:textId="3AAE9500" w:rsidR="003244AB" w:rsidRPr="00BD117A" w:rsidRDefault="003244AB">
      <w:pPr>
        <w:spacing w:before="0" w:after="200" w:line="276" w:lineRule="auto"/>
      </w:pPr>
      <w:r w:rsidRPr="00BD117A">
        <w:br w:type="page"/>
      </w:r>
    </w:p>
    <w:p w14:paraId="5696E46F" w14:textId="77777777" w:rsidR="003244AB" w:rsidRPr="00BD117A" w:rsidRDefault="003244AB" w:rsidP="00E45A4D">
      <w:pPr>
        <w:jc w:val="both"/>
      </w:pPr>
    </w:p>
    <w:p w14:paraId="5CE1BAB4" w14:textId="66A1C913" w:rsidR="00BE4133" w:rsidRPr="00D52FB2" w:rsidRDefault="00BE4133" w:rsidP="00D52FB2">
      <w:pPr>
        <w:pStyle w:val="Nagwek3"/>
      </w:pPr>
      <w:bookmarkStart w:id="176" w:name="_Toc151315784"/>
      <w:r w:rsidRPr="00601B35">
        <w:t>Status</w:t>
      </w:r>
      <w:r w:rsidR="00094C92" w:rsidRPr="00601B35">
        <w:t>y</w:t>
      </w:r>
      <w:r w:rsidRPr="00601B35">
        <w:t xml:space="preserve"> obiektu Oferta cenowa</w:t>
      </w:r>
      <w:bookmarkEnd w:id="176"/>
    </w:p>
    <w:p w14:paraId="5AC46288" w14:textId="791322CA" w:rsidR="00BE4133" w:rsidRPr="00BD117A" w:rsidRDefault="00604F1B" w:rsidP="00BE4133">
      <w:pPr>
        <w:keepNext/>
        <w:jc w:val="center"/>
      </w:pPr>
      <w:r w:rsidRPr="00BD117A">
        <w:rPr>
          <w:noProof/>
        </w:rPr>
        <w:drawing>
          <wp:inline distT="0" distB="0" distL="0" distR="0" wp14:anchorId="6E2A9325" wp14:editId="251ED1B5">
            <wp:extent cx="2505075" cy="4438650"/>
            <wp:effectExtent l="0" t="0" r="9525" b="0"/>
            <wp:docPr id="753508981" name="Obraz 753508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8981" name="Obraz 75350898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DEC3" w14:textId="069FB768" w:rsidR="00BE4133" w:rsidRPr="00BD117A" w:rsidRDefault="00BE4133" w:rsidP="00BE4133">
      <w:pPr>
        <w:pStyle w:val="Legenda"/>
      </w:pPr>
      <w:bookmarkStart w:id="177" w:name="_Toc151315688"/>
      <w:r w:rsidRPr="00BD117A">
        <w:t xml:space="preserve">Rysunek </w:t>
      </w:r>
      <w:r w:rsidRPr="00BD117A">
        <w:fldChar w:fldCharType="begin"/>
      </w:r>
      <w:r w:rsidRPr="00BD117A">
        <w:instrText>SEQ Rysunek \* ARABIC</w:instrText>
      </w:r>
      <w:r w:rsidRPr="00BD117A">
        <w:fldChar w:fldCharType="separate"/>
      </w:r>
      <w:r w:rsidR="00A70859">
        <w:rPr>
          <w:noProof/>
        </w:rPr>
        <w:t>5</w:t>
      </w:r>
      <w:r w:rsidRPr="00BD117A">
        <w:fldChar w:fldCharType="end"/>
      </w:r>
      <w:r w:rsidRPr="00BD117A">
        <w:t xml:space="preserve"> Diagram stanów obiektu Oferta</w:t>
      </w:r>
      <w:bookmarkEnd w:id="177"/>
    </w:p>
    <w:p w14:paraId="4258FA4E" w14:textId="77777777" w:rsidR="00D01091" w:rsidRPr="00BD117A" w:rsidRDefault="00D01091" w:rsidP="00D01091">
      <w:pPr>
        <w:rPr>
          <w:lang w:eastAsia="pl-PL"/>
        </w:rPr>
      </w:pPr>
      <w:r w:rsidRPr="00BD117A">
        <w:rPr>
          <w:lang w:eastAsia="pl-PL"/>
        </w:rPr>
        <w:t>Legenda:</w:t>
      </w:r>
    </w:p>
    <w:p w14:paraId="6A8754E8" w14:textId="77777777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001CCD1" wp14:editId="601B0FA4">
                <wp:simplePos x="0" y="0"/>
                <wp:positionH relativeFrom="column">
                  <wp:posOffset>2730</wp:posOffset>
                </wp:positionH>
                <wp:positionV relativeFrom="paragraph">
                  <wp:posOffset>122431</wp:posOffset>
                </wp:positionV>
                <wp:extent cx="154379" cy="0"/>
                <wp:effectExtent l="0" t="19050" r="36195" b="19050"/>
                <wp:wrapNone/>
                <wp:docPr id="21" name="Łącznik prosty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7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558A84E">
              <v:line id="Łącznik prosty 21" style="position:absolute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3pt" from=".2pt,9.65pt" to="12.35pt,9.65pt" w14:anchorId="6CFF1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"/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>- tranzycje statusów wykonywane przez system</w:t>
      </w:r>
    </w:p>
    <w:p w14:paraId="64D12890" w14:textId="46E602A2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933FCBF" wp14:editId="2A73D785">
                <wp:simplePos x="0" y="0"/>
                <wp:positionH relativeFrom="margin">
                  <wp:posOffset>-635</wp:posOffset>
                </wp:positionH>
                <wp:positionV relativeFrom="paragraph">
                  <wp:posOffset>127000</wp:posOffset>
                </wp:positionV>
                <wp:extent cx="150495" cy="0"/>
                <wp:effectExtent l="0" t="19050" r="20955" b="19050"/>
                <wp:wrapNone/>
                <wp:docPr id="22" name="Łącznik prosty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D19E5C4">
              <v:line id="Łącznik prosty 22" style="position:absolute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94b64e [3046]" strokeweight="3pt" from="-.05pt,10pt" to="11.8pt,10pt" w14:anchorId="57901F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">
                <w10:wrap anchorx="margin"/>
              </v:line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 xml:space="preserve">- tranzycje statusów wykonywane przez </w:t>
      </w:r>
      <w:r w:rsidR="003C5363" w:rsidRPr="00BD117A">
        <w:rPr>
          <w:lang w:eastAsia="pl-PL"/>
        </w:rPr>
        <w:t>U</w:t>
      </w:r>
      <w:r w:rsidRPr="00BD117A">
        <w:rPr>
          <w:lang w:eastAsia="pl-PL"/>
        </w:rPr>
        <w:t>żytkownika</w:t>
      </w:r>
      <w:r w:rsidR="003C5363" w:rsidRPr="00BD117A">
        <w:rPr>
          <w:lang w:eastAsia="pl-PL"/>
        </w:rPr>
        <w:t xml:space="preserve"> o roli </w:t>
      </w:r>
      <w:proofErr w:type="spellStart"/>
      <w:r w:rsidR="003C5363" w:rsidRPr="00BD117A">
        <w:rPr>
          <w:lang w:eastAsia="pl-PL"/>
        </w:rPr>
        <w:t>Przetargowiec</w:t>
      </w:r>
      <w:proofErr w:type="spellEnd"/>
    </w:p>
    <w:p w14:paraId="470E05D0" w14:textId="795946AE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91FE2A2" wp14:editId="1746281C">
                <wp:simplePos x="0" y="0"/>
                <wp:positionH relativeFrom="margin">
                  <wp:posOffset>1905</wp:posOffset>
                </wp:positionH>
                <wp:positionV relativeFrom="paragraph">
                  <wp:posOffset>119380</wp:posOffset>
                </wp:positionV>
                <wp:extent cx="150495" cy="0"/>
                <wp:effectExtent l="0" t="19050" r="20955" b="19050"/>
                <wp:wrapNone/>
                <wp:docPr id="23" name="Łącznik prosty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8E4C9B3">
              <v:line id="Łącznik prosty 23" style="position:absolute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4579b8 [3044]" strokeweight="3pt" from=".15pt,9.4pt" to="12pt,9.4pt" w14:anchorId="48511B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">
                <w10:wrap anchorx="margin"/>
              </v:line>
            </w:pict>
          </mc:Fallback>
        </mc:AlternateContent>
      </w:r>
      <w:r w:rsidRPr="00BD117A">
        <w:rPr>
          <w:color w:val="0070C0"/>
          <w:lang w:eastAsia="pl-PL"/>
        </w:rPr>
        <w:t xml:space="preserve">     </w:t>
      </w:r>
      <w:r w:rsidRPr="00BD117A">
        <w:rPr>
          <w:color w:val="FF0000"/>
          <w:lang w:eastAsia="pl-PL"/>
        </w:rPr>
        <w:t xml:space="preserve"> </w:t>
      </w:r>
      <w:r w:rsidRPr="00BD117A">
        <w:rPr>
          <w:lang w:eastAsia="pl-PL"/>
        </w:rPr>
        <w:t xml:space="preserve">- tranzycje statusów wykonywane przez system lub </w:t>
      </w:r>
      <w:r w:rsidR="003C5363" w:rsidRPr="00BD117A">
        <w:rPr>
          <w:lang w:eastAsia="pl-PL"/>
        </w:rPr>
        <w:t>U</w:t>
      </w:r>
      <w:r w:rsidRPr="00BD117A">
        <w:rPr>
          <w:lang w:eastAsia="pl-PL"/>
        </w:rPr>
        <w:t>żytkownika</w:t>
      </w:r>
      <w:r w:rsidR="003C5363" w:rsidRPr="00BD117A">
        <w:rPr>
          <w:lang w:eastAsia="pl-PL"/>
        </w:rPr>
        <w:t xml:space="preserve"> o roli </w:t>
      </w:r>
      <w:proofErr w:type="spellStart"/>
      <w:r w:rsidR="003C5363" w:rsidRPr="00BD117A">
        <w:rPr>
          <w:lang w:eastAsia="pl-PL"/>
        </w:rPr>
        <w:t>Przetargowiec</w:t>
      </w:r>
      <w:proofErr w:type="spellEnd"/>
    </w:p>
    <w:p w14:paraId="1DAE16D8" w14:textId="77777777" w:rsidR="00C060EB" w:rsidRPr="00BD117A" w:rsidRDefault="00C060EB" w:rsidP="009A2967">
      <w:pPr>
        <w:jc w:val="both"/>
        <w:rPr>
          <w:lang w:eastAsia="pl-PL"/>
        </w:rPr>
      </w:pPr>
    </w:p>
    <w:p w14:paraId="0E7DDE51" w14:textId="77777777" w:rsidR="009700EF" w:rsidRDefault="00BE4133" w:rsidP="009700EF">
      <w:pPr>
        <w:pStyle w:val="Akapitzlist"/>
        <w:numPr>
          <w:ilvl w:val="0"/>
          <w:numId w:val="29"/>
        </w:numPr>
        <w:jc w:val="both"/>
      </w:pPr>
      <w:r w:rsidRPr="00BD117A">
        <w:t>Ofert</w:t>
      </w:r>
      <w:r w:rsidR="00C060EB" w:rsidRPr="00BD117A">
        <w:t>a</w:t>
      </w:r>
      <w:r w:rsidRPr="00BD117A">
        <w:t xml:space="preserve"> </w:t>
      </w:r>
      <w:r w:rsidR="00EB602A" w:rsidRPr="00BD117A">
        <w:t>c</w:t>
      </w:r>
      <w:r w:rsidRPr="00BD117A">
        <w:t>enow</w:t>
      </w:r>
      <w:r w:rsidR="00C060EB" w:rsidRPr="00BD117A">
        <w:t>a po wygenerowaniu z Przetargu</w:t>
      </w:r>
      <w:r w:rsidRPr="00BD117A">
        <w:t xml:space="preserve"> ma st</w:t>
      </w:r>
      <w:r w:rsidR="00EB602A" w:rsidRPr="00BD117A">
        <w:t>atus</w:t>
      </w:r>
      <w:r w:rsidRPr="00BD117A">
        <w:t xml:space="preserve"> „</w:t>
      </w:r>
      <w:r w:rsidR="00EB602A" w:rsidRPr="00BD117A">
        <w:t>w</w:t>
      </w:r>
      <w:r w:rsidRPr="00BD117A">
        <w:t>ersja robocza”</w:t>
      </w:r>
      <w:r w:rsidR="00942228" w:rsidRPr="00BD117A">
        <w:t xml:space="preserve">, </w:t>
      </w:r>
      <w:r w:rsidR="00C060EB" w:rsidRPr="00BD117A">
        <w:t>wtedy</w:t>
      </w:r>
      <w:r w:rsidRPr="00BD117A">
        <w:t xml:space="preserve"> Użytkownik może wprowadzać zmiany </w:t>
      </w:r>
      <w:r w:rsidR="00942228" w:rsidRPr="00BD117A">
        <w:t>w</w:t>
      </w:r>
      <w:r w:rsidRPr="00BD117A">
        <w:t xml:space="preserve"> polach </w:t>
      </w:r>
      <w:r w:rsidR="00942228" w:rsidRPr="00BD117A">
        <w:t>rekordu</w:t>
      </w:r>
      <w:r w:rsidRPr="00BD117A">
        <w:t>.</w:t>
      </w:r>
    </w:p>
    <w:p w14:paraId="67AC9A0D" w14:textId="77777777" w:rsidR="009700EF" w:rsidRDefault="00BE4133" w:rsidP="009700EF">
      <w:pPr>
        <w:pStyle w:val="Akapitzlist"/>
        <w:numPr>
          <w:ilvl w:val="0"/>
          <w:numId w:val="29"/>
        </w:numPr>
        <w:jc w:val="both"/>
      </w:pPr>
      <w:r w:rsidRPr="00BD117A">
        <w:t xml:space="preserve">Po zakończeniu przygotowywania </w:t>
      </w:r>
      <w:r w:rsidR="009F088E" w:rsidRPr="00BD117A">
        <w:t>O</w:t>
      </w:r>
      <w:r w:rsidRPr="00BD117A">
        <w:t>ferty</w:t>
      </w:r>
      <w:r w:rsidR="009F088E" w:rsidRPr="00BD117A">
        <w:t xml:space="preserve"> cenowej</w:t>
      </w:r>
      <w:r w:rsidRPr="00BD117A">
        <w:t xml:space="preserve"> </w:t>
      </w:r>
      <w:r w:rsidR="009F088E" w:rsidRPr="00BD117A">
        <w:t>U</w:t>
      </w:r>
      <w:r w:rsidRPr="00BD117A">
        <w:t xml:space="preserve">żytkownik może </w:t>
      </w:r>
      <w:r w:rsidR="009F088E" w:rsidRPr="00BD117A">
        <w:t>kliknąć w</w:t>
      </w:r>
      <w:r w:rsidRPr="00BD117A">
        <w:t xml:space="preserve"> przycisk „</w:t>
      </w:r>
      <w:r w:rsidR="003D37E5" w:rsidRPr="00BD117A">
        <w:t>Oferta zatwierdzona do złożenia</w:t>
      </w:r>
      <w:r w:rsidR="00A3359C" w:rsidRPr="00BD117A">
        <w:t xml:space="preserve">”, wtedy </w:t>
      </w:r>
      <w:r w:rsidR="008A132C" w:rsidRPr="00BD117A">
        <w:t>zostanie zmieniony</w:t>
      </w:r>
      <w:r w:rsidR="00A3359C" w:rsidRPr="00BD117A">
        <w:t xml:space="preserve"> status</w:t>
      </w:r>
      <w:r w:rsidR="008A132C" w:rsidRPr="00BD117A">
        <w:t xml:space="preserve"> na</w:t>
      </w:r>
      <w:r w:rsidR="00A3359C" w:rsidRPr="00BD117A">
        <w:t xml:space="preserve"> „</w:t>
      </w:r>
      <w:r w:rsidR="000D4437" w:rsidRPr="00BD117A">
        <w:t>a</w:t>
      </w:r>
      <w:r w:rsidRPr="00BD117A">
        <w:t>ktywn</w:t>
      </w:r>
      <w:r w:rsidR="000D4437" w:rsidRPr="00BD117A">
        <w:t>a</w:t>
      </w:r>
      <w:r w:rsidRPr="00BD117A">
        <w:t>”</w:t>
      </w:r>
      <w:r w:rsidR="000D4437" w:rsidRPr="00BD117A">
        <w:t xml:space="preserve">, a </w:t>
      </w:r>
      <w:r w:rsidRPr="00BD117A">
        <w:t xml:space="preserve">pola </w:t>
      </w:r>
      <w:r w:rsidR="00942228" w:rsidRPr="00BD117A">
        <w:t>rekordu zostają</w:t>
      </w:r>
      <w:r w:rsidRPr="00BD117A">
        <w:t xml:space="preserve"> </w:t>
      </w:r>
      <w:r w:rsidR="000C05CE" w:rsidRPr="00BD117A">
        <w:t>zablokowane do edycji</w:t>
      </w:r>
      <w:r w:rsidRPr="00BD117A">
        <w:t>.</w:t>
      </w:r>
    </w:p>
    <w:p w14:paraId="44E2B322" w14:textId="15B1F910" w:rsidR="00BE4133" w:rsidRPr="00BD117A" w:rsidRDefault="0017158E" w:rsidP="009700EF">
      <w:pPr>
        <w:pStyle w:val="Akapitzlist"/>
        <w:numPr>
          <w:ilvl w:val="0"/>
          <w:numId w:val="29"/>
        </w:numPr>
        <w:jc w:val="both"/>
      </w:pPr>
      <w:r w:rsidRPr="00BD117A">
        <w:t>Gdy</w:t>
      </w:r>
      <w:r w:rsidR="00BE4133" w:rsidRPr="00BD117A">
        <w:t xml:space="preserve"> </w:t>
      </w:r>
      <w:r w:rsidRPr="00BD117A">
        <w:t>U</w:t>
      </w:r>
      <w:r w:rsidR="00BE4133" w:rsidRPr="00BD117A">
        <w:t xml:space="preserve">żytkownik </w:t>
      </w:r>
      <w:r w:rsidRPr="00BD117A">
        <w:t xml:space="preserve">zmieni status </w:t>
      </w:r>
      <w:r w:rsidR="000C05CE" w:rsidRPr="00BD117A">
        <w:t>Przetargu</w:t>
      </w:r>
      <w:r w:rsidRPr="00BD117A">
        <w:t xml:space="preserve"> </w:t>
      </w:r>
      <w:r w:rsidR="0009031D" w:rsidRPr="00BD117A">
        <w:t>na „wygrany”</w:t>
      </w:r>
      <w:r w:rsidR="00E01E61" w:rsidRPr="00BD117A">
        <w:t xml:space="preserve"> lub „wygrany częściowo”</w:t>
      </w:r>
      <w:r w:rsidR="0009031D" w:rsidRPr="00BD117A">
        <w:t xml:space="preserve">, </w:t>
      </w:r>
      <w:r w:rsidR="00BE4133" w:rsidRPr="00BD117A">
        <w:t>może</w:t>
      </w:r>
      <w:r w:rsidR="008D518C" w:rsidRPr="00BD117A">
        <w:t xml:space="preserve"> w rekordzie Oferty cenowej o statusie „aktywna” kliknąć w przycisk „Aktywuj </w:t>
      </w:r>
      <w:r w:rsidR="00E01E61" w:rsidRPr="00BD117A">
        <w:t xml:space="preserve">ofertę </w:t>
      </w:r>
      <w:r w:rsidR="008D518C" w:rsidRPr="00BD117A">
        <w:t>w SAP"</w:t>
      </w:r>
      <w:r w:rsidR="00BE4133" w:rsidRPr="00BD117A">
        <w:t>,</w:t>
      </w:r>
      <w:r w:rsidR="00B535BA" w:rsidRPr="00BD117A">
        <w:t xml:space="preserve"> wtedy ustawiony zostanie status „wysłana do SAP</w:t>
      </w:r>
      <w:r w:rsidR="00305B11" w:rsidRPr="00BD117A">
        <w:t>”</w:t>
      </w:r>
      <w:r w:rsidR="00BE4133" w:rsidRPr="00BD117A">
        <w:t>.</w:t>
      </w:r>
    </w:p>
    <w:p w14:paraId="3D44C310" w14:textId="11FC21E5" w:rsidR="00E01E61" w:rsidRDefault="00E01E61">
      <w:pPr>
        <w:spacing w:before="0" w:after="200" w:line="276" w:lineRule="auto"/>
      </w:pPr>
      <w:r w:rsidRPr="00BD117A">
        <w:br w:type="page"/>
      </w:r>
    </w:p>
    <w:p w14:paraId="1F80DD73" w14:textId="1A509731" w:rsidR="0050498B" w:rsidRDefault="00D91795" w:rsidP="0098389B">
      <w:pPr>
        <w:pStyle w:val="Nagwek3"/>
      </w:pPr>
      <w:bookmarkStart w:id="178" w:name="_Toc151315785"/>
      <w:r>
        <w:lastRenderedPageBreak/>
        <w:t>Statusy</w:t>
      </w:r>
      <w:r w:rsidR="00B36FA4">
        <w:t xml:space="preserve"> akceptacji </w:t>
      </w:r>
      <w:r w:rsidR="00511AFA">
        <w:t xml:space="preserve">obiektu </w:t>
      </w:r>
      <w:r w:rsidR="00B36FA4">
        <w:t>Ofert</w:t>
      </w:r>
      <w:r w:rsidR="00511AFA">
        <w:t>a</w:t>
      </w:r>
      <w:r w:rsidR="00B36FA4">
        <w:t xml:space="preserve"> cenow</w:t>
      </w:r>
      <w:r w:rsidR="00511AFA">
        <w:t>a</w:t>
      </w:r>
      <w:bookmarkEnd w:id="178"/>
    </w:p>
    <w:p w14:paraId="2E34E1EB" w14:textId="17FEA5F8" w:rsidR="00BF00C5" w:rsidRDefault="00A20496" w:rsidP="00283554">
      <w:pPr>
        <w:spacing w:before="0" w:after="200" w:line="276" w:lineRule="auto"/>
        <w:jc w:val="center"/>
      </w:pPr>
      <w:r>
        <w:rPr>
          <w:noProof/>
        </w:rPr>
        <w:drawing>
          <wp:inline distT="0" distB="0" distL="0" distR="0" wp14:anchorId="1F31E98C" wp14:editId="192F1D73">
            <wp:extent cx="4695825" cy="4314825"/>
            <wp:effectExtent l="0" t="0" r="9525" b="9525"/>
            <wp:docPr id="2053852883" name="Obraz 2053852883" descr="Obraz zawierający tekst, diagram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2883" name="Obraz 1" descr="Obraz zawierający tekst, diagram, zrzut ekranu, linia&#10;&#10;Opis wygenerowany automatyczni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748A" w14:textId="4DB78015" w:rsidR="00BF00C5" w:rsidRPr="00BD117A" w:rsidRDefault="00BF00C5" w:rsidP="00BF00C5">
      <w:pPr>
        <w:pStyle w:val="Legenda"/>
      </w:pPr>
      <w:bookmarkStart w:id="179" w:name="_Toc151315689"/>
      <w:r w:rsidRPr="00BD117A">
        <w:t xml:space="preserve">Rysunek </w:t>
      </w:r>
      <w:r w:rsidRPr="00BD117A">
        <w:fldChar w:fldCharType="begin"/>
      </w:r>
      <w:r w:rsidRPr="00BD117A">
        <w:instrText>SEQ Rysunek \* ARABIC</w:instrText>
      </w:r>
      <w:r w:rsidRPr="00BD117A">
        <w:fldChar w:fldCharType="separate"/>
      </w:r>
      <w:r w:rsidR="001D0944">
        <w:rPr>
          <w:noProof/>
        </w:rPr>
        <w:t>6</w:t>
      </w:r>
      <w:r w:rsidRPr="00BD117A">
        <w:fldChar w:fldCharType="end"/>
      </w:r>
      <w:r w:rsidRPr="00BD117A">
        <w:t xml:space="preserve"> Diagram stanów </w:t>
      </w:r>
      <w:r w:rsidR="009D1062">
        <w:t xml:space="preserve">akceptacji </w:t>
      </w:r>
      <w:r w:rsidRPr="00BD117A">
        <w:t>obiektu Oferta</w:t>
      </w:r>
      <w:bookmarkEnd w:id="179"/>
    </w:p>
    <w:p w14:paraId="77120A14" w14:textId="77777777" w:rsidR="00322CF8" w:rsidRPr="00BD117A" w:rsidRDefault="00322CF8" w:rsidP="00322CF8">
      <w:pPr>
        <w:rPr>
          <w:lang w:eastAsia="pl-PL"/>
        </w:rPr>
      </w:pPr>
      <w:r w:rsidRPr="00BD117A">
        <w:rPr>
          <w:lang w:eastAsia="pl-PL"/>
        </w:rPr>
        <w:t>Legenda:</w:t>
      </w:r>
    </w:p>
    <w:p w14:paraId="0A198A18" w14:textId="77777777" w:rsidR="00322CF8" w:rsidRPr="00BD117A" w:rsidRDefault="00322CF8" w:rsidP="00322CF8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F95FAE" wp14:editId="0AD87466">
                <wp:simplePos x="0" y="0"/>
                <wp:positionH relativeFrom="column">
                  <wp:posOffset>2730</wp:posOffset>
                </wp:positionH>
                <wp:positionV relativeFrom="paragraph">
                  <wp:posOffset>122431</wp:posOffset>
                </wp:positionV>
                <wp:extent cx="154379" cy="0"/>
                <wp:effectExtent l="0" t="19050" r="36195" b="19050"/>
                <wp:wrapNone/>
                <wp:docPr id="1751917074" name="Łącznik prosty 1751917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7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80D47FA">
              <v:line id="Łącznik prosty 1751917074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3pt" from=".2pt,9.65pt" to="12.35pt,9.65pt" w14:anchorId="346CA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"/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>- tranzycje statusów wykonywane przez system</w:t>
      </w:r>
    </w:p>
    <w:p w14:paraId="10D372B2" w14:textId="77777777" w:rsidR="00322CF8" w:rsidRPr="00BD117A" w:rsidRDefault="00322CF8" w:rsidP="00322CF8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F62CE5" wp14:editId="7B251DBC">
                <wp:simplePos x="0" y="0"/>
                <wp:positionH relativeFrom="margin">
                  <wp:posOffset>-635</wp:posOffset>
                </wp:positionH>
                <wp:positionV relativeFrom="paragraph">
                  <wp:posOffset>127000</wp:posOffset>
                </wp:positionV>
                <wp:extent cx="150495" cy="0"/>
                <wp:effectExtent l="0" t="19050" r="20955" b="19050"/>
                <wp:wrapNone/>
                <wp:docPr id="1197936108" name="Łącznik prosty 119793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697710D">
              <v:line id="Łącznik prosty 1197936108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94b64e [3046]" strokeweight="3pt" from="-.05pt,10pt" to="11.8pt,10pt" w14:anchorId="4B45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">
                <w10:wrap anchorx="margin"/>
              </v:line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 xml:space="preserve">- tranzycje statusów wykonywane przez Użytkownika o roli </w:t>
      </w:r>
      <w:proofErr w:type="spellStart"/>
      <w:r w:rsidRPr="00BD117A">
        <w:rPr>
          <w:lang w:eastAsia="pl-PL"/>
        </w:rPr>
        <w:t>Przetargowiec</w:t>
      </w:r>
      <w:proofErr w:type="spellEnd"/>
    </w:p>
    <w:p w14:paraId="2DFFCD93" w14:textId="15ABA140" w:rsidR="00322CF8" w:rsidRDefault="00322CF8" w:rsidP="00887686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F2BF9D" wp14:editId="50ADCFDD">
                <wp:simplePos x="0" y="0"/>
                <wp:positionH relativeFrom="margin">
                  <wp:posOffset>1905</wp:posOffset>
                </wp:positionH>
                <wp:positionV relativeFrom="paragraph">
                  <wp:posOffset>119380</wp:posOffset>
                </wp:positionV>
                <wp:extent cx="150495" cy="0"/>
                <wp:effectExtent l="0" t="19050" r="20955" b="19050"/>
                <wp:wrapNone/>
                <wp:docPr id="1826089041" name="Łącznik prosty 1826089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0015708">
              <v:line id="Łącznik prosty 1826089041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4579b8 [3044]" strokeweight="3pt" from=".15pt,9.4pt" to="12pt,9.4pt" w14:anchorId="0D62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">
                <w10:wrap anchorx="margin"/>
              </v:line>
            </w:pict>
          </mc:Fallback>
        </mc:AlternateContent>
      </w:r>
      <w:r w:rsidRPr="00BD117A">
        <w:rPr>
          <w:color w:val="0070C0"/>
          <w:lang w:eastAsia="pl-PL"/>
        </w:rPr>
        <w:t xml:space="preserve">     </w:t>
      </w:r>
      <w:r w:rsidRPr="00BD117A">
        <w:rPr>
          <w:color w:val="FF0000"/>
          <w:lang w:eastAsia="pl-PL"/>
        </w:rPr>
        <w:t xml:space="preserve"> </w:t>
      </w:r>
      <w:r w:rsidRPr="00BD117A">
        <w:rPr>
          <w:lang w:eastAsia="pl-PL"/>
        </w:rPr>
        <w:t xml:space="preserve">- tranzycje statusów wykonywane przez system lub Użytkownika o roli </w:t>
      </w:r>
      <w:proofErr w:type="spellStart"/>
      <w:r w:rsidRPr="00BD117A">
        <w:rPr>
          <w:lang w:eastAsia="pl-PL"/>
        </w:rPr>
        <w:t>Przetargowiec</w:t>
      </w:r>
      <w:proofErr w:type="spellEnd"/>
    </w:p>
    <w:p w14:paraId="1C432092" w14:textId="77777777" w:rsidR="00887686" w:rsidRPr="00BD117A" w:rsidRDefault="00887686" w:rsidP="00887686">
      <w:pPr>
        <w:rPr>
          <w:lang w:eastAsia="pl-PL"/>
        </w:rPr>
      </w:pPr>
    </w:p>
    <w:p w14:paraId="497E3EBE" w14:textId="086AA177" w:rsidR="00322CF8" w:rsidRDefault="00322CF8" w:rsidP="00887686">
      <w:pPr>
        <w:pStyle w:val="Akapitzlist"/>
        <w:numPr>
          <w:ilvl w:val="0"/>
          <w:numId w:val="30"/>
        </w:numPr>
        <w:jc w:val="both"/>
      </w:pPr>
      <w:r w:rsidRPr="00BD117A">
        <w:t xml:space="preserve">Oferta cenowa </w:t>
      </w:r>
      <w:r w:rsidR="009700EF">
        <w:t>w trakcie</w:t>
      </w:r>
      <w:r w:rsidRPr="00BD117A">
        <w:t xml:space="preserve"> generowani</w:t>
      </w:r>
      <w:r w:rsidR="009700EF">
        <w:t>a</w:t>
      </w:r>
      <w:r w:rsidRPr="00BD117A">
        <w:t xml:space="preserve"> z Przetargu ma status</w:t>
      </w:r>
      <w:r w:rsidR="002F4DB1">
        <w:t xml:space="preserve"> akceptacji oferty</w:t>
      </w:r>
      <w:r w:rsidRPr="00BD117A">
        <w:t xml:space="preserve"> „</w:t>
      </w:r>
      <w:r w:rsidR="009700EF">
        <w:t>Do akceptacji</w:t>
      </w:r>
      <w:r w:rsidRPr="00BD117A">
        <w:t>”</w:t>
      </w:r>
      <w:r w:rsidR="009700EF">
        <w:t>.</w:t>
      </w:r>
    </w:p>
    <w:p w14:paraId="6FC2D0E8" w14:textId="08461C1C" w:rsidR="002F4DB1" w:rsidRDefault="002F4DB1" w:rsidP="00887686">
      <w:pPr>
        <w:pStyle w:val="Akapitzlist"/>
        <w:numPr>
          <w:ilvl w:val="0"/>
          <w:numId w:val="30"/>
        </w:numPr>
        <w:jc w:val="both"/>
      </w:pPr>
      <w:r>
        <w:t xml:space="preserve">Jeśli wszystkie </w:t>
      </w:r>
      <w:r w:rsidR="007C40D5">
        <w:t>P</w:t>
      </w:r>
      <w:r w:rsidR="00F05466">
        <w:t xml:space="preserve">rodukty Dopasowane mające wejść do Oferty cenowej </w:t>
      </w:r>
      <w:r w:rsidR="002F0AB1">
        <w:t xml:space="preserve">spełniają kryteria </w:t>
      </w:r>
      <w:r w:rsidR="009732A6">
        <w:t>określone administracyjnie (np. Zmiennymi Środowiskowymi</w:t>
      </w:r>
      <w:r w:rsidR="00A14C59">
        <w:t xml:space="preserve"> NARZUT_SZPITALE, MARZA_SZPITALE)</w:t>
      </w:r>
      <w:r w:rsidR="0035682A">
        <w:t>, po wygenerowaniu Oferty cenowej ustawiony zostanie status akceptacji oferty „Akceptacja systemowa”.</w:t>
      </w:r>
    </w:p>
    <w:p w14:paraId="1871D9CE" w14:textId="65298C7B" w:rsidR="0035682A" w:rsidRDefault="0035682A" w:rsidP="00887686">
      <w:pPr>
        <w:pStyle w:val="Akapitzlist"/>
        <w:numPr>
          <w:ilvl w:val="0"/>
          <w:numId w:val="30"/>
        </w:numPr>
        <w:jc w:val="both"/>
      </w:pPr>
      <w:r>
        <w:t xml:space="preserve">Jeśli </w:t>
      </w:r>
      <w:r w:rsidR="00570B96">
        <w:t xml:space="preserve">jakiś Produkt Dopasowany mający wejść do Oferty cenowej nie spełni kryteriów określonych administracyjnie (np. </w:t>
      </w:r>
      <w:r w:rsidR="009E501B">
        <w:t>narzut określony na Produkcie Dopasowanym będzie niższy niż narzut określony administracyjnie w Zmiennej Środowiskowej NARZUT_SZPITALE dla Przetargu z Biurem sprzedaży: Szpitale)</w:t>
      </w:r>
      <w:r w:rsidR="00473815">
        <w:t xml:space="preserve">, po wygenerowaniu Oferty cenowej </w:t>
      </w:r>
      <w:r w:rsidR="0085157D">
        <w:t>status akceptacji pozostanie „Do akceptacji”, a poniżej wyświetli się przycisk „Prześlij do weryfikacji”.</w:t>
      </w:r>
    </w:p>
    <w:p w14:paraId="2D6A3DD4" w14:textId="70A29F45" w:rsidR="0085157D" w:rsidRDefault="00723B87" w:rsidP="00887686">
      <w:pPr>
        <w:pStyle w:val="Akapitzlist"/>
        <w:numPr>
          <w:ilvl w:val="0"/>
          <w:numId w:val="30"/>
        </w:numPr>
        <w:jc w:val="both"/>
      </w:pPr>
      <w:r>
        <w:t>Po kliknięciu przez Użytkownika przycisku „Prześlij do weryfikacji”</w:t>
      </w:r>
      <w:r w:rsidR="008D62FB">
        <w:t xml:space="preserve"> zostanie ustawiony status akceptacji oferty „Do weryfikacji”, a poniżej wyświetlą się dla Pracownika akceptującego przyciski „Zaakceptuj ofertę” i „Odrzuć ofertę”.</w:t>
      </w:r>
    </w:p>
    <w:p w14:paraId="06CD5A94" w14:textId="57366E2B" w:rsidR="008D62FB" w:rsidRDefault="00776388" w:rsidP="00887686">
      <w:pPr>
        <w:pStyle w:val="Akapitzlist"/>
        <w:numPr>
          <w:ilvl w:val="0"/>
          <w:numId w:val="30"/>
        </w:numPr>
        <w:jc w:val="both"/>
      </w:pPr>
      <w:r>
        <w:t xml:space="preserve">Jeśli Użytkownik będący Pracownikiem akceptującym </w:t>
      </w:r>
      <w:r w:rsidR="0021703F">
        <w:t>kliknie przycisk „Zaakceptuj ofertę”, ustawiony zostanie status akceptacji oferty „Akceptacja ręczna”.</w:t>
      </w:r>
    </w:p>
    <w:p w14:paraId="0AFB491C" w14:textId="07A85454" w:rsidR="0021703F" w:rsidRPr="00BD117A" w:rsidRDefault="0021703F" w:rsidP="00887686">
      <w:pPr>
        <w:pStyle w:val="Akapitzlist"/>
        <w:numPr>
          <w:ilvl w:val="0"/>
          <w:numId w:val="30"/>
        </w:numPr>
        <w:jc w:val="both"/>
      </w:pPr>
      <w:r>
        <w:t>Jeśli Użytkownik będący Pracownikiem akceptującym kliknie przycisk „Odrzuć ofertę”, ustawiony zostanie status akceptacji oferty „Brak akceptacji”.</w:t>
      </w:r>
    </w:p>
    <w:p w14:paraId="47FF0674" w14:textId="6027818C" w:rsidR="00BE4133" w:rsidRPr="00D52FB2" w:rsidRDefault="00BE4133" w:rsidP="00D52FB2">
      <w:pPr>
        <w:pStyle w:val="Nagwek3"/>
      </w:pPr>
      <w:bookmarkStart w:id="180" w:name="_Toc151315786"/>
      <w:r w:rsidRPr="00601B35">
        <w:lastRenderedPageBreak/>
        <w:t>Status</w:t>
      </w:r>
      <w:r w:rsidR="00094C92" w:rsidRPr="00601B35">
        <w:t>y</w:t>
      </w:r>
      <w:r w:rsidRPr="00601B35">
        <w:t xml:space="preserve"> obiektu Pakiet</w:t>
      </w:r>
      <w:bookmarkEnd w:id="180"/>
    </w:p>
    <w:p w14:paraId="1DA76796" w14:textId="258D50A5" w:rsidR="00BE4133" w:rsidRPr="00BD117A" w:rsidRDefault="00D83DEC" w:rsidP="00BE4133">
      <w:pPr>
        <w:keepNext/>
        <w:jc w:val="center"/>
      </w:pPr>
      <w:r>
        <w:rPr>
          <w:noProof/>
        </w:rPr>
        <w:drawing>
          <wp:inline distT="0" distB="0" distL="0" distR="0" wp14:anchorId="169A0C8B" wp14:editId="77E06C9B">
            <wp:extent cx="5648325" cy="6343650"/>
            <wp:effectExtent l="0" t="0" r="9525" b="0"/>
            <wp:docPr id="584418340" name="Obraz 584418340" descr="Obraz zawierający tekst, diagram, Plan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18340" name="Obraz 1" descr="Obraz zawierający tekst, diagram, Plan, zrzut ekranu&#10;&#10;Opis wygenerowany automatyczni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97FF" w14:textId="7981D5C6" w:rsidR="00BE4133" w:rsidRPr="00BD117A" w:rsidRDefault="00BE4133" w:rsidP="00BE4133">
      <w:pPr>
        <w:pStyle w:val="Legenda"/>
      </w:pPr>
      <w:bookmarkStart w:id="181" w:name="_Toc151315690"/>
      <w:r w:rsidRPr="00BD117A">
        <w:t xml:space="preserve">Rysunek </w:t>
      </w:r>
      <w:r w:rsidRPr="00BD117A">
        <w:fldChar w:fldCharType="begin"/>
      </w:r>
      <w:r w:rsidRPr="00BD117A">
        <w:instrText>SEQ Rysunek \* ARABIC</w:instrText>
      </w:r>
      <w:r w:rsidRPr="00BD117A">
        <w:fldChar w:fldCharType="separate"/>
      </w:r>
      <w:r w:rsidR="004A2E8A">
        <w:rPr>
          <w:noProof/>
        </w:rPr>
        <w:t>7</w:t>
      </w:r>
      <w:r w:rsidRPr="00BD117A">
        <w:fldChar w:fldCharType="end"/>
      </w:r>
      <w:r w:rsidRPr="00BD117A">
        <w:t xml:space="preserve"> Diagram statusów obiektu Pakiet</w:t>
      </w:r>
      <w:bookmarkEnd w:id="181"/>
    </w:p>
    <w:p w14:paraId="6FC3BF5A" w14:textId="77777777" w:rsidR="009D6F55" w:rsidRPr="00BD117A" w:rsidRDefault="009D6F55" w:rsidP="009D6F55">
      <w:pPr>
        <w:rPr>
          <w:lang w:eastAsia="pl-PL"/>
        </w:rPr>
      </w:pPr>
      <w:r w:rsidRPr="00BD117A">
        <w:rPr>
          <w:lang w:eastAsia="pl-PL"/>
        </w:rPr>
        <w:t>Legenda:</w:t>
      </w:r>
    </w:p>
    <w:p w14:paraId="4390D3D6" w14:textId="77777777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30DAE3A" wp14:editId="6EE1D177">
                <wp:simplePos x="0" y="0"/>
                <wp:positionH relativeFrom="column">
                  <wp:posOffset>2730</wp:posOffset>
                </wp:positionH>
                <wp:positionV relativeFrom="paragraph">
                  <wp:posOffset>122431</wp:posOffset>
                </wp:positionV>
                <wp:extent cx="154379" cy="0"/>
                <wp:effectExtent l="0" t="19050" r="36195" b="19050"/>
                <wp:wrapNone/>
                <wp:docPr id="24" name="Łącznik prosty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7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CBFD6BF">
              <v:line id="Łącznik prosty 24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3pt" from=".2pt,9.65pt" to="12.35pt,9.65pt" w14:anchorId="0C52D8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"/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>- tranzycje statusów wykonywane przez system</w:t>
      </w:r>
    </w:p>
    <w:p w14:paraId="261B8133" w14:textId="5EAA54DC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82DBFBC" wp14:editId="3E2172BA">
                <wp:simplePos x="0" y="0"/>
                <wp:positionH relativeFrom="margin">
                  <wp:posOffset>-635</wp:posOffset>
                </wp:positionH>
                <wp:positionV relativeFrom="paragraph">
                  <wp:posOffset>127000</wp:posOffset>
                </wp:positionV>
                <wp:extent cx="150495" cy="0"/>
                <wp:effectExtent l="0" t="19050" r="20955" b="19050"/>
                <wp:wrapNone/>
                <wp:docPr id="25" name="Łącznik prosty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E171DE8">
              <v:line id="Łącznik prosty 25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94b64e [3046]" strokeweight="3pt" from="-.05pt,10pt" to="11.8pt,10pt" w14:anchorId="23345C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">
                <w10:wrap anchorx="margin"/>
              </v:line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 xml:space="preserve">- tranzycje statusów wykonywane przez </w:t>
      </w:r>
      <w:r w:rsidR="003C5363" w:rsidRPr="00BD117A">
        <w:rPr>
          <w:lang w:eastAsia="pl-PL"/>
        </w:rPr>
        <w:t>U</w:t>
      </w:r>
      <w:r w:rsidRPr="00BD117A">
        <w:rPr>
          <w:lang w:eastAsia="pl-PL"/>
        </w:rPr>
        <w:t>żytkownika</w:t>
      </w:r>
      <w:r w:rsidR="003C5363" w:rsidRPr="00BD117A">
        <w:rPr>
          <w:lang w:eastAsia="pl-PL"/>
        </w:rPr>
        <w:t xml:space="preserve"> o roli </w:t>
      </w:r>
      <w:proofErr w:type="spellStart"/>
      <w:r w:rsidR="003C5363" w:rsidRPr="00BD117A">
        <w:rPr>
          <w:lang w:eastAsia="pl-PL"/>
        </w:rPr>
        <w:t>Przetargowiec</w:t>
      </w:r>
      <w:proofErr w:type="spellEnd"/>
    </w:p>
    <w:p w14:paraId="08384DCF" w14:textId="634D8EAE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3B24D6" wp14:editId="0C00E25D">
                <wp:simplePos x="0" y="0"/>
                <wp:positionH relativeFrom="margin">
                  <wp:posOffset>1905</wp:posOffset>
                </wp:positionH>
                <wp:positionV relativeFrom="paragraph">
                  <wp:posOffset>119380</wp:posOffset>
                </wp:positionV>
                <wp:extent cx="150495" cy="0"/>
                <wp:effectExtent l="0" t="19050" r="20955" b="19050"/>
                <wp:wrapNone/>
                <wp:docPr id="26" name="Łącznik prosty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6CEBE28">
              <v:line id="Łącznik prosty 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4579b8 [3044]" strokeweight="3pt" from=".15pt,9.4pt" to="12pt,9.4pt" w14:anchorId="3671BF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">
                <w10:wrap anchorx="margin"/>
              </v:line>
            </w:pict>
          </mc:Fallback>
        </mc:AlternateContent>
      </w:r>
      <w:r w:rsidRPr="00BD117A">
        <w:rPr>
          <w:color w:val="0070C0"/>
          <w:lang w:eastAsia="pl-PL"/>
        </w:rPr>
        <w:t xml:space="preserve">     </w:t>
      </w:r>
      <w:r w:rsidRPr="00BD117A">
        <w:rPr>
          <w:color w:val="FF0000"/>
          <w:lang w:eastAsia="pl-PL"/>
        </w:rPr>
        <w:t xml:space="preserve"> </w:t>
      </w:r>
      <w:r w:rsidRPr="00BD117A">
        <w:rPr>
          <w:lang w:eastAsia="pl-PL"/>
        </w:rPr>
        <w:t xml:space="preserve">- tranzycje statusów wykonywane przez system lub </w:t>
      </w:r>
      <w:r w:rsidR="003C5363" w:rsidRPr="00BD117A">
        <w:rPr>
          <w:lang w:eastAsia="pl-PL"/>
        </w:rPr>
        <w:t>U</w:t>
      </w:r>
      <w:r w:rsidRPr="00BD117A">
        <w:rPr>
          <w:lang w:eastAsia="pl-PL"/>
        </w:rPr>
        <w:t>żytkownika</w:t>
      </w:r>
      <w:r w:rsidR="003C5363" w:rsidRPr="00BD117A">
        <w:rPr>
          <w:lang w:eastAsia="pl-PL"/>
        </w:rPr>
        <w:t xml:space="preserve"> o roli </w:t>
      </w:r>
      <w:proofErr w:type="spellStart"/>
      <w:r w:rsidR="003C5363" w:rsidRPr="00BD117A">
        <w:rPr>
          <w:lang w:eastAsia="pl-PL"/>
        </w:rPr>
        <w:t>Przetargowiec</w:t>
      </w:r>
      <w:proofErr w:type="spellEnd"/>
    </w:p>
    <w:p w14:paraId="01A1089A" w14:textId="77777777" w:rsidR="009D6F55" w:rsidRPr="00BD117A" w:rsidRDefault="009D6F55" w:rsidP="009D6F55">
      <w:pPr>
        <w:rPr>
          <w:lang w:eastAsia="pl-PL"/>
        </w:rPr>
      </w:pPr>
    </w:p>
    <w:p w14:paraId="55A1ABAE" w14:textId="77777777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 w:rsidRPr="00BD117A">
        <w:t>Nowy rekord Pakietu ma domyślnie ustawiony status „nowy”.</w:t>
      </w:r>
    </w:p>
    <w:p w14:paraId="3644174A" w14:textId="77777777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 w:rsidRPr="00BD117A">
        <w:t>Użytkownik może ręcznie uzupełnić dane Pakietu i przypisanych do niego Produktów Przetargu, a następnie zmienić status z „nowy” na „zakwalifikowany”.</w:t>
      </w:r>
    </w:p>
    <w:p w14:paraId="6D3E4CFE" w14:textId="77777777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 w:rsidRPr="00BD117A">
        <w:t>Użytkownik może również uruchomić proces mapowania, po zakończeniu którego dla Pakietu zostanie ustawiony status „zakwalifikowany”.</w:t>
      </w:r>
    </w:p>
    <w:p w14:paraId="0A1CA7AF" w14:textId="77777777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 w:rsidRPr="00BD117A">
        <w:lastRenderedPageBreak/>
        <w:t>Kiedy Pakiet ma status „nowy” lub „zakwalifikowany”, Użytkownik może zmienić status na „nie przystępujemy”.</w:t>
      </w:r>
    </w:p>
    <w:p w14:paraId="08599E59" w14:textId="77777777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 w:rsidRPr="00BD117A">
        <w:t>Gdy Użytkownik wygeneruje z Przetargu Ofertę cenową i kliknie przycisk „Oferta zatwierdzona do złożenia”, to na Pakiecie ustawiony zostanie status „złożony”.</w:t>
      </w:r>
    </w:p>
    <w:p w14:paraId="6B3C46E5" w14:textId="2A27E1CE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>
        <w:t>Użytkownik może zmienić status Pakietu ze „złożony” na „wygrany”, wtedy we wszystkich Produktach Przetargu mających status „złożony” zostanie zmieniony status na „wygrany”.</w:t>
      </w:r>
      <w:r w:rsidR="00F4162F">
        <w:t xml:space="preserve"> </w:t>
      </w:r>
      <w:bookmarkStart w:id="182" w:name="_Int_TojTvcrL"/>
      <w:r>
        <w:t>Analogicznie</w:t>
      </w:r>
      <w:bookmarkEnd w:id="182"/>
      <w:r>
        <w:t xml:space="preserve"> jeśli Użytkownik zmieni status Pakietu ze „złożony” na „przegrany” lub „unieważniony” lub „odrzucony”, we wszystkich Produktach Przetargu o statusie „złożony” zostanie zmieniony status odpowiednio na „przegrany” lub „unieważniony” lub „odrzucony”.</w:t>
      </w:r>
    </w:p>
    <w:p w14:paraId="6A903740" w14:textId="5DE6D94F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>
        <w:t xml:space="preserve">Użytkownik może odwrócić proces i zmienić status Produktu Przetargu, </w:t>
      </w:r>
      <w:bookmarkStart w:id="183" w:name="_Int_E9YoMhqh"/>
      <w:r>
        <w:t>wtedy</w:t>
      </w:r>
      <w:bookmarkEnd w:id="183"/>
      <w:r>
        <w:t xml:space="preserve"> jeśli wszystkie Produkty Przetargu pod Pakietem będą miały status „wygrany”, status Pakietu zostanie zmieniony na „wygrany”.</w:t>
      </w:r>
      <w:r w:rsidR="00961B01">
        <w:t xml:space="preserve"> </w:t>
      </w:r>
      <w:bookmarkStart w:id="184" w:name="_Int_k4oCMDly"/>
      <w:r>
        <w:t>Analogicznie</w:t>
      </w:r>
      <w:bookmarkEnd w:id="184"/>
      <w:r>
        <w:t xml:space="preserve"> jeśli Użytkownik ustawi na wszystkich Produktach Przetargu pod Pakietem status „przegrany” lub „unieważniony” lub „odrzucony”, status Przetargu zostanie zmieniony odpowiednio na „przegrany” lub „unieważniony” lub „odrzucony”.</w:t>
      </w:r>
    </w:p>
    <w:p w14:paraId="39A482F2" w14:textId="77777777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 w:rsidRPr="00BD117A">
        <w:t>Jeśli część Produktów Przetargu będzie miała status „wygrany”, a część Produktów Przetargu będzie miała status „przegrany”, status Pakietu zostanie zmieniony na „wygrany częściowo”.</w:t>
      </w:r>
    </w:p>
    <w:p w14:paraId="2F53A92A" w14:textId="0B90369D" w:rsidR="00CA1856" w:rsidRPr="00BD117A" w:rsidRDefault="00CA1856" w:rsidP="005C133E">
      <w:pPr>
        <w:pStyle w:val="Akapitzlist"/>
        <w:numPr>
          <w:ilvl w:val="0"/>
          <w:numId w:val="31"/>
        </w:numPr>
        <w:jc w:val="both"/>
      </w:pPr>
      <w:r w:rsidRPr="00BD117A">
        <w:t>Użytkownik może</w:t>
      </w:r>
      <w:r w:rsidR="00A5702B" w:rsidRPr="00BD117A">
        <w:t xml:space="preserve"> zmienić status Pakietu ze „złożony” na „wygrany częściowo”, a następnie </w:t>
      </w:r>
      <w:r w:rsidR="006A0A8E" w:rsidRPr="00BD117A">
        <w:t xml:space="preserve">zmienić statusy </w:t>
      </w:r>
      <w:r w:rsidR="00202E9A" w:rsidRPr="00BD117A">
        <w:t xml:space="preserve">podrzędnych </w:t>
      </w:r>
      <w:r w:rsidR="006A0A8E" w:rsidRPr="00BD117A">
        <w:t xml:space="preserve">Produktów Przetargu ze „złożony” na </w:t>
      </w:r>
      <w:r w:rsidR="00FC5F4F" w:rsidRPr="00BD117A">
        <w:t>odpowiedni dla każdego</w:t>
      </w:r>
      <w:r w:rsidR="00202E9A" w:rsidRPr="00BD117A">
        <w:t xml:space="preserve"> z kolei</w:t>
      </w:r>
      <w:r w:rsidR="00FC5F4F" w:rsidRPr="00BD117A">
        <w:t>.</w:t>
      </w:r>
    </w:p>
    <w:p w14:paraId="77404F95" w14:textId="3620B316" w:rsidR="000E2EDA" w:rsidRPr="00BD117A" w:rsidRDefault="00593C96" w:rsidP="005C133E">
      <w:pPr>
        <w:pStyle w:val="Akapitzlist"/>
        <w:numPr>
          <w:ilvl w:val="0"/>
          <w:numId w:val="31"/>
        </w:numPr>
        <w:jc w:val="both"/>
      </w:pPr>
      <w:r w:rsidRPr="00BD117A">
        <w:t>G</w:t>
      </w:r>
      <w:r w:rsidR="000E2EDA" w:rsidRPr="00BD117A">
        <w:t>dy Przetarg ma status „wygrany” lub „wygrany częściowo”, Użytkownik może na Ofercie cenowej pod Przetargiem nacisnąć przycisk „Aktywuj ofertę w SAP”, wtedy wygeneruje się plik CSV zawierający dane Przetargu z Pakietami o statusie „wygrany” lub „wygrany częściowo” oraz zostanie ustawiony status na Pakiecie odpowiednio „wysłany do SAP” lub „wysłany częściowo do SAP”.</w:t>
      </w:r>
    </w:p>
    <w:p w14:paraId="793A06E1" w14:textId="77777777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 w:rsidRPr="00BD117A">
        <w:t>Użytkownik może zmienić status Pakietu z „wysłany częściowo do SAP” na „wysłany do SAP”.</w:t>
      </w:r>
    </w:p>
    <w:p w14:paraId="4226DA67" w14:textId="77777777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 w:rsidRPr="00BD117A">
        <w:t>Gdy wystąpią błędy przy aktywacji w SAP Pakietu, Użytkownik może ustawić status Pakietu na „błąd aktywacji w SAP”.</w:t>
      </w:r>
    </w:p>
    <w:p w14:paraId="67957436" w14:textId="77777777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 w:rsidRPr="00BD117A">
        <w:t>Gdy Użytkownik ponowi próbę wysłania do SAP, może zmienić status Pakietu z „błąd aktywacji w SAP” na „wysłany do SAP” lub „wysłany częściowo do SAP”.</w:t>
      </w:r>
    </w:p>
    <w:p w14:paraId="6B9830CD" w14:textId="77777777" w:rsidR="000E2EDA" w:rsidRPr="00BD117A" w:rsidRDefault="000E2EDA" w:rsidP="005C133E">
      <w:pPr>
        <w:pStyle w:val="Akapitzlist"/>
        <w:numPr>
          <w:ilvl w:val="0"/>
          <w:numId w:val="31"/>
        </w:numPr>
        <w:jc w:val="both"/>
      </w:pPr>
      <w:r w:rsidRPr="00BD117A">
        <w:t>Gdy aktywacja oferty w SAP przebiegnie pomyślnie, Użytkownik może zmienić status Pakietu na „aktywowany w SAP” lub „aktywowany częściowo w SAP”.</w:t>
      </w:r>
    </w:p>
    <w:p w14:paraId="48952BF9" w14:textId="1794707B" w:rsidR="000E2EDA" w:rsidRPr="00BD117A" w:rsidRDefault="000E2EDA" w:rsidP="005C133E">
      <w:pPr>
        <w:pStyle w:val="Akapitzlist"/>
        <w:numPr>
          <w:ilvl w:val="0"/>
          <w:numId w:val="32"/>
        </w:numPr>
        <w:jc w:val="both"/>
      </w:pPr>
      <w:r w:rsidRPr="00BD117A">
        <w:t xml:space="preserve">Statusy Produktów Przetargu propagują się na status nadrzędnego Pakietu, jeśli </w:t>
      </w:r>
      <w:r w:rsidR="002250B3" w:rsidRPr="00BD117A">
        <w:t xml:space="preserve">statusy wszystkich Produktów Przetargu </w:t>
      </w:r>
      <w:r w:rsidR="007B7D39" w:rsidRPr="00BD117A">
        <w:t>pod Pakietem</w:t>
      </w:r>
      <w:r w:rsidRPr="00BD117A">
        <w:t xml:space="preserve"> </w:t>
      </w:r>
      <w:r w:rsidR="002250B3" w:rsidRPr="00BD117A">
        <w:t xml:space="preserve">są takie same </w:t>
      </w:r>
      <w:r w:rsidR="004D08F7" w:rsidRPr="00BD117A">
        <w:t xml:space="preserve">oraz jeśli </w:t>
      </w:r>
      <w:r w:rsidR="00130D5A" w:rsidRPr="00BD117A">
        <w:t xml:space="preserve">przed zmianą </w:t>
      </w:r>
      <w:r w:rsidR="00F92C8A" w:rsidRPr="00BD117A">
        <w:t xml:space="preserve">miały tę samą wartość, co </w:t>
      </w:r>
      <w:r w:rsidR="00130D5A" w:rsidRPr="00BD117A">
        <w:t>na Pakiecie</w:t>
      </w:r>
      <w:r w:rsidRPr="00BD117A">
        <w:t>.</w:t>
      </w:r>
    </w:p>
    <w:p w14:paraId="523C4896" w14:textId="7124F786" w:rsidR="00DB4199" w:rsidRPr="00BD117A" w:rsidRDefault="000E2EDA" w:rsidP="005C133E">
      <w:pPr>
        <w:pStyle w:val="Akapitzlist"/>
        <w:numPr>
          <w:ilvl w:val="0"/>
          <w:numId w:val="32"/>
        </w:numPr>
        <w:jc w:val="both"/>
      </w:pPr>
      <w:r w:rsidRPr="00BD117A">
        <w:t>Status Pakietu propaguj</w:t>
      </w:r>
      <w:r w:rsidR="00157F0E" w:rsidRPr="00BD117A">
        <w:t>e</w:t>
      </w:r>
      <w:r w:rsidRPr="00BD117A">
        <w:t xml:space="preserve"> się na statusy podrzędnych Produktów Przetargu</w:t>
      </w:r>
      <w:r w:rsidR="00130D5A" w:rsidRPr="00BD117A">
        <w:t xml:space="preserve">, </w:t>
      </w:r>
      <w:r w:rsidR="00DB4199" w:rsidRPr="00BD117A">
        <w:t>jeśli statusy wszystkich Produktów Przetargu pod Pakietem są takie same oraz jeśli m</w:t>
      </w:r>
      <w:r w:rsidR="00D942A3" w:rsidRPr="00BD117A">
        <w:t>ają</w:t>
      </w:r>
      <w:r w:rsidR="00DB4199" w:rsidRPr="00BD117A">
        <w:t xml:space="preserve"> tę samą wartość, co na Pakiecie</w:t>
      </w:r>
      <w:r w:rsidR="00D942A3" w:rsidRPr="00BD117A">
        <w:t xml:space="preserve"> przed zmianą.</w:t>
      </w:r>
    </w:p>
    <w:p w14:paraId="56CC3405" w14:textId="2DE56EEC" w:rsidR="00130D5A" w:rsidRPr="00BD117A" w:rsidRDefault="000E2EDA" w:rsidP="005C133E">
      <w:pPr>
        <w:pStyle w:val="Akapitzlist"/>
        <w:numPr>
          <w:ilvl w:val="0"/>
          <w:numId w:val="32"/>
        </w:numPr>
        <w:jc w:val="both"/>
      </w:pPr>
      <w:r w:rsidRPr="00BD117A">
        <w:t xml:space="preserve">Statusy Pakietów propagują się na status nadrzędnego Przetargu, </w:t>
      </w:r>
      <w:r w:rsidR="00130D5A" w:rsidRPr="00BD117A">
        <w:t>jeśli</w:t>
      </w:r>
      <w:r w:rsidR="00DB0D47" w:rsidRPr="00BD117A">
        <w:t xml:space="preserve"> </w:t>
      </w:r>
      <w:r w:rsidR="00E90C3C" w:rsidRPr="00BD117A">
        <w:t xml:space="preserve">statusy wszystkich Pakietów są zgodne </w:t>
      </w:r>
      <w:r w:rsidR="00B4125A" w:rsidRPr="00BD117A">
        <w:t xml:space="preserve">oraz jeśli </w:t>
      </w:r>
      <w:r w:rsidR="00C65A4C" w:rsidRPr="00BD117A">
        <w:t>status Przetargu jest taki sam, co na Pakietach przed zmianą.</w:t>
      </w:r>
    </w:p>
    <w:p w14:paraId="202948C5" w14:textId="72F478DB" w:rsidR="000E2EDA" w:rsidRPr="00BD117A" w:rsidRDefault="000E2EDA" w:rsidP="000E2EDA">
      <w:pPr>
        <w:jc w:val="both"/>
        <w:rPr>
          <w:lang w:eastAsia="pl-PL"/>
        </w:rPr>
      </w:pPr>
    </w:p>
    <w:p w14:paraId="69955F03" w14:textId="78782076" w:rsidR="005F43A3" w:rsidRPr="00BD117A" w:rsidRDefault="005F43A3">
      <w:pPr>
        <w:spacing w:before="0" w:after="200" w:line="276" w:lineRule="auto"/>
      </w:pPr>
      <w:r w:rsidRPr="00BD117A">
        <w:br w:type="page"/>
      </w:r>
    </w:p>
    <w:p w14:paraId="338245B4" w14:textId="77777777" w:rsidR="00BE4133" w:rsidRPr="00BD117A" w:rsidRDefault="00BE4133" w:rsidP="00BE4133"/>
    <w:p w14:paraId="226AE5CF" w14:textId="6B2E094B" w:rsidR="00BE4133" w:rsidRPr="00106A17" w:rsidRDefault="00BE4133" w:rsidP="00106A17">
      <w:pPr>
        <w:pStyle w:val="Nagwek3"/>
      </w:pPr>
      <w:bookmarkStart w:id="185" w:name="_Toc151315787"/>
      <w:r w:rsidRPr="00601B35">
        <w:t>Status</w:t>
      </w:r>
      <w:r w:rsidR="00094C92" w:rsidRPr="00601B35">
        <w:t>y</w:t>
      </w:r>
      <w:r w:rsidRPr="00601B35">
        <w:t xml:space="preserve"> obiektu Produkt Przetargu</w:t>
      </w:r>
      <w:bookmarkEnd w:id="185"/>
    </w:p>
    <w:p w14:paraId="79FF095E" w14:textId="48FFF5AC" w:rsidR="00BE4133" w:rsidRPr="00BD117A" w:rsidRDefault="00BA6D92" w:rsidP="00BE4133">
      <w:pPr>
        <w:keepNext/>
        <w:jc w:val="center"/>
      </w:pPr>
      <w:r>
        <w:rPr>
          <w:noProof/>
        </w:rPr>
        <w:drawing>
          <wp:inline distT="0" distB="0" distL="0" distR="0" wp14:anchorId="1E80AB11" wp14:editId="1E21AD4E">
            <wp:extent cx="5761355" cy="6490970"/>
            <wp:effectExtent l="0" t="0" r="0" b="5080"/>
            <wp:docPr id="621561196" name="Obraz 621561196" descr="Obraz zawierający tekst, diagram, zrzut ekranu, Pla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61196" name="Obraz 3" descr="Obraz zawierający tekst, diagram, zrzut ekranu, Plan&#10;&#10;Opis wygenerowany automatyczni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64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4CD1" w14:textId="151C25C4" w:rsidR="00BE4133" w:rsidRPr="00BD117A" w:rsidRDefault="00BE4133" w:rsidP="00BE4133">
      <w:pPr>
        <w:pStyle w:val="Legenda"/>
      </w:pPr>
      <w:bookmarkStart w:id="186" w:name="_Toc151315691"/>
      <w:r w:rsidRPr="00BD117A">
        <w:t xml:space="preserve">Rysunek </w:t>
      </w:r>
      <w:r w:rsidRPr="00BD117A">
        <w:fldChar w:fldCharType="begin"/>
      </w:r>
      <w:r w:rsidRPr="00BD117A">
        <w:instrText>SEQ Rysunek \* ARABIC</w:instrText>
      </w:r>
      <w:r w:rsidRPr="00BD117A">
        <w:fldChar w:fldCharType="separate"/>
      </w:r>
      <w:r w:rsidR="004A2E8A">
        <w:rPr>
          <w:noProof/>
        </w:rPr>
        <w:t>8</w:t>
      </w:r>
      <w:r w:rsidRPr="00BD117A">
        <w:fldChar w:fldCharType="end"/>
      </w:r>
      <w:r w:rsidRPr="00BD117A">
        <w:t xml:space="preserve"> Diagram statusów obiektu Produkt Przetargu</w:t>
      </w:r>
      <w:bookmarkEnd w:id="186"/>
    </w:p>
    <w:p w14:paraId="51DCA87B" w14:textId="77777777" w:rsidR="004A2BCB" w:rsidRPr="00BD117A" w:rsidRDefault="004A2BCB" w:rsidP="004A2BCB">
      <w:pPr>
        <w:rPr>
          <w:lang w:eastAsia="pl-PL"/>
        </w:rPr>
      </w:pPr>
      <w:r w:rsidRPr="00BD117A">
        <w:rPr>
          <w:lang w:eastAsia="pl-PL"/>
        </w:rPr>
        <w:t>Legenda:</w:t>
      </w:r>
    </w:p>
    <w:p w14:paraId="19386009" w14:textId="77777777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565831" wp14:editId="1F821B7B">
                <wp:simplePos x="0" y="0"/>
                <wp:positionH relativeFrom="column">
                  <wp:posOffset>2730</wp:posOffset>
                </wp:positionH>
                <wp:positionV relativeFrom="paragraph">
                  <wp:posOffset>122431</wp:posOffset>
                </wp:positionV>
                <wp:extent cx="154379" cy="0"/>
                <wp:effectExtent l="0" t="19050" r="36195" b="19050"/>
                <wp:wrapNone/>
                <wp:docPr id="27" name="Łącznik prosty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7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A16906A">
              <v:line id="Łącznik prosty 27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3pt" from=".2pt,9.65pt" to="12.35pt,9.65pt" w14:anchorId="245CAB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"/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>- tranzycje statusów wykonywane przez system</w:t>
      </w:r>
    </w:p>
    <w:p w14:paraId="22C8FB95" w14:textId="6A00D8DE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6502B1" wp14:editId="0725254F">
                <wp:simplePos x="0" y="0"/>
                <wp:positionH relativeFrom="margin">
                  <wp:posOffset>-635</wp:posOffset>
                </wp:positionH>
                <wp:positionV relativeFrom="paragraph">
                  <wp:posOffset>127000</wp:posOffset>
                </wp:positionV>
                <wp:extent cx="150495" cy="0"/>
                <wp:effectExtent l="0" t="19050" r="20955" b="19050"/>
                <wp:wrapNone/>
                <wp:docPr id="28" name="Łącznik prosty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98FB003">
              <v:line id="Łącznik prosty 28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94b64e [3046]" strokeweight="3pt" from="-.05pt,10pt" to="11.8pt,10pt" w14:anchorId="273DFD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">
                <w10:wrap anchorx="margin"/>
              </v:line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 xml:space="preserve">- tranzycje statusów wykonywane przez </w:t>
      </w:r>
      <w:r w:rsidR="0057323A" w:rsidRPr="00BD117A">
        <w:rPr>
          <w:lang w:eastAsia="pl-PL"/>
        </w:rPr>
        <w:t>U</w:t>
      </w:r>
      <w:r w:rsidRPr="00BD117A">
        <w:rPr>
          <w:lang w:eastAsia="pl-PL"/>
        </w:rPr>
        <w:t>żytkownika</w:t>
      </w:r>
      <w:r w:rsidR="0057323A" w:rsidRPr="00BD117A">
        <w:rPr>
          <w:lang w:eastAsia="pl-PL"/>
        </w:rPr>
        <w:t xml:space="preserve"> o roli </w:t>
      </w:r>
      <w:proofErr w:type="spellStart"/>
      <w:r w:rsidR="0057323A" w:rsidRPr="00BD117A">
        <w:rPr>
          <w:lang w:eastAsia="pl-PL"/>
        </w:rPr>
        <w:t>Przetargowiec</w:t>
      </w:r>
      <w:proofErr w:type="spellEnd"/>
    </w:p>
    <w:p w14:paraId="13685375" w14:textId="44FBBC38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14F57B" wp14:editId="3A1A48D9">
                <wp:simplePos x="0" y="0"/>
                <wp:positionH relativeFrom="margin">
                  <wp:posOffset>1905</wp:posOffset>
                </wp:positionH>
                <wp:positionV relativeFrom="paragraph">
                  <wp:posOffset>119380</wp:posOffset>
                </wp:positionV>
                <wp:extent cx="150495" cy="0"/>
                <wp:effectExtent l="0" t="19050" r="20955" b="19050"/>
                <wp:wrapNone/>
                <wp:docPr id="29" name="Łącznik prosty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0CCF111">
              <v:line id="Łącznik prosty 29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4579b8 [3044]" strokeweight="3pt" from=".15pt,9.4pt" to="12pt,9.4pt" w14:anchorId="27F66D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">
                <w10:wrap anchorx="margin"/>
              </v:line>
            </w:pict>
          </mc:Fallback>
        </mc:AlternateContent>
      </w:r>
      <w:r w:rsidRPr="00BD117A">
        <w:rPr>
          <w:color w:val="0070C0"/>
          <w:lang w:eastAsia="pl-PL"/>
        </w:rPr>
        <w:t xml:space="preserve">     </w:t>
      </w:r>
      <w:r w:rsidRPr="00BD117A">
        <w:rPr>
          <w:color w:val="FF0000"/>
          <w:lang w:eastAsia="pl-PL"/>
        </w:rPr>
        <w:t xml:space="preserve"> </w:t>
      </w:r>
      <w:r w:rsidRPr="00BD117A">
        <w:rPr>
          <w:lang w:eastAsia="pl-PL"/>
        </w:rPr>
        <w:t xml:space="preserve">- tranzycje statusów wykonywane przez system lub </w:t>
      </w:r>
      <w:r w:rsidR="0057323A" w:rsidRPr="00BD117A">
        <w:rPr>
          <w:lang w:eastAsia="pl-PL"/>
        </w:rPr>
        <w:t>U</w:t>
      </w:r>
      <w:r w:rsidRPr="00BD117A">
        <w:rPr>
          <w:lang w:eastAsia="pl-PL"/>
        </w:rPr>
        <w:t>żytkownika</w:t>
      </w:r>
      <w:r w:rsidR="0057323A" w:rsidRPr="00BD117A">
        <w:rPr>
          <w:lang w:eastAsia="pl-PL"/>
        </w:rPr>
        <w:t xml:space="preserve"> o roli </w:t>
      </w:r>
      <w:proofErr w:type="spellStart"/>
      <w:r w:rsidR="0057323A" w:rsidRPr="00BD117A">
        <w:rPr>
          <w:lang w:eastAsia="pl-PL"/>
        </w:rPr>
        <w:t>Przetargowiec</w:t>
      </w:r>
      <w:proofErr w:type="spellEnd"/>
    </w:p>
    <w:p w14:paraId="54ABBC4B" w14:textId="77777777" w:rsidR="004A2BCB" w:rsidRPr="00BD117A" w:rsidRDefault="004A2BCB" w:rsidP="004A2BCB">
      <w:pPr>
        <w:rPr>
          <w:lang w:eastAsia="pl-PL"/>
        </w:rPr>
      </w:pPr>
    </w:p>
    <w:p w14:paraId="614B917A" w14:textId="0ED95B9D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Nowy rekord Produktu Przetargu ma domyślnie ustawiony status „nowy”.</w:t>
      </w:r>
    </w:p>
    <w:p w14:paraId="754B4179" w14:textId="5B13945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Użytkownik może ręcznie uzupełnić dane Produktu Przetargu i przypisać do niego Produkty Dopasowane, a następnie zmienić status z „nowy” na „zakwalifikowany”.</w:t>
      </w:r>
      <w:r w:rsidR="005D7FE1">
        <w:t xml:space="preserve"> </w:t>
      </w:r>
      <w:r w:rsidRPr="00BD117A">
        <w:t xml:space="preserve">Użytkownik może </w:t>
      </w:r>
      <w:r w:rsidRPr="00BD117A">
        <w:lastRenderedPageBreak/>
        <w:t>również uruchomić proces mapowania, po zakończeniu którego dla Produktu Przetargu zostanie ustawiony status „zakwalifikowany”.</w:t>
      </w:r>
    </w:p>
    <w:p w14:paraId="631BB32B" w14:textId="7777777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Kiedy Produkt Przetargu ma status „nowy” lub „zakwalifikowany”, Użytkownik może zmienić status na „nie przystępujemy”.</w:t>
      </w:r>
    </w:p>
    <w:p w14:paraId="38B56E56" w14:textId="7777777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Gdy Użytkownik wygeneruje z Przetargu Ofertę cenową i kliknie przycisk „Oferta zatwierdzona do złożenia”, to na Produkcie Przetargu ustawiony zostanie status „złożony”.</w:t>
      </w:r>
    </w:p>
    <w:p w14:paraId="23569A6F" w14:textId="7777777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Użytkownik może zmienić status Produktu Przetargu ze „złożony” na „wygrany” lub „wygrany warunkowo” lub „przegrany” lub „unieważniony” lub „odrzucony”.</w:t>
      </w:r>
    </w:p>
    <w:p w14:paraId="4C6F48D9" w14:textId="7777777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Gdy Przetarg ma status „wygrany” lub „wygrany częściowo”, Użytkownik może na Ofercie cenowej pod Przetargiem nacisnąć przycisk „Aktywuj ofertę w SAP”, wtedy wygeneruje się plik CSV zawierający dane Przetargu z Pakietami o statusie „wygrany” lub „wygrany częściowo” oraz Produktami Przetargu o statusie „wygrany”, wtedy zostanie zmieniony status na Produkcie Przetargu z „wygrany” na „wysłany do SAP”.</w:t>
      </w:r>
    </w:p>
    <w:p w14:paraId="644A9355" w14:textId="7777777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Przy próbie aktywacji Oferty cenowej zawierającej Pakiet z Produktem Przetargu zostanie wykonane sprawdzenie czy nie został przekroczony termin dopuszczenia do sprzedaży, jeśli taka sytuacja zaistnieje zostanie ustawiony status „przekroczony termin dopuszczenia” na Produkcie Przetargu.</w:t>
      </w:r>
    </w:p>
    <w:p w14:paraId="1C03104D" w14:textId="7777777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Gdy wystąpią błędy przy aktywacji w SAP Produktu Przetargu, Użytkownik może ustawić status Produktu Przetargu na „błąd aktywacji w SAP”.</w:t>
      </w:r>
    </w:p>
    <w:p w14:paraId="3C952D71" w14:textId="7777777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Gdy Użytkownik ponowi próbę wysłania do SAP, może zmienić status Produktu Przetargu z „błąd aktywacji w SAP” na „wysłany do SAP”.</w:t>
      </w:r>
    </w:p>
    <w:p w14:paraId="41FD2F3A" w14:textId="7777777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 xml:space="preserve">Gdy Produkt Przetargu nie ma kodu SAP (jest indeksem zero), Użytkownik może zmienić status Produktu Przetargu na „nieaktywowany w SAP”. </w:t>
      </w:r>
    </w:p>
    <w:p w14:paraId="2909A27B" w14:textId="7777777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Gdy Produkt Przetargu będący indeksem zero dostanie kod SAP i zostanie wysłany do SAP, Użytkownik może zmienić status z „nieaktywowany w SAP” na „wysłany do SAP”.</w:t>
      </w:r>
    </w:p>
    <w:p w14:paraId="71AB1D6D" w14:textId="7777777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Gdy Produkt Przetargu będący indeksem zero zostanie wykluczony, Użytkownik może zmienić status z „nieaktywowany w SAP” na „przegrany”.</w:t>
      </w:r>
    </w:p>
    <w:p w14:paraId="4C94C925" w14:textId="77777777" w:rsidR="006D723E" w:rsidRPr="00BD117A" w:rsidRDefault="006D723E" w:rsidP="002032F3">
      <w:pPr>
        <w:pStyle w:val="Akapitzlist"/>
        <w:numPr>
          <w:ilvl w:val="0"/>
          <w:numId w:val="33"/>
        </w:numPr>
        <w:jc w:val="both"/>
      </w:pPr>
      <w:r w:rsidRPr="00BD117A">
        <w:t>Gdy aktywacja oferty w SAP przebiegnie pomyślnie, Użytkownik może zmienić status Produktu Przetargu na „aktywowany w SAP”.</w:t>
      </w:r>
    </w:p>
    <w:p w14:paraId="02F575AC" w14:textId="77777777" w:rsidR="006D723E" w:rsidRPr="00BD117A" w:rsidRDefault="006D723E" w:rsidP="002032F3">
      <w:pPr>
        <w:pStyle w:val="Akapitzlist"/>
        <w:numPr>
          <w:ilvl w:val="0"/>
          <w:numId w:val="34"/>
        </w:numPr>
        <w:jc w:val="both"/>
      </w:pPr>
      <w:r w:rsidRPr="00BD117A">
        <w:t>Statusy Produktów Przetargu propagują się na status nadrzędnego Pakietu, jeśli ich wartości przed zmianą były takie same.</w:t>
      </w:r>
    </w:p>
    <w:p w14:paraId="076959A0" w14:textId="1DB00A2C" w:rsidR="005F43A3" w:rsidRPr="00BD117A" w:rsidRDefault="005F43A3" w:rsidP="006D723E">
      <w:pPr>
        <w:jc w:val="both"/>
      </w:pPr>
      <w:r w:rsidRPr="00BD117A">
        <w:br w:type="page"/>
      </w:r>
    </w:p>
    <w:p w14:paraId="7B96F769" w14:textId="77777777" w:rsidR="00BE4133" w:rsidRPr="00BD117A" w:rsidRDefault="00BE4133" w:rsidP="00CD398B">
      <w:pPr>
        <w:jc w:val="both"/>
      </w:pPr>
    </w:p>
    <w:p w14:paraId="1953A1B2" w14:textId="4D73B686" w:rsidR="00BB7DA2" w:rsidRPr="00106A17" w:rsidRDefault="00BB7DA2" w:rsidP="00106A17">
      <w:pPr>
        <w:pStyle w:val="Nagwek3"/>
      </w:pPr>
      <w:bookmarkStart w:id="187" w:name="_Toc151315788"/>
      <w:r w:rsidRPr="00601B35">
        <w:t>Status</w:t>
      </w:r>
      <w:r w:rsidR="00094C92" w:rsidRPr="00601B35">
        <w:t>y</w:t>
      </w:r>
      <w:r w:rsidRPr="00601B35">
        <w:t xml:space="preserve"> obiektu </w:t>
      </w:r>
      <w:r w:rsidR="0060713C" w:rsidRPr="00601B35">
        <w:t>ZPZK</w:t>
      </w:r>
      <w:bookmarkEnd w:id="187"/>
    </w:p>
    <w:p w14:paraId="386EF09F" w14:textId="2B53A25D" w:rsidR="00BB7DA2" w:rsidRPr="00BD117A" w:rsidRDefault="00B22321" w:rsidP="00BB7DA2">
      <w:pPr>
        <w:keepNext/>
        <w:jc w:val="center"/>
      </w:pPr>
      <w:r w:rsidRPr="00BD117A">
        <w:rPr>
          <w:noProof/>
        </w:rPr>
        <w:drawing>
          <wp:inline distT="0" distB="0" distL="0" distR="0" wp14:anchorId="42889E28" wp14:editId="4ECA8EEC">
            <wp:extent cx="3819525" cy="5010150"/>
            <wp:effectExtent l="0" t="0" r="9525" b="0"/>
            <wp:docPr id="447345910" name="Obraz 447345910" descr="Obraz zawierający tekst, zrzut ekranu, diagram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45910" name="Obraz 10" descr="Obraz zawierający tekst, zrzut ekranu, diagram, Czcionka&#10;&#10;Opis wygenerowany automatyczni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DE21" w14:textId="77C3BCA5" w:rsidR="00BB7DA2" w:rsidRPr="00BD117A" w:rsidRDefault="00BB7DA2" w:rsidP="00BB7DA2">
      <w:pPr>
        <w:pStyle w:val="Legenda"/>
      </w:pPr>
      <w:bookmarkStart w:id="188" w:name="_Toc151315692"/>
      <w:r w:rsidRPr="00BD117A">
        <w:t xml:space="preserve">Rysunek </w:t>
      </w:r>
      <w:r w:rsidRPr="00BD117A">
        <w:fldChar w:fldCharType="begin"/>
      </w:r>
      <w:r w:rsidRPr="00BD117A">
        <w:instrText>SEQ Rysunek \* ARABIC</w:instrText>
      </w:r>
      <w:r w:rsidRPr="00BD117A">
        <w:fldChar w:fldCharType="separate"/>
      </w:r>
      <w:r w:rsidR="004A2E8A">
        <w:rPr>
          <w:noProof/>
        </w:rPr>
        <w:t>9</w:t>
      </w:r>
      <w:r w:rsidRPr="00BD117A">
        <w:fldChar w:fldCharType="end"/>
      </w:r>
      <w:r w:rsidRPr="00BD117A">
        <w:t xml:space="preserve"> Diagram statusów obiektu</w:t>
      </w:r>
      <w:r w:rsidR="0054248E" w:rsidRPr="00BD117A">
        <w:t xml:space="preserve"> ZPZK</w:t>
      </w:r>
      <w:bookmarkEnd w:id="188"/>
    </w:p>
    <w:p w14:paraId="58227E23" w14:textId="77777777" w:rsidR="00BB7DA2" w:rsidRPr="00BD117A" w:rsidRDefault="00BB7DA2" w:rsidP="00BB7DA2">
      <w:pPr>
        <w:rPr>
          <w:lang w:eastAsia="pl-PL"/>
        </w:rPr>
      </w:pPr>
      <w:r w:rsidRPr="00BD117A">
        <w:rPr>
          <w:lang w:eastAsia="pl-PL"/>
        </w:rPr>
        <w:t>Legenda:</w:t>
      </w:r>
    </w:p>
    <w:p w14:paraId="3E4DF2A3" w14:textId="77777777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7F7AB6" wp14:editId="2B939986">
                <wp:simplePos x="0" y="0"/>
                <wp:positionH relativeFrom="column">
                  <wp:posOffset>2730</wp:posOffset>
                </wp:positionH>
                <wp:positionV relativeFrom="paragraph">
                  <wp:posOffset>122431</wp:posOffset>
                </wp:positionV>
                <wp:extent cx="154379" cy="0"/>
                <wp:effectExtent l="0" t="19050" r="36195" b="19050"/>
                <wp:wrapNone/>
                <wp:docPr id="30" name="Łącznik prosty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7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1090318">
              <v:line id="Łącznik prosty 30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3pt" from=".2pt,9.65pt" to="12.35pt,9.65pt" w14:anchorId="3FF6E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"/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>- tranzycje statusów wykonywane przez system</w:t>
      </w:r>
    </w:p>
    <w:p w14:paraId="4F621C99" w14:textId="77777777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756865" wp14:editId="2B32C5CE">
                <wp:simplePos x="0" y="0"/>
                <wp:positionH relativeFrom="margin">
                  <wp:posOffset>-635</wp:posOffset>
                </wp:positionH>
                <wp:positionV relativeFrom="paragraph">
                  <wp:posOffset>127000</wp:posOffset>
                </wp:positionV>
                <wp:extent cx="150495" cy="0"/>
                <wp:effectExtent l="0" t="19050" r="20955" b="19050"/>
                <wp:wrapNone/>
                <wp:docPr id="31" name="Łącznik prosty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795BCA8">
              <v:line id="Łącznik prosty 31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94b64e [3046]" strokeweight="3pt" from="-.05pt,10pt" to="11.8pt,10pt" w14:anchorId="015532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">
                <w10:wrap anchorx="margin"/>
              </v:line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>- tranzycje statusów wykonywane przez użytkownika</w:t>
      </w:r>
    </w:p>
    <w:p w14:paraId="01EFFB11" w14:textId="77777777" w:rsidR="00870217" w:rsidRPr="00BD117A" w:rsidRDefault="00870217" w:rsidP="00870217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DB44E1" wp14:editId="57EE4BCC">
                <wp:simplePos x="0" y="0"/>
                <wp:positionH relativeFrom="margin">
                  <wp:posOffset>1905</wp:posOffset>
                </wp:positionH>
                <wp:positionV relativeFrom="paragraph">
                  <wp:posOffset>119380</wp:posOffset>
                </wp:positionV>
                <wp:extent cx="150495" cy="0"/>
                <wp:effectExtent l="0" t="19050" r="20955" b="19050"/>
                <wp:wrapNone/>
                <wp:docPr id="2108723264" name="Łącznik prosty 2108723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C96B81E">
              <v:line id="Łącznik prosty 2108723264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4579b8 [3044]" strokeweight="3pt" from=".15pt,9.4pt" to="12pt,9.4pt" w14:anchorId="56208B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">
                <w10:wrap anchorx="margin"/>
              </v:line>
            </w:pict>
          </mc:Fallback>
        </mc:AlternateContent>
      </w:r>
      <w:r w:rsidRPr="00BD117A">
        <w:rPr>
          <w:color w:val="0070C0"/>
          <w:lang w:eastAsia="pl-PL"/>
        </w:rPr>
        <w:t xml:space="preserve">     </w:t>
      </w:r>
      <w:r w:rsidRPr="00BD117A">
        <w:rPr>
          <w:color w:val="FF0000"/>
          <w:lang w:eastAsia="pl-PL"/>
        </w:rPr>
        <w:t xml:space="preserve"> </w:t>
      </w:r>
      <w:r w:rsidRPr="00BD117A">
        <w:rPr>
          <w:lang w:eastAsia="pl-PL"/>
        </w:rPr>
        <w:t>- tranzycje statusów wykonywane przez system lub użytkownika</w:t>
      </w:r>
    </w:p>
    <w:p w14:paraId="1EED0095" w14:textId="77777777" w:rsidR="00C11129" w:rsidRPr="00BD117A" w:rsidRDefault="00C11129" w:rsidP="00870217">
      <w:pPr>
        <w:rPr>
          <w:lang w:eastAsia="pl-PL"/>
        </w:rPr>
      </w:pPr>
    </w:p>
    <w:p w14:paraId="39AE1A1B" w14:textId="77777777" w:rsidR="00DF392F" w:rsidRPr="00BD117A" w:rsidRDefault="009B071B" w:rsidP="00D734B0">
      <w:pPr>
        <w:pStyle w:val="Akapitzlist"/>
        <w:numPr>
          <w:ilvl w:val="0"/>
          <w:numId w:val="35"/>
        </w:numPr>
        <w:jc w:val="both"/>
      </w:pPr>
      <w:r w:rsidRPr="00BD117A">
        <w:t xml:space="preserve">Nowoutworzony obiekt </w:t>
      </w:r>
      <w:r w:rsidR="00373868" w:rsidRPr="00BD117A">
        <w:t>w</w:t>
      </w:r>
      <w:r w:rsidRPr="00BD117A">
        <w:t xml:space="preserve">arunków handlowych </w:t>
      </w:r>
      <w:r w:rsidR="00373868" w:rsidRPr="00BD117A">
        <w:t xml:space="preserve">(ZPZK) </w:t>
      </w:r>
      <w:r w:rsidRPr="00BD117A">
        <w:t>ma status „Nowe”.</w:t>
      </w:r>
    </w:p>
    <w:p w14:paraId="25B99051" w14:textId="77777777" w:rsidR="00DF392F" w:rsidRPr="00BD117A" w:rsidRDefault="00373868" w:rsidP="00D734B0">
      <w:pPr>
        <w:pStyle w:val="Akapitzlist"/>
        <w:numPr>
          <w:ilvl w:val="0"/>
          <w:numId w:val="35"/>
        </w:numPr>
        <w:jc w:val="both"/>
      </w:pPr>
      <w:r w:rsidRPr="00BD117A">
        <w:t xml:space="preserve">Użytkownik może kliknąć przycisk „Generuj zapytanie”, </w:t>
      </w:r>
      <w:r w:rsidR="0070588B" w:rsidRPr="00BD117A">
        <w:t>wtedy status ZPZK zostanie zmieniony na „Wygenerowany e-mail”.</w:t>
      </w:r>
    </w:p>
    <w:p w14:paraId="2F134AC1" w14:textId="77777777" w:rsidR="00DF392F" w:rsidRPr="00BD117A" w:rsidRDefault="00457649" w:rsidP="00D734B0">
      <w:pPr>
        <w:pStyle w:val="Akapitzlist"/>
        <w:numPr>
          <w:ilvl w:val="0"/>
          <w:numId w:val="35"/>
        </w:numPr>
        <w:jc w:val="both"/>
      </w:pPr>
      <w:r w:rsidRPr="00BD117A">
        <w:t xml:space="preserve">Gdy Użytkownik </w:t>
      </w:r>
      <w:r w:rsidR="00C6124F" w:rsidRPr="00BD117A">
        <w:t xml:space="preserve">wyśle e-maila </w:t>
      </w:r>
      <w:r w:rsidR="00FF04A9" w:rsidRPr="00BD117A">
        <w:t xml:space="preserve">z Działania wygenerowanego pod ZPZK, </w:t>
      </w:r>
      <w:r w:rsidR="001F137A" w:rsidRPr="00BD117A">
        <w:t>status ZPZK zostanie zmieniony na</w:t>
      </w:r>
      <w:r w:rsidR="00AC3A23" w:rsidRPr="00BD117A">
        <w:t xml:space="preserve"> „Wysłan</w:t>
      </w:r>
      <w:r w:rsidR="001F137A" w:rsidRPr="00BD117A">
        <w:t>e</w:t>
      </w:r>
      <w:r w:rsidR="00AC3A23" w:rsidRPr="00BD117A">
        <w:t xml:space="preserve"> zapytanie”.</w:t>
      </w:r>
    </w:p>
    <w:p w14:paraId="42C1D09A" w14:textId="77777777" w:rsidR="00D734B0" w:rsidRDefault="00AC3A23" w:rsidP="00D734B0">
      <w:pPr>
        <w:pStyle w:val="Akapitzlist"/>
        <w:numPr>
          <w:ilvl w:val="0"/>
          <w:numId w:val="35"/>
        </w:numPr>
        <w:jc w:val="both"/>
      </w:pPr>
      <w:r w:rsidRPr="00BD117A">
        <w:t xml:space="preserve">Użytkownik może zmienić status na </w:t>
      </w:r>
      <w:r w:rsidR="001620D0" w:rsidRPr="00BD117A">
        <w:t>„Otrzyman</w:t>
      </w:r>
      <w:r w:rsidR="001F137A" w:rsidRPr="00BD117A">
        <w:t>a</w:t>
      </w:r>
      <w:r w:rsidR="001620D0" w:rsidRPr="00BD117A">
        <w:t xml:space="preserve"> odpowiedź na zapytanie”</w:t>
      </w:r>
      <w:r w:rsidR="001F137A" w:rsidRPr="00BD117A">
        <w:t>,</w:t>
      </w:r>
      <w:r w:rsidR="001620D0" w:rsidRPr="00BD117A">
        <w:t xml:space="preserve"> gdy otrzyma odpowiedź z warunkami handlowymi od producenta</w:t>
      </w:r>
      <w:r w:rsidR="002032F3">
        <w:t>.</w:t>
      </w:r>
    </w:p>
    <w:p w14:paraId="433F9ECA" w14:textId="62AEAD5E" w:rsidR="009B071B" w:rsidRPr="00BD117A" w:rsidRDefault="00D734B0" w:rsidP="00D734B0">
      <w:pPr>
        <w:pStyle w:val="Akapitzlist"/>
        <w:numPr>
          <w:ilvl w:val="0"/>
          <w:numId w:val="35"/>
        </w:numPr>
        <w:jc w:val="both"/>
      </w:pPr>
      <w:r>
        <w:t>Użytkownik może zmienić status na</w:t>
      </w:r>
      <w:r w:rsidR="001620D0" w:rsidRPr="00BD117A">
        <w:t xml:space="preserve"> „</w:t>
      </w:r>
      <w:r w:rsidR="001F137A" w:rsidRPr="00BD117A">
        <w:t>Brak</w:t>
      </w:r>
      <w:r w:rsidR="001620D0" w:rsidRPr="00BD117A">
        <w:t xml:space="preserve"> odpowiedzi na </w:t>
      </w:r>
      <w:r w:rsidR="001F137A" w:rsidRPr="00BD117A">
        <w:t>za</w:t>
      </w:r>
      <w:r w:rsidR="001620D0" w:rsidRPr="00BD117A">
        <w:t xml:space="preserve">pytanie” gdy </w:t>
      </w:r>
      <w:r w:rsidR="00845B49" w:rsidRPr="00BD117A">
        <w:t>odpowiedź od producenta nie zostanie otrzymana.</w:t>
      </w:r>
    </w:p>
    <w:p w14:paraId="6F9FF6E9" w14:textId="699E8163" w:rsidR="005F43A3" w:rsidRDefault="005F43A3">
      <w:pPr>
        <w:spacing w:before="0" w:after="200" w:line="276" w:lineRule="auto"/>
        <w:rPr>
          <w:lang w:eastAsia="pl-PL"/>
        </w:rPr>
      </w:pPr>
      <w:r w:rsidRPr="00BD117A">
        <w:rPr>
          <w:lang w:eastAsia="pl-PL"/>
        </w:rPr>
        <w:br w:type="page"/>
      </w:r>
    </w:p>
    <w:p w14:paraId="114FCC65" w14:textId="77777777" w:rsidR="00DA7D9F" w:rsidRPr="00BD117A" w:rsidRDefault="00DA7D9F" w:rsidP="00DA7D9F">
      <w:pPr>
        <w:jc w:val="both"/>
      </w:pPr>
    </w:p>
    <w:p w14:paraId="3D60FFF4" w14:textId="51AF387E" w:rsidR="00DA7D9F" w:rsidRPr="00106A17" w:rsidRDefault="00DA7D9F" w:rsidP="00DA7D9F">
      <w:pPr>
        <w:pStyle w:val="Nagwek3"/>
      </w:pPr>
      <w:bookmarkStart w:id="189" w:name="_Toc151315789"/>
      <w:r w:rsidRPr="00601B35">
        <w:t xml:space="preserve">Statusy </w:t>
      </w:r>
      <w:r w:rsidR="004A2E8A">
        <w:t>uwzględniania preferowanych producentów na obiekcie Pakiet</w:t>
      </w:r>
      <w:bookmarkEnd w:id="189"/>
    </w:p>
    <w:p w14:paraId="4D48157F" w14:textId="71AB33CF" w:rsidR="00DA7D9F" w:rsidRPr="00BD117A" w:rsidRDefault="009257A2" w:rsidP="00DA7D9F">
      <w:pPr>
        <w:keepNext/>
        <w:jc w:val="center"/>
      </w:pPr>
      <w:r>
        <w:rPr>
          <w:noProof/>
        </w:rPr>
        <w:drawing>
          <wp:inline distT="0" distB="0" distL="0" distR="0" wp14:anchorId="4FEF77B8" wp14:editId="53838ACB">
            <wp:extent cx="4495800" cy="5486400"/>
            <wp:effectExtent l="0" t="0" r="0" b="0"/>
            <wp:docPr id="1990861120" name="Obraz 1990861120" descr="Obraz zawierający tekst, zrzut ekranu, diagram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61120" name="Obraz 2" descr="Obraz zawierający tekst, zrzut ekranu, diagram, linia&#10;&#10;Opis wygenerowany automatyczni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8B84" w14:textId="0B147255" w:rsidR="00DA7D9F" w:rsidRPr="00BD117A" w:rsidRDefault="00DA7D9F" w:rsidP="00DA7D9F">
      <w:pPr>
        <w:pStyle w:val="Legenda"/>
      </w:pPr>
      <w:bookmarkStart w:id="190" w:name="_Toc151315693"/>
      <w:r w:rsidRPr="00BD117A">
        <w:t xml:space="preserve">Rysunek </w:t>
      </w:r>
      <w:r w:rsidRPr="00BD117A">
        <w:fldChar w:fldCharType="begin"/>
      </w:r>
      <w:r w:rsidRPr="00BD117A">
        <w:instrText>SEQ Rysunek \* ARABIC</w:instrText>
      </w:r>
      <w:r w:rsidRPr="00BD117A">
        <w:fldChar w:fldCharType="separate"/>
      </w:r>
      <w:r w:rsidR="004A2E8A">
        <w:rPr>
          <w:noProof/>
        </w:rPr>
        <w:t>10</w:t>
      </w:r>
      <w:r w:rsidRPr="00BD117A">
        <w:fldChar w:fldCharType="end"/>
      </w:r>
      <w:r w:rsidRPr="00BD117A">
        <w:t xml:space="preserve"> Diagram statusów </w:t>
      </w:r>
      <w:r w:rsidR="004A2E8A">
        <w:t xml:space="preserve">uwzględniania preferowanych producentów na </w:t>
      </w:r>
      <w:r w:rsidRPr="00BD117A">
        <w:t>obiek</w:t>
      </w:r>
      <w:r w:rsidR="004A2E8A">
        <w:t>cie Pakiet</w:t>
      </w:r>
      <w:bookmarkEnd w:id="190"/>
    </w:p>
    <w:p w14:paraId="428E33C0" w14:textId="77777777" w:rsidR="00DA7D9F" w:rsidRPr="00BD117A" w:rsidRDefault="00DA7D9F" w:rsidP="00DA7D9F">
      <w:pPr>
        <w:rPr>
          <w:lang w:eastAsia="pl-PL"/>
        </w:rPr>
      </w:pPr>
      <w:r w:rsidRPr="00BD117A">
        <w:rPr>
          <w:lang w:eastAsia="pl-PL"/>
        </w:rPr>
        <w:t>Legenda:</w:t>
      </w:r>
    </w:p>
    <w:p w14:paraId="64641CB2" w14:textId="77777777" w:rsidR="00DA7D9F" w:rsidRPr="00BD117A" w:rsidRDefault="00DA7D9F" w:rsidP="00DA7D9F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93D105" wp14:editId="77C667EF">
                <wp:simplePos x="0" y="0"/>
                <wp:positionH relativeFrom="column">
                  <wp:posOffset>2730</wp:posOffset>
                </wp:positionH>
                <wp:positionV relativeFrom="paragraph">
                  <wp:posOffset>122431</wp:posOffset>
                </wp:positionV>
                <wp:extent cx="154379" cy="0"/>
                <wp:effectExtent l="0" t="19050" r="36195" b="19050"/>
                <wp:wrapNone/>
                <wp:docPr id="1865724891" name="Łącznik prosty 1865724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7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72AF7B8">
              <v:line id="Łącznik prosty 1865724891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3pt" from=".2pt,9.65pt" to="12.35pt,9.65pt" w14:anchorId="37DB32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"/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>- tranzycje statusów wykonywane przez system</w:t>
      </w:r>
    </w:p>
    <w:p w14:paraId="6FADD199" w14:textId="77777777" w:rsidR="00DA7D9F" w:rsidRPr="00BD117A" w:rsidRDefault="00DA7D9F" w:rsidP="00DA7D9F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8E21BB" wp14:editId="14B0B79C">
                <wp:simplePos x="0" y="0"/>
                <wp:positionH relativeFrom="margin">
                  <wp:posOffset>-635</wp:posOffset>
                </wp:positionH>
                <wp:positionV relativeFrom="paragraph">
                  <wp:posOffset>127000</wp:posOffset>
                </wp:positionV>
                <wp:extent cx="150495" cy="0"/>
                <wp:effectExtent l="0" t="19050" r="20955" b="19050"/>
                <wp:wrapNone/>
                <wp:docPr id="1792011955" name="Łącznik prosty 1792011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92B2469">
              <v:line id="Łącznik prosty 1792011955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94b64e [3046]" strokeweight="3pt" from="-.05pt,10pt" to="11.8pt,10pt" w14:anchorId="2087ED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">
                <w10:wrap anchorx="margin"/>
              </v:line>
            </w:pict>
          </mc:Fallback>
        </mc:AlternateContent>
      </w:r>
      <w:r w:rsidRPr="00BD117A">
        <w:rPr>
          <w:color w:val="FF0000"/>
          <w:lang w:eastAsia="pl-PL"/>
        </w:rPr>
        <w:t xml:space="preserve">      </w:t>
      </w:r>
      <w:r w:rsidRPr="00BD117A">
        <w:rPr>
          <w:lang w:eastAsia="pl-PL"/>
        </w:rPr>
        <w:t>- tranzycje statusów wykonywane przez użytkownika</w:t>
      </w:r>
    </w:p>
    <w:p w14:paraId="7A4EBADD" w14:textId="77777777" w:rsidR="00DA7D9F" w:rsidRPr="00BD117A" w:rsidRDefault="00DA7D9F" w:rsidP="00DA7D9F">
      <w:pPr>
        <w:rPr>
          <w:lang w:eastAsia="pl-PL"/>
        </w:rPr>
      </w:pPr>
      <w:r w:rsidRPr="00BD117A">
        <w:rPr>
          <w:noProof/>
          <w:color w:val="FF0000"/>
          <w:lang w:eastAsia="pl-P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80A9BF" wp14:editId="14FCE892">
                <wp:simplePos x="0" y="0"/>
                <wp:positionH relativeFrom="margin">
                  <wp:posOffset>1905</wp:posOffset>
                </wp:positionH>
                <wp:positionV relativeFrom="paragraph">
                  <wp:posOffset>119380</wp:posOffset>
                </wp:positionV>
                <wp:extent cx="150495" cy="0"/>
                <wp:effectExtent l="0" t="19050" r="20955" b="19050"/>
                <wp:wrapNone/>
                <wp:docPr id="264033466" name="Łącznik prosty 264033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4209835">
              <v:line id="Łącznik prosty 26403346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4579b8 [3044]" strokeweight="3pt" from=".15pt,9.4pt" to="12pt,9.4pt" w14:anchorId="733B2C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">
                <w10:wrap anchorx="margin"/>
              </v:line>
            </w:pict>
          </mc:Fallback>
        </mc:AlternateContent>
      </w:r>
      <w:r w:rsidRPr="00BD117A">
        <w:rPr>
          <w:color w:val="0070C0"/>
          <w:lang w:eastAsia="pl-PL"/>
        </w:rPr>
        <w:t xml:space="preserve">     </w:t>
      </w:r>
      <w:r w:rsidRPr="00BD117A">
        <w:rPr>
          <w:color w:val="FF0000"/>
          <w:lang w:eastAsia="pl-PL"/>
        </w:rPr>
        <w:t xml:space="preserve"> </w:t>
      </w:r>
      <w:r w:rsidRPr="00BD117A">
        <w:rPr>
          <w:lang w:eastAsia="pl-PL"/>
        </w:rPr>
        <w:t>- tranzycje statusów wykonywane przez system lub użytkownika</w:t>
      </w:r>
    </w:p>
    <w:p w14:paraId="396399DC" w14:textId="77777777" w:rsidR="00DA7D9F" w:rsidRPr="00BD117A" w:rsidRDefault="00DA7D9F" w:rsidP="00DA7D9F">
      <w:pPr>
        <w:rPr>
          <w:lang w:eastAsia="pl-PL"/>
        </w:rPr>
      </w:pPr>
    </w:p>
    <w:p w14:paraId="4E67EE84" w14:textId="2787A69C" w:rsidR="00DA7D9F" w:rsidRDefault="00B156B5" w:rsidP="003767A1">
      <w:pPr>
        <w:pStyle w:val="Akapitzlist"/>
        <w:numPr>
          <w:ilvl w:val="0"/>
          <w:numId w:val="36"/>
        </w:numPr>
        <w:jc w:val="both"/>
      </w:pPr>
      <w:r>
        <w:t xml:space="preserve">Po utworzeniu Pakietu </w:t>
      </w:r>
      <w:r w:rsidR="00C40278">
        <w:t>ustawiony</w:t>
      </w:r>
      <w:r w:rsidR="00AE5922" w:rsidRPr="00AE5922">
        <w:t xml:space="preserve"> </w:t>
      </w:r>
      <w:r w:rsidR="00AE5922">
        <w:t>zostanie</w:t>
      </w:r>
      <w:r w:rsidR="00C40278">
        <w:t xml:space="preserve"> </w:t>
      </w:r>
      <w:r>
        <w:t xml:space="preserve">status </w:t>
      </w:r>
      <w:r w:rsidR="00C40278">
        <w:t>preferowanych producentów „Brak uwzględnienia preferowanych producentów”.</w:t>
      </w:r>
    </w:p>
    <w:p w14:paraId="7E2BA456" w14:textId="411C18D2" w:rsidR="0058436F" w:rsidRDefault="00A32F20" w:rsidP="003767A1">
      <w:pPr>
        <w:pStyle w:val="Akapitzlist"/>
        <w:numPr>
          <w:ilvl w:val="0"/>
          <w:numId w:val="36"/>
        </w:numPr>
        <w:jc w:val="both"/>
      </w:pPr>
      <w:r>
        <w:t xml:space="preserve">Jeśli Użytkownik doda Producentów Preferowanych do Pakietu i kliknie przycisk „Uwzględnij preferowanych producentów”, </w:t>
      </w:r>
      <w:r w:rsidR="00AE5922">
        <w:t>ustawiony zostanie status preferowanych producentów „Uwzględnianie preferowanych producentów w trakcie”.</w:t>
      </w:r>
    </w:p>
    <w:p w14:paraId="7C849D83" w14:textId="4E3AA5C1" w:rsidR="0016218B" w:rsidRDefault="00234D90" w:rsidP="003767A1">
      <w:pPr>
        <w:pStyle w:val="Akapitzlist"/>
        <w:numPr>
          <w:ilvl w:val="0"/>
          <w:numId w:val="36"/>
        </w:numPr>
        <w:jc w:val="both"/>
      </w:pPr>
      <w:r>
        <w:t xml:space="preserve">Kiedy zakończy się mapowanie Produktów Przetargu </w:t>
      </w:r>
      <w:r w:rsidR="00955E33">
        <w:t>pod Pakietem z</w:t>
      </w:r>
      <w:r w:rsidR="00582A1D">
        <w:t xml:space="preserve"> P</w:t>
      </w:r>
      <w:r w:rsidR="00955E33">
        <w:t>roducentami</w:t>
      </w:r>
      <w:r w:rsidR="00582A1D">
        <w:t xml:space="preserve"> Preferowanymi</w:t>
      </w:r>
      <w:r w:rsidR="00955E33">
        <w:t xml:space="preserve">, ustawiony zostanie status preferowanych producentów </w:t>
      </w:r>
      <w:r w:rsidR="0016218B">
        <w:t>„Uwzględnianie preferowanych producentów zakończone”</w:t>
      </w:r>
      <w:r w:rsidR="00955E33">
        <w:t>.</w:t>
      </w:r>
    </w:p>
    <w:p w14:paraId="0858984C" w14:textId="15C3B422" w:rsidR="0016218B" w:rsidRDefault="00E67108" w:rsidP="003767A1">
      <w:pPr>
        <w:pStyle w:val="Akapitzlist"/>
        <w:numPr>
          <w:ilvl w:val="0"/>
          <w:numId w:val="36"/>
        </w:numPr>
        <w:jc w:val="both"/>
      </w:pPr>
      <w:r>
        <w:lastRenderedPageBreak/>
        <w:t xml:space="preserve">Jeśli Użytkownik kliknie przycisk </w:t>
      </w:r>
      <w:r w:rsidR="00B37D43">
        <w:t xml:space="preserve">„Przywróć wyniki mapowania”, ustawiony zostanie status preferowanych producentów </w:t>
      </w:r>
      <w:r w:rsidR="0016218B">
        <w:t>„Przywracanie wyników mapowania w trakcie”.</w:t>
      </w:r>
    </w:p>
    <w:p w14:paraId="14E31161" w14:textId="154F80EC" w:rsidR="002F589D" w:rsidRPr="00BD117A" w:rsidRDefault="002F589D" w:rsidP="003767A1">
      <w:pPr>
        <w:pStyle w:val="Akapitzlist"/>
        <w:numPr>
          <w:ilvl w:val="0"/>
          <w:numId w:val="36"/>
        </w:numPr>
        <w:jc w:val="both"/>
      </w:pPr>
      <w:r>
        <w:t xml:space="preserve">Kiedy zakończy się przywracanie wyników mapowania </w:t>
      </w:r>
      <w:r w:rsidR="005C752C">
        <w:t>nieuwzględniającego Producentów Preferowanych, ustawiony zostanie status</w:t>
      </w:r>
      <w:r w:rsidR="003767A1" w:rsidRPr="003767A1">
        <w:t xml:space="preserve"> </w:t>
      </w:r>
      <w:r w:rsidR="003767A1">
        <w:t>preferowanych producentów „Brak uwzględnienia preferowanych producentów”.</w:t>
      </w:r>
    </w:p>
    <w:p w14:paraId="00D691C1" w14:textId="4B3459DD" w:rsidR="00BE4133" w:rsidRPr="00BD117A" w:rsidRDefault="00DA7D9F" w:rsidP="00DA7D9F">
      <w:pPr>
        <w:spacing w:before="0" w:after="200" w:line="276" w:lineRule="auto"/>
        <w:rPr>
          <w:lang w:eastAsia="pl-PL"/>
        </w:rPr>
      </w:pPr>
      <w:r w:rsidRPr="00BD117A">
        <w:rPr>
          <w:lang w:eastAsia="pl-PL"/>
        </w:rPr>
        <w:br w:type="page"/>
      </w:r>
    </w:p>
    <w:p w14:paraId="66D033CA" w14:textId="77777777" w:rsidR="00BE4133" w:rsidRPr="00BD117A" w:rsidRDefault="00BE4133" w:rsidP="00DB728B">
      <w:pPr>
        <w:pStyle w:val="Nagwek2"/>
      </w:pPr>
      <w:bookmarkStart w:id="191" w:name="_Toc151315790"/>
      <w:r w:rsidRPr="00BD117A">
        <w:lastRenderedPageBreak/>
        <w:t>Opis obiektów</w:t>
      </w:r>
      <w:bookmarkEnd w:id="191"/>
    </w:p>
    <w:p w14:paraId="5C5FC2FE" w14:textId="77777777" w:rsidR="00BE4133" w:rsidRPr="00BD117A" w:rsidRDefault="00BE4133" w:rsidP="00BE4133">
      <w:r w:rsidRPr="00BD117A">
        <w:t>Opis wykorzystywanych obiektów danych w postaci tabelarycznej.</w:t>
      </w:r>
    </w:p>
    <w:p w14:paraId="7C4B47B9" w14:textId="77777777" w:rsidR="006A066B" w:rsidRPr="00BD117A" w:rsidRDefault="006A066B" w:rsidP="00BE4133"/>
    <w:p w14:paraId="1C00B8D3" w14:textId="1876BEAA" w:rsidR="00FA5C8C" w:rsidRPr="00BD117A" w:rsidRDefault="00FA5C8C" w:rsidP="00C47D5E">
      <w:pPr>
        <w:pStyle w:val="Nagwek3"/>
        <w:rPr>
          <w:lang w:eastAsia="pl-PL"/>
        </w:rPr>
      </w:pPr>
      <w:bookmarkStart w:id="192" w:name="_Toc151315791"/>
      <w:r w:rsidRPr="00BD117A">
        <w:t>Adresacja produktów oferty cenowej (</w:t>
      </w:r>
      <w:proofErr w:type="spellStart"/>
      <w:r w:rsidRPr="00BD117A">
        <w:t>neu_quotedetailaddressing</w:t>
      </w:r>
      <w:proofErr w:type="spellEnd"/>
      <w:r w:rsidRPr="00BD117A">
        <w:t>)</w:t>
      </w:r>
      <w:bookmarkEnd w:id="192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C47D5E" w:rsidRPr="00BD117A" w14:paraId="5653B7F2" w14:textId="77777777" w:rsidTr="00FA5C8C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4B67282" w14:textId="249FE2C4" w:rsidR="00C47D5E" w:rsidRPr="00BD117A" w:rsidRDefault="00C47D5E">
            <w:pPr>
              <w:pStyle w:val="TabelaNagowek"/>
            </w:pPr>
            <w:r w:rsidRPr="00BD117A">
              <w:t>Adresacja produktów oferty cenowej (</w:t>
            </w:r>
            <w:proofErr w:type="spellStart"/>
            <w:r w:rsidR="006E5616" w:rsidRPr="00BD117A">
              <w:t>neu_quotedetailaddressing</w:t>
            </w:r>
            <w:proofErr w:type="spellEnd"/>
            <w:r w:rsidRPr="00BD117A">
              <w:t>)</w:t>
            </w:r>
          </w:p>
        </w:tc>
      </w:tr>
      <w:tr w:rsidR="00C47D5E" w:rsidRPr="00BD117A" w14:paraId="2F2BB952" w14:textId="77777777" w:rsidTr="00FA5C8C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4C4AD22" w14:textId="77777777" w:rsidR="00C47D5E" w:rsidRPr="00BD117A" w:rsidRDefault="00C47D5E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832D29B" w14:textId="77777777" w:rsidR="00C47D5E" w:rsidRPr="00BD117A" w:rsidRDefault="00C47D5E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0C67BAC" w14:textId="77777777" w:rsidR="00C47D5E" w:rsidRPr="00BD117A" w:rsidRDefault="00C47D5E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9833685" w14:textId="77777777" w:rsidR="00C47D5E" w:rsidRPr="00BD117A" w:rsidRDefault="00C47D5E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9CF7FA3" w14:textId="77777777" w:rsidR="00C47D5E" w:rsidRPr="00BD117A" w:rsidRDefault="00C47D5E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8603DB2" w14:textId="77777777" w:rsidR="00C47D5E" w:rsidRPr="00BD117A" w:rsidRDefault="00C47D5E">
            <w:pPr>
              <w:pStyle w:val="TabelaNagowek"/>
            </w:pPr>
            <w:r w:rsidRPr="00BD117A">
              <w:t>Komentarz</w:t>
            </w:r>
          </w:p>
        </w:tc>
      </w:tr>
      <w:tr w:rsidR="00C47D5E" w:rsidRPr="00BD117A" w14:paraId="0633DEEB" w14:textId="77777777" w:rsidTr="00FA5C8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14898" w14:textId="5F9D8CDD" w:rsidR="00C47D5E" w:rsidRPr="00BD117A" w:rsidRDefault="00FE6831">
            <w:pPr>
              <w:pStyle w:val="Tabelatekst"/>
            </w:pPr>
            <w:r w:rsidRPr="00BD117A">
              <w:t>Komórka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AC5D7" w14:textId="44CC773A" w:rsidR="00C47D5E" w:rsidRPr="00BD117A" w:rsidRDefault="00577F9E">
            <w:pPr>
              <w:pStyle w:val="Tabelatekst"/>
            </w:pPr>
            <w:proofErr w:type="spellStart"/>
            <w:r w:rsidRPr="00BD117A">
              <w:t>neu_cell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47BAF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89B35A" w14:textId="60643285" w:rsidR="00C47D5E" w:rsidRPr="00BD117A" w:rsidRDefault="00577F9E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B2682D" w14:textId="3C9A2817" w:rsidR="00C47D5E" w:rsidRPr="00BD117A" w:rsidRDefault="00577F9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535014" w14:textId="36392C3B" w:rsidR="00C47D5E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</w:t>
            </w:r>
            <w:r w:rsidR="00577F9E" w:rsidRPr="00BD117A">
              <w:rPr>
                <w:szCs w:val="20"/>
              </w:rPr>
              <w:t>ymagane</w:t>
            </w:r>
          </w:p>
        </w:tc>
      </w:tr>
      <w:tr w:rsidR="00C47D5E" w:rsidRPr="00BD117A" w14:paraId="614DC414" w14:textId="77777777" w:rsidTr="00FA5C8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B9412" w14:textId="51560BB4" w:rsidR="00C47D5E" w:rsidRPr="00BD117A" w:rsidRDefault="0008225B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C40F1" w14:textId="63E85CFD" w:rsidR="00C47D5E" w:rsidRPr="00BD117A" w:rsidRDefault="0008225B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4458E" w14:textId="48394EB4" w:rsidR="00C47D5E" w:rsidRPr="00BD117A" w:rsidRDefault="0008225B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ED108F" w14:textId="5DB17B64" w:rsidR="00C47D5E" w:rsidRPr="00BD117A" w:rsidRDefault="0008225B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A10BBA" w14:textId="06BDF750" w:rsidR="00C47D5E" w:rsidRPr="00BD117A" w:rsidRDefault="0008225B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4BA6E1" w14:textId="27604F46" w:rsidR="00C47D5E" w:rsidRPr="00BD117A" w:rsidRDefault="0008225B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  <w:tr w:rsidR="00BC7ECB" w:rsidRPr="00BD117A" w14:paraId="259E2124" w14:textId="77777777" w:rsidTr="00FA5C8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99E53" w14:textId="77777777" w:rsidR="00BC7ECB" w:rsidRPr="00BD117A" w:rsidRDefault="00BC7ECB">
            <w:pPr>
              <w:pStyle w:val="Tabelatekst"/>
            </w:pPr>
            <w:r w:rsidRPr="00BD117A">
              <w:t>Produkt oferty cenowej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5BB0F6" w14:textId="77777777" w:rsidR="00BC7ECB" w:rsidRPr="00BD117A" w:rsidRDefault="00BC7ECB">
            <w:pPr>
              <w:pStyle w:val="Tabelatekst"/>
            </w:pPr>
            <w:proofErr w:type="spellStart"/>
            <w:r w:rsidRPr="00BD117A">
              <w:t>neu_quotedetailid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0D343" w14:textId="77777777" w:rsidR="00BC7ECB" w:rsidRPr="00BD117A" w:rsidRDefault="00BC7ECB">
            <w:pPr>
              <w:pStyle w:val="Tabelatekst"/>
              <w:ind w:left="0" w:firstLine="0"/>
            </w:pPr>
            <w:r w:rsidRPr="00BD117A">
              <w:t>Produkt oferty cenowej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D5A1F6" w14:textId="77777777" w:rsidR="00BC7ECB" w:rsidRPr="00BD117A" w:rsidRDefault="00BC7ECB">
            <w:pPr>
              <w:pStyle w:val="Tabelatekst"/>
            </w:pPr>
            <w:r w:rsidRPr="00BD117A">
              <w:t>Unikatowy identyfikator dla elementu Produkt oferty cenowej skojarzony z elementem Adresacja produktów oferty cenowej.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B30E11" w14:textId="77777777" w:rsidR="00BC7ECB" w:rsidRPr="00BD117A" w:rsidRDefault="00BC7ECB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2F88C0" w14:textId="4481C06A" w:rsidR="00BC7ECB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BC7ECB" w:rsidRPr="00BD117A">
              <w:rPr>
                <w:rStyle w:val="normaltextrun"/>
                <w:szCs w:val="20"/>
              </w:rPr>
              <w:t xml:space="preserve">zupełniane automatycznie, nieobecne na formularzu, nazwa relacji: </w:t>
            </w:r>
            <w:proofErr w:type="spellStart"/>
            <w:r w:rsidR="00BC7ECB" w:rsidRPr="00BD117A">
              <w:rPr>
                <w:rStyle w:val="normaltextrun"/>
                <w:szCs w:val="20"/>
              </w:rPr>
              <w:t>neu_neu_quotedetail_neu_quotedetailaddressing</w:t>
            </w:r>
            <w:proofErr w:type="spellEnd"/>
          </w:p>
        </w:tc>
      </w:tr>
      <w:tr w:rsidR="00BC7ECB" w:rsidRPr="00BD117A" w14:paraId="0EC7603B" w14:textId="77777777" w:rsidTr="00FA5C8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63CB" w14:textId="71DD7228" w:rsidR="00BC7ECB" w:rsidRPr="00BD117A" w:rsidRDefault="00DF437D">
            <w:pPr>
              <w:pStyle w:val="Tabelatekst"/>
            </w:pPr>
            <w:r w:rsidRPr="00BD117A">
              <w:t>Oferta cenowa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A2847" w14:textId="2C12364A" w:rsidR="00BC7ECB" w:rsidRPr="00BD117A" w:rsidRDefault="00DF437D">
            <w:pPr>
              <w:pStyle w:val="Tabelatekst"/>
            </w:pPr>
            <w:proofErr w:type="spellStart"/>
            <w:r w:rsidRPr="00BD117A">
              <w:t>neu_quoteid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81B37" w14:textId="18E7B7F0" w:rsidR="00BC7ECB" w:rsidRPr="00BD117A" w:rsidRDefault="00DF437D">
            <w:pPr>
              <w:pStyle w:val="Tabelatekst"/>
            </w:pPr>
            <w:r w:rsidRPr="00BD117A">
              <w:t>Oferta cenowa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B8C447" w14:textId="1F6FF9BC" w:rsidR="00BC7ECB" w:rsidRPr="00BD117A" w:rsidRDefault="00DF437D">
            <w:pPr>
              <w:pStyle w:val="Tabelatekst"/>
            </w:pPr>
            <w:r w:rsidRPr="00BD117A">
              <w:t>Unikatowy identyfikator dla elementu Oferta cenowa skojarzony z elementem Adresacja produktów oferty cenowej.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4EB395" w14:textId="3E87C1A6" w:rsidR="00BC7ECB" w:rsidRPr="00BD117A" w:rsidRDefault="00DF437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4C222A" w14:textId="1AA73771" w:rsidR="00BC7ECB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DF437D" w:rsidRPr="00BD117A">
              <w:rPr>
                <w:rStyle w:val="normaltextrun"/>
                <w:szCs w:val="20"/>
              </w:rPr>
              <w:t xml:space="preserve">zupełniane automatycznie, nieobecne na formularzu, nazwa relacji: </w:t>
            </w:r>
            <w:proofErr w:type="spellStart"/>
            <w:r w:rsidR="00DF437D" w:rsidRPr="00BD117A">
              <w:rPr>
                <w:rStyle w:val="normaltextrun"/>
                <w:szCs w:val="20"/>
              </w:rPr>
              <w:t>neu_neu_quote_neu_quotedetailaddressing</w:t>
            </w:r>
            <w:proofErr w:type="spellEnd"/>
          </w:p>
        </w:tc>
      </w:tr>
      <w:tr w:rsidR="00CF5DF6" w:rsidRPr="00BD117A" w14:paraId="52E4B3C0" w14:textId="77777777" w:rsidTr="00FA5C8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70CD" w14:textId="4B4F0FF3" w:rsidR="00CF5DF6" w:rsidRPr="00BD117A" w:rsidRDefault="00CF5DF6">
            <w:pPr>
              <w:pStyle w:val="Tabelatekst"/>
            </w:pPr>
            <w:r w:rsidRPr="00BD117A">
              <w:t>Arkusz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83427" w14:textId="6AF94C09" w:rsidR="00CF5DF6" w:rsidRPr="00BD117A" w:rsidRDefault="00CF5DF6">
            <w:pPr>
              <w:pStyle w:val="Tabelatekst"/>
            </w:pPr>
            <w:proofErr w:type="spellStart"/>
            <w:r w:rsidRPr="00BD117A">
              <w:t>neu_sheet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5812D" w14:textId="77777777" w:rsidR="00CF5DF6" w:rsidRPr="00BD117A" w:rsidRDefault="00CF5DF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09805A" w14:textId="77777777" w:rsidR="00CF5DF6" w:rsidRPr="00BD117A" w:rsidRDefault="00CF5DF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8DD0D7" w14:textId="1693C9DF" w:rsidR="00CF5DF6" w:rsidRPr="00BD117A" w:rsidRDefault="00CF5DF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91A146" w14:textId="6935ABB0" w:rsidR="00CF5DF6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AB5FC3" w:rsidRPr="00BD117A">
              <w:rPr>
                <w:rStyle w:val="normaltextrun"/>
                <w:szCs w:val="20"/>
              </w:rPr>
              <w:t>zupełniane automatycznie, nieobecne na formularzu,</w:t>
            </w:r>
          </w:p>
        </w:tc>
      </w:tr>
      <w:tr w:rsidR="009F559C" w:rsidRPr="00BD117A" w14:paraId="46572392" w14:textId="77777777" w:rsidTr="00FA5C8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52CA2" w14:textId="77777777" w:rsidR="009F559C" w:rsidRPr="00BD117A" w:rsidRDefault="009F559C">
            <w:pPr>
              <w:pStyle w:val="Tabelatekst"/>
            </w:pPr>
            <w:r w:rsidRPr="00BD117A">
              <w:t>Wartość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EE253C" w14:textId="77777777" w:rsidR="009F559C" w:rsidRPr="00BD117A" w:rsidRDefault="009F559C">
            <w:pPr>
              <w:pStyle w:val="Tabelatekst"/>
            </w:pPr>
            <w:proofErr w:type="spellStart"/>
            <w:r w:rsidRPr="00BD117A">
              <w:t>neu_value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17354E" w14:textId="77777777" w:rsidR="009F559C" w:rsidRPr="00BD117A" w:rsidRDefault="009F559C">
            <w:pPr>
              <w:pStyle w:val="Tabelatekst"/>
              <w:ind w:left="0" w:firstLine="0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64C842" w14:textId="77777777" w:rsidR="009F559C" w:rsidRPr="00BD117A" w:rsidRDefault="009F559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633410" w14:textId="77777777" w:rsidR="009F559C" w:rsidRPr="00BD117A" w:rsidRDefault="009F559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D12A78" w14:textId="1EDA330A" w:rsidR="009F559C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9F559C" w:rsidRPr="00BD117A">
              <w:rPr>
                <w:rStyle w:val="normaltextrun"/>
                <w:szCs w:val="20"/>
              </w:rPr>
              <w:t>zupełniane automatycznie, nieobecne na formularzu,</w:t>
            </w:r>
          </w:p>
        </w:tc>
      </w:tr>
    </w:tbl>
    <w:p w14:paraId="222ECED0" w14:textId="6C646DBC" w:rsidR="00C47D5E" w:rsidRPr="00BD117A" w:rsidRDefault="00C47D5E" w:rsidP="00C47D5E">
      <w:pPr>
        <w:pStyle w:val="Legenda"/>
      </w:pPr>
      <w:bookmarkStart w:id="193" w:name="_Toc151315717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F84B6C">
        <w:rPr>
          <w:noProof/>
        </w:rPr>
        <w:t>23</w:t>
      </w:r>
      <w:r w:rsidRPr="00BD117A">
        <w:fldChar w:fldCharType="end"/>
      </w:r>
      <w:r w:rsidRPr="00BD117A">
        <w:t xml:space="preserve"> Opis obiektów – Adresacja produktów oferty cenowej</w:t>
      </w:r>
      <w:bookmarkEnd w:id="193"/>
    </w:p>
    <w:p w14:paraId="369B6A0F" w14:textId="555E0E20" w:rsidR="00C47D5E" w:rsidRPr="00BD117A" w:rsidRDefault="005B19BE" w:rsidP="005B19BE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121B1E52" w14:textId="511C8212" w:rsidR="00C90543" w:rsidRPr="00BD117A" w:rsidRDefault="00C90543" w:rsidP="00C47D5E">
      <w:pPr>
        <w:pStyle w:val="Nagwek3"/>
        <w:rPr>
          <w:lang w:eastAsia="pl-PL"/>
        </w:rPr>
      </w:pPr>
      <w:bookmarkStart w:id="194" w:name="_Toc151315792"/>
      <w:r w:rsidRPr="00BD117A">
        <w:lastRenderedPageBreak/>
        <w:t>Beneficjent (</w:t>
      </w:r>
      <w:proofErr w:type="spellStart"/>
      <w:r w:rsidRPr="00BD117A">
        <w:t>neu_receiver</w:t>
      </w:r>
      <w:proofErr w:type="spellEnd"/>
      <w:r w:rsidRPr="00BD117A">
        <w:t>)</w:t>
      </w:r>
      <w:bookmarkEnd w:id="194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C47D5E" w:rsidRPr="00BD117A" w14:paraId="500459DD" w14:textId="77777777" w:rsidTr="00C90543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81385E4" w14:textId="3B0E58D4" w:rsidR="00C47D5E" w:rsidRPr="00BD117A" w:rsidRDefault="00C47D5E">
            <w:pPr>
              <w:pStyle w:val="TabelaNagowek"/>
            </w:pPr>
            <w:r w:rsidRPr="00BD117A">
              <w:t>Beneficjent (</w:t>
            </w:r>
            <w:proofErr w:type="spellStart"/>
            <w:r w:rsidR="00B24AF8" w:rsidRPr="00BD117A">
              <w:t>neu_receiver</w:t>
            </w:r>
            <w:proofErr w:type="spellEnd"/>
            <w:r w:rsidRPr="00BD117A">
              <w:t>)</w:t>
            </w:r>
          </w:p>
        </w:tc>
      </w:tr>
      <w:tr w:rsidR="00C47D5E" w:rsidRPr="00BD117A" w14:paraId="64A8CD20" w14:textId="77777777" w:rsidTr="00C90543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1F84B8D" w14:textId="77777777" w:rsidR="00C47D5E" w:rsidRPr="00BD117A" w:rsidRDefault="00C47D5E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3D773903" w14:textId="77777777" w:rsidR="00C47D5E" w:rsidRPr="00BD117A" w:rsidRDefault="00C47D5E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1D30B4C" w14:textId="77777777" w:rsidR="00C47D5E" w:rsidRPr="00BD117A" w:rsidRDefault="00C47D5E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86528F8" w14:textId="77777777" w:rsidR="00C47D5E" w:rsidRPr="00BD117A" w:rsidRDefault="00C47D5E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BE17B14" w14:textId="77777777" w:rsidR="00C47D5E" w:rsidRPr="00BD117A" w:rsidRDefault="00C47D5E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43B5E98" w14:textId="77777777" w:rsidR="00C47D5E" w:rsidRPr="00BD117A" w:rsidRDefault="00C47D5E">
            <w:pPr>
              <w:pStyle w:val="TabelaNagowek"/>
            </w:pPr>
            <w:r w:rsidRPr="00BD117A">
              <w:t>Komentarz</w:t>
            </w:r>
          </w:p>
        </w:tc>
      </w:tr>
      <w:tr w:rsidR="00C47D5E" w:rsidRPr="00BD117A" w14:paraId="5FABD968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231A5" w14:textId="61807B55" w:rsidR="00C47D5E" w:rsidRPr="00BD117A" w:rsidRDefault="00313886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C76BCC" w14:textId="405E5D9F" w:rsidR="00C47D5E" w:rsidRPr="00BD117A" w:rsidRDefault="00313886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7F3750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79FFD6" w14:textId="0D13E4FE" w:rsidR="00C47D5E" w:rsidRPr="00BD117A" w:rsidRDefault="00313886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586D51" w14:textId="067173A3" w:rsidR="00C47D5E" w:rsidRPr="00BD117A" w:rsidRDefault="0031388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667538" w14:textId="754C3F4D" w:rsidR="00C47D5E" w:rsidRPr="00BD117A" w:rsidRDefault="0031388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  <w:r w:rsidR="00DA2A2D" w:rsidRPr="00BD117A">
              <w:rPr>
                <w:szCs w:val="20"/>
              </w:rPr>
              <w:t>, uzupełniane automatycznie</w:t>
            </w:r>
            <w:r w:rsidR="00790CB6" w:rsidRPr="00BD117A">
              <w:rPr>
                <w:szCs w:val="20"/>
              </w:rPr>
              <w:t xml:space="preserve"> jeśli rekord Beneficjenta jest utworzony na podstawie Płatników powiązanych z Grupą Zakupową dodaną do Przetargu </w:t>
            </w:r>
            <w:r w:rsidR="000C166F" w:rsidRPr="00BD117A">
              <w:rPr>
                <w:szCs w:val="20"/>
              </w:rPr>
              <w:t>jako Organizator</w:t>
            </w:r>
          </w:p>
        </w:tc>
      </w:tr>
      <w:tr w:rsidR="00C47D5E" w:rsidRPr="00BD117A" w14:paraId="6C098880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0528E" w14:textId="430B5B8A" w:rsidR="00C47D5E" w:rsidRPr="00BD117A" w:rsidRDefault="003E1C51">
            <w:pPr>
              <w:pStyle w:val="Tabelatekst"/>
            </w:pPr>
            <w:r w:rsidRPr="00BD117A">
              <w:t>Nazwa z pliku Excel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C0162" w14:textId="7D2AF20C" w:rsidR="00C47D5E" w:rsidRPr="00BD117A" w:rsidRDefault="003E1C51">
            <w:pPr>
              <w:pStyle w:val="Tabelatekst"/>
            </w:pPr>
            <w:proofErr w:type="spellStart"/>
            <w:r w:rsidRPr="00BD117A">
              <w:t>neu_namefromexcel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3DC061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0A106B" w14:textId="77777777" w:rsidR="00C47D5E" w:rsidRPr="00BD117A" w:rsidRDefault="00C47D5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24C823" w14:textId="7B9740C2" w:rsidR="00C47D5E" w:rsidRPr="00BD117A" w:rsidRDefault="001E752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1EDCCD" w14:textId="2D6A1429" w:rsidR="00C47D5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</w:t>
            </w:r>
            <w:r w:rsidR="001E7526" w:rsidRPr="00BD117A">
              <w:rPr>
                <w:rStyle w:val="normaltextrun"/>
                <w:szCs w:val="20"/>
              </w:rPr>
              <w:t>alecane</w:t>
            </w:r>
          </w:p>
        </w:tc>
      </w:tr>
      <w:tr w:rsidR="003E1C51" w:rsidRPr="00BD117A" w14:paraId="135B1F13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DF67A" w14:textId="5D87A5F3" w:rsidR="003E1C51" w:rsidRPr="00BD117A" w:rsidRDefault="00223939">
            <w:pPr>
              <w:pStyle w:val="Tabelatekst"/>
            </w:pPr>
            <w:r w:rsidRPr="00BD117A">
              <w:t>Kod SAP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59464" w14:textId="36D79A9E" w:rsidR="003E1C51" w:rsidRPr="00BD117A" w:rsidRDefault="00223939">
            <w:pPr>
              <w:pStyle w:val="Tabelatekst"/>
            </w:pPr>
            <w:proofErr w:type="spellStart"/>
            <w:r w:rsidRPr="00BD117A">
              <w:t>neu_tendersapcode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A93BA" w14:textId="77777777" w:rsidR="003E1C51" w:rsidRPr="00BD117A" w:rsidRDefault="003E1C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52006B" w14:textId="77777777" w:rsidR="003E1C51" w:rsidRPr="00BD117A" w:rsidRDefault="003E1C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E6C50A" w14:textId="67F759F7" w:rsidR="003E1C51" w:rsidRPr="00BD117A" w:rsidRDefault="00223939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21E501" w14:textId="52767DB3" w:rsidR="003E1C51" w:rsidRPr="00BD117A" w:rsidRDefault="003E1C51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3E1C51" w:rsidRPr="00151B50" w14:paraId="7D953B5A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8CB5C" w14:textId="4F301952" w:rsidR="003E1C51" w:rsidRPr="00BD117A" w:rsidRDefault="00D56FC8">
            <w:pPr>
              <w:pStyle w:val="Tabelatekst"/>
            </w:pPr>
            <w:r w:rsidRPr="00BD117A">
              <w:t>Płatnik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E3AEC" w14:textId="0334D4B1" w:rsidR="003E1C51" w:rsidRPr="00BD117A" w:rsidRDefault="00D56FC8">
            <w:pPr>
              <w:pStyle w:val="Tabelatekst"/>
            </w:pPr>
            <w:proofErr w:type="spellStart"/>
            <w:r w:rsidRPr="00BD117A">
              <w:t>neu_payerid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9759E8" w14:textId="234BB057" w:rsidR="003E1C51" w:rsidRPr="00BD117A" w:rsidRDefault="00B454B8">
            <w:pPr>
              <w:pStyle w:val="Tabelatekst"/>
            </w:pPr>
            <w:r w:rsidRPr="00BD117A">
              <w:t>Płatnik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6101F5" w14:textId="76335C57" w:rsidR="003E1C51" w:rsidRPr="00BD117A" w:rsidRDefault="00B454B8">
            <w:pPr>
              <w:pStyle w:val="Tabelatekst"/>
            </w:pPr>
            <w:r w:rsidRPr="00BD117A">
              <w:t>Unikatowy identyfikator dla elementu Płatnik skojarzony z elementem Beneficjent.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94E455" w14:textId="3361FBA6" w:rsidR="003E1C51" w:rsidRPr="00BD117A" w:rsidRDefault="00B454B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083990" w14:textId="4358EAD2" w:rsidR="003E1C51" w:rsidRPr="00203E3E" w:rsidRDefault="00203E3E">
            <w:pPr>
              <w:pStyle w:val="Tabelatekst"/>
              <w:rPr>
                <w:rStyle w:val="normaltextrun"/>
                <w:szCs w:val="20"/>
                <w:lang w:val="pt-PT"/>
              </w:rPr>
            </w:pPr>
            <w:r>
              <w:rPr>
                <w:rStyle w:val="normaltextrun"/>
                <w:szCs w:val="20"/>
                <w:lang w:val="pt-PT"/>
              </w:rPr>
              <w:t>N</w:t>
            </w:r>
            <w:r w:rsidR="00B454B8" w:rsidRPr="00203E3E">
              <w:rPr>
                <w:rStyle w:val="normaltextrun"/>
                <w:szCs w:val="20"/>
                <w:lang w:val="pt-PT"/>
              </w:rPr>
              <w:t>azwa relacji: neu_neu_payer_neu_receiver</w:t>
            </w:r>
          </w:p>
        </w:tc>
      </w:tr>
      <w:tr w:rsidR="003E1C51" w:rsidRPr="00151B50" w14:paraId="618181E3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289AC" w14:textId="16FF90D3" w:rsidR="003E1C51" w:rsidRPr="00BD117A" w:rsidRDefault="00321DCC">
            <w:pPr>
              <w:pStyle w:val="Tabelatekst"/>
            </w:pPr>
            <w:r w:rsidRPr="00BD117A">
              <w:t>Punkt Sprzedaży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5878CD" w14:textId="11BEA45C" w:rsidR="003E1C51" w:rsidRPr="00BD117A" w:rsidRDefault="00321DCC">
            <w:pPr>
              <w:pStyle w:val="Tabelatekst"/>
            </w:pPr>
            <w:proofErr w:type="spellStart"/>
            <w:r w:rsidRPr="00BD117A">
              <w:t>neu_accountid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1F5147" w14:textId="5712E0C1" w:rsidR="003E1C51" w:rsidRPr="00BD117A" w:rsidRDefault="00321DCC">
            <w:pPr>
              <w:pStyle w:val="Tabelatekst"/>
            </w:pPr>
            <w:r w:rsidRPr="00BD117A">
              <w:t>Punkt sprzedaży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7DCD7C" w14:textId="73273B50" w:rsidR="003E1C51" w:rsidRPr="00BD117A" w:rsidRDefault="00321DCC">
            <w:pPr>
              <w:pStyle w:val="Tabelatekst"/>
            </w:pPr>
            <w:r w:rsidRPr="00BD117A">
              <w:t>Unikatowy identyfikator dla elementu Punkt sprzedaży skojarzony z elementem Beneficjent.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40ECD5" w14:textId="4C7E213D" w:rsidR="003E1C51" w:rsidRPr="00BD117A" w:rsidRDefault="00321DCC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CA789A" w14:textId="42D5D6CE" w:rsidR="003E1C51" w:rsidRPr="00203E3E" w:rsidRDefault="00203E3E">
            <w:pPr>
              <w:pStyle w:val="Tabelatekst"/>
              <w:rPr>
                <w:rStyle w:val="normaltextrun"/>
                <w:szCs w:val="20"/>
                <w:lang w:val="en-US"/>
              </w:rPr>
            </w:pPr>
            <w:r>
              <w:rPr>
                <w:rStyle w:val="normaltextrun"/>
                <w:szCs w:val="20"/>
                <w:lang w:val="en-US"/>
              </w:rPr>
              <w:t>N</w:t>
            </w:r>
            <w:r w:rsidR="00321DCC" w:rsidRPr="00203E3E">
              <w:rPr>
                <w:rStyle w:val="normaltextrun"/>
                <w:szCs w:val="20"/>
                <w:lang w:val="en-US"/>
              </w:rPr>
              <w:t xml:space="preserve">azwa </w:t>
            </w:r>
            <w:proofErr w:type="spellStart"/>
            <w:r w:rsidR="00321DCC" w:rsidRPr="00203E3E">
              <w:rPr>
                <w:rStyle w:val="normaltextrun"/>
                <w:szCs w:val="20"/>
                <w:lang w:val="en-US"/>
              </w:rPr>
              <w:t>relacji</w:t>
            </w:r>
            <w:proofErr w:type="spellEnd"/>
            <w:r w:rsidR="00321DCC" w:rsidRPr="00203E3E">
              <w:rPr>
                <w:rStyle w:val="normaltextrun"/>
                <w:szCs w:val="20"/>
                <w:lang w:val="en-US"/>
              </w:rPr>
              <w:t xml:space="preserve">: </w:t>
            </w:r>
            <w:proofErr w:type="spellStart"/>
            <w:r w:rsidR="00321DCC" w:rsidRPr="00203E3E">
              <w:rPr>
                <w:rStyle w:val="normaltextrun"/>
                <w:szCs w:val="20"/>
                <w:lang w:val="en-US"/>
              </w:rPr>
              <w:t>neu_account_neu_receiver</w:t>
            </w:r>
            <w:proofErr w:type="spellEnd"/>
          </w:p>
        </w:tc>
      </w:tr>
      <w:tr w:rsidR="003E1C51" w:rsidRPr="00BD117A" w14:paraId="6FE2D536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57A8" w14:textId="2A218312" w:rsidR="003E1C51" w:rsidRPr="00BD117A" w:rsidRDefault="00221D06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68C70" w14:textId="700B6568" w:rsidR="003E1C51" w:rsidRPr="00BD117A" w:rsidRDefault="00221D06">
            <w:pPr>
              <w:pStyle w:val="Tabelatekst"/>
            </w:pPr>
            <w:proofErr w:type="spellStart"/>
            <w:r w:rsidRPr="00BD117A">
              <w:t>neu_opportunityid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69EAC" w14:textId="33283E41" w:rsidR="003E1C51" w:rsidRPr="00BD117A" w:rsidRDefault="00221D06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B1FB3C" w14:textId="631FACE6" w:rsidR="003E1C51" w:rsidRPr="00BD117A" w:rsidRDefault="00221D06">
            <w:pPr>
              <w:pStyle w:val="Tabelatekst"/>
            </w:pPr>
            <w:r w:rsidRPr="00BD117A">
              <w:t>Unikatowy identyfikator dla elementu Zmiana oferty skojarzony z elementem Beneficjent.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0002F8" w14:textId="5D5ED5EE" w:rsidR="003E1C51" w:rsidRPr="00BD117A" w:rsidRDefault="00221D06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7E933A" w14:textId="7910A9F7" w:rsidR="003E1C51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786CB2" w:rsidRPr="00BD117A">
              <w:rPr>
                <w:rStyle w:val="normaltextrun"/>
                <w:szCs w:val="20"/>
              </w:rPr>
              <w:t>ymagane,</w:t>
            </w:r>
            <w:r w:rsidR="00221D06" w:rsidRPr="00BD117A">
              <w:rPr>
                <w:rStyle w:val="normaltextrun"/>
                <w:szCs w:val="20"/>
              </w:rPr>
              <w:t xml:space="preserve"> </w:t>
            </w:r>
            <w:r w:rsidR="00786CB2" w:rsidRPr="00BD117A">
              <w:rPr>
                <w:rStyle w:val="normaltextrun"/>
                <w:szCs w:val="20"/>
              </w:rPr>
              <w:t>nazwa relacji:</w:t>
            </w:r>
            <w:r w:rsidR="00786CB2" w:rsidRPr="00BD117A">
              <w:t xml:space="preserve"> </w:t>
            </w:r>
            <w:proofErr w:type="spellStart"/>
            <w:r w:rsidR="00786CB2" w:rsidRPr="00BD117A">
              <w:rPr>
                <w:rStyle w:val="normaltextrun"/>
                <w:szCs w:val="20"/>
              </w:rPr>
              <w:t>neu_opportunity_neu_receiver</w:t>
            </w:r>
            <w:proofErr w:type="spellEnd"/>
          </w:p>
        </w:tc>
      </w:tr>
      <w:tr w:rsidR="003E1C51" w:rsidRPr="00BD117A" w14:paraId="5BF6EDDA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90D6" w14:textId="3276ED3E" w:rsidR="003E1C51" w:rsidRPr="00BD117A" w:rsidRDefault="00C76C4C">
            <w:pPr>
              <w:pStyle w:val="Tabelatekst"/>
            </w:pPr>
            <w:r w:rsidRPr="00BD117A">
              <w:t>Dokumenty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D4E3C" w14:textId="77777777" w:rsidR="003E1C51" w:rsidRPr="00BD117A" w:rsidRDefault="003E1C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0F549A" w14:textId="37F28553" w:rsidR="003E1C51" w:rsidRPr="00BD117A" w:rsidRDefault="00C76C4C">
            <w:pPr>
              <w:pStyle w:val="Tabelatekst"/>
            </w:pPr>
            <w:r w:rsidRPr="00BD117A">
              <w:t>Dokument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2D54B6" w14:textId="148BA317" w:rsidR="003E1C51" w:rsidRPr="00BD117A" w:rsidRDefault="00C76C4C">
            <w:pPr>
              <w:pStyle w:val="Tabelatekst"/>
            </w:pPr>
            <w:r w:rsidRPr="00BD117A">
              <w:t>Tabela rekordów Dokument pokrewnych do Beneficjenta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17AFDF" w14:textId="2C2B9A40" w:rsidR="003E1C51" w:rsidRPr="00BD117A" w:rsidRDefault="00C76C4C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C2CB1D" w14:textId="13F54651" w:rsidR="003E1C51" w:rsidRPr="00BD117A" w:rsidRDefault="00C76C4C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Nazwa relacji: </w:t>
            </w:r>
          </w:p>
        </w:tc>
      </w:tr>
      <w:tr w:rsidR="003E1C51" w:rsidRPr="00BD117A" w14:paraId="18395B64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DDB0B" w14:textId="4E249263" w:rsidR="003E1C51" w:rsidRPr="00BD117A" w:rsidRDefault="00C76C4C">
            <w:pPr>
              <w:pStyle w:val="Tabelatekst"/>
            </w:pPr>
            <w:r w:rsidRPr="00BD117A">
              <w:t>Placówki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59210B" w14:textId="77777777" w:rsidR="003E1C51" w:rsidRPr="00BD117A" w:rsidRDefault="003E1C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5579FD" w14:textId="16E87E45" w:rsidR="003E1C51" w:rsidRPr="00BD117A" w:rsidRDefault="00C76C4C">
            <w:pPr>
              <w:pStyle w:val="Tabelatekst"/>
            </w:pPr>
            <w:r w:rsidRPr="00BD117A">
              <w:t>Placówka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35B454" w14:textId="0A71482A" w:rsidR="003E1C51" w:rsidRPr="00BD117A" w:rsidRDefault="00C76C4C">
            <w:pPr>
              <w:pStyle w:val="Tabelatekst"/>
            </w:pPr>
            <w:r w:rsidRPr="00BD117A">
              <w:t>Tabela rekordów Placówka pokrewnych do Beneficjenta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53D70D" w14:textId="7069BE68" w:rsidR="003E1C51" w:rsidRPr="00BD117A" w:rsidRDefault="00C76C4C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6DF413" w14:textId="4A3A4C14" w:rsidR="003E1C51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C76C4C" w:rsidRPr="00BD117A">
              <w:rPr>
                <w:rStyle w:val="normaltextrun"/>
                <w:szCs w:val="20"/>
              </w:rPr>
              <w:t>azwa relacji:</w:t>
            </w:r>
          </w:p>
        </w:tc>
      </w:tr>
      <w:tr w:rsidR="003E1C51" w:rsidRPr="00BD117A" w14:paraId="35625401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5A599" w14:textId="01661E22" w:rsidR="003E1C51" w:rsidRPr="00BD117A" w:rsidRDefault="0043406C">
            <w:pPr>
              <w:pStyle w:val="Tabelatekst"/>
            </w:pPr>
            <w:r w:rsidRPr="00BD117A">
              <w:lastRenderedPageBreak/>
              <w:t>Utworzony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E8C5D" w14:textId="2F4EB856" w:rsidR="003E1C51" w:rsidRPr="00BD117A" w:rsidRDefault="0043406C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BA4F3" w14:textId="3117EB1C" w:rsidR="003E1C51" w:rsidRPr="00BD117A" w:rsidRDefault="0043406C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13DDF6" w14:textId="6DAF4BB1" w:rsidR="003E1C51" w:rsidRPr="00BD117A" w:rsidRDefault="0043406C">
            <w:pPr>
              <w:pStyle w:val="Tabelatekst"/>
            </w:pPr>
            <w:r w:rsidRPr="00BD117A">
              <w:t>Unikatowy identyfikator użytkownika, który utworzył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36FE7C" w14:textId="39BE1167" w:rsidR="003E1C51" w:rsidRPr="00BD117A" w:rsidRDefault="0043406C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CDA5E6" w14:textId="49E3A5B0" w:rsidR="003E1C51" w:rsidRPr="00BD117A" w:rsidRDefault="0043406C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="00CC1AB2" w:rsidRPr="00BD117A">
              <w:rPr>
                <w:rStyle w:val="normaltextrun"/>
                <w:szCs w:val="20"/>
              </w:rPr>
              <w:t>lk_neu_receiver_createdby</w:t>
            </w:r>
            <w:proofErr w:type="spellEnd"/>
          </w:p>
        </w:tc>
      </w:tr>
      <w:tr w:rsidR="003E1C51" w:rsidRPr="00BD117A" w14:paraId="010C76C7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0879F" w14:textId="4BC6E7C1" w:rsidR="003E1C51" w:rsidRPr="00BD117A" w:rsidRDefault="00CC1AB2">
            <w:pPr>
              <w:pStyle w:val="Tabelatekst"/>
            </w:pPr>
            <w:r w:rsidRPr="00BD117A">
              <w:t>Zmodyfikowane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3FB070" w14:textId="6D152765" w:rsidR="003E1C51" w:rsidRPr="00BD117A" w:rsidRDefault="00CC1AB2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06BB7" w14:textId="5475040F" w:rsidR="003E1C51" w:rsidRPr="00BD117A" w:rsidRDefault="00CC1AB2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1119B5" w14:textId="38DF5F29" w:rsidR="003E1C51" w:rsidRPr="00BD117A" w:rsidRDefault="00CC1AB2">
            <w:pPr>
              <w:pStyle w:val="Tabelatekst"/>
            </w:pPr>
            <w:r w:rsidRPr="00BD117A">
              <w:t>Unikatowy identyfikator użytkownika, który zmodyfikował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140083" w14:textId="73403AE6" w:rsidR="003E1C51" w:rsidRPr="00BD117A" w:rsidRDefault="00CC1AB2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644734" w14:textId="723DD31A" w:rsidR="003E1C51" w:rsidRPr="00BD117A" w:rsidRDefault="00CC1AB2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="009A45EE" w:rsidRPr="00BD117A">
              <w:rPr>
                <w:rStyle w:val="normaltextrun"/>
                <w:szCs w:val="20"/>
              </w:rPr>
              <w:t>lk_neu_receiver_modifiedby</w:t>
            </w:r>
            <w:proofErr w:type="spellEnd"/>
          </w:p>
        </w:tc>
      </w:tr>
      <w:tr w:rsidR="003E1C51" w:rsidRPr="00BD117A" w14:paraId="4D43A341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322" w14:textId="0F7F4571" w:rsidR="003E1C51" w:rsidRPr="00BD117A" w:rsidRDefault="009A45EE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6FDBA3" w14:textId="34BDEAA2" w:rsidR="003E1C51" w:rsidRPr="00BD117A" w:rsidRDefault="009A45EE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9BD1B" w14:textId="565252B1" w:rsidR="003E1C51" w:rsidRPr="00BD117A" w:rsidRDefault="009A45EE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E873D4" w14:textId="2187615C" w:rsidR="003E1C51" w:rsidRPr="00BD117A" w:rsidRDefault="009A45EE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B03646" w14:textId="082228E4" w:rsidR="003E1C51" w:rsidRPr="00BD117A" w:rsidRDefault="009A45EE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1F065A" w14:textId="676AED78" w:rsidR="003E1C51" w:rsidRPr="00BD117A" w:rsidRDefault="009A45E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wymagane, uzupełniane automatycznie </w:t>
            </w:r>
          </w:p>
        </w:tc>
      </w:tr>
      <w:tr w:rsidR="003E1C51" w:rsidRPr="00BD117A" w14:paraId="6D2DB7F2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CDA0D" w14:textId="1211ABFE" w:rsidR="003E1C51" w:rsidRPr="00BD117A" w:rsidRDefault="00E622A0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660D06" w14:textId="54AA1B5B" w:rsidR="003E1C51" w:rsidRPr="00BD117A" w:rsidRDefault="00E622A0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E8A07" w14:textId="77777777" w:rsidR="003E1C51" w:rsidRPr="00BD117A" w:rsidRDefault="003E1C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D20948" w14:textId="11155A03" w:rsidR="003E1C51" w:rsidRPr="00BD117A" w:rsidRDefault="00E622A0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BAE7B9" w14:textId="640C8C90" w:rsidR="003E1C51" w:rsidRPr="00BD117A" w:rsidRDefault="00E622A0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587282" w14:textId="530CEB48" w:rsidR="003E1C51" w:rsidRPr="00BD117A" w:rsidRDefault="00E622A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C90543" w:rsidRPr="00BD117A" w14:paraId="5193F73E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2FF4E" w14:textId="77777777" w:rsidR="00C90543" w:rsidRPr="00BD117A" w:rsidRDefault="00C90543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291A4C" w14:textId="77777777" w:rsidR="00C90543" w:rsidRPr="00BD117A" w:rsidRDefault="00C90543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E2899C" w14:textId="77777777" w:rsidR="00C90543" w:rsidRPr="00BD117A" w:rsidRDefault="00C90543">
            <w:pPr>
              <w:pStyle w:val="Tabelatekst"/>
              <w:ind w:left="0" w:firstLine="0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C601C3" w14:textId="77777777" w:rsidR="00C90543" w:rsidRPr="00BD117A" w:rsidRDefault="00C90543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3E5262" w14:textId="77777777" w:rsidR="00C90543" w:rsidRPr="00BD117A" w:rsidRDefault="00C9054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EB4A74" w14:textId="77777777" w:rsidR="00C90543" w:rsidRPr="00BD117A" w:rsidRDefault="00C90543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</w:tbl>
    <w:p w14:paraId="557D1AA5" w14:textId="269C318C" w:rsidR="00C47D5E" w:rsidRPr="00BD117A" w:rsidRDefault="00C47D5E" w:rsidP="00C47D5E">
      <w:pPr>
        <w:pStyle w:val="Legenda"/>
      </w:pPr>
      <w:bookmarkStart w:id="195" w:name="_Toc151315718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F84B6C">
        <w:rPr>
          <w:noProof/>
        </w:rPr>
        <w:t>24</w:t>
      </w:r>
      <w:r w:rsidRPr="00BD117A">
        <w:fldChar w:fldCharType="end"/>
      </w:r>
      <w:r w:rsidRPr="00BD117A">
        <w:t xml:space="preserve"> Opis obiektów – Beneficjent</w:t>
      </w:r>
      <w:bookmarkEnd w:id="195"/>
    </w:p>
    <w:p w14:paraId="7B62114D" w14:textId="2FCB73AE" w:rsidR="00C47D5E" w:rsidRPr="00BD117A" w:rsidRDefault="005B19BE" w:rsidP="0065314C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5ECC2085" w14:textId="3091E369" w:rsidR="00C90543" w:rsidRPr="00BD117A" w:rsidRDefault="00C90543" w:rsidP="00C47D5E">
      <w:pPr>
        <w:pStyle w:val="Nagwek3"/>
        <w:rPr>
          <w:lang w:eastAsia="pl-PL"/>
        </w:rPr>
      </w:pPr>
      <w:bookmarkStart w:id="196" w:name="_Toc151315793"/>
      <w:r w:rsidRPr="00BD117A">
        <w:lastRenderedPageBreak/>
        <w:t>Cennik producenta (</w:t>
      </w:r>
      <w:proofErr w:type="spellStart"/>
      <w:r w:rsidRPr="00BD117A">
        <w:t>neu_producerpricelist</w:t>
      </w:r>
      <w:proofErr w:type="spellEnd"/>
      <w:r w:rsidRPr="00BD117A">
        <w:t>)</w:t>
      </w:r>
      <w:bookmarkEnd w:id="196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C47D5E" w:rsidRPr="00BD117A" w14:paraId="17BBE308" w14:textId="77777777" w:rsidTr="00C90543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8F4F084" w14:textId="6B1BDC84" w:rsidR="00C47D5E" w:rsidRPr="00BD117A" w:rsidRDefault="00C47D5E">
            <w:pPr>
              <w:pStyle w:val="TabelaNagowek"/>
            </w:pPr>
            <w:r w:rsidRPr="00BD117A">
              <w:t>Cennik producenta (</w:t>
            </w:r>
            <w:proofErr w:type="spellStart"/>
            <w:r w:rsidR="00AC1824" w:rsidRPr="00BD117A">
              <w:t>neu_producerpricelist</w:t>
            </w:r>
            <w:proofErr w:type="spellEnd"/>
            <w:r w:rsidRPr="00BD117A">
              <w:t>)</w:t>
            </w:r>
          </w:p>
        </w:tc>
      </w:tr>
      <w:tr w:rsidR="00C47D5E" w:rsidRPr="00BD117A" w14:paraId="6A3B821A" w14:textId="77777777" w:rsidTr="00C90543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E015B10" w14:textId="77777777" w:rsidR="00C47D5E" w:rsidRPr="00BD117A" w:rsidRDefault="00C47D5E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350F2E49" w14:textId="77777777" w:rsidR="00C47D5E" w:rsidRPr="00BD117A" w:rsidRDefault="00C47D5E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26F6636" w14:textId="77777777" w:rsidR="00C47D5E" w:rsidRPr="00BD117A" w:rsidRDefault="00C47D5E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6B0E83B" w14:textId="77777777" w:rsidR="00C47D5E" w:rsidRPr="00BD117A" w:rsidRDefault="00C47D5E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BC9E544" w14:textId="77777777" w:rsidR="00C47D5E" w:rsidRPr="00BD117A" w:rsidRDefault="00C47D5E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B6D46A2" w14:textId="77777777" w:rsidR="00C47D5E" w:rsidRPr="00BD117A" w:rsidRDefault="00C47D5E">
            <w:pPr>
              <w:pStyle w:val="TabelaNagowek"/>
            </w:pPr>
            <w:r w:rsidRPr="00BD117A">
              <w:t>Komentarz</w:t>
            </w:r>
          </w:p>
        </w:tc>
      </w:tr>
      <w:tr w:rsidR="00C47D5E" w:rsidRPr="00BD117A" w14:paraId="611205D8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B03B4" w14:textId="0AC672BE" w:rsidR="00C47D5E" w:rsidRPr="00BD117A" w:rsidRDefault="0088410E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C9C537" w14:textId="288558CD" w:rsidR="00C47D5E" w:rsidRPr="00BD117A" w:rsidRDefault="00916800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FAAFE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6FAE36" w14:textId="7973BA57" w:rsidR="00C47D5E" w:rsidRPr="00BD117A" w:rsidRDefault="00916800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7B2296" w14:textId="5F978A7F" w:rsidR="00C47D5E" w:rsidRPr="00BD117A" w:rsidRDefault="0091680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EAAD95" w14:textId="5605F764" w:rsidR="00C47D5E" w:rsidRPr="00BD117A" w:rsidRDefault="0091680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</w:p>
        </w:tc>
      </w:tr>
      <w:tr w:rsidR="00C47D5E" w:rsidRPr="00BD117A" w14:paraId="2038E000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70BB6" w14:textId="7D2BA2A1" w:rsidR="00C47D5E" w:rsidRPr="00BD117A" w:rsidRDefault="00154FCC">
            <w:pPr>
              <w:pStyle w:val="Tabelatekst"/>
            </w:pPr>
            <w:r w:rsidRPr="00BD117A">
              <w:t>Typ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8E93B" w14:textId="17C5FFAF" w:rsidR="00C47D5E" w:rsidRPr="00BD117A" w:rsidRDefault="00154FCC">
            <w:pPr>
              <w:pStyle w:val="Tabelatekst"/>
            </w:pPr>
            <w:proofErr w:type="spellStart"/>
            <w:r w:rsidRPr="00BD117A">
              <w:t>neu_typ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86B66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040ABD" w14:textId="77777777" w:rsidR="00C47D5E" w:rsidRPr="00BD117A" w:rsidRDefault="00BE02C1">
            <w:pPr>
              <w:pStyle w:val="Tabelatekst"/>
            </w:pPr>
            <w:r w:rsidRPr="00BD117A">
              <w:t>ZOZ</w:t>
            </w:r>
            <w:r w:rsidR="004C3B1A" w:rsidRPr="00BD117A">
              <w:t>,</w:t>
            </w:r>
          </w:p>
          <w:p w14:paraId="198CB81E" w14:textId="77777777" w:rsidR="004C3B1A" w:rsidRPr="00BD117A" w:rsidRDefault="004C3B1A">
            <w:pPr>
              <w:pStyle w:val="Tabelatekst"/>
            </w:pPr>
            <w:r w:rsidRPr="00BD117A">
              <w:t>Szpitale,</w:t>
            </w:r>
          </w:p>
          <w:p w14:paraId="586D28B5" w14:textId="180373EB" w:rsidR="004C3B1A" w:rsidRPr="00BD117A" w:rsidRDefault="004C3B1A">
            <w:pPr>
              <w:pStyle w:val="Tabelatekst"/>
            </w:pPr>
            <w:r w:rsidRPr="00BD117A">
              <w:t>Globalny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BF7CF2" w14:textId="461A116E" w:rsidR="00C47D5E" w:rsidRPr="00BD117A" w:rsidRDefault="00154FCC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293DE9" w14:textId="6281C4BF" w:rsidR="00C47D5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154FCC" w:rsidRPr="00BD117A">
              <w:rPr>
                <w:rStyle w:val="normaltextrun"/>
                <w:szCs w:val="20"/>
              </w:rPr>
              <w:t xml:space="preserve">ymagane, </w:t>
            </w:r>
            <w:r w:rsidR="007F76E7" w:rsidRPr="00BD117A">
              <w:rPr>
                <w:rStyle w:val="normaltextrun"/>
                <w:szCs w:val="20"/>
              </w:rPr>
              <w:t>istniejący zestaw: Typ cennika producenta, domyślnie: Nieprzypisana wartość</w:t>
            </w:r>
          </w:p>
        </w:tc>
      </w:tr>
      <w:tr w:rsidR="000B2947" w:rsidRPr="00BD117A" w14:paraId="0D0766B0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57A07" w14:textId="007F65FF" w:rsidR="000B2947" w:rsidRPr="00BD117A" w:rsidRDefault="001414C4">
            <w:pPr>
              <w:pStyle w:val="Tabelatekst"/>
            </w:pPr>
            <w:r w:rsidRPr="00BD117A">
              <w:t>Data obowiązywania OD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710F7" w14:textId="1CBAFDEE" w:rsidR="000B2947" w:rsidRPr="00BD117A" w:rsidRDefault="00361F87">
            <w:pPr>
              <w:pStyle w:val="Tabelatekst"/>
            </w:pPr>
            <w:proofErr w:type="spellStart"/>
            <w:r w:rsidRPr="00BD117A">
              <w:t>neu_validitydatefrom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2DD4C" w14:textId="77777777" w:rsidR="000B2947" w:rsidRPr="00BD117A" w:rsidRDefault="000B294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609954" w14:textId="5F8D6F34" w:rsidR="000B2947" w:rsidRPr="00BD117A" w:rsidRDefault="00361F87">
            <w:pPr>
              <w:pStyle w:val="Tabelatekst"/>
            </w:pPr>
            <w:r w:rsidRPr="00BD117A">
              <w:t>Data obowiązywania OD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E71ADC" w14:textId="0A02AAAB" w:rsidR="000B2947" w:rsidRPr="00BD117A" w:rsidRDefault="00361F87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FE40C4" w14:textId="6B72E33E" w:rsidR="000B2947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361F87" w:rsidRPr="00BD117A">
              <w:rPr>
                <w:rStyle w:val="normaltextrun"/>
                <w:szCs w:val="20"/>
              </w:rPr>
              <w:t>ymagane</w:t>
            </w:r>
          </w:p>
        </w:tc>
      </w:tr>
      <w:tr w:rsidR="000B2947" w:rsidRPr="00BD117A" w14:paraId="26277AF7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70226" w14:textId="7E811A97" w:rsidR="000B2947" w:rsidRPr="00BD117A" w:rsidRDefault="008E41B6">
            <w:pPr>
              <w:pStyle w:val="Tabelatekst"/>
            </w:pPr>
            <w:r w:rsidRPr="00BD117A">
              <w:t>Data obowiązywania 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A3FE1" w14:textId="742B246D" w:rsidR="000B2947" w:rsidRPr="00BD117A" w:rsidRDefault="008E41B6">
            <w:pPr>
              <w:pStyle w:val="Tabelatekst"/>
            </w:pPr>
            <w:proofErr w:type="spellStart"/>
            <w:r w:rsidRPr="00BD117A">
              <w:t>neu_validitydateto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014693" w14:textId="77777777" w:rsidR="000B2947" w:rsidRPr="00BD117A" w:rsidRDefault="000B294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FD32D9" w14:textId="60C698E9" w:rsidR="000B2947" w:rsidRPr="00BD117A" w:rsidRDefault="008E41B6">
            <w:pPr>
              <w:pStyle w:val="Tabelatekst"/>
            </w:pPr>
            <w:r w:rsidRPr="00BD117A">
              <w:t>Data obowiązywania DO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946036" w14:textId="58D816D4" w:rsidR="000B2947" w:rsidRPr="00BD117A" w:rsidRDefault="008E41B6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3BC5FF" w14:textId="1B103FF1" w:rsidR="000B2947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8E41B6" w:rsidRPr="00BD117A">
              <w:rPr>
                <w:rStyle w:val="normaltextrun"/>
                <w:szCs w:val="20"/>
              </w:rPr>
              <w:t>ymagane</w:t>
            </w:r>
          </w:p>
        </w:tc>
      </w:tr>
      <w:tr w:rsidR="000B2947" w:rsidRPr="00BD117A" w14:paraId="66E801F9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48058" w14:textId="42F78259" w:rsidR="000B2947" w:rsidRPr="00BD117A" w:rsidRDefault="00592F3F">
            <w:pPr>
              <w:pStyle w:val="Tabelatekst"/>
            </w:pPr>
            <w:r w:rsidRPr="00BD117A">
              <w:t>Numer oferty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5C8CCD" w14:textId="71FC9228" w:rsidR="000B2947" w:rsidRPr="00BD117A" w:rsidRDefault="00592F3F">
            <w:pPr>
              <w:pStyle w:val="Tabelatekst"/>
            </w:pPr>
            <w:proofErr w:type="spellStart"/>
            <w:r w:rsidRPr="00BD117A">
              <w:t>neu_quotenumber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296B3" w14:textId="77777777" w:rsidR="000B2947" w:rsidRPr="00BD117A" w:rsidRDefault="000B294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AC1F06" w14:textId="22E7EC24" w:rsidR="000B2947" w:rsidRPr="00BD117A" w:rsidRDefault="00592F3F">
            <w:pPr>
              <w:pStyle w:val="Tabelatekst"/>
            </w:pPr>
            <w:r w:rsidRPr="00BD117A">
              <w:t>Numer oferty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2F2CC0" w14:textId="4D473FE1" w:rsidR="000B2947" w:rsidRPr="00BD117A" w:rsidRDefault="00592F3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D4C073" w14:textId="48CA2AC7" w:rsidR="000B2947" w:rsidRPr="00BD117A" w:rsidRDefault="000B2947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0B2947" w:rsidRPr="00BD117A" w14:paraId="7E27490A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39A85" w14:textId="4F565137" w:rsidR="000B2947" w:rsidRPr="00BD117A" w:rsidRDefault="00C17778">
            <w:pPr>
              <w:pStyle w:val="Tabelatekst"/>
            </w:pPr>
            <w:r w:rsidRPr="00BD117A">
              <w:t>Producent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4BBF40" w14:textId="68C41188" w:rsidR="000B2947" w:rsidRPr="00BD117A" w:rsidRDefault="007E4F87">
            <w:pPr>
              <w:pStyle w:val="Tabelatekst"/>
            </w:pPr>
            <w:proofErr w:type="spellStart"/>
            <w:r w:rsidRPr="00BD117A">
              <w:t>neu_producerid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4D97C" w14:textId="27E6446D" w:rsidR="000B2947" w:rsidRPr="00BD117A" w:rsidRDefault="003E2780">
            <w:pPr>
              <w:pStyle w:val="Tabelatekst"/>
            </w:pPr>
            <w:r w:rsidRPr="00BD117A">
              <w:t>Producent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483EB8" w14:textId="03FAC418" w:rsidR="000B2947" w:rsidRPr="00BD117A" w:rsidRDefault="007E4F87">
            <w:pPr>
              <w:pStyle w:val="Tabelatekst"/>
            </w:pPr>
            <w:r w:rsidRPr="00BD117A">
              <w:t>Producent sprzedażowy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9AD610" w14:textId="3ACE5F7C" w:rsidR="000B2947" w:rsidRPr="00BD117A" w:rsidRDefault="003E341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12E6A6" w14:textId="0CA68E95" w:rsidR="000B2947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3E3411" w:rsidRPr="00BD117A">
              <w:rPr>
                <w:rStyle w:val="normaltextrun"/>
                <w:szCs w:val="20"/>
              </w:rPr>
              <w:t xml:space="preserve">ymagane, nazwa relacji: </w:t>
            </w:r>
            <w:proofErr w:type="spellStart"/>
            <w:r w:rsidR="003E3411" w:rsidRPr="00BD117A">
              <w:rPr>
                <w:rStyle w:val="normaltextrun"/>
                <w:szCs w:val="20"/>
              </w:rPr>
              <w:t>neu_neu_producer_neu_producerpricelist_producerid</w:t>
            </w:r>
            <w:proofErr w:type="spellEnd"/>
          </w:p>
        </w:tc>
      </w:tr>
      <w:tr w:rsidR="003E2780" w:rsidRPr="00BD117A" w14:paraId="1A661DFE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81705" w14:textId="77777777" w:rsidR="003E2780" w:rsidRPr="00BD117A" w:rsidRDefault="003E2780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7E466" w14:textId="77777777" w:rsidR="003E2780" w:rsidRPr="00BD117A" w:rsidRDefault="003E2780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51DEC5" w14:textId="77777777" w:rsidR="003E2780" w:rsidRPr="00BD117A" w:rsidRDefault="003E2780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DBEA82" w14:textId="77777777" w:rsidR="003E2780" w:rsidRPr="00BD117A" w:rsidRDefault="003E2780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C046E1" w14:textId="77777777" w:rsidR="003E2780" w:rsidRPr="00BD117A" w:rsidRDefault="003E2780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6C14C9" w14:textId="77777777" w:rsidR="003E2780" w:rsidRPr="00BD117A" w:rsidRDefault="003E2780">
            <w:pPr>
              <w:pStyle w:val="Tabelatekst"/>
              <w:rPr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  <w:tr w:rsidR="000B2947" w:rsidRPr="00151B50" w14:paraId="5B96F000" w14:textId="77777777" w:rsidTr="00C9054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CBEF9" w14:textId="5D76544D" w:rsidR="000B2947" w:rsidRPr="00BD117A" w:rsidRDefault="00BC484F">
            <w:pPr>
              <w:pStyle w:val="Tabelatekst"/>
            </w:pPr>
            <w:r w:rsidRPr="00BD117A">
              <w:t>Pozycje cennika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D72416" w14:textId="77777777" w:rsidR="000B2947" w:rsidRPr="00BD117A" w:rsidRDefault="000B294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01A5D" w14:textId="25E8DC73" w:rsidR="000B2947" w:rsidRPr="00BD117A" w:rsidRDefault="00BC484F">
            <w:pPr>
              <w:pStyle w:val="Tabelatekst"/>
            </w:pPr>
            <w:r w:rsidRPr="00BD117A">
              <w:t>Pozycja cennika producenta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50285F" w14:textId="0C793410" w:rsidR="000B2947" w:rsidRPr="00BD117A" w:rsidRDefault="00BC484F">
            <w:pPr>
              <w:pStyle w:val="Tabelatekst"/>
            </w:pPr>
            <w:r w:rsidRPr="00BD117A">
              <w:t>Tabela rekordów Pozycja cennika producenta pokrewnych do Cennika producenta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297C09" w14:textId="67D03122" w:rsidR="000B2947" w:rsidRPr="00BD117A" w:rsidRDefault="00D87061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882F9A" w14:textId="30EE7F53" w:rsidR="000B2947" w:rsidRPr="00203E3E" w:rsidRDefault="00203E3E">
            <w:pPr>
              <w:pStyle w:val="Tabelatekst"/>
              <w:rPr>
                <w:rStyle w:val="normaltextrun"/>
                <w:szCs w:val="20"/>
                <w:lang w:val="en-US"/>
              </w:rPr>
            </w:pPr>
            <w:r>
              <w:rPr>
                <w:rStyle w:val="normaltextrun"/>
                <w:szCs w:val="20"/>
                <w:lang w:val="en-US"/>
              </w:rPr>
              <w:t>N</w:t>
            </w:r>
            <w:r w:rsidR="00D87061" w:rsidRPr="00203E3E">
              <w:rPr>
                <w:rStyle w:val="normaltextrun"/>
                <w:szCs w:val="20"/>
                <w:lang w:val="en-US"/>
              </w:rPr>
              <w:t xml:space="preserve">azwa </w:t>
            </w:r>
            <w:proofErr w:type="spellStart"/>
            <w:r w:rsidR="00D87061" w:rsidRPr="00203E3E">
              <w:rPr>
                <w:rStyle w:val="normaltextrun"/>
                <w:szCs w:val="20"/>
                <w:lang w:val="en-US"/>
              </w:rPr>
              <w:t>relacji</w:t>
            </w:r>
            <w:proofErr w:type="spellEnd"/>
            <w:r w:rsidR="00D87061" w:rsidRPr="00203E3E">
              <w:rPr>
                <w:rStyle w:val="normaltextrun"/>
                <w:szCs w:val="20"/>
                <w:lang w:val="en-US"/>
              </w:rPr>
              <w:t xml:space="preserve">: </w:t>
            </w:r>
            <w:r w:rsidR="004A24BD" w:rsidRPr="00203E3E">
              <w:rPr>
                <w:rStyle w:val="normaltextrun"/>
                <w:szCs w:val="20"/>
                <w:lang w:val="en-US"/>
              </w:rPr>
              <w:t>neu_neu_producerpricelist_neu_listproducerpricelist_producerpricelistid</w:t>
            </w:r>
          </w:p>
        </w:tc>
      </w:tr>
    </w:tbl>
    <w:p w14:paraId="2D060BAC" w14:textId="33ED910E" w:rsidR="00C47D5E" w:rsidRPr="00BD117A" w:rsidRDefault="00C47D5E" w:rsidP="00C47D5E">
      <w:pPr>
        <w:pStyle w:val="Legenda"/>
      </w:pPr>
      <w:bookmarkStart w:id="197" w:name="_Toc151315719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F84B6C">
        <w:rPr>
          <w:noProof/>
        </w:rPr>
        <w:t>25</w:t>
      </w:r>
      <w:r w:rsidRPr="00BD117A">
        <w:fldChar w:fldCharType="end"/>
      </w:r>
      <w:r w:rsidRPr="00BD117A">
        <w:t xml:space="preserve"> Opis obiektów – Cennik producenta</w:t>
      </w:r>
      <w:bookmarkEnd w:id="197"/>
    </w:p>
    <w:p w14:paraId="05870F2A" w14:textId="168FE104" w:rsidR="00C47D5E" w:rsidRPr="00BD117A" w:rsidRDefault="005B19BE" w:rsidP="005B19BE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4E61601C" w14:textId="1FB8B753" w:rsidR="00A95ECA" w:rsidRPr="00BD117A" w:rsidRDefault="00A95ECA" w:rsidP="00C47D5E">
      <w:pPr>
        <w:pStyle w:val="Nagwek3"/>
        <w:rPr>
          <w:lang w:eastAsia="pl-PL"/>
        </w:rPr>
      </w:pPr>
      <w:bookmarkStart w:id="198" w:name="_Toc151315794"/>
      <w:r w:rsidRPr="00BD117A">
        <w:lastRenderedPageBreak/>
        <w:t>Ceny urzędowe MZ (</w:t>
      </w:r>
      <w:proofErr w:type="spellStart"/>
      <w:r w:rsidRPr="00BD117A">
        <w:t>neu_productpricemz</w:t>
      </w:r>
      <w:proofErr w:type="spellEnd"/>
      <w:r w:rsidRPr="00BD117A">
        <w:t>)</w:t>
      </w:r>
      <w:bookmarkEnd w:id="198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C47D5E" w:rsidRPr="00BD117A" w14:paraId="62F16718" w14:textId="77777777" w:rsidTr="00A95ECA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6101B3A" w14:textId="69D3FC06" w:rsidR="00C47D5E" w:rsidRPr="00BD117A" w:rsidRDefault="00C47D5E">
            <w:pPr>
              <w:pStyle w:val="TabelaNagowek"/>
            </w:pPr>
            <w:r w:rsidRPr="00BD117A">
              <w:t>Ceny urzędowe MZ (</w:t>
            </w:r>
            <w:proofErr w:type="spellStart"/>
            <w:r w:rsidR="00713918" w:rsidRPr="00BD117A">
              <w:t>neu_productpricemz</w:t>
            </w:r>
            <w:proofErr w:type="spellEnd"/>
            <w:r w:rsidRPr="00BD117A">
              <w:t>)</w:t>
            </w:r>
          </w:p>
        </w:tc>
      </w:tr>
      <w:tr w:rsidR="00C47D5E" w:rsidRPr="00BD117A" w14:paraId="4DD71724" w14:textId="77777777" w:rsidTr="00A95ECA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20CFAA1" w14:textId="77777777" w:rsidR="00C47D5E" w:rsidRPr="00BD117A" w:rsidRDefault="00C47D5E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6F7D672" w14:textId="77777777" w:rsidR="00C47D5E" w:rsidRPr="00BD117A" w:rsidRDefault="00C47D5E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CEA92BB" w14:textId="77777777" w:rsidR="00C47D5E" w:rsidRPr="00BD117A" w:rsidRDefault="00C47D5E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E0BD612" w14:textId="77777777" w:rsidR="00C47D5E" w:rsidRPr="00BD117A" w:rsidRDefault="00C47D5E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720249D" w14:textId="77777777" w:rsidR="00C47D5E" w:rsidRPr="00BD117A" w:rsidRDefault="00C47D5E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7297E17" w14:textId="77777777" w:rsidR="00C47D5E" w:rsidRPr="00BD117A" w:rsidRDefault="00C47D5E">
            <w:pPr>
              <w:pStyle w:val="TabelaNagowek"/>
            </w:pPr>
            <w:r w:rsidRPr="00BD117A">
              <w:t>Komentarz</w:t>
            </w:r>
          </w:p>
        </w:tc>
      </w:tr>
      <w:tr w:rsidR="00C47D5E" w:rsidRPr="00BD117A" w14:paraId="103CAE6F" w14:textId="77777777" w:rsidTr="00A95EC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F914D" w14:textId="1B609666" w:rsidR="00C47D5E" w:rsidRPr="00BD117A" w:rsidRDefault="002553CD">
            <w:pPr>
              <w:pStyle w:val="Tabelatekst"/>
            </w:pPr>
            <w:r w:rsidRPr="00BD117A">
              <w:t>Kod EAN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60CEB" w14:textId="1CF8F08A" w:rsidR="00C47D5E" w:rsidRPr="00BD117A" w:rsidRDefault="00A97D70">
            <w:pPr>
              <w:pStyle w:val="Tabelatekst"/>
            </w:pPr>
            <w:proofErr w:type="spellStart"/>
            <w:r w:rsidRPr="00BD117A">
              <w:t>neu_eancode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7A53F6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F3CDDE" w14:textId="2CCEEAC0" w:rsidR="00C47D5E" w:rsidRPr="00BD117A" w:rsidRDefault="00C47D5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2DC51F" w14:textId="42562E0C" w:rsidR="00C47D5E" w:rsidRPr="00BD117A" w:rsidRDefault="00E6692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EFF953" w14:textId="2159DFFA" w:rsidR="00C47D5E" w:rsidRPr="00BD117A" w:rsidRDefault="00A90894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  <w:r w:rsidR="00E6692C" w:rsidRPr="00BD117A">
              <w:rPr>
                <w:szCs w:val="20"/>
              </w:rPr>
              <w:t>, uzupełniane automatycznie</w:t>
            </w:r>
          </w:p>
        </w:tc>
      </w:tr>
      <w:tr w:rsidR="00C47D5E" w:rsidRPr="00BD117A" w14:paraId="42D8207C" w14:textId="77777777" w:rsidTr="00A95EC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A488" w14:textId="78D6991A" w:rsidR="00C47D5E" w:rsidRPr="00BD117A" w:rsidRDefault="009C5BD3">
            <w:pPr>
              <w:pStyle w:val="Tabelatekst"/>
            </w:pPr>
            <w:r w:rsidRPr="00BD117A">
              <w:t>Cena urzędowa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409E78" w14:textId="5B1EAB44" w:rsidR="00C47D5E" w:rsidRPr="00BD117A" w:rsidRDefault="00E6692C">
            <w:pPr>
              <w:pStyle w:val="Tabelatekst"/>
            </w:pPr>
            <w:proofErr w:type="spellStart"/>
            <w:r w:rsidRPr="00BD117A">
              <w:t>neu_priceassize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C29C1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AA9885" w14:textId="77777777" w:rsidR="00C47D5E" w:rsidRPr="00BD117A" w:rsidRDefault="00C47D5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AA0420" w14:textId="3707C92F" w:rsidR="00C47D5E" w:rsidRPr="00BD117A" w:rsidRDefault="00E6692C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6D2959" w14:textId="42F34897" w:rsidR="00C47D5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</w:t>
            </w:r>
            <w:r w:rsidR="0019029E" w:rsidRPr="00BD117A">
              <w:rPr>
                <w:rStyle w:val="normaltextrun"/>
                <w:szCs w:val="20"/>
              </w:rPr>
              <w:t>pełniane automatycznie</w:t>
            </w:r>
            <w:r w:rsidR="00364B67" w:rsidRPr="00BD117A">
              <w:rPr>
                <w:rStyle w:val="normaltextrun"/>
                <w:szCs w:val="20"/>
              </w:rPr>
              <w:t>, nazwa wyświetlana: Cena urzędowa netto</w:t>
            </w:r>
          </w:p>
        </w:tc>
      </w:tr>
      <w:tr w:rsidR="00515864" w:rsidRPr="00BD117A" w14:paraId="13D2F791" w14:textId="77777777" w:rsidTr="00A95EC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75DD" w14:textId="4C2FBE60" w:rsidR="00515864" w:rsidRPr="00BD117A" w:rsidRDefault="00364B67">
            <w:pPr>
              <w:pStyle w:val="Tabelatekst"/>
            </w:pPr>
            <w:r w:rsidRPr="00BD117A">
              <w:t>Limit ceny z Programu Lekowego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D7872" w14:textId="10EFDB0E" w:rsidR="00515864" w:rsidRPr="00BD117A" w:rsidRDefault="00364B67">
            <w:pPr>
              <w:pStyle w:val="Tabelatekst"/>
            </w:pPr>
            <w:proofErr w:type="spellStart"/>
            <w:r w:rsidRPr="00BD117A">
              <w:t>neu_pricedrugprogramlimit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2B375" w14:textId="77777777" w:rsidR="00515864" w:rsidRPr="00BD117A" w:rsidRDefault="0051586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4B8E0F" w14:textId="77777777" w:rsidR="00515864" w:rsidRPr="00BD117A" w:rsidRDefault="0051586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95A759" w14:textId="2A9D9B02" w:rsidR="00515864" w:rsidRPr="00BD117A" w:rsidRDefault="00364DCF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41C943" w14:textId="3CD7EC10" w:rsidR="00515864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364DCF" w:rsidRPr="00BD117A">
              <w:rPr>
                <w:rStyle w:val="normaltextrun"/>
                <w:szCs w:val="20"/>
              </w:rPr>
              <w:t xml:space="preserve">zupełniane automatycznie, nazwa wyświetlana: </w:t>
            </w:r>
            <w:r w:rsidR="00364DCF" w:rsidRPr="00BD117A">
              <w:t>Limit ceny z Programu Lekowego netto</w:t>
            </w:r>
          </w:p>
        </w:tc>
      </w:tr>
      <w:tr w:rsidR="00515864" w:rsidRPr="00BD117A" w14:paraId="69C203BF" w14:textId="77777777" w:rsidTr="00A95EC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4316A" w14:textId="405C51D1" w:rsidR="00515864" w:rsidRPr="00BD117A" w:rsidRDefault="003A2AB7">
            <w:pPr>
              <w:pStyle w:val="Tabelatekst"/>
            </w:pPr>
            <w:r w:rsidRPr="00BD117A">
              <w:t>Maksymalna cena hurtowa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8938A" w14:textId="519CD487" w:rsidR="00515864" w:rsidRPr="00BD117A" w:rsidRDefault="003A2AB7">
            <w:pPr>
              <w:pStyle w:val="Tabelatekst"/>
            </w:pPr>
            <w:proofErr w:type="spellStart"/>
            <w:r w:rsidRPr="00BD117A">
              <w:t>neu_pricewholesalemaximum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E0DB6B" w14:textId="77777777" w:rsidR="00515864" w:rsidRPr="00BD117A" w:rsidRDefault="0051586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4E59E1" w14:textId="77777777" w:rsidR="00515864" w:rsidRPr="00BD117A" w:rsidRDefault="0051586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DB0DE9" w14:textId="0A82ED85" w:rsidR="00515864" w:rsidRPr="00BD117A" w:rsidRDefault="003A2AB7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B1A98A" w14:textId="38771F8F" w:rsidR="00515864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3A2AB7" w:rsidRPr="00BD117A">
              <w:rPr>
                <w:rStyle w:val="normaltextrun"/>
                <w:szCs w:val="20"/>
              </w:rPr>
              <w:t>zupełniane automatycznie, nazwa wyświetlana: Maksymalna cena hurtowa netto</w:t>
            </w:r>
          </w:p>
        </w:tc>
      </w:tr>
      <w:tr w:rsidR="00F32A78" w:rsidRPr="00BD117A" w14:paraId="62D37261" w14:textId="77777777" w:rsidTr="00A95EC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70D2E" w14:textId="77777777" w:rsidR="00F32A78" w:rsidRPr="00BD117A" w:rsidRDefault="00F32A78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715D40" w14:textId="77777777" w:rsidR="00F32A78" w:rsidRPr="00BD117A" w:rsidRDefault="00F32A78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33B4A" w14:textId="77777777" w:rsidR="00F32A78" w:rsidRPr="00BD117A" w:rsidRDefault="00F32A7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D653F6" w14:textId="77777777" w:rsidR="00F32A78" w:rsidRPr="00BD117A" w:rsidRDefault="00F32A78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5FC22F" w14:textId="77777777" w:rsidR="00F32A78" w:rsidRPr="00BD117A" w:rsidRDefault="00F32A78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A9594C" w14:textId="77777777" w:rsidR="00F32A78" w:rsidRPr="00BD117A" w:rsidRDefault="00F32A78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F32A78" w:rsidRPr="00BD117A" w14:paraId="65C792D3" w14:textId="77777777" w:rsidTr="00A95EC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7CECC" w14:textId="77777777" w:rsidR="00F32A78" w:rsidRPr="00BD117A" w:rsidRDefault="00F32A78">
            <w:pPr>
              <w:pStyle w:val="Tabelatekst"/>
            </w:pPr>
            <w:r w:rsidRPr="00BD117A">
              <w:t>Utworzony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566F7" w14:textId="77777777" w:rsidR="00F32A78" w:rsidRPr="00BD117A" w:rsidRDefault="00F32A78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EBD910" w14:textId="77777777" w:rsidR="00F32A78" w:rsidRPr="00BD117A" w:rsidRDefault="00F32A78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F311A8" w14:textId="77777777" w:rsidR="00F32A78" w:rsidRPr="00BD117A" w:rsidRDefault="00F32A78">
            <w:pPr>
              <w:pStyle w:val="Tabelatekst"/>
            </w:pPr>
            <w:r w:rsidRPr="00BD117A">
              <w:t>Unikatowy identyfikator użytkownika, który utworzył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F92183" w14:textId="77777777" w:rsidR="00F32A78" w:rsidRPr="00BD117A" w:rsidRDefault="00F32A7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87835F" w14:textId="0301A750" w:rsidR="00F32A78" w:rsidRPr="00BD117A" w:rsidRDefault="00F32A78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="001F5B58" w:rsidRPr="00BD117A">
              <w:rPr>
                <w:rStyle w:val="normaltextrun"/>
                <w:szCs w:val="20"/>
              </w:rPr>
              <w:t>lk_neu_productpricemz_createdby</w:t>
            </w:r>
            <w:proofErr w:type="spellEnd"/>
          </w:p>
        </w:tc>
      </w:tr>
      <w:tr w:rsidR="00F32A78" w:rsidRPr="00BD117A" w14:paraId="1D230D03" w14:textId="77777777" w:rsidTr="00A95EC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89526" w14:textId="77777777" w:rsidR="00F32A78" w:rsidRPr="00BD117A" w:rsidRDefault="00F32A78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5EAD3E" w14:textId="77777777" w:rsidR="00F32A78" w:rsidRPr="00BD117A" w:rsidRDefault="00F32A78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90694" w14:textId="77777777" w:rsidR="00F32A78" w:rsidRPr="00BD117A" w:rsidRDefault="00F32A7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EE3A8D" w14:textId="77777777" w:rsidR="00F32A78" w:rsidRPr="00BD117A" w:rsidRDefault="00F32A78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490472" w14:textId="77777777" w:rsidR="00F32A78" w:rsidRPr="00BD117A" w:rsidRDefault="00F32A78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3C5F5B" w14:textId="77777777" w:rsidR="00F32A78" w:rsidRPr="00BD117A" w:rsidRDefault="00F32A78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F32A78" w:rsidRPr="00BD117A" w14:paraId="19A7DB21" w14:textId="77777777" w:rsidTr="00A95EC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6F5BE" w14:textId="77777777" w:rsidR="00F32A78" w:rsidRPr="00BD117A" w:rsidRDefault="00F32A78">
            <w:pPr>
              <w:pStyle w:val="Tabelatekst"/>
            </w:pPr>
            <w:r w:rsidRPr="00BD117A">
              <w:lastRenderedPageBreak/>
              <w:t>Zmodyfikowane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E6911" w14:textId="77777777" w:rsidR="00F32A78" w:rsidRPr="00BD117A" w:rsidRDefault="00F32A78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1925C" w14:textId="77777777" w:rsidR="00F32A78" w:rsidRPr="00BD117A" w:rsidRDefault="00F32A78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289D74" w14:textId="77777777" w:rsidR="00F32A78" w:rsidRPr="00BD117A" w:rsidRDefault="00F32A78">
            <w:pPr>
              <w:pStyle w:val="Tabelatekst"/>
            </w:pPr>
            <w:r w:rsidRPr="00BD117A">
              <w:t>Unikatowy identyfikator użytkownika, który zmodyfikował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2D304C" w14:textId="77777777" w:rsidR="00F32A78" w:rsidRPr="00BD117A" w:rsidRDefault="00F32A7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A2C68C" w14:textId="4DEE29E2" w:rsidR="00F32A78" w:rsidRPr="00BD117A" w:rsidRDefault="00F32A78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="00272ED8" w:rsidRPr="00BD117A">
              <w:rPr>
                <w:rStyle w:val="normaltextrun"/>
                <w:szCs w:val="20"/>
              </w:rPr>
              <w:t>lk_neu_productpricemz_modifiedby</w:t>
            </w:r>
            <w:proofErr w:type="spellEnd"/>
          </w:p>
        </w:tc>
      </w:tr>
      <w:tr w:rsidR="00F32A78" w:rsidRPr="00BD117A" w14:paraId="4287E1C8" w14:textId="77777777" w:rsidTr="00A95EC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E348A" w14:textId="77777777" w:rsidR="00F32A78" w:rsidRPr="00BD117A" w:rsidRDefault="00F32A78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26AC7" w14:textId="77777777" w:rsidR="00F32A78" w:rsidRPr="00BD117A" w:rsidRDefault="00F32A78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70332" w14:textId="77777777" w:rsidR="00F32A78" w:rsidRPr="00BD117A" w:rsidRDefault="00F32A7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528A20" w14:textId="77777777" w:rsidR="00F32A78" w:rsidRPr="00BD117A" w:rsidRDefault="00F32A78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89DC4B" w14:textId="77777777" w:rsidR="00F32A78" w:rsidRPr="00BD117A" w:rsidRDefault="00F32A78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D50E07" w14:textId="77777777" w:rsidR="00F32A78" w:rsidRPr="00BD117A" w:rsidRDefault="00F32A78">
            <w:pPr>
              <w:pStyle w:val="Tabelatekst"/>
              <w:rPr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</w:tbl>
    <w:p w14:paraId="58E4C0A4" w14:textId="7CEE639D" w:rsidR="00C47D5E" w:rsidRPr="00BD117A" w:rsidRDefault="00C47D5E" w:rsidP="00C47D5E">
      <w:pPr>
        <w:pStyle w:val="Legenda"/>
      </w:pPr>
      <w:bookmarkStart w:id="199" w:name="_Toc151315720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F84B6C">
        <w:rPr>
          <w:noProof/>
        </w:rPr>
        <w:t>26</w:t>
      </w:r>
      <w:r w:rsidRPr="00BD117A">
        <w:fldChar w:fldCharType="end"/>
      </w:r>
      <w:r w:rsidRPr="00BD117A">
        <w:t xml:space="preserve"> Opis obiektów – Ceny urzędowe MZ</w:t>
      </w:r>
      <w:bookmarkEnd w:id="199"/>
    </w:p>
    <w:p w14:paraId="29CD48C1" w14:textId="7C3933D1" w:rsidR="00C47D5E" w:rsidRPr="00BD117A" w:rsidRDefault="00EB02BB" w:rsidP="00EB02BB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09521FF4" w14:textId="6AD0C860" w:rsidR="00EF1615" w:rsidRPr="00BD117A" w:rsidRDefault="00EF1615" w:rsidP="00C47D5E">
      <w:pPr>
        <w:pStyle w:val="Nagwek3"/>
        <w:rPr>
          <w:lang w:eastAsia="pl-PL"/>
        </w:rPr>
      </w:pPr>
      <w:bookmarkStart w:id="200" w:name="_Toc151315795"/>
      <w:r w:rsidRPr="00BD117A">
        <w:lastRenderedPageBreak/>
        <w:t>Dokument (</w:t>
      </w:r>
      <w:proofErr w:type="spellStart"/>
      <w:r w:rsidRPr="00BD117A">
        <w:t>neu_document</w:t>
      </w:r>
      <w:proofErr w:type="spellEnd"/>
      <w:r w:rsidRPr="00BD117A">
        <w:t>)</w:t>
      </w:r>
      <w:bookmarkEnd w:id="200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C47D5E" w:rsidRPr="00BD117A" w14:paraId="3D08DC02" w14:textId="77777777" w:rsidTr="00EF1615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0D1D5ED" w14:textId="4C8BFD3D" w:rsidR="00C47D5E" w:rsidRPr="00BD117A" w:rsidRDefault="00C47D5E">
            <w:pPr>
              <w:pStyle w:val="TabelaNagowek"/>
            </w:pPr>
            <w:r w:rsidRPr="00BD117A">
              <w:t>Dokument (</w:t>
            </w:r>
            <w:proofErr w:type="spellStart"/>
            <w:r w:rsidR="006712BD" w:rsidRPr="00BD117A">
              <w:t>neu_document</w:t>
            </w:r>
            <w:proofErr w:type="spellEnd"/>
            <w:r w:rsidRPr="00BD117A">
              <w:t>)</w:t>
            </w:r>
          </w:p>
        </w:tc>
      </w:tr>
      <w:tr w:rsidR="00C47D5E" w:rsidRPr="00BD117A" w14:paraId="38B70D9E" w14:textId="77777777" w:rsidTr="00EF1615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7ED1CC2" w14:textId="77777777" w:rsidR="00C47D5E" w:rsidRPr="00BD117A" w:rsidRDefault="00C47D5E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7E7504C1" w14:textId="77777777" w:rsidR="00C47D5E" w:rsidRPr="00BD117A" w:rsidRDefault="00C47D5E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A446ED9" w14:textId="77777777" w:rsidR="00C47D5E" w:rsidRPr="00BD117A" w:rsidRDefault="00C47D5E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E5D7C15" w14:textId="77777777" w:rsidR="00C47D5E" w:rsidRPr="00BD117A" w:rsidRDefault="00C47D5E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36E1822" w14:textId="77777777" w:rsidR="00C47D5E" w:rsidRPr="00BD117A" w:rsidRDefault="00C47D5E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71A09668" w14:textId="77777777" w:rsidR="00C47D5E" w:rsidRPr="00BD117A" w:rsidRDefault="00C47D5E">
            <w:pPr>
              <w:pStyle w:val="TabelaNagowek"/>
            </w:pPr>
            <w:r w:rsidRPr="00BD117A">
              <w:t>Komentarz</w:t>
            </w:r>
          </w:p>
        </w:tc>
      </w:tr>
      <w:tr w:rsidR="00B52C21" w:rsidRPr="00BD117A" w14:paraId="105FB1C8" w14:textId="77777777" w:rsidTr="00EF161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3B0CD" w14:textId="6B0CA8FC" w:rsidR="00B52C21" w:rsidRPr="00BD117A" w:rsidRDefault="001A16F0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A259B3" w14:textId="3FE75D76" w:rsidR="00B52C21" w:rsidRPr="00BD117A" w:rsidRDefault="00BC5860">
            <w:pPr>
              <w:pStyle w:val="Tabelatekst"/>
            </w:pPr>
            <w:proofErr w:type="spellStart"/>
            <w:r w:rsidRPr="00BD117A">
              <w:t>statuscode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80ED5" w14:textId="77777777" w:rsidR="00B52C21" w:rsidRPr="00BD117A" w:rsidRDefault="00B52C2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3DBCF3" w14:textId="3B8C2B1C" w:rsidR="00B52C21" w:rsidRPr="00BD117A" w:rsidRDefault="00BC5860">
            <w:pPr>
              <w:pStyle w:val="Tabelatekst"/>
            </w:pPr>
            <w:r w:rsidRPr="00BD117A">
              <w:t>Przyczyna stanu elementu/elementów Dokument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867943" w14:textId="7C585800" w:rsidR="00B52C21" w:rsidRPr="00BD117A" w:rsidRDefault="0073422E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E6E804" w14:textId="1AD892EE" w:rsidR="00B52C21" w:rsidRPr="00BD117A" w:rsidRDefault="0073422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uzupełniane automatycznie</w:t>
            </w:r>
          </w:p>
        </w:tc>
      </w:tr>
      <w:tr w:rsidR="008602AA" w:rsidRPr="00BD117A" w14:paraId="41216668" w14:textId="77777777" w:rsidTr="00EF161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9E5C" w14:textId="0EA58840" w:rsidR="008602AA" w:rsidRPr="00BD117A" w:rsidRDefault="008602AA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72D01" w14:textId="77777777" w:rsidR="008602AA" w:rsidRPr="00BD117A" w:rsidRDefault="008602AA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B64354" w14:textId="77777777" w:rsidR="008602AA" w:rsidRPr="00BD117A" w:rsidRDefault="008602A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419754" w14:textId="77777777" w:rsidR="008602AA" w:rsidRPr="00BD117A" w:rsidRDefault="008602AA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5732A2" w14:textId="77777777" w:rsidR="008602AA" w:rsidRPr="00BD117A" w:rsidRDefault="008602AA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3E1E68" w14:textId="4D955CD1" w:rsidR="008602AA" w:rsidRPr="00BD117A" w:rsidRDefault="008602AA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</w:t>
            </w:r>
          </w:p>
        </w:tc>
      </w:tr>
      <w:tr w:rsidR="00C47D5E" w:rsidRPr="00BD117A" w14:paraId="6414AAEC" w14:textId="77777777" w:rsidTr="00EF161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275C" w14:textId="764D2D9B" w:rsidR="00C47D5E" w:rsidRPr="00BD117A" w:rsidRDefault="003A7FC1">
            <w:pPr>
              <w:pStyle w:val="Tabelatekst"/>
            </w:pPr>
            <w:r w:rsidRPr="00BD117A">
              <w:t>Typ dokumentu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FCE0C5" w14:textId="282196FC" w:rsidR="00C47D5E" w:rsidRPr="00BD117A" w:rsidRDefault="003A7FC1">
            <w:pPr>
              <w:pStyle w:val="Tabelatekst"/>
            </w:pPr>
            <w:proofErr w:type="spellStart"/>
            <w:r w:rsidRPr="00BD117A">
              <w:t>neu_type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7B212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C0CC2B" w14:textId="77777777" w:rsidR="00C47D5E" w:rsidRPr="00BD117A" w:rsidRDefault="00382730">
            <w:pPr>
              <w:pStyle w:val="Tabelatekst"/>
            </w:pPr>
            <w:r w:rsidRPr="00BD117A">
              <w:t>Specyfikacja,</w:t>
            </w:r>
          </w:p>
          <w:p w14:paraId="0F8F46D8" w14:textId="77777777" w:rsidR="00382730" w:rsidRPr="00BD117A" w:rsidRDefault="00382730">
            <w:pPr>
              <w:pStyle w:val="Tabelatekst"/>
            </w:pPr>
            <w:r w:rsidRPr="00BD117A">
              <w:t>Wzór umowy,</w:t>
            </w:r>
          </w:p>
          <w:p w14:paraId="1F6CA883" w14:textId="77777777" w:rsidR="00382730" w:rsidRPr="00BD117A" w:rsidRDefault="00382730">
            <w:pPr>
              <w:pStyle w:val="Tabelatekst"/>
            </w:pPr>
            <w:r w:rsidRPr="00BD117A">
              <w:t>Oferta konkurencji,</w:t>
            </w:r>
          </w:p>
          <w:p w14:paraId="0787217A" w14:textId="616E53C1" w:rsidR="00382730" w:rsidRPr="00BD117A" w:rsidRDefault="00382730">
            <w:pPr>
              <w:pStyle w:val="Tabelatekst"/>
            </w:pPr>
            <w:r w:rsidRPr="00BD117A">
              <w:t>Inne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1BFCFD" w14:textId="63025BDE" w:rsidR="00C47D5E" w:rsidRPr="00BD117A" w:rsidRDefault="00382730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C5748A" w14:textId="3AAAEA23" w:rsidR="00C47D5E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D</w:t>
            </w:r>
            <w:r w:rsidR="002B7442" w:rsidRPr="00BD117A">
              <w:rPr>
                <w:szCs w:val="20"/>
              </w:rPr>
              <w:t>omyślnie: Nieprzypisana wartość</w:t>
            </w:r>
          </w:p>
        </w:tc>
      </w:tr>
      <w:tr w:rsidR="00F4348C" w:rsidRPr="00BD117A" w14:paraId="1138053A" w14:textId="77777777" w:rsidTr="00EF161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5F93" w14:textId="6E5F0A7B" w:rsidR="00F4348C" w:rsidRPr="00BD117A" w:rsidRDefault="00AA555F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14D03" w14:textId="7D915F8E" w:rsidR="00F4348C" w:rsidRPr="00BD117A" w:rsidRDefault="00871C91">
            <w:pPr>
              <w:pStyle w:val="Tabelatekst"/>
            </w:pPr>
            <w:proofErr w:type="spellStart"/>
            <w:r w:rsidRPr="00BD117A">
              <w:t>neu_opportunityid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94584A" w14:textId="2B50A771" w:rsidR="00F4348C" w:rsidRPr="00BD117A" w:rsidRDefault="00871C91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0BCD72" w14:textId="105403DA" w:rsidR="00F4348C" w:rsidRPr="00BD117A" w:rsidRDefault="00871C91">
            <w:pPr>
              <w:pStyle w:val="Tabelatekst"/>
            </w:pPr>
            <w:r w:rsidRPr="00BD117A">
              <w:t>Unikatowy identyfikator dla elementu Zmiana oferty skojarzony z elementem Dokument.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D581F3" w14:textId="71F6C3F9" w:rsidR="00F4348C" w:rsidRPr="00BD117A" w:rsidRDefault="00871C9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E74B14" w14:textId="0A2D1C1E" w:rsidR="00F4348C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U</w:t>
            </w:r>
            <w:r w:rsidR="00A574FE" w:rsidRPr="00BD117A">
              <w:rPr>
                <w:szCs w:val="20"/>
              </w:rPr>
              <w:t xml:space="preserve">zupełniane automatycznie przy </w:t>
            </w:r>
            <w:r w:rsidR="00835D7C" w:rsidRPr="00BD117A">
              <w:rPr>
                <w:szCs w:val="20"/>
              </w:rPr>
              <w:t xml:space="preserve">dodawaniu Dokumentu do Przetargu, nazwa relacji: </w:t>
            </w:r>
            <w:proofErr w:type="spellStart"/>
            <w:r w:rsidR="00835D7C" w:rsidRPr="00BD117A">
              <w:rPr>
                <w:szCs w:val="20"/>
              </w:rPr>
              <w:t>neu_opportunity_neu_document</w:t>
            </w:r>
            <w:proofErr w:type="spellEnd"/>
          </w:p>
        </w:tc>
      </w:tr>
      <w:tr w:rsidR="006D5FEA" w:rsidRPr="00BD117A" w14:paraId="043A1DE8" w14:textId="77777777" w:rsidTr="00EF161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F7A01" w14:textId="77777777" w:rsidR="006D5FEA" w:rsidRPr="00BD117A" w:rsidRDefault="006D5FEA">
            <w:pPr>
              <w:pStyle w:val="Tabelatekst"/>
            </w:pPr>
            <w:r w:rsidRPr="00BD117A">
              <w:t>Notatki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982326" w14:textId="77777777" w:rsidR="006D5FEA" w:rsidRPr="00BD117A" w:rsidRDefault="006D5FE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8937C8" w14:textId="77777777" w:rsidR="006D5FEA" w:rsidRPr="00BD117A" w:rsidRDefault="006D5FEA">
            <w:pPr>
              <w:pStyle w:val="Tabelatekst"/>
            </w:pPr>
            <w:r w:rsidRPr="00BD117A">
              <w:t>Notatka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2DB85D" w14:textId="7086CB76" w:rsidR="006D5FEA" w:rsidRPr="00BD117A" w:rsidRDefault="006D5FEA">
            <w:pPr>
              <w:pStyle w:val="Tabelatekst"/>
            </w:pPr>
            <w:r w:rsidRPr="00BD117A">
              <w:t xml:space="preserve">Karta zarządzania Notatkami dotyczącymi </w:t>
            </w:r>
            <w:r w:rsidR="00AD5D0F" w:rsidRPr="00BD117A">
              <w:t>Dokumentu</w:t>
            </w:r>
            <w:r w:rsidRPr="00BD117A">
              <w:t xml:space="preserve">, umożliwiająca </w:t>
            </w:r>
            <w:r w:rsidR="00AD5D0F" w:rsidRPr="00BD117A">
              <w:t>załączenie pliku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06B748" w14:textId="77777777" w:rsidR="006D5FEA" w:rsidRPr="00BD117A" w:rsidRDefault="006D5FEA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B2036B" w14:textId="52E40ED1" w:rsidR="006D5FEA" w:rsidRPr="00BD117A" w:rsidRDefault="006D5FEA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Domyślna karta, nazwa relacji: </w:t>
            </w:r>
            <w:proofErr w:type="spellStart"/>
            <w:r w:rsidRPr="00BD117A">
              <w:rPr>
                <w:rStyle w:val="normaltextrun"/>
                <w:szCs w:val="20"/>
              </w:rPr>
              <w:t>neu_</w:t>
            </w:r>
            <w:r w:rsidR="00AD5D0F" w:rsidRPr="00BD117A">
              <w:rPr>
                <w:rStyle w:val="normaltextrun"/>
                <w:szCs w:val="20"/>
              </w:rPr>
              <w:t>document</w:t>
            </w:r>
            <w:r w:rsidRPr="00BD117A">
              <w:rPr>
                <w:rStyle w:val="normaltextrun"/>
                <w:szCs w:val="20"/>
              </w:rPr>
              <w:t>_Annotations</w:t>
            </w:r>
            <w:proofErr w:type="spellEnd"/>
          </w:p>
        </w:tc>
      </w:tr>
      <w:tr w:rsidR="00C34802" w:rsidRPr="00BD117A" w14:paraId="18D8E0D1" w14:textId="77777777" w:rsidTr="00EF161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260B1" w14:textId="77777777" w:rsidR="00C34802" w:rsidRPr="00BD117A" w:rsidRDefault="00C34802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43BDE" w14:textId="77777777" w:rsidR="00C34802" w:rsidRPr="00BD117A" w:rsidRDefault="00C34802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99E1E" w14:textId="77777777" w:rsidR="00C34802" w:rsidRPr="00BD117A" w:rsidRDefault="00C3480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73E95F" w14:textId="77777777" w:rsidR="00C34802" w:rsidRPr="00BD117A" w:rsidRDefault="00C34802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CCC0BE" w14:textId="77777777" w:rsidR="00C34802" w:rsidRPr="00BD117A" w:rsidRDefault="00C34802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0B340F" w14:textId="77777777" w:rsidR="00C34802" w:rsidRPr="00BD117A" w:rsidRDefault="00C34802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C34802" w:rsidRPr="00BD117A" w14:paraId="6DA21BB2" w14:textId="77777777" w:rsidTr="00EF161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582B3" w14:textId="77777777" w:rsidR="00C34802" w:rsidRPr="00BD117A" w:rsidRDefault="00C34802">
            <w:pPr>
              <w:pStyle w:val="Tabelatekst"/>
            </w:pPr>
            <w:r w:rsidRPr="00BD117A">
              <w:t>Utworzony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3DF86" w14:textId="77777777" w:rsidR="00C34802" w:rsidRPr="00BD117A" w:rsidRDefault="00C34802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2F0FF" w14:textId="77777777" w:rsidR="00C34802" w:rsidRPr="00BD117A" w:rsidRDefault="00C34802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E42DE5" w14:textId="77777777" w:rsidR="00C34802" w:rsidRPr="00BD117A" w:rsidRDefault="00C34802">
            <w:pPr>
              <w:pStyle w:val="Tabelatekst"/>
            </w:pPr>
            <w:r w:rsidRPr="00BD117A">
              <w:t>Unikatowy identyfikator użytkownika, który utworzył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C17A11" w14:textId="77777777" w:rsidR="00C34802" w:rsidRPr="00BD117A" w:rsidRDefault="00C34802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74A9C7" w14:textId="35E77FBD" w:rsidR="00C34802" w:rsidRPr="00BD117A" w:rsidRDefault="00C34802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</w:p>
        </w:tc>
      </w:tr>
      <w:tr w:rsidR="00C34802" w:rsidRPr="00BD117A" w14:paraId="052E6BA2" w14:textId="77777777" w:rsidTr="00EF161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D64C9" w14:textId="77777777" w:rsidR="00C34802" w:rsidRPr="00BD117A" w:rsidRDefault="00C34802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06D3A" w14:textId="77777777" w:rsidR="00C34802" w:rsidRPr="00BD117A" w:rsidRDefault="00C34802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B2DCD" w14:textId="77777777" w:rsidR="00C34802" w:rsidRPr="00BD117A" w:rsidRDefault="00C3480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A8E23F" w14:textId="77777777" w:rsidR="00C34802" w:rsidRPr="00BD117A" w:rsidRDefault="00C34802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FC5D61" w14:textId="77777777" w:rsidR="00C34802" w:rsidRPr="00BD117A" w:rsidRDefault="00C34802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9751EA" w14:textId="77777777" w:rsidR="00C34802" w:rsidRPr="00BD117A" w:rsidRDefault="00C34802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C34802" w:rsidRPr="00BD117A" w14:paraId="2983ACE8" w14:textId="77777777" w:rsidTr="00EF161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3CF5C" w14:textId="77777777" w:rsidR="00C34802" w:rsidRPr="00BD117A" w:rsidRDefault="00C34802">
            <w:pPr>
              <w:pStyle w:val="Tabelatekst"/>
            </w:pPr>
            <w:r w:rsidRPr="00BD117A">
              <w:lastRenderedPageBreak/>
              <w:t>Zmodyfikowane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6EE64" w14:textId="77777777" w:rsidR="00C34802" w:rsidRPr="00BD117A" w:rsidRDefault="00C34802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4305F" w14:textId="77777777" w:rsidR="00C34802" w:rsidRPr="00BD117A" w:rsidRDefault="00C34802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006F47" w14:textId="77777777" w:rsidR="00C34802" w:rsidRPr="00BD117A" w:rsidRDefault="00C34802">
            <w:pPr>
              <w:pStyle w:val="Tabelatekst"/>
            </w:pPr>
            <w:r w:rsidRPr="00BD117A">
              <w:t>Unikatowy identyfikator użytkownika, który zmodyfikował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B9A434" w14:textId="77777777" w:rsidR="00C34802" w:rsidRPr="00BD117A" w:rsidRDefault="00C34802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DD1536" w14:textId="3B228224" w:rsidR="00C34802" w:rsidRPr="00BD117A" w:rsidRDefault="00C34802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</w:p>
        </w:tc>
      </w:tr>
      <w:tr w:rsidR="00C34802" w:rsidRPr="00BD117A" w14:paraId="540ABDDC" w14:textId="77777777" w:rsidTr="00EF161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D1686" w14:textId="77777777" w:rsidR="00C34802" w:rsidRPr="00BD117A" w:rsidRDefault="00C34802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5EF25" w14:textId="77777777" w:rsidR="00C34802" w:rsidRPr="00BD117A" w:rsidRDefault="00C34802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D41777" w14:textId="77777777" w:rsidR="00C34802" w:rsidRPr="00BD117A" w:rsidRDefault="00C3480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94EC7A" w14:textId="77777777" w:rsidR="00C34802" w:rsidRPr="00BD117A" w:rsidRDefault="00C34802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40B94C" w14:textId="77777777" w:rsidR="00C34802" w:rsidRPr="00BD117A" w:rsidRDefault="00C34802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115C32" w14:textId="77777777" w:rsidR="00C34802" w:rsidRPr="00BD117A" w:rsidRDefault="00C34802">
            <w:pPr>
              <w:pStyle w:val="Tabelatekst"/>
              <w:rPr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</w:tbl>
    <w:p w14:paraId="553E2034" w14:textId="1C32AE38" w:rsidR="00C47D5E" w:rsidRPr="00BD117A" w:rsidRDefault="00C47D5E" w:rsidP="00C47D5E">
      <w:pPr>
        <w:pStyle w:val="Legenda"/>
      </w:pPr>
      <w:bookmarkStart w:id="201" w:name="_Toc151315721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26B2E">
        <w:rPr>
          <w:noProof/>
        </w:rPr>
        <w:t>27</w:t>
      </w:r>
      <w:r w:rsidRPr="00BD117A">
        <w:fldChar w:fldCharType="end"/>
      </w:r>
      <w:r w:rsidRPr="00BD117A">
        <w:t xml:space="preserve"> Opis obiektów – Dokument</w:t>
      </w:r>
      <w:bookmarkEnd w:id="201"/>
    </w:p>
    <w:p w14:paraId="570876BC" w14:textId="2B0E7729" w:rsidR="00C47D5E" w:rsidRPr="00BD117A" w:rsidRDefault="005B19BE" w:rsidP="005B19BE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4000C1B1" w14:textId="2579A5F1" w:rsidR="00EB2D26" w:rsidRPr="00BD117A" w:rsidRDefault="00EB2D26" w:rsidP="00C47D5E">
      <w:pPr>
        <w:pStyle w:val="Nagwek3"/>
        <w:rPr>
          <w:lang w:eastAsia="pl-PL"/>
        </w:rPr>
      </w:pPr>
      <w:bookmarkStart w:id="202" w:name="_Toc151315796"/>
      <w:proofErr w:type="spellStart"/>
      <w:r w:rsidRPr="00BD117A">
        <w:lastRenderedPageBreak/>
        <w:t>DrugFormPharmindex</w:t>
      </w:r>
      <w:proofErr w:type="spellEnd"/>
      <w:r w:rsidRPr="00BD117A">
        <w:t xml:space="preserve"> (</w:t>
      </w:r>
      <w:proofErr w:type="spellStart"/>
      <w:r w:rsidRPr="00BD117A">
        <w:t>neu_drugformpharmindex</w:t>
      </w:r>
      <w:proofErr w:type="spellEnd"/>
      <w:r w:rsidRPr="00BD117A">
        <w:t>)</w:t>
      </w:r>
      <w:bookmarkEnd w:id="202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C47D5E" w:rsidRPr="00BD117A" w14:paraId="16C0EB6E" w14:textId="77777777" w:rsidTr="00EB2D26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EF98DC8" w14:textId="02E5B859" w:rsidR="00C47D5E" w:rsidRPr="00BD117A" w:rsidRDefault="00C47D5E">
            <w:pPr>
              <w:pStyle w:val="TabelaNagowek"/>
            </w:pPr>
            <w:proofErr w:type="spellStart"/>
            <w:r w:rsidRPr="00BD117A">
              <w:t>DrugFormPharmindex</w:t>
            </w:r>
            <w:proofErr w:type="spellEnd"/>
            <w:r w:rsidRPr="00BD117A">
              <w:t xml:space="preserve"> (</w:t>
            </w:r>
            <w:proofErr w:type="spellStart"/>
            <w:r w:rsidR="00BD2B8E" w:rsidRPr="00BD117A">
              <w:t>neu_drugformpharmindex</w:t>
            </w:r>
            <w:proofErr w:type="spellEnd"/>
            <w:r w:rsidRPr="00BD117A">
              <w:t>)</w:t>
            </w:r>
          </w:p>
        </w:tc>
      </w:tr>
      <w:tr w:rsidR="00C47D5E" w:rsidRPr="00BD117A" w14:paraId="5A93DB48" w14:textId="77777777" w:rsidTr="00EB2D26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214902A" w14:textId="77777777" w:rsidR="00C47D5E" w:rsidRPr="00BD117A" w:rsidRDefault="00C47D5E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9EB4D62" w14:textId="77777777" w:rsidR="00C47D5E" w:rsidRPr="00BD117A" w:rsidRDefault="00C47D5E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304964E" w14:textId="77777777" w:rsidR="00C47D5E" w:rsidRPr="00BD117A" w:rsidRDefault="00C47D5E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206CF74" w14:textId="77777777" w:rsidR="00C47D5E" w:rsidRPr="00BD117A" w:rsidRDefault="00C47D5E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A5179EC" w14:textId="77777777" w:rsidR="00C47D5E" w:rsidRPr="00BD117A" w:rsidRDefault="00C47D5E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62BF28FA" w14:textId="77777777" w:rsidR="00C47D5E" w:rsidRPr="00BD117A" w:rsidRDefault="00C47D5E">
            <w:pPr>
              <w:pStyle w:val="TabelaNagowek"/>
            </w:pPr>
            <w:r w:rsidRPr="00BD117A">
              <w:t>Komentarz</w:t>
            </w:r>
          </w:p>
        </w:tc>
      </w:tr>
      <w:tr w:rsidR="00875830" w:rsidRPr="00BD117A" w14:paraId="055557E6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09EB" w14:textId="07B9D05C" w:rsidR="00875830" w:rsidRPr="00BD117A" w:rsidRDefault="00875830">
            <w:pPr>
              <w:pStyle w:val="Tabelatekst"/>
            </w:pPr>
            <w:r w:rsidRPr="00BD117A">
              <w:t>Nazwa</w:t>
            </w:r>
            <w:r w:rsidR="00A550BE" w:rsidRPr="00BD117A">
              <w:t xml:space="preserve"> leku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9F6B1D" w14:textId="77777777" w:rsidR="00875830" w:rsidRPr="00BD117A" w:rsidRDefault="00875830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D2334" w14:textId="77777777" w:rsidR="00875830" w:rsidRPr="00BD117A" w:rsidRDefault="00875830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9C82C4" w14:textId="77777777" w:rsidR="00875830" w:rsidRPr="00BD117A" w:rsidRDefault="00875830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51833B" w14:textId="77777777" w:rsidR="00875830" w:rsidRPr="00BD117A" w:rsidRDefault="0087583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2422BD" w14:textId="6DD70703" w:rsidR="00875830" w:rsidRPr="00BD117A" w:rsidRDefault="0087583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</w:t>
            </w:r>
            <w:r w:rsidR="00A550BE" w:rsidRPr="00BD117A">
              <w:rPr>
                <w:rStyle w:val="normaltextrun"/>
                <w:szCs w:val="20"/>
              </w:rPr>
              <w:t xml:space="preserve"> wymagane</w:t>
            </w:r>
            <w:r w:rsidRPr="00BD117A">
              <w:rPr>
                <w:rStyle w:val="normaltextrun"/>
                <w:szCs w:val="20"/>
              </w:rPr>
              <w:t xml:space="preserve"> uzupełniane automatycznie</w:t>
            </w:r>
          </w:p>
        </w:tc>
      </w:tr>
      <w:tr w:rsidR="00C47D5E" w:rsidRPr="00BD117A" w14:paraId="1091BE95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03889" w14:textId="6DD5BC1E" w:rsidR="00C47D5E" w:rsidRPr="00BD117A" w:rsidRDefault="005A131E">
            <w:pPr>
              <w:pStyle w:val="Tabelatekst"/>
            </w:pPr>
            <w:r w:rsidRPr="00BD117A">
              <w:t>Nazwa opakowania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95E8BE" w14:textId="03A8AFC9" w:rsidR="00C47D5E" w:rsidRPr="00BD117A" w:rsidRDefault="005A131E">
            <w:pPr>
              <w:pStyle w:val="Tabelatekst"/>
            </w:pPr>
            <w:proofErr w:type="spellStart"/>
            <w:r w:rsidRPr="00BD117A">
              <w:t>neu_fullname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0E7600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D1A196" w14:textId="77777777" w:rsidR="00C47D5E" w:rsidRPr="00BD117A" w:rsidRDefault="00C47D5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30CB30" w14:textId="32B6979F" w:rsidR="00C47D5E" w:rsidRPr="00BD117A" w:rsidRDefault="00F52079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EFC628" w14:textId="79A6DD89" w:rsidR="00C47D5E" w:rsidRPr="00BD117A" w:rsidRDefault="00203E3E">
            <w:pPr>
              <w:pStyle w:val="Tabelatekst"/>
              <w:rPr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4207D4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C47D5E" w:rsidRPr="00BD117A" w14:paraId="1A3E9296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909A2" w14:textId="38CD54BE" w:rsidR="00C47D5E" w:rsidRPr="00BD117A" w:rsidRDefault="00F52079">
            <w:pPr>
              <w:pStyle w:val="Tabelatekst"/>
            </w:pPr>
            <w:r w:rsidRPr="00BD117A">
              <w:t>Kod EAN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36BD7" w14:textId="2535751A" w:rsidR="00C47D5E" w:rsidRPr="00BD117A" w:rsidRDefault="00F52079">
            <w:pPr>
              <w:pStyle w:val="Tabelatekst"/>
            </w:pPr>
            <w:proofErr w:type="spellStart"/>
            <w:r w:rsidRPr="00BD117A">
              <w:t>neu_ean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4CBE5F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2FFCE3" w14:textId="77777777" w:rsidR="00C47D5E" w:rsidRPr="00BD117A" w:rsidRDefault="00C47D5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0530AF" w14:textId="3969CAA0" w:rsidR="00C47D5E" w:rsidRPr="00BD117A" w:rsidRDefault="00F52079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298775" w14:textId="00231503" w:rsidR="00C47D5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4207D4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A550BE" w:rsidRPr="00BD117A" w14:paraId="4B34C704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6A17D" w14:textId="6DEAA6A9" w:rsidR="00A550BE" w:rsidRPr="00BD117A" w:rsidRDefault="0032627F">
            <w:pPr>
              <w:pStyle w:val="Tabelatekst"/>
            </w:pPr>
            <w:r w:rsidRPr="00BD117A">
              <w:t>Bloz7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DF267" w14:textId="1B298B49" w:rsidR="00A550BE" w:rsidRPr="00BD117A" w:rsidRDefault="0078296E">
            <w:pPr>
              <w:pStyle w:val="Tabelatekst"/>
            </w:pPr>
            <w:r w:rsidRPr="00BD117A">
              <w:t>neu_bloz7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949E4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245598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F470AC" w14:textId="1A9F78A7" w:rsidR="00A550BE" w:rsidRPr="00BD117A" w:rsidRDefault="0078296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93691F" w14:textId="626DF514" w:rsidR="00A550B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4207D4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A550BE" w:rsidRPr="00BD117A" w14:paraId="3BDE492F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F8011" w14:textId="2C06F0C5" w:rsidR="00A550BE" w:rsidRPr="00BD117A" w:rsidRDefault="0078296E">
            <w:pPr>
              <w:pStyle w:val="Tabelatekst"/>
            </w:pPr>
            <w:r w:rsidRPr="00BD117A">
              <w:t>Typ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0BADC" w14:textId="43466321" w:rsidR="00A550BE" w:rsidRPr="00BD117A" w:rsidRDefault="0078296E">
            <w:pPr>
              <w:pStyle w:val="Tabelatekst"/>
            </w:pPr>
            <w:proofErr w:type="spellStart"/>
            <w:r w:rsidRPr="00BD117A">
              <w:t>neu_typedrug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BD439E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4E47D9" w14:textId="77777777" w:rsidR="00D06DD0" w:rsidRPr="00BD117A" w:rsidRDefault="00D06DD0">
            <w:pPr>
              <w:pStyle w:val="Tabelatekst"/>
            </w:pPr>
            <w:r w:rsidRPr="00BD117A">
              <w:t>Lek,</w:t>
            </w:r>
          </w:p>
          <w:p w14:paraId="2CD7D8FF" w14:textId="31058F4C" w:rsidR="00D06DD0" w:rsidRPr="00BD117A" w:rsidRDefault="00D06DD0">
            <w:pPr>
              <w:pStyle w:val="Tabelatekst"/>
            </w:pPr>
            <w:r w:rsidRPr="00BD117A">
              <w:t>Suplement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AC7BE3" w14:textId="2B2AEE4A" w:rsidR="00A550BE" w:rsidRPr="00BD117A" w:rsidRDefault="00D06DD0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1997B8" w14:textId="0914B293" w:rsidR="00A550B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4207D4" w:rsidRPr="00BD117A">
              <w:rPr>
                <w:rStyle w:val="normaltextrun"/>
                <w:szCs w:val="20"/>
              </w:rPr>
              <w:t>zupełniane automatycznie</w:t>
            </w:r>
            <w:r w:rsidR="00D06DD0" w:rsidRPr="00BD117A">
              <w:rPr>
                <w:rStyle w:val="normaltextrun"/>
                <w:szCs w:val="20"/>
              </w:rPr>
              <w:t xml:space="preserve">, </w:t>
            </w:r>
            <w:r w:rsidR="0058037B" w:rsidRPr="00BD117A">
              <w:rPr>
                <w:rStyle w:val="normaltextrun"/>
                <w:szCs w:val="20"/>
              </w:rPr>
              <w:t>istniejący zestaw opcji: Typ leku, domyślnie: Nieprzypisana wartość</w:t>
            </w:r>
          </w:p>
        </w:tc>
      </w:tr>
      <w:tr w:rsidR="00A550BE" w:rsidRPr="00BD117A" w14:paraId="60230F2D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4923A" w14:textId="4EA647A7" w:rsidR="00A550BE" w:rsidRPr="00BD117A" w:rsidRDefault="003B0875">
            <w:pPr>
              <w:pStyle w:val="Tabelatekst"/>
            </w:pPr>
            <w:r w:rsidRPr="00BD117A">
              <w:t>Id opakowania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A7571" w14:textId="282535CD" w:rsidR="00A550BE" w:rsidRPr="00BD117A" w:rsidRDefault="003B0875">
            <w:pPr>
              <w:pStyle w:val="Tabelatekst"/>
            </w:pPr>
            <w:proofErr w:type="spellStart"/>
            <w:r w:rsidRPr="00BD117A">
              <w:t>neu_id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836A3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C4C2BD" w14:textId="19108B1D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6F96FE" w14:textId="354E4F5D" w:rsidR="00A550BE" w:rsidRPr="00BD117A" w:rsidRDefault="00642EE9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005755" w14:textId="3EFD5ED5" w:rsidR="00A550B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4207D4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A550BE" w:rsidRPr="00BD117A" w14:paraId="17F08F39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0A3F3" w14:textId="2EC425EC" w:rsidR="00A550BE" w:rsidRPr="00BD117A" w:rsidRDefault="00642EE9">
            <w:pPr>
              <w:pStyle w:val="Tabelatekst"/>
            </w:pPr>
            <w:r w:rsidRPr="00BD117A">
              <w:t>Numer rejestracji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CE786B" w14:textId="171C53FE" w:rsidR="00A550BE" w:rsidRPr="00BD117A" w:rsidRDefault="00DA246B">
            <w:pPr>
              <w:pStyle w:val="Tabelatekst"/>
            </w:pPr>
            <w:proofErr w:type="spellStart"/>
            <w:r w:rsidRPr="00BD117A">
              <w:t>neu_regnr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EE843A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53795E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63CBE2" w14:textId="4921C4CE" w:rsidR="00A550BE" w:rsidRPr="00BD117A" w:rsidRDefault="00DA246B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919AE8" w14:textId="6E0457C9" w:rsidR="00A550B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4207D4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A550BE" w:rsidRPr="00BD117A" w14:paraId="0D581C51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DA420" w14:textId="4CE4393A" w:rsidR="00A550BE" w:rsidRPr="00BD117A" w:rsidRDefault="00384344">
            <w:pPr>
              <w:pStyle w:val="Tabelatekst"/>
            </w:pPr>
            <w:r w:rsidRPr="00BD117A">
              <w:t>Dawka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E10A1" w14:textId="6DCFC3A2" w:rsidR="00A550BE" w:rsidRPr="00BD117A" w:rsidRDefault="00841841">
            <w:pPr>
              <w:pStyle w:val="Tabelatekst"/>
            </w:pPr>
            <w:proofErr w:type="spellStart"/>
            <w:r w:rsidRPr="00BD117A">
              <w:t>neu_dosage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10C263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FE17E6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E7946A" w14:textId="5C84034C" w:rsidR="00A550BE" w:rsidRPr="00BD117A" w:rsidRDefault="00841841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3599BF" w14:textId="2B4D6734" w:rsidR="00A550B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4207D4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A550BE" w:rsidRPr="00BD117A" w14:paraId="4751CE8D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FC03" w14:textId="3784F2F6" w:rsidR="00A550BE" w:rsidRPr="00BD117A" w:rsidRDefault="00841841">
            <w:pPr>
              <w:pStyle w:val="Tabelatekst"/>
            </w:pPr>
            <w:r w:rsidRPr="00BD117A">
              <w:t>Postać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4D58F" w14:textId="5C62AA7B" w:rsidR="00A550BE" w:rsidRPr="00BD117A" w:rsidRDefault="00CB75D0">
            <w:pPr>
              <w:pStyle w:val="Tabelatekst"/>
            </w:pPr>
            <w:proofErr w:type="spellStart"/>
            <w:r w:rsidRPr="00BD117A">
              <w:t>neu_form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E199F3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DBF8A9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DF4F1F" w14:textId="4F0E7396" w:rsidR="00A550BE" w:rsidRPr="00BD117A" w:rsidRDefault="00CB75D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EB4F65" w14:textId="7FC19C21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</w:p>
        </w:tc>
      </w:tr>
      <w:tr w:rsidR="00A550BE" w:rsidRPr="00BD117A" w14:paraId="3091478D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F1E1" w14:textId="6BC43226" w:rsidR="00A550BE" w:rsidRPr="00BD117A" w:rsidRDefault="00CB75D0">
            <w:pPr>
              <w:pStyle w:val="Tabelatekst"/>
            </w:pPr>
            <w:r w:rsidRPr="00BD117A">
              <w:t>Postać znormalizowana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18362E" w14:textId="4112A2FE" w:rsidR="00A550BE" w:rsidRPr="00BD117A" w:rsidRDefault="007C685A">
            <w:pPr>
              <w:pStyle w:val="Tabelatekst"/>
            </w:pPr>
            <w:proofErr w:type="spellStart"/>
            <w:r w:rsidRPr="00BD117A">
              <w:t>neu_formstandardized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E35CB4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681EA3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6C245C" w14:textId="178DD26D" w:rsidR="00A550BE" w:rsidRPr="00BD117A" w:rsidRDefault="007C685A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BBD2C3" w14:textId="3B0E2E12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</w:p>
        </w:tc>
      </w:tr>
      <w:tr w:rsidR="00A550BE" w:rsidRPr="00BD117A" w14:paraId="55715E75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1FD71" w14:textId="30AFDE13" w:rsidR="00A550BE" w:rsidRPr="00BD117A" w:rsidRDefault="007C685A">
            <w:pPr>
              <w:pStyle w:val="Tabelatekst"/>
            </w:pPr>
            <w:r w:rsidRPr="00BD117A">
              <w:t>Opakowanie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49ABD" w14:textId="06DFB46B" w:rsidR="00A550BE" w:rsidRPr="00BD117A" w:rsidRDefault="007C685A">
            <w:pPr>
              <w:pStyle w:val="Tabelatekst"/>
            </w:pPr>
            <w:proofErr w:type="spellStart"/>
            <w:r w:rsidRPr="00BD117A">
              <w:t>neu_package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411176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47BCAE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1E0666" w14:textId="08F1759F" w:rsidR="00A550BE" w:rsidRPr="00BD117A" w:rsidRDefault="0097403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E850D1" w14:textId="63E11498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</w:p>
        </w:tc>
      </w:tr>
      <w:tr w:rsidR="00A550BE" w:rsidRPr="00BD117A" w14:paraId="21DDF706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07EED" w14:textId="21AD5CF3" w:rsidR="00A550BE" w:rsidRPr="00BD117A" w:rsidRDefault="0097403D">
            <w:pPr>
              <w:pStyle w:val="Tabelatekst"/>
            </w:pPr>
            <w:r w:rsidRPr="00BD117A">
              <w:t>Drogi podania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C236D1" w14:textId="0B2F6335" w:rsidR="00A550BE" w:rsidRPr="00BD117A" w:rsidRDefault="0097403D">
            <w:pPr>
              <w:pStyle w:val="Tabelatekst"/>
            </w:pPr>
            <w:proofErr w:type="spellStart"/>
            <w:r w:rsidRPr="00BD117A">
              <w:t>neu_routes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DDF45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2B30E9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002220" w14:textId="572A608E" w:rsidR="00A550BE" w:rsidRPr="00BD117A" w:rsidRDefault="0097403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2A0A68" w14:textId="46268DD1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</w:p>
        </w:tc>
      </w:tr>
      <w:tr w:rsidR="00A550BE" w:rsidRPr="00BD117A" w14:paraId="002A12AA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D2107" w14:textId="70B36680" w:rsidR="00A550BE" w:rsidRPr="00BD117A" w:rsidRDefault="00B777CF">
            <w:pPr>
              <w:pStyle w:val="Tabelatekst"/>
            </w:pPr>
            <w:r w:rsidRPr="00BD117A">
              <w:t>Substancja czynna CSIOZ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8C69C" w14:textId="4C32B14A" w:rsidR="00A550BE" w:rsidRPr="00BD117A" w:rsidRDefault="00B777CF">
            <w:pPr>
              <w:pStyle w:val="Tabelatekst"/>
            </w:pPr>
            <w:proofErr w:type="spellStart"/>
            <w:r w:rsidRPr="00BD117A">
              <w:t>neu_activesubstancecsioz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829EF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0D98CF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ABEEA7" w14:textId="643BF99A" w:rsidR="00A550BE" w:rsidRPr="00BD117A" w:rsidRDefault="00BF350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EF5203" w14:textId="46AA9CBA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</w:p>
        </w:tc>
      </w:tr>
      <w:tr w:rsidR="00A550BE" w:rsidRPr="00BD117A" w14:paraId="3150DCA2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B8729" w14:textId="7A4AB170" w:rsidR="00A550BE" w:rsidRPr="00BD117A" w:rsidRDefault="00BF3500">
            <w:pPr>
              <w:pStyle w:val="Tabelatekst"/>
            </w:pPr>
            <w:r w:rsidRPr="00BD117A">
              <w:t>Refundowany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D03AA" w14:textId="78A89208" w:rsidR="00A550BE" w:rsidRPr="00BD117A" w:rsidRDefault="00BF3500">
            <w:pPr>
              <w:pStyle w:val="Tabelatekst"/>
            </w:pPr>
            <w:proofErr w:type="spellStart"/>
            <w:r w:rsidRPr="00BD117A">
              <w:t>neu_isreimbursed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26D72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4D7C57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A7EBD9" w14:textId="75CD1982" w:rsidR="00A550BE" w:rsidRPr="00BD117A" w:rsidRDefault="00BF3500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0FC04C" w14:textId="5AC31034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BF3500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A550BE" w:rsidRPr="00BD117A" w14:paraId="10C0470B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D4CC" w14:textId="68C4914E" w:rsidR="00A550BE" w:rsidRPr="00BD117A" w:rsidRDefault="00A93ABD">
            <w:pPr>
              <w:pStyle w:val="Tabelatekst"/>
            </w:pPr>
            <w:r w:rsidRPr="00BD117A">
              <w:lastRenderedPageBreak/>
              <w:t>Psychotropowy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F75CB" w14:textId="367A07D1" w:rsidR="00A550BE" w:rsidRPr="00BD117A" w:rsidRDefault="00A93ABD">
            <w:pPr>
              <w:pStyle w:val="Tabelatekst"/>
            </w:pPr>
            <w:proofErr w:type="spellStart"/>
            <w:r w:rsidRPr="00BD117A">
              <w:t>neu_isnarcpsych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6C4F1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8DFD02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301D0E" w14:textId="685331AE" w:rsidR="00A550BE" w:rsidRPr="00BD117A" w:rsidRDefault="00A93ABD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D76813" w14:textId="371AA590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A93ABD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A550BE" w:rsidRPr="00BD117A" w14:paraId="0805C811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CC0E" w14:textId="2DFBEB2E" w:rsidR="00A550BE" w:rsidRPr="00BD117A" w:rsidRDefault="003D36A9">
            <w:pPr>
              <w:pStyle w:val="Tabelatekst"/>
            </w:pPr>
            <w:r w:rsidRPr="00BD117A">
              <w:t>Substancje pomocnicze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2E56A" w14:textId="5D4CAE88" w:rsidR="00A550BE" w:rsidRPr="00BD117A" w:rsidRDefault="003D36A9">
            <w:pPr>
              <w:pStyle w:val="Tabelatekst"/>
            </w:pPr>
            <w:proofErr w:type="spellStart"/>
            <w:r w:rsidRPr="00BD117A">
              <w:t>neu_excipients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37F36B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821686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A71DE5" w14:textId="6029CE10" w:rsidR="00A550BE" w:rsidRPr="00BD117A" w:rsidRDefault="003D36A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32C6EB" w14:textId="1F237BA4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3D36A9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A550BE" w:rsidRPr="00BD117A" w14:paraId="3AFD82FA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E9F6E" w14:textId="72256C29" w:rsidR="00A550BE" w:rsidRPr="00BD117A" w:rsidRDefault="003D36A9">
            <w:pPr>
              <w:pStyle w:val="Tabelatekst"/>
            </w:pPr>
            <w:r w:rsidRPr="00BD117A">
              <w:t>Import docelowy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D72A2F" w14:textId="10C8B6DA" w:rsidR="00A550BE" w:rsidRPr="00BD117A" w:rsidRDefault="001B313C">
            <w:pPr>
              <w:pStyle w:val="Tabelatekst"/>
            </w:pPr>
            <w:proofErr w:type="spellStart"/>
            <w:r w:rsidRPr="00BD117A">
              <w:t>neu_importd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7A2423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C95577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E08EB9" w14:textId="5BB439FA" w:rsidR="00A550BE" w:rsidRPr="00BD117A" w:rsidRDefault="001B313C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D0168A" w14:textId="6DD63A54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1B313C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A550BE" w:rsidRPr="00BD117A" w14:paraId="648488BC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0FCE9" w14:textId="346E9178" w:rsidR="00A550BE" w:rsidRPr="00BD117A" w:rsidRDefault="001B313C">
            <w:pPr>
              <w:pStyle w:val="Tabelatekst"/>
            </w:pPr>
            <w:r w:rsidRPr="00BD117A">
              <w:t>Import</w:t>
            </w:r>
            <w:r w:rsidR="0055442B">
              <w:t xml:space="preserve"> </w:t>
            </w:r>
            <w:r w:rsidRPr="00BD117A">
              <w:t>równoległy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3361B" w14:textId="0A6B5F76" w:rsidR="00A550BE" w:rsidRPr="00BD117A" w:rsidRDefault="001B313C">
            <w:pPr>
              <w:pStyle w:val="Tabelatekst"/>
            </w:pPr>
            <w:proofErr w:type="spellStart"/>
            <w:r w:rsidRPr="00BD117A">
              <w:t>neu_import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FA43F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9CB0B9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3466A6" w14:textId="2DF4FD67" w:rsidR="00A550BE" w:rsidRPr="00BD117A" w:rsidRDefault="001B313C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52C60C" w14:textId="686D72AA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1B313C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A550BE" w:rsidRPr="00BD117A" w14:paraId="5621E8EA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6D02" w14:textId="702881E1" w:rsidR="00A550BE" w:rsidRPr="00BD117A" w:rsidRDefault="00144C79">
            <w:pPr>
              <w:pStyle w:val="Tabelatekst"/>
            </w:pPr>
            <w:proofErr w:type="spellStart"/>
            <w:r w:rsidRPr="00BD117A">
              <w:t>Drug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BB3BB" w14:textId="7D374AE9" w:rsidR="00A550BE" w:rsidRPr="00BD117A" w:rsidRDefault="00144C79">
            <w:pPr>
              <w:pStyle w:val="Tabelatekst"/>
            </w:pPr>
            <w:proofErr w:type="spellStart"/>
            <w:r w:rsidRPr="00BD117A">
              <w:t>neu_drug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AC3C7" w14:textId="7198E5F7" w:rsidR="00A550BE" w:rsidRPr="00BD117A" w:rsidRDefault="007F1CEB">
            <w:pPr>
              <w:pStyle w:val="Tabelatekst"/>
            </w:pPr>
            <w:proofErr w:type="spellStart"/>
            <w:r w:rsidRPr="00BD117A">
              <w:t>DrugPharmindex</w:t>
            </w:r>
            <w:proofErr w:type="spellEnd"/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B5A800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FAC179" w14:textId="6DDA0DBC" w:rsidR="00A550BE" w:rsidRPr="00BD117A" w:rsidRDefault="00144C79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DCFEA5" w14:textId="055FDB62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144C79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7F1CEB" w:rsidRPr="00BD117A">
              <w:rPr>
                <w:rStyle w:val="normaltextrun"/>
                <w:szCs w:val="20"/>
              </w:rPr>
              <w:t>neu_neu_drugpharmindex_neu_drugformpharmindex_Drug</w:t>
            </w:r>
            <w:proofErr w:type="spellEnd"/>
          </w:p>
        </w:tc>
      </w:tr>
      <w:tr w:rsidR="00A550BE" w:rsidRPr="00BD117A" w14:paraId="1A996FF0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7E06D" w14:textId="411D0DB4" w:rsidR="00A550BE" w:rsidRPr="00BD117A" w:rsidRDefault="007F1CEB">
            <w:pPr>
              <w:pStyle w:val="Tabelatekst"/>
            </w:pPr>
            <w:r w:rsidRPr="00BD117A">
              <w:t>Status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9B1AE" w14:textId="412100B9" w:rsidR="00A550BE" w:rsidRPr="00BD117A" w:rsidRDefault="007F1CEB">
            <w:pPr>
              <w:pStyle w:val="Tabelatekst"/>
            </w:pPr>
            <w:proofErr w:type="spellStart"/>
            <w:r w:rsidRPr="00BD117A">
              <w:t>neu_status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523241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5EE3D8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57B574" w14:textId="756D959B" w:rsidR="00A550BE" w:rsidRPr="00BD117A" w:rsidRDefault="007C581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D8F0C5" w14:textId="65002DF2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</w:p>
        </w:tc>
      </w:tr>
      <w:tr w:rsidR="00A550BE" w:rsidRPr="00BD117A" w14:paraId="2C9D7509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8BF21" w14:textId="4BEFC696" w:rsidR="00A550BE" w:rsidRPr="00BD117A" w:rsidRDefault="004207D4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90205" w14:textId="71D3549D" w:rsidR="00A550BE" w:rsidRPr="00BD117A" w:rsidRDefault="004207D4">
            <w:pPr>
              <w:pStyle w:val="Tabelatekst"/>
            </w:pPr>
            <w:proofErr w:type="spellStart"/>
            <w:r w:rsidRPr="00BD117A">
              <w:t>neu_modified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F5A06" w14:textId="77777777" w:rsidR="00A550BE" w:rsidRPr="00BD117A" w:rsidRDefault="00A550B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ED7AB5" w14:textId="77777777" w:rsidR="00A550BE" w:rsidRPr="00BD117A" w:rsidRDefault="00A550B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896C7C" w14:textId="0B13C845" w:rsidR="00A550BE" w:rsidRPr="00BD117A" w:rsidRDefault="004207D4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13BF44" w14:textId="4C26882F" w:rsidR="00A550B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</w:p>
        </w:tc>
      </w:tr>
      <w:tr w:rsidR="00875830" w:rsidRPr="00BD117A" w14:paraId="4050EC8D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96577" w14:textId="77777777" w:rsidR="00875830" w:rsidRPr="00BD117A" w:rsidRDefault="00875830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06568E" w14:textId="77777777" w:rsidR="00875830" w:rsidRPr="00BD117A" w:rsidRDefault="00875830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3354A2" w14:textId="77777777" w:rsidR="00875830" w:rsidRPr="00BD117A" w:rsidRDefault="00875830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42BCE5" w14:textId="77777777" w:rsidR="00875830" w:rsidRPr="00BD117A" w:rsidRDefault="00875830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556234" w14:textId="77777777" w:rsidR="00875830" w:rsidRPr="00BD117A" w:rsidRDefault="00875830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A52388" w14:textId="77777777" w:rsidR="00875830" w:rsidRPr="00BD117A" w:rsidRDefault="00875830">
            <w:pPr>
              <w:pStyle w:val="Tabelatekst"/>
              <w:rPr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</w:tbl>
    <w:p w14:paraId="2AEF4779" w14:textId="38BDE390" w:rsidR="00C47D5E" w:rsidRPr="00BD117A" w:rsidRDefault="00C47D5E" w:rsidP="00C47D5E">
      <w:pPr>
        <w:pStyle w:val="Legenda"/>
      </w:pPr>
      <w:bookmarkStart w:id="203" w:name="_Toc151315722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26B2E">
        <w:rPr>
          <w:noProof/>
        </w:rPr>
        <w:t>28</w:t>
      </w:r>
      <w:r w:rsidRPr="00BD117A">
        <w:fldChar w:fldCharType="end"/>
      </w:r>
      <w:r w:rsidRPr="00BD117A">
        <w:t xml:space="preserve"> Opis obiektów – </w:t>
      </w:r>
      <w:proofErr w:type="spellStart"/>
      <w:r w:rsidRPr="00BD117A">
        <w:t>DrugFormPharmindex</w:t>
      </w:r>
      <w:bookmarkEnd w:id="203"/>
      <w:proofErr w:type="spellEnd"/>
    </w:p>
    <w:p w14:paraId="021EF612" w14:textId="6E42431B" w:rsidR="00C47D5E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00E98E84" w14:textId="0978F908" w:rsidR="00EB2D26" w:rsidRPr="00BD117A" w:rsidRDefault="00EB2D26" w:rsidP="00C47D5E">
      <w:pPr>
        <w:pStyle w:val="Nagwek3"/>
        <w:rPr>
          <w:lang w:eastAsia="pl-PL"/>
        </w:rPr>
      </w:pPr>
      <w:bookmarkStart w:id="204" w:name="_Toc151315797"/>
      <w:proofErr w:type="spellStart"/>
      <w:r w:rsidRPr="00BD117A">
        <w:lastRenderedPageBreak/>
        <w:t>DrugPharmindex</w:t>
      </w:r>
      <w:proofErr w:type="spellEnd"/>
      <w:r w:rsidRPr="00BD117A">
        <w:t xml:space="preserve"> (</w:t>
      </w:r>
      <w:proofErr w:type="spellStart"/>
      <w:r w:rsidRPr="00BD117A">
        <w:t>neu_drugpharmindex</w:t>
      </w:r>
      <w:proofErr w:type="spellEnd"/>
      <w:r w:rsidRPr="00BD117A">
        <w:t>)</w:t>
      </w:r>
      <w:bookmarkEnd w:id="204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C47D5E" w:rsidRPr="00BD117A" w14:paraId="35753C7D" w14:textId="77777777" w:rsidTr="00EB2D26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B7E4049" w14:textId="7F4DDF8C" w:rsidR="00C47D5E" w:rsidRPr="00BD117A" w:rsidRDefault="00C47D5E">
            <w:pPr>
              <w:pStyle w:val="TabelaNagowek"/>
            </w:pPr>
            <w:proofErr w:type="spellStart"/>
            <w:r w:rsidRPr="00BD117A">
              <w:t>DrugPharmindex</w:t>
            </w:r>
            <w:proofErr w:type="spellEnd"/>
            <w:r w:rsidRPr="00BD117A">
              <w:t xml:space="preserve"> (</w:t>
            </w:r>
            <w:proofErr w:type="spellStart"/>
            <w:r w:rsidR="00C15CFF" w:rsidRPr="00BD117A">
              <w:t>neu_drugpharmindex</w:t>
            </w:r>
            <w:proofErr w:type="spellEnd"/>
            <w:r w:rsidRPr="00BD117A">
              <w:t>)</w:t>
            </w:r>
          </w:p>
        </w:tc>
      </w:tr>
      <w:tr w:rsidR="00C47D5E" w:rsidRPr="00BD117A" w14:paraId="7D414F72" w14:textId="77777777" w:rsidTr="00EB2D26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D9E4692" w14:textId="77777777" w:rsidR="00C47D5E" w:rsidRPr="00BD117A" w:rsidRDefault="00C47D5E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C0653F6" w14:textId="77777777" w:rsidR="00C47D5E" w:rsidRPr="00BD117A" w:rsidRDefault="00C47D5E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9CFE733" w14:textId="77777777" w:rsidR="00C47D5E" w:rsidRPr="00BD117A" w:rsidRDefault="00C47D5E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7E5597B" w14:textId="77777777" w:rsidR="00C47D5E" w:rsidRPr="00BD117A" w:rsidRDefault="00C47D5E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4A6A83D" w14:textId="77777777" w:rsidR="00C47D5E" w:rsidRPr="00BD117A" w:rsidRDefault="00C47D5E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890FCDC" w14:textId="77777777" w:rsidR="00C47D5E" w:rsidRPr="00BD117A" w:rsidRDefault="00C47D5E">
            <w:pPr>
              <w:pStyle w:val="TabelaNagowek"/>
            </w:pPr>
            <w:r w:rsidRPr="00BD117A">
              <w:t>Komentarz</w:t>
            </w:r>
          </w:p>
        </w:tc>
      </w:tr>
      <w:tr w:rsidR="00164E6E" w:rsidRPr="00BD117A" w14:paraId="7E83A2CA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0A5F" w14:textId="77777777" w:rsidR="00164E6E" w:rsidRPr="00BD117A" w:rsidRDefault="00164E6E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4C551" w14:textId="77777777" w:rsidR="00164E6E" w:rsidRPr="00BD117A" w:rsidRDefault="00164E6E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26FFE" w14:textId="77777777" w:rsidR="00164E6E" w:rsidRPr="00BD117A" w:rsidRDefault="00164E6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AF4C9E" w14:textId="77777777" w:rsidR="00164E6E" w:rsidRPr="00BD117A" w:rsidRDefault="00164E6E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1B5897" w14:textId="77777777" w:rsidR="00164E6E" w:rsidRPr="00BD117A" w:rsidRDefault="00164E6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2250D4" w14:textId="3D4E49AB" w:rsidR="00164E6E" w:rsidRPr="00BD117A" w:rsidRDefault="00164E6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uzupełniane automatycznie</w:t>
            </w:r>
          </w:p>
        </w:tc>
      </w:tr>
      <w:tr w:rsidR="00C47D5E" w:rsidRPr="00BD117A" w14:paraId="3708EA67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1CC36" w14:textId="2EE1C6E4" w:rsidR="00C47D5E" w:rsidRPr="00BD117A" w:rsidRDefault="002956A1">
            <w:pPr>
              <w:pStyle w:val="Tabelatekst"/>
            </w:pPr>
            <w:r w:rsidRPr="00BD117A">
              <w:t>Nazwa firmy farmaceutycznej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420EF" w14:textId="5514B7EB" w:rsidR="00C47D5E" w:rsidRPr="00BD117A" w:rsidRDefault="00EB34A9">
            <w:pPr>
              <w:pStyle w:val="Tabelatekst"/>
            </w:pPr>
            <w:proofErr w:type="spellStart"/>
            <w:r w:rsidRPr="00BD117A">
              <w:t>neu_prodname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0718D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910A76" w14:textId="77777777" w:rsidR="00C47D5E" w:rsidRPr="00BD117A" w:rsidRDefault="00C47D5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4B1B59" w14:textId="4B563595" w:rsidR="00C47D5E" w:rsidRPr="00BD117A" w:rsidRDefault="002D602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64EDF0" w14:textId="1AA55647" w:rsidR="00C47D5E" w:rsidRPr="00BD117A" w:rsidRDefault="001A4D48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Uzupełniane automatycznie</w:t>
            </w:r>
          </w:p>
        </w:tc>
      </w:tr>
      <w:tr w:rsidR="00C47D5E" w:rsidRPr="00BD117A" w14:paraId="44F39855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53F91" w14:textId="5F1A69DD" w:rsidR="00C47D5E" w:rsidRPr="00BD117A" w:rsidRDefault="002956A1">
            <w:pPr>
              <w:pStyle w:val="Tabelatekst"/>
            </w:pPr>
            <w:proofErr w:type="spellStart"/>
            <w:r w:rsidRPr="00BD117A">
              <w:t>Drug</w:t>
            </w:r>
            <w:proofErr w:type="spellEnd"/>
            <w:r w:rsidRPr="00BD117A">
              <w:t xml:space="preserve"> Id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488D4" w14:textId="03B1F073" w:rsidR="00C47D5E" w:rsidRPr="00BD117A" w:rsidRDefault="002D6025">
            <w:pPr>
              <w:pStyle w:val="Tabelatekst"/>
            </w:pPr>
            <w:proofErr w:type="spellStart"/>
            <w:r w:rsidRPr="00BD117A">
              <w:t>neu_id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1D6E7" w14:textId="77777777" w:rsidR="00C47D5E" w:rsidRPr="00BD117A" w:rsidRDefault="00C47D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4E2400" w14:textId="77777777" w:rsidR="00C47D5E" w:rsidRPr="00BD117A" w:rsidRDefault="00C47D5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C7E3CC" w14:textId="4503E8DC" w:rsidR="00C47D5E" w:rsidRPr="00BD117A" w:rsidRDefault="002D602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7AF41B" w14:textId="0FD5C939" w:rsidR="00C47D5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Uzupełniane automatycznie</w:t>
            </w:r>
          </w:p>
        </w:tc>
      </w:tr>
      <w:tr w:rsidR="005D3963" w:rsidRPr="00BD117A" w14:paraId="678F6691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EDE9A" w14:textId="5ECA63DF" w:rsidR="005D3963" w:rsidRPr="00BD117A" w:rsidRDefault="002956A1">
            <w:pPr>
              <w:pStyle w:val="Tabelatekst"/>
            </w:pPr>
            <w:r w:rsidRPr="00BD117A">
              <w:t xml:space="preserve">Data </w:t>
            </w:r>
            <w:proofErr w:type="spellStart"/>
            <w:r w:rsidRPr="00BD117A">
              <w:t>modyfikcji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E675A" w14:textId="067CF05F" w:rsidR="005D3963" w:rsidRPr="00BD117A" w:rsidRDefault="00C0388A">
            <w:pPr>
              <w:pStyle w:val="Tabelatekst"/>
            </w:pPr>
            <w:proofErr w:type="spellStart"/>
            <w:r w:rsidRPr="00BD117A">
              <w:t>neu_modified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FC461" w14:textId="77777777" w:rsidR="005D3963" w:rsidRPr="00BD117A" w:rsidRDefault="005D396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EDB187" w14:textId="77777777" w:rsidR="005D3963" w:rsidRPr="00BD117A" w:rsidRDefault="005D396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C05E49" w14:textId="4B54DF5A" w:rsidR="005D3963" w:rsidRPr="00BD117A" w:rsidRDefault="002D6025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EDF2FA" w14:textId="57754EC2" w:rsidR="005D3963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Uzupełniane automatycznie</w:t>
            </w:r>
          </w:p>
        </w:tc>
      </w:tr>
      <w:tr w:rsidR="005D3963" w:rsidRPr="00BD117A" w14:paraId="4D5F51FE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31BC" w14:textId="457F7631" w:rsidR="005D3963" w:rsidRPr="00BD117A" w:rsidRDefault="00342FCB">
            <w:pPr>
              <w:pStyle w:val="Tabelatekst"/>
            </w:pPr>
            <w:r w:rsidRPr="00BD117A">
              <w:t>Status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7CF78" w14:textId="47AC75EA" w:rsidR="005D3963" w:rsidRPr="00BD117A" w:rsidRDefault="00407060">
            <w:pPr>
              <w:pStyle w:val="Tabelatekst"/>
            </w:pPr>
            <w:proofErr w:type="spellStart"/>
            <w:r w:rsidRPr="00BD117A">
              <w:t>neu_status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EDDB8" w14:textId="77777777" w:rsidR="005D3963" w:rsidRPr="00BD117A" w:rsidRDefault="005D396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FCE5B6" w14:textId="77777777" w:rsidR="005D3963" w:rsidRPr="00BD117A" w:rsidRDefault="005D396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055959" w14:textId="3507DBC4" w:rsidR="005D3963" w:rsidRPr="00BD117A" w:rsidRDefault="0040706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418A31" w14:textId="2B92DD83" w:rsidR="005D3963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Uzupełniane automatycznie</w:t>
            </w:r>
          </w:p>
        </w:tc>
      </w:tr>
      <w:tr w:rsidR="005D3963" w:rsidRPr="00BD117A" w14:paraId="05551B22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C98D" w14:textId="5C02C30E" w:rsidR="005D3963" w:rsidRPr="00BD117A" w:rsidRDefault="00342FCB">
            <w:pPr>
              <w:pStyle w:val="Tabelatekst"/>
            </w:pPr>
            <w:r w:rsidRPr="00BD117A">
              <w:t>Skład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8FF03" w14:textId="0ECCC97C" w:rsidR="005D3963" w:rsidRPr="00BD117A" w:rsidRDefault="00024181">
            <w:pPr>
              <w:pStyle w:val="Tabelatekst"/>
            </w:pPr>
            <w:proofErr w:type="spellStart"/>
            <w:r w:rsidRPr="00BD117A">
              <w:t>neu_composition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BF94B" w14:textId="77777777" w:rsidR="005D3963" w:rsidRPr="00BD117A" w:rsidRDefault="005D396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179EF8" w14:textId="77777777" w:rsidR="005D3963" w:rsidRPr="00BD117A" w:rsidRDefault="005D396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3A5913" w14:textId="43AC6552" w:rsidR="005D3963" w:rsidRPr="00BD117A" w:rsidRDefault="00024181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780498" w14:textId="4B126AC2" w:rsidR="005D3963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Uzupełniane automatycznie</w:t>
            </w:r>
          </w:p>
        </w:tc>
      </w:tr>
      <w:tr w:rsidR="005D3963" w:rsidRPr="00BD117A" w14:paraId="00089FD8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03F69" w14:textId="2C7BD997" w:rsidR="005D3963" w:rsidRPr="00BD117A" w:rsidRDefault="00342FCB">
            <w:pPr>
              <w:pStyle w:val="Tabelatekst"/>
            </w:pPr>
            <w:proofErr w:type="spellStart"/>
            <w:r w:rsidRPr="00BD117A">
              <w:t>Dopuuszczony-Pharmindex</w:t>
            </w:r>
            <w:proofErr w:type="spellEnd"/>
            <w:r w:rsidRPr="00BD117A">
              <w:t xml:space="preserve"> brak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ED607B" w14:textId="6E6F54AF" w:rsidR="005D3963" w:rsidRPr="00BD117A" w:rsidRDefault="003470F6">
            <w:pPr>
              <w:pStyle w:val="Tabelatekst"/>
            </w:pPr>
            <w:proofErr w:type="spellStart"/>
            <w:r w:rsidRPr="00BD117A">
              <w:t>neu_csioz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B3782" w14:textId="77777777" w:rsidR="005D3963" w:rsidRPr="00BD117A" w:rsidRDefault="005D396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AD548F" w14:textId="77777777" w:rsidR="005D3963" w:rsidRPr="00BD117A" w:rsidRDefault="005D396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91E617" w14:textId="7FE8A1DB" w:rsidR="005D3963" w:rsidRPr="00BD117A" w:rsidRDefault="003470F6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34C8D0" w14:textId="52ED6145" w:rsidR="005D3963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Uzupełniane automatycznie</w:t>
            </w:r>
            <w:r w:rsidR="003470F6" w:rsidRPr="00BD117A">
              <w:rPr>
                <w:szCs w:val="20"/>
              </w:rPr>
              <w:t>, domyślnie: Nie</w:t>
            </w:r>
          </w:p>
        </w:tc>
      </w:tr>
      <w:tr w:rsidR="005D3963" w:rsidRPr="00BD117A" w14:paraId="6882D2CB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FE9E0" w14:textId="15497D94" w:rsidR="005D3963" w:rsidRPr="00BD117A" w:rsidRDefault="00342FCB">
            <w:pPr>
              <w:pStyle w:val="Tabelatekst"/>
            </w:pPr>
            <w:r w:rsidRPr="00BD117A">
              <w:t>Substancja czynna CSIOZ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C1B87" w14:textId="2DC4B825" w:rsidR="005D3963" w:rsidRPr="00BD117A" w:rsidRDefault="00140BA0">
            <w:pPr>
              <w:pStyle w:val="Tabelatekst"/>
            </w:pPr>
            <w:proofErr w:type="spellStart"/>
            <w:r w:rsidRPr="00BD117A">
              <w:t>neu_activesubstancecsioz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8EC1F" w14:textId="77777777" w:rsidR="005D3963" w:rsidRPr="00BD117A" w:rsidRDefault="005D396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B7588C" w14:textId="77777777" w:rsidR="005D3963" w:rsidRPr="00BD117A" w:rsidRDefault="005D396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CCD34B" w14:textId="4721D052" w:rsidR="005D3963" w:rsidRPr="00BD117A" w:rsidRDefault="00140BA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D2B553" w14:textId="1EB77A98" w:rsidR="005D3963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Uzupełniane automatycznie</w:t>
            </w:r>
          </w:p>
        </w:tc>
      </w:tr>
      <w:tr w:rsidR="005D3963" w:rsidRPr="00BD117A" w14:paraId="5FE4DD21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BC4EF" w14:textId="48ABC240" w:rsidR="005D3963" w:rsidRPr="00BD117A" w:rsidRDefault="00342FCB">
            <w:pPr>
              <w:pStyle w:val="Tabelatekst"/>
            </w:pPr>
            <w:r w:rsidRPr="00BD117A">
              <w:t>Uwagi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EB707" w14:textId="37C7ED88" w:rsidR="005D3963" w:rsidRPr="00BD117A" w:rsidRDefault="00140BA0">
            <w:pPr>
              <w:pStyle w:val="Tabelatekst"/>
            </w:pPr>
            <w:proofErr w:type="spellStart"/>
            <w:r w:rsidRPr="00BD117A">
              <w:t>neu_notes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055D9" w14:textId="77777777" w:rsidR="005D3963" w:rsidRPr="00BD117A" w:rsidRDefault="005D396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BA2932" w14:textId="77777777" w:rsidR="005D3963" w:rsidRPr="00BD117A" w:rsidRDefault="005D396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CB21F5" w14:textId="6E3D207E" w:rsidR="005D3963" w:rsidRPr="00BD117A" w:rsidRDefault="00140BA0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E26FB9" w14:textId="580D6EE2" w:rsidR="005D3963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Uzupełniane automatycznie</w:t>
            </w:r>
          </w:p>
        </w:tc>
      </w:tr>
      <w:tr w:rsidR="005D3963" w:rsidRPr="00BD117A" w14:paraId="2616AD7D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B5EB0" w14:textId="5B4BB730" w:rsidR="005D3963" w:rsidRPr="00BD117A" w:rsidRDefault="00342FCB">
            <w:pPr>
              <w:pStyle w:val="Tabelatekst"/>
            </w:pPr>
            <w:proofErr w:type="spellStart"/>
            <w:r w:rsidRPr="00BD117A">
              <w:t>IDProd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C7FC5" w14:textId="35184905" w:rsidR="005D3963" w:rsidRPr="00BD117A" w:rsidRDefault="002B4900">
            <w:pPr>
              <w:pStyle w:val="Tabelatekst"/>
            </w:pPr>
            <w:proofErr w:type="spellStart"/>
            <w:r w:rsidRPr="00BD117A">
              <w:t>neu_idprod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E8FBE" w14:textId="77777777" w:rsidR="005D3963" w:rsidRPr="00BD117A" w:rsidRDefault="005D396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BD4A81" w14:textId="77777777" w:rsidR="005D3963" w:rsidRPr="00BD117A" w:rsidRDefault="005D396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F1BE62" w14:textId="7A2D1344" w:rsidR="005D3963" w:rsidRPr="00BD117A" w:rsidRDefault="001173EC">
            <w:pPr>
              <w:pStyle w:val="Tabelatekst"/>
            </w:pPr>
            <w:r w:rsidRPr="00BD117A">
              <w:t>Jeden wiersz tekstu</w:t>
            </w:r>
          </w:p>
          <w:p w14:paraId="28E038F1" w14:textId="77777777" w:rsidR="001173EC" w:rsidRPr="00BD117A" w:rsidRDefault="001173EC" w:rsidP="001173EC">
            <w:pPr>
              <w:jc w:val="center"/>
              <w:rPr>
                <w:lang w:eastAsia="pl-PL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F5359D" w14:textId="087F4EF4" w:rsidR="005D3963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Uzupełniane automatycznie</w:t>
            </w:r>
          </w:p>
        </w:tc>
      </w:tr>
      <w:tr w:rsidR="005D3963" w:rsidRPr="00BD117A" w14:paraId="5B05E3E2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D5EF1" w14:textId="10FA95DA" w:rsidR="005D3963" w:rsidRPr="00BD117A" w:rsidRDefault="00342FCB">
            <w:pPr>
              <w:pStyle w:val="Tabelatekst"/>
            </w:pPr>
            <w:r w:rsidRPr="00BD117A">
              <w:t>Producent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00D22" w14:textId="7F4E1E39" w:rsidR="005D3963" w:rsidRPr="00BD117A" w:rsidRDefault="001D5BA3">
            <w:pPr>
              <w:pStyle w:val="Tabelatekst"/>
            </w:pPr>
            <w:proofErr w:type="spellStart"/>
            <w:r w:rsidRPr="00BD117A">
              <w:t>neu_producerid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49310" w14:textId="7FA94594" w:rsidR="005D3963" w:rsidRPr="00BD117A" w:rsidRDefault="000D5AA0">
            <w:pPr>
              <w:pStyle w:val="Tabelatekst"/>
            </w:pPr>
            <w:r w:rsidRPr="00BD117A">
              <w:t xml:space="preserve">Producent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7AB21D" w14:textId="4A84CE44" w:rsidR="005D3963" w:rsidRPr="00BD117A" w:rsidRDefault="001D5BA3">
            <w:pPr>
              <w:pStyle w:val="Tabelatekst"/>
            </w:pPr>
            <w:r w:rsidRPr="00BD117A">
              <w:t xml:space="preserve">Unikatowy identyfikator dla elementu Producent skojarzony z elementem </w:t>
            </w:r>
            <w:proofErr w:type="spellStart"/>
            <w:r w:rsidRPr="00BD117A">
              <w:t>DrugPharmindex</w:t>
            </w:r>
            <w:proofErr w:type="spellEnd"/>
            <w:r w:rsidRPr="00BD117A">
              <w:t>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0FF28E" w14:textId="2C07314E" w:rsidR="005D3963" w:rsidRPr="00BD117A" w:rsidRDefault="005657D0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D8FA44" w14:textId="24269EC4" w:rsidR="005D3963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Uzupełniane automatycznie</w:t>
            </w:r>
            <w:r w:rsidR="001D5BA3" w:rsidRPr="00BD117A">
              <w:rPr>
                <w:szCs w:val="20"/>
              </w:rPr>
              <w:t xml:space="preserve">, nazwa relacji: </w:t>
            </w:r>
            <w:proofErr w:type="spellStart"/>
            <w:r w:rsidR="001D5BA3" w:rsidRPr="00BD117A">
              <w:rPr>
                <w:szCs w:val="20"/>
              </w:rPr>
              <w:t>neu_neu_producerofproduct_neu_drugpharmindex</w:t>
            </w:r>
            <w:proofErr w:type="spellEnd"/>
          </w:p>
        </w:tc>
      </w:tr>
      <w:tr w:rsidR="0062178A" w:rsidRPr="00BD117A" w14:paraId="4E135084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415D" w14:textId="77777777" w:rsidR="0062178A" w:rsidRPr="00BD117A" w:rsidRDefault="0062178A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E4BCD" w14:textId="77777777" w:rsidR="0062178A" w:rsidRPr="00BD117A" w:rsidRDefault="0062178A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EC818" w14:textId="77777777" w:rsidR="0062178A" w:rsidRPr="00BD117A" w:rsidRDefault="0062178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CF2BA4" w14:textId="77777777" w:rsidR="0062178A" w:rsidRPr="00BD117A" w:rsidRDefault="0062178A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CA1436" w14:textId="77777777" w:rsidR="0062178A" w:rsidRPr="00BD117A" w:rsidRDefault="0062178A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762919" w14:textId="77777777" w:rsidR="0062178A" w:rsidRPr="00BD117A" w:rsidRDefault="0062178A">
            <w:pPr>
              <w:pStyle w:val="Tabelatekst"/>
              <w:rPr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  <w:tr w:rsidR="005D3963" w:rsidRPr="00BD117A" w14:paraId="48A5CCF0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61DEC" w14:textId="71B2ED20" w:rsidR="005D3963" w:rsidRPr="00BD117A" w:rsidRDefault="00395C77">
            <w:pPr>
              <w:pStyle w:val="Tabelatekst"/>
            </w:pPr>
            <w:proofErr w:type="spellStart"/>
            <w:r w:rsidRPr="00BD117A">
              <w:lastRenderedPageBreak/>
              <w:t>DrugForms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76AEE4" w14:textId="77777777" w:rsidR="005D3963" w:rsidRPr="00BD117A" w:rsidRDefault="005D396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03798" w14:textId="6B432C53" w:rsidR="005D3963" w:rsidRPr="00BD117A" w:rsidRDefault="001173EC">
            <w:pPr>
              <w:pStyle w:val="Tabelatekst"/>
            </w:pPr>
            <w:proofErr w:type="spellStart"/>
            <w:r w:rsidRPr="00BD117A">
              <w:t>DrugForm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01A918" w14:textId="33040FDD" w:rsidR="005D3963" w:rsidRPr="00BD117A" w:rsidRDefault="001173EC">
            <w:pPr>
              <w:pStyle w:val="Tabelatekst"/>
            </w:pPr>
            <w:r w:rsidRPr="00BD117A">
              <w:t xml:space="preserve">Tabela rekordów </w:t>
            </w:r>
            <w:proofErr w:type="spellStart"/>
            <w:r w:rsidRPr="00BD117A">
              <w:t>DrugForm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  <w:r w:rsidRPr="00BD117A">
              <w:t xml:space="preserve"> pokrewnych do </w:t>
            </w:r>
            <w:proofErr w:type="spellStart"/>
            <w:r w:rsidRPr="00BD117A">
              <w:t>DrugPharmindex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C0E6B2" w14:textId="0C1CF2DB" w:rsidR="005D3963" w:rsidRPr="00BD117A" w:rsidRDefault="005657D0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5F0093" w14:textId="6F7F2058" w:rsidR="005D396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U</w:t>
            </w:r>
            <w:r w:rsidR="000D3B9E" w:rsidRPr="00BD117A">
              <w:rPr>
                <w:szCs w:val="20"/>
              </w:rPr>
              <w:t>zupełniana automatycznie</w:t>
            </w:r>
            <w:r w:rsidR="00775161" w:rsidRPr="00BD117A">
              <w:rPr>
                <w:szCs w:val="20"/>
              </w:rPr>
              <w:t xml:space="preserve">, nazwa relacji: </w:t>
            </w:r>
            <w:proofErr w:type="spellStart"/>
            <w:r w:rsidR="00775161" w:rsidRPr="00BD117A">
              <w:rPr>
                <w:szCs w:val="20"/>
              </w:rPr>
              <w:t>neu_neu_drugpharmindex_neu_drugformpharmindex_Drug</w:t>
            </w:r>
            <w:proofErr w:type="spellEnd"/>
          </w:p>
        </w:tc>
      </w:tr>
      <w:tr w:rsidR="005D3963" w:rsidRPr="00BD117A" w14:paraId="46853AF9" w14:textId="77777777" w:rsidTr="00EB2D26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5BB55" w14:textId="3ED577DB" w:rsidR="005D3963" w:rsidRPr="00BD117A" w:rsidRDefault="005657D0">
            <w:pPr>
              <w:pStyle w:val="Tabelatekst"/>
            </w:pPr>
            <w:r w:rsidRPr="00BD117A">
              <w:t>Substancje czynne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A07935" w14:textId="77777777" w:rsidR="005D3963" w:rsidRPr="00BD117A" w:rsidRDefault="005D396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6AB1E" w14:textId="3B65B6D1" w:rsidR="005D3963" w:rsidRPr="00BD117A" w:rsidRDefault="00E5115F">
            <w:pPr>
              <w:pStyle w:val="Tabelatekst"/>
            </w:pPr>
            <w:r w:rsidRPr="00BD117A">
              <w:t>Substancja czynna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EF4E9A" w14:textId="3703CF04" w:rsidR="005D3963" w:rsidRPr="00BD117A" w:rsidRDefault="00316D41">
            <w:pPr>
              <w:pStyle w:val="Tabelatekst"/>
            </w:pPr>
            <w:r w:rsidRPr="00BD117A">
              <w:t xml:space="preserve">Tabela rekordów </w:t>
            </w:r>
            <w:proofErr w:type="spellStart"/>
            <w:r w:rsidRPr="00BD117A">
              <w:t>DrugForm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  <w:r w:rsidRPr="00BD117A">
              <w:t xml:space="preserve"> pokrewnych do </w:t>
            </w:r>
            <w:proofErr w:type="spellStart"/>
            <w:r w:rsidRPr="00BD117A">
              <w:t>DrugPharmindex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A74654" w14:textId="010B6D32" w:rsidR="005D3963" w:rsidRPr="00BD117A" w:rsidRDefault="005657D0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42034B" w14:textId="14C4E70D" w:rsidR="005D396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U</w:t>
            </w:r>
            <w:r w:rsidR="000D3B9E" w:rsidRPr="00BD117A">
              <w:rPr>
                <w:szCs w:val="20"/>
              </w:rPr>
              <w:t>zupełniana automatycznie</w:t>
            </w:r>
            <w:r w:rsidR="00E5115F" w:rsidRPr="00BD117A">
              <w:rPr>
                <w:szCs w:val="20"/>
              </w:rPr>
              <w:t xml:space="preserve">, nazwa relacji: </w:t>
            </w:r>
            <w:proofErr w:type="spellStart"/>
            <w:r w:rsidR="00E5115F" w:rsidRPr="00BD117A">
              <w:rPr>
                <w:szCs w:val="20"/>
              </w:rPr>
              <w:t>neu_neu_drugpharmindex_neu_activesubstance</w:t>
            </w:r>
            <w:proofErr w:type="spellEnd"/>
          </w:p>
        </w:tc>
      </w:tr>
    </w:tbl>
    <w:p w14:paraId="632E5632" w14:textId="211B4813" w:rsidR="00C47D5E" w:rsidRPr="00BD117A" w:rsidRDefault="00C47D5E" w:rsidP="00C47D5E">
      <w:pPr>
        <w:pStyle w:val="Legenda"/>
      </w:pPr>
      <w:bookmarkStart w:id="205" w:name="_Toc151315723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26B2E">
        <w:rPr>
          <w:noProof/>
        </w:rPr>
        <w:t>29</w:t>
      </w:r>
      <w:r w:rsidRPr="00BD117A">
        <w:fldChar w:fldCharType="end"/>
      </w:r>
      <w:r w:rsidRPr="00BD117A">
        <w:t xml:space="preserve"> Opis obiektów – </w:t>
      </w:r>
      <w:proofErr w:type="spellStart"/>
      <w:r w:rsidRPr="00BD117A">
        <w:t>DrugPharmindex</w:t>
      </w:r>
      <w:bookmarkEnd w:id="205"/>
      <w:proofErr w:type="spellEnd"/>
    </w:p>
    <w:p w14:paraId="11FA6F36" w14:textId="5C866C9D" w:rsidR="00C47D5E" w:rsidRPr="00BD117A" w:rsidRDefault="005B19BE" w:rsidP="005B19BE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789F33E6" w14:textId="2E7A93FF" w:rsidR="00FD6005" w:rsidRPr="00BD117A" w:rsidRDefault="00FD6005" w:rsidP="00514ADA">
      <w:pPr>
        <w:pStyle w:val="Nagwek3"/>
        <w:rPr>
          <w:lang w:eastAsia="pl-PL"/>
        </w:rPr>
      </w:pPr>
      <w:bookmarkStart w:id="206" w:name="_Toc151315798"/>
      <w:r w:rsidRPr="00BD117A">
        <w:lastRenderedPageBreak/>
        <w:t>Kryteria Szablonu (</w:t>
      </w:r>
      <w:proofErr w:type="spellStart"/>
      <w:r w:rsidRPr="00BD117A">
        <w:t>neu_templatecriterion</w:t>
      </w:r>
      <w:proofErr w:type="spellEnd"/>
      <w:r w:rsidRPr="00BD117A">
        <w:t>)</w:t>
      </w:r>
      <w:bookmarkEnd w:id="206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514ADA" w:rsidRPr="00BD117A" w14:paraId="18E91C19" w14:textId="77777777" w:rsidTr="00FD6005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13E2A4A" w14:textId="1EB76D36" w:rsidR="00514ADA" w:rsidRPr="00BD117A" w:rsidRDefault="00514ADA">
            <w:pPr>
              <w:pStyle w:val="TabelaNagowek"/>
            </w:pPr>
            <w:r w:rsidRPr="00BD117A">
              <w:t>Kryteria Szablonu (</w:t>
            </w:r>
            <w:proofErr w:type="spellStart"/>
            <w:r w:rsidR="00207DBA" w:rsidRPr="00BD117A">
              <w:t>neu_templatecriterion</w:t>
            </w:r>
            <w:proofErr w:type="spellEnd"/>
            <w:r w:rsidRPr="00BD117A">
              <w:t>)</w:t>
            </w:r>
          </w:p>
        </w:tc>
      </w:tr>
      <w:tr w:rsidR="00514ADA" w:rsidRPr="00BD117A" w14:paraId="53530F36" w14:textId="77777777" w:rsidTr="00FD6005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1E79BEF" w14:textId="77777777" w:rsidR="00514ADA" w:rsidRPr="00BD117A" w:rsidRDefault="00514ADA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D560A25" w14:textId="77777777" w:rsidR="00514ADA" w:rsidRPr="00BD117A" w:rsidRDefault="00514ADA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8D023FB" w14:textId="77777777" w:rsidR="00514ADA" w:rsidRPr="00BD117A" w:rsidRDefault="00514ADA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4011573" w14:textId="77777777" w:rsidR="00514ADA" w:rsidRPr="00BD117A" w:rsidRDefault="00514ADA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8A09845" w14:textId="77777777" w:rsidR="00514ADA" w:rsidRPr="00BD117A" w:rsidRDefault="00514ADA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03FE7174" w14:textId="77777777" w:rsidR="00514ADA" w:rsidRPr="00BD117A" w:rsidRDefault="00514ADA">
            <w:pPr>
              <w:pStyle w:val="TabelaNagowek"/>
            </w:pPr>
            <w:r w:rsidRPr="00BD117A">
              <w:t>Komentarz</w:t>
            </w:r>
          </w:p>
        </w:tc>
      </w:tr>
      <w:tr w:rsidR="003B3943" w:rsidRPr="00BD117A" w14:paraId="04C5BCF0" w14:textId="77777777" w:rsidTr="00FD600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458CA" w14:textId="77777777" w:rsidR="003B3943" w:rsidRPr="00BD117A" w:rsidRDefault="003B3943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F0011" w14:textId="77777777" w:rsidR="003B3943" w:rsidRPr="00BD117A" w:rsidRDefault="003B3943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127F57" w14:textId="77777777" w:rsidR="003B3943" w:rsidRPr="00BD117A" w:rsidRDefault="003B394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AC246A" w14:textId="77777777" w:rsidR="003B3943" w:rsidRPr="00BD117A" w:rsidRDefault="003B3943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FDE15C" w14:textId="77777777" w:rsidR="003B3943" w:rsidRPr="00BD117A" w:rsidRDefault="003B394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BB3AA6" w14:textId="423B380D" w:rsidR="003B3943" w:rsidRPr="00BD117A" w:rsidRDefault="003B3943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ukryte, uzupełniane automatycznie</w:t>
            </w:r>
          </w:p>
        </w:tc>
      </w:tr>
      <w:tr w:rsidR="00514ADA" w:rsidRPr="00BD117A" w14:paraId="06E12391" w14:textId="77777777" w:rsidTr="00FD600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B5A91" w14:textId="34815B39" w:rsidR="00514ADA" w:rsidRPr="00BD117A" w:rsidRDefault="00D24D64">
            <w:pPr>
              <w:pStyle w:val="Tabelatekst"/>
            </w:pPr>
            <w:r w:rsidRPr="00BD117A">
              <w:t>Kryterium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E3F3E" w14:textId="012B0481" w:rsidR="00514ADA" w:rsidRPr="00BD117A" w:rsidRDefault="00E97471">
            <w:pPr>
              <w:pStyle w:val="Tabelatekst"/>
            </w:pPr>
            <w:proofErr w:type="spellStart"/>
            <w:r w:rsidRPr="00BD117A">
              <w:t>neu_criteriaid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DD342C" w14:textId="57212C77" w:rsidR="00514ADA" w:rsidRPr="00BD117A" w:rsidRDefault="001301E5">
            <w:pPr>
              <w:pStyle w:val="Tabelatekst"/>
            </w:pPr>
            <w:r w:rsidRPr="00BD117A">
              <w:t>Słownik Kryteriów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273F32" w14:textId="77777777" w:rsidR="00514ADA" w:rsidRPr="00BD117A" w:rsidRDefault="00514AD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B03861" w14:textId="076A01DA" w:rsidR="00514ADA" w:rsidRPr="00BD117A" w:rsidRDefault="001301E5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6FCB90" w14:textId="7F167302" w:rsidR="00514ADA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Wymagane</w:t>
            </w:r>
            <w:r w:rsidR="001301E5" w:rsidRPr="00BD117A">
              <w:rPr>
                <w:szCs w:val="20"/>
              </w:rPr>
              <w:t xml:space="preserve">, nazwa relacji: </w:t>
            </w:r>
            <w:proofErr w:type="spellStart"/>
            <w:r w:rsidR="001301E5" w:rsidRPr="00BD117A">
              <w:rPr>
                <w:szCs w:val="20"/>
              </w:rPr>
              <w:t>neu_neu_conf_criteriatemplate_neu_templatecriterion_criteriaid</w:t>
            </w:r>
            <w:proofErr w:type="spellEnd"/>
          </w:p>
        </w:tc>
      </w:tr>
      <w:tr w:rsidR="001C0DFC" w:rsidRPr="00BD117A" w14:paraId="42854BCA" w14:textId="77777777" w:rsidTr="00FD600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9A200" w14:textId="55CBF3E1" w:rsidR="001C0DFC" w:rsidRPr="00BD117A" w:rsidRDefault="00D24D64">
            <w:pPr>
              <w:pStyle w:val="Tabelatekst"/>
            </w:pPr>
            <w:r w:rsidRPr="00BD117A">
              <w:t>Wartość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8A587" w14:textId="41981DB9" w:rsidR="001C0DFC" w:rsidRPr="00BD117A" w:rsidRDefault="00283A25">
            <w:pPr>
              <w:pStyle w:val="Tabelatekst"/>
            </w:pPr>
            <w:proofErr w:type="spellStart"/>
            <w:r w:rsidRPr="00BD117A">
              <w:t>neu_templatecriterion_value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3097B" w14:textId="77777777" w:rsidR="001C0DFC" w:rsidRPr="00BD117A" w:rsidRDefault="001C0DF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BF7A90" w14:textId="77777777" w:rsidR="001C0DFC" w:rsidRPr="00BD117A" w:rsidRDefault="001C0DF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CDE013" w14:textId="3373C315" w:rsidR="001C0DFC" w:rsidRPr="00BD117A" w:rsidRDefault="00283A2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19F2D3" w14:textId="70680B45" w:rsidR="001C0DFC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Wymagane</w:t>
            </w:r>
          </w:p>
        </w:tc>
      </w:tr>
      <w:tr w:rsidR="001C0DFC" w:rsidRPr="00BD117A" w14:paraId="35FEF837" w14:textId="77777777" w:rsidTr="00FD600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4C83F" w14:textId="074CB6A9" w:rsidR="001C0DFC" w:rsidRPr="00BD117A" w:rsidRDefault="00D24D64">
            <w:pPr>
              <w:pStyle w:val="Tabelatekst"/>
            </w:pPr>
            <w:r w:rsidRPr="00BD117A">
              <w:t>Typ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2E04A" w14:textId="0D2E60CE" w:rsidR="001C0DFC" w:rsidRPr="00BD117A" w:rsidRDefault="00283A25">
            <w:pPr>
              <w:pStyle w:val="Tabelatekst"/>
            </w:pPr>
            <w:proofErr w:type="spellStart"/>
            <w:r w:rsidRPr="00BD117A">
              <w:t>neu_type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37B0E" w14:textId="77777777" w:rsidR="001C0DFC" w:rsidRPr="00BD117A" w:rsidRDefault="001C0DF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F01148" w14:textId="77777777" w:rsidR="001C0DFC" w:rsidRPr="00BD117A" w:rsidRDefault="003E28D8">
            <w:pPr>
              <w:pStyle w:val="Tabelatekst"/>
            </w:pPr>
            <w:r w:rsidRPr="00BD117A">
              <w:t>Import,</w:t>
            </w:r>
          </w:p>
          <w:p w14:paraId="63F4B1CF" w14:textId="19877995" w:rsidR="003E28D8" w:rsidRPr="00BD117A" w:rsidRDefault="003E28D8">
            <w:pPr>
              <w:pStyle w:val="Tabelatekst"/>
            </w:pPr>
            <w:r w:rsidRPr="00BD117A">
              <w:t>Export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56375A" w14:textId="4F2D53B4" w:rsidR="001C0DFC" w:rsidRPr="00BD117A" w:rsidRDefault="003E28D8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9659C7" w14:textId="10A94513" w:rsidR="001C0DFC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Wymagane</w:t>
            </w:r>
            <w:r w:rsidR="003E28D8" w:rsidRPr="00BD117A">
              <w:rPr>
                <w:szCs w:val="20"/>
              </w:rPr>
              <w:t>, uzupełniane automatycznie lub przez użytkownika, wartość domyślna: Import</w:t>
            </w:r>
          </w:p>
        </w:tc>
      </w:tr>
      <w:tr w:rsidR="001C0DFC" w:rsidRPr="00BD117A" w14:paraId="6F6E8317" w14:textId="77777777" w:rsidTr="00FD600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B6159" w14:textId="0A9DBDCB" w:rsidR="001C0DFC" w:rsidRPr="00BD117A" w:rsidRDefault="00D24D64">
            <w:pPr>
              <w:pStyle w:val="Tabelatekst"/>
            </w:pPr>
            <w:r w:rsidRPr="00BD117A">
              <w:t>Nazwa systemowa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258DE" w14:textId="773B53C6" w:rsidR="001C0DFC" w:rsidRPr="00BD117A" w:rsidRDefault="00537E2D">
            <w:pPr>
              <w:pStyle w:val="Tabelatekst"/>
            </w:pPr>
            <w:proofErr w:type="spellStart"/>
            <w:r w:rsidRPr="00BD117A">
              <w:t>neu_systemname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1805B4" w14:textId="77777777" w:rsidR="001C0DFC" w:rsidRPr="00BD117A" w:rsidRDefault="001C0DF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9FA80D" w14:textId="77777777" w:rsidR="001C0DFC" w:rsidRPr="00BD117A" w:rsidRDefault="001C0DF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FED682" w14:textId="4B806C4D" w:rsidR="001C0DFC" w:rsidRPr="00BD117A" w:rsidRDefault="00537E2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78269F" w14:textId="5D6F1347" w:rsidR="001C0DFC" w:rsidRPr="00BD117A" w:rsidRDefault="001A4D48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Ukryte</w:t>
            </w:r>
            <w:r w:rsidR="00537E2D" w:rsidRPr="00BD117A">
              <w:rPr>
                <w:szCs w:val="20"/>
              </w:rPr>
              <w:t>, uzupełniane automatycznie</w:t>
            </w:r>
          </w:p>
        </w:tc>
      </w:tr>
      <w:tr w:rsidR="009F4AFB" w:rsidRPr="00BD117A" w14:paraId="09C45D81" w14:textId="77777777" w:rsidTr="00FD600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738A7" w14:textId="77777777" w:rsidR="009F4AFB" w:rsidRPr="00BD117A" w:rsidRDefault="009F4AFB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53463" w14:textId="77777777" w:rsidR="009F4AFB" w:rsidRPr="00BD117A" w:rsidRDefault="009F4AFB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678C04" w14:textId="77777777" w:rsidR="009F4AFB" w:rsidRPr="00BD117A" w:rsidRDefault="009F4AF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7324F5" w14:textId="77777777" w:rsidR="009F4AFB" w:rsidRPr="00BD117A" w:rsidRDefault="009F4AFB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5DAAFD" w14:textId="77777777" w:rsidR="009F4AFB" w:rsidRPr="00BD117A" w:rsidRDefault="009F4AFB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757989" w14:textId="77777777" w:rsidR="009F4AFB" w:rsidRPr="00BD117A" w:rsidRDefault="009F4AFB">
            <w:pPr>
              <w:pStyle w:val="Tabelatekst"/>
              <w:rPr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  <w:tr w:rsidR="009F4AFB" w:rsidRPr="00BD117A" w14:paraId="6FDD756F" w14:textId="77777777" w:rsidTr="00FD600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771EE" w14:textId="77777777" w:rsidR="009F4AFB" w:rsidRPr="00BD117A" w:rsidRDefault="009F4AFB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ABA96" w14:textId="77777777" w:rsidR="009F4AFB" w:rsidRPr="00BD117A" w:rsidRDefault="009F4AFB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4ECED" w14:textId="77777777" w:rsidR="009F4AFB" w:rsidRPr="00BD117A" w:rsidRDefault="009F4AF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B2112B" w14:textId="77777777" w:rsidR="009F4AFB" w:rsidRPr="00BD117A" w:rsidRDefault="009F4AFB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498CFF" w14:textId="77777777" w:rsidR="009F4AFB" w:rsidRPr="00BD117A" w:rsidRDefault="009F4AFB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B2B52D" w14:textId="77777777" w:rsidR="009F4AFB" w:rsidRPr="00BD117A" w:rsidRDefault="009F4AFB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9F4AFB" w:rsidRPr="00BD117A" w14:paraId="3A1ECF81" w14:textId="77777777" w:rsidTr="00FD600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4E7F1" w14:textId="77777777" w:rsidR="009F4AFB" w:rsidRPr="00BD117A" w:rsidRDefault="009F4AFB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A2BD86" w14:textId="77777777" w:rsidR="009F4AFB" w:rsidRPr="00BD117A" w:rsidRDefault="009F4AFB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DA7A0" w14:textId="77777777" w:rsidR="009F4AFB" w:rsidRPr="00BD117A" w:rsidRDefault="009F4AF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249F2F" w14:textId="77777777" w:rsidR="009F4AFB" w:rsidRPr="00BD117A" w:rsidRDefault="009F4AFB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FBA3DE" w14:textId="77777777" w:rsidR="009F4AFB" w:rsidRPr="00BD117A" w:rsidRDefault="009F4AFB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CA54AA" w14:textId="77777777" w:rsidR="009F4AFB" w:rsidRPr="00BD117A" w:rsidRDefault="009F4AFB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</w:tbl>
    <w:p w14:paraId="675C8838" w14:textId="0EC715AF" w:rsidR="00514ADA" w:rsidRPr="00BD117A" w:rsidRDefault="00514ADA" w:rsidP="00514ADA">
      <w:pPr>
        <w:pStyle w:val="Legenda"/>
      </w:pPr>
      <w:bookmarkStart w:id="207" w:name="_Toc151315724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26B2E">
        <w:rPr>
          <w:noProof/>
        </w:rPr>
        <w:t>30</w:t>
      </w:r>
      <w:r w:rsidRPr="00BD117A">
        <w:fldChar w:fldCharType="end"/>
      </w:r>
      <w:r w:rsidRPr="00BD117A">
        <w:t xml:space="preserve"> Opis obiektów – Kryteria Szablonu</w:t>
      </w:r>
      <w:bookmarkEnd w:id="207"/>
    </w:p>
    <w:p w14:paraId="716D6874" w14:textId="41C801F1" w:rsidR="00514ADA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63239D88" w14:textId="5F601D35" w:rsidR="00625547" w:rsidRPr="00BD117A" w:rsidRDefault="00625547" w:rsidP="008D5C90">
      <w:pPr>
        <w:pStyle w:val="Nagwek3"/>
        <w:rPr>
          <w:lang w:eastAsia="pl-PL"/>
        </w:rPr>
      </w:pPr>
      <w:bookmarkStart w:id="208" w:name="_Toc151315799"/>
      <w:r w:rsidRPr="00BD117A">
        <w:lastRenderedPageBreak/>
        <w:t>Matryca Zmian Postaci (</w:t>
      </w:r>
      <w:proofErr w:type="spellStart"/>
      <w:r w:rsidRPr="00BD117A">
        <w:t>neu_conf_formchangematrix</w:t>
      </w:r>
      <w:proofErr w:type="spellEnd"/>
      <w:r w:rsidRPr="00BD117A">
        <w:t>)</w:t>
      </w:r>
      <w:bookmarkEnd w:id="208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8D5C90" w:rsidRPr="00BD117A" w14:paraId="02A7DC95" w14:textId="77777777" w:rsidTr="006539E1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A15D563" w14:textId="7211C33E" w:rsidR="008D5C90" w:rsidRPr="00BD117A" w:rsidRDefault="00514ADA">
            <w:pPr>
              <w:pStyle w:val="TabelaNagowek"/>
            </w:pPr>
            <w:r w:rsidRPr="00BD117A">
              <w:t>Matryca Zmian Postaci</w:t>
            </w:r>
            <w:r w:rsidR="008D5C90" w:rsidRPr="00BD117A">
              <w:t xml:space="preserve"> (</w:t>
            </w:r>
            <w:proofErr w:type="spellStart"/>
            <w:r w:rsidR="00042770" w:rsidRPr="00BD117A">
              <w:t>neu_conf_formchangematrix</w:t>
            </w:r>
            <w:proofErr w:type="spellEnd"/>
            <w:r w:rsidR="008D5C90" w:rsidRPr="00BD117A">
              <w:t>)</w:t>
            </w:r>
          </w:p>
        </w:tc>
      </w:tr>
      <w:tr w:rsidR="008D5C90" w:rsidRPr="00BD117A" w14:paraId="6FBE6E8D" w14:textId="77777777" w:rsidTr="006539E1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CC5FAA5" w14:textId="77777777" w:rsidR="008D5C90" w:rsidRPr="00BD117A" w:rsidRDefault="008D5C90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22D86D3" w14:textId="77777777" w:rsidR="008D5C90" w:rsidRPr="00BD117A" w:rsidRDefault="008D5C90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79A3960" w14:textId="77777777" w:rsidR="008D5C90" w:rsidRPr="00BD117A" w:rsidRDefault="008D5C90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297E0DB" w14:textId="77777777" w:rsidR="008D5C90" w:rsidRPr="00BD117A" w:rsidRDefault="008D5C90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79A0841" w14:textId="77777777" w:rsidR="008D5C90" w:rsidRPr="00BD117A" w:rsidRDefault="008D5C90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B3B5F29" w14:textId="77777777" w:rsidR="008D5C90" w:rsidRPr="00BD117A" w:rsidRDefault="008D5C90">
            <w:pPr>
              <w:pStyle w:val="TabelaNagowek"/>
            </w:pPr>
            <w:r w:rsidRPr="00BD117A">
              <w:t>Komentarz</w:t>
            </w:r>
          </w:p>
        </w:tc>
      </w:tr>
      <w:tr w:rsidR="00F7792E" w:rsidRPr="00BD117A" w14:paraId="56773CAE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F3480" w14:textId="77777777" w:rsidR="00F7792E" w:rsidRPr="00BD117A" w:rsidRDefault="00F7792E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CDF03D" w14:textId="77777777" w:rsidR="00F7792E" w:rsidRPr="00BD117A" w:rsidRDefault="00F7792E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86108D" w14:textId="77777777" w:rsidR="00F7792E" w:rsidRPr="00BD117A" w:rsidRDefault="00F7792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35DA7F" w14:textId="77777777" w:rsidR="00F7792E" w:rsidRPr="00BD117A" w:rsidRDefault="00F7792E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0C1BD8" w14:textId="77777777" w:rsidR="00F7792E" w:rsidRPr="00BD117A" w:rsidRDefault="00F7792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9501EA" w14:textId="4A3F1100" w:rsidR="00F7792E" w:rsidRPr="00BD117A" w:rsidRDefault="00F7792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</w:t>
            </w:r>
            <w:r w:rsidR="00BE7BFB" w:rsidRPr="00BD117A">
              <w:rPr>
                <w:rStyle w:val="normaltextrun"/>
                <w:szCs w:val="20"/>
              </w:rPr>
              <w:t>zablokowane</w:t>
            </w:r>
            <w:r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A1446E" w:rsidRPr="00BD117A" w14:paraId="383860E5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856D4" w14:textId="78DF4D16" w:rsidR="00A1446E" w:rsidRPr="00BD117A" w:rsidRDefault="00554663">
            <w:pPr>
              <w:pStyle w:val="Tabelatekst"/>
            </w:pPr>
            <w:r w:rsidRPr="00BD117A">
              <w:t>Postać 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580B15" w14:textId="0B0908EB" w:rsidR="00A1446E" w:rsidRPr="00BD117A" w:rsidRDefault="009776F3">
            <w:pPr>
              <w:pStyle w:val="Tabelatekst"/>
            </w:pPr>
            <w:proofErr w:type="spellStart"/>
            <w:r w:rsidRPr="00BD117A">
              <w:t>neu_formfrom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E1F71" w14:textId="704E4EEB" w:rsidR="00A1446E" w:rsidRPr="00BD117A" w:rsidRDefault="00037769">
            <w:pPr>
              <w:pStyle w:val="Tabelatekst"/>
            </w:pPr>
            <w:r w:rsidRPr="00BD117A">
              <w:t>Słownik Postaci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F8DA5C" w14:textId="77777777" w:rsidR="00A1446E" w:rsidRPr="00BD117A" w:rsidRDefault="00A1446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DDF0FD" w14:textId="1E61D47C" w:rsidR="00A1446E" w:rsidRPr="00BD117A" w:rsidRDefault="00037769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72CD3C" w14:textId="49D3DC35" w:rsidR="00A1446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037769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037769" w:rsidRPr="00BD117A">
              <w:rPr>
                <w:rStyle w:val="normaltextrun"/>
                <w:szCs w:val="20"/>
              </w:rPr>
              <w:t>neu_neu_conf_formdictionary_neu_conf_formchangematrix_formfrom</w:t>
            </w:r>
            <w:proofErr w:type="spellEnd"/>
          </w:p>
        </w:tc>
      </w:tr>
      <w:tr w:rsidR="00A1446E" w:rsidRPr="00BD117A" w14:paraId="5DE4AD22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D8BF6" w14:textId="1B0919C0" w:rsidR="00A1446E" w:rsidRPr="00BD117A" w:rsidRDefault="00554663">
            <w:pPr>
              <w:pStyle w:val="Tabelatekst"/>
            </w:pPr>
            <w:r w:rsidRPr="00BD117A">
              <w:t>Postać 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F36F5" w14:textId="6BFCA0FA" w:rsidR="00A1446E" w:rsidRPr="00BD117A" w:rsidRDefault="008A2255">
            <w:pPr>
              <w:pStyle w:val="Tabelatekst"/>
            </w:pPr>
            <w:proofErr w:type="spellStart"/>
            <w:r w:rsidRPr="00BD117A">
              <w:t>neu_formto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C1FA2" w14:textId="5EF12747" w:rsidR="00A1446E" w:rsidRPr="00BD117A" w:rsidRDefault="00A821AF">
            <w:pPr>
              <w:pStyle w:val="Tabelatekst"/>
            </w:pPr>
            <w:r w:rsidRPr="00BD117A">
              <w:t>Słownik Postaci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366066" w14:textId="77777777" w:rsidR="00A1446E" w:rsidRPr="00BD117A" w:rsidRDefault="00A1446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1CD4AA" w14:textId="6D7E4132" w:rsidR="00A1446E" w:rsidRPr="00BD117A" w:rsidRDefault="00A821A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174CA9" w14:textId="0C9244BF" w:rsidR="00A1446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A821AF" w:rsidRPr="00BD117A">
              <w:rPr>
                <w:rStyle w:val="normaltextrun"/>
                <w:szCs w:val="20"/>
              </w:rPr>
              <w:t>, nazwa relacji:</w:t>
            </w:r>
            <w:r w:rsidR="008A2255" w:rsidRPr="00BD117A">
              <w:t xml:space="preserve"> </w:t>
            </w:r>
            <w:proofErr w:type="spellStart"/>
            <w:r w:rsidR="008A2255" w:rsidRPr="00BD117A">
              <w:rPr>
                <w:rStyle w:val="normaltextrun"/>
                <w:szCs w:val="20"/>
              </w:rPr>
              <w:t>neu_neu_conf_formdictionary_neu_conf_formchangematrix_formto</w:t>
            </w:r>
            <w:proofErr w:type="spellEnd"/>
          </w:p>
        </w:tc>
      </w:tr>
      <w:tr w:rsidR="00A1446E" w:rsidRPr="00BD117A" w14:paraId="6C7BFA6C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7E529" w14:textId="5FE76E50" w:rsidR="00A1446E" w:rsidRPr="00BD117A" w:rsidRDefault="0081090F">
            <w:pPr>
              <w:pStyle w:val="Tabelatekst"/>
            </w:pPr>
            <w:r w:rsidRPr="00BD117A">
              <w:t>Postać z (wartość)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7F54FA" w14:textId="3953577C" w:rsidR="00A1446E" w:rsidRPr="00BD117A" w:rsidRDefault="0081090F">
            <w:pPr>
              <w:pStyle w:val="Tabelatekst"/>
            </w:pPr>
            <w:proofErr w:type="spellStart"/>
            <w:r w:rsidRPr="00BD117A">
              <w:t>neu_formfromvalue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BB0B2" w14:textId="77777777" w:rsidR="00A1446E" w:rsidRPr="00BD117A" w:rsidRDefault="00A1446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E66724" w14:textId="77777777" w:rsidR="00A1446E" w:rsidRPr="00BD117A" w:rsidRDefault="00A1446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0FBF0D" w14:textId="32A438CB" w:rsidR="00A1446E" w:rsidRPr="00BD117A" w:rsidRDefault="0081090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2109A5" w14:textId="7D1BC29E" w:rsidR="00A1446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81090F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A1446E" w:rsidRPr="00BD117A" w14:paraId="642904D4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E00B6" w14:textId="5DA99F0D" w:rsidR="00A1446E" w:rsidRPr="00BD117A" w:rsidRDefault="00BE3395">
            <w:pPr>
              <w:pStyle w:val="Tabelatekst"/>
            </w:pPr>
            <w:r w:rsidRPr="00BD117A">
              <w:t>Postać do (</w:t>
            </w:r>
            <w:proofErr w:type="spellStart"/>
            <w:r w:rsidRPr="00BD117A">
              <w:t>wartośc</w:t>
            </w:r>
            <w:proofErr w:type="spellEnd"/>
            <w:r w:rsidRPr="00BD117A">
              <w:t>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2E3490" w14:textId="5C072405" w:rsidR="00A1446E" w:rsidRPr="00BD117A" w:rsidRDefault="00BE3395">
            <w:pPr>
              <w:pStyle w:val="Tabelatekst"/>
            </w:pPr>
            <w:proofErr w:type="spellStart"/>
            <w:r w:rsidRPr="00BD117A">
              <w:t>neu_formtovalue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34844" w14:textId="77777777" w:rsidR="00A1446E" w:rsidRPr="00BD117A" w:rsidRDefault="00A1446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1804EA" w14:textId="77777777" w:rsidR="00A1446E" w:rsidRPr="00BD117A" w:rsidRDefault="00A1446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813EED" w14:textId="654E37BD" w:rsidR="00A1446E" w:rsidRPr="00BD117A" w:rsidRDefault="0081090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57F398" w14:textId="61384489" w:rsidR="00A1446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81090F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7792E" w:rsidRPr="00BD117A" w14:paraId="557AFFB9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11162" w14:textId="77777777" w:rsidR="00F7792E" w:rsidRPr="00BD117A" w:rsidRDefault="00F7792E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84C7F9" w14:textId="77777777" w:rsidR="00F7792E" w:rsidRPr="00BD117A" w:rsidRDefault="00F7792E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88076" w14:textId="77777777" w:rsidR="00F7792E" w:rsidRPr="00BD117A" w:rsidRDefault="00F7792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650303" w14:textId="77777777" w:rsidR="00F7792E" w:rsidRPr="00BD117A" w:rsidRDefault="00F7792E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316342" w14:textId="77777777" w:rsidR="00F7792E" w:rsidRPr="00BD117A" w:rsidRDefault="00F7792E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B9944B" w14:textId="77777777" w:rsidR="00F7792E" w:rsidRPr="00BD117A" w:rsidRDefault="00F7792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F7792E" w:rsidRPr="00BD117A" w14:paraId="38941F7B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14D6C" w14:textId="77777777" w:rsidR="00F7792E" w:rsidRPr="00BD117A" w:rsidRDefault="00F7792E">
            <w:pPr>
              <w:pStyle w:val="Tabelatekst"/>
            </w:pPr>
            <w:r w:rsidRPr="00BD117A">
              <w:t>Utworzony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413AF" w14:textId="77777777" w:rsidR="00F7792E" w:rsidRPr="00BD117A" w:rsidRDefault="00F7792E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A3E62E" w14:textId="77777777" w:rsidR="00F7792E" w:rsidRPr="00BD117A" w:rsidRDefault="00F7792E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C26918" w14:textId="77777777" w:rsidR="00F7792E" w:rsidRPr="00BD117A" w:rsidRDefault="00F7792E">
            <w:pPr>
              <w:pStyle w:val="Tabelatekst"/>
            </w:pPr>
            <w:r w:rsidRPr="00BD117A">
              <w:t>Unikatowy identyfikator użytkownika, który utworzył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46BDA0" w14:textId="77777777" w:rsidR="00F7792E" w:rsidRPr="00BD117A" w:rsidRDefault="00F7792E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E558FF" w14:textId="77777777" w:rsidR="00F7792E" w:rsidRPr="00BD117A" w:rsidRDefault="00F7792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Pr="00BD117A">
              <w:rPr>
                <w:rStyle w:val="normaltextrun"/>
                <w:szCs w:val="20"/>
              </w:rPr>
              <w:t>lk_neu_conf_tenderformchangematrix_createdby</w:t>
            </w:r>
            <w:proofErr w:type="spellEnd"/>
          </w:p>
        </w:tc>
      </w:tr>
      <w:tr w:rsidR="00F7792E" w:rsidRPr="00BD117A" w14:paraId="4FD250CF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8914B" w14:textId="77777777" w:rsidR="00F7792E" w:rsidRPr="00BD117A" w:rsidRDefault="00F7792E">
            <w:pPr>
              <w:pStyle w:val="Tabelatekst"/>
            </w:pPr>
            <w:r w:rsidRPr="00BD117A">
              <w:lastRenderedPageBreak/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ABB66" w14:textId="77777777" w:rsidR="00F7792E" w:rsidRPr="00BD117A" w:rsidRDefault="00F7792E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3E0AA" w14:textId="77777777" w:rsidR="00F7792E" w:rsidRPr="00BD117A" w:rsidRDefault="00F7792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3EC4D6" w14:textId="77777777" w:rsidR="00F7792E" w:rsidRPr="00BD117A" w:rsidRDefault="00F7792E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11FF82" w14:textId="77777777" w:rsidR="00F7792E" w:rsidRPr="00BD117A" w:rsidRDefault="00F7792E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842028" w14:textId="77777777" w:rsidR="00F7792E" w:rsidRPr="00BD117A" w:rsidRDefault="00F7792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F7792E" w:rsidRPr="00BD117A" w14:paraId="6F8A769D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2EA78" w14:textId="77777777" w:rsidR="00F7792E" w:rsidRPr="00BD117A" w:rsidRDefault="00F7792E">
            <w:pPr>
              <w:pStyle w:val="Tabelatekst"/>
            </w:pPr>
            <w:r w:rsidRPr="00BD117A">
              <w:t>Zmodyfikowane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9CC32" w14:textId="77777777" w:rsidR="00F7792E" w:rsidRPr="00BD117A" w:rsidRDefault="00F7792E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B6265" w14:textId="77777777" w:rsidR="00F7792E" w:rsidRPr="00BD117A" w:rsidRDefault="00F7792E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3A9A6D" w14:textId="77777777" w:rsidR="00F7792E" w:rsidRPr="00BD117A" w:rsidRDefault="00F7792E">
            <w:pPr>
              <w:pStyle w:val="Tabelatekst"/>
            </w:pPr>
            <w:r w:rsidRPr="00BD117A">
              <w:t>Unikatowy identyfikator użytkownika, który zmodyfikował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432A5A" w14:textId="77777777" w:rsidR="00F7792E" w:rsidRPr="00BD117A" w:rsidRDefault="00F7792E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BCA81E" w14:textId="77777777" w:rsidR="00F7792E" w:rsidRPr="00BD117A" w:rsidRDefault="00F7792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Pr="00BD117A">
              <w:rPr>
                <w:rStyle w:val="normaltextrun"/>
                <w:szCs w:val="20"/>
              </w:rPr>
              <w:t>lk_neu_conf_tenderformchangematrix_modifiedby</w:t>
            </w:r>
            <w:proofErr w:type="spellEnd"/>
          </w:p>
        </w:tc>
      </w:tr>
      <w:tr w:rsidR="00F7792E" w:rsidRPr="00BD117A" w14:paraId="749B7D07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55E92" w14:textId="77777777" w:rsidR="00F7792E" w:rsidRPr="00BD117A" w:rsidRDefault="00F7792E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39D27E" w14:textId="77777777" w:rsidR="00F7792E" w:rsidRPr="00BD117A" w:rsidRDefault="00F7792E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4D023D" w14:textId="77777777" w:rsidR="00F7792E" w:rsidRPr="00BD117A" w:rsidRDefault="00F7792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5BCF86" w14:textId="77777777" w:rsidR="00F7792E" w:rsidRPr="00BD117A" w:rsidRDefault="00F7792E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354124" w14:textId="77777777" w:rsidR="00F7792E" w:rsidRPr="00BD117A" w:rsidRDefault="00F7792E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10C67D" w14:textId="77777777" w:rsidR="00F7792E" w:rsidRPr="00BD117A" w:rsidRDefault="00F7792E">
            <w:pPr>
              <w:pStyle w:val="Tabelatekst"/>
              <w:rPr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</w:tbl>
    <w:p w14:paraId="6DD4FADF" w14:textId="3873CCAD" w:rsidR="008D5C90" w:rsidRPr="00BD117A" w:rsidRDefault="008D5C90" w:rsidP="008D5C90">
      <w:pPr>
        <w:pStyle w:val="Legenda"/>
      </w:pPr>
      <w:bookmarkStart w:id="209" w:name="_Toc151315725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26B2E">
        <w:rPr>
          <w:noProof/>
        </w:rPr>
        <w:t>31</w:t>
      </w:r>
      <w:r w:rsidRPr="00BD117A">
        <w:fldChar w:fldCharType="end"/>
      </w:r>
      <w:r w:rsidRPr="00BD117A">
        <w:t xml:space="preserve"> Opis obiektów – </w:t>
      </w:r>
      <w:r w:rsidR="00514ADA" w:rsidRPr="00BD117A">
        <w:t>Matryca Zmian Postaci</w:t>
      </w:r>
      <w:bookmarkEnd w:id="209"/>
    </w:p>
    <w:p w14:paraId="1ABB54E7" w14:textId="5AAF4B49" w:rsidR="008D5C90" w:rsidRPr="00BD117A" w:rsidRDefault="005B19BE" w:rsidP="005B19BE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7204E4BC" w14:textId="56069B9A" w:rsidR="006539E1" w:rsidRPr="00BD117A" w:rsidRDefault="006539E1" w:rsidP="008D5C90">
      <w:pPr>
        <w:pStyle w:val="Nagwek3"/>
        <w:rPr>
          <w:lang w:eastAsia="pl-PL"/>
        </w:rPr>
      </w:pPr>
      <w:bookmarkStart w:id="210" w:name="_Toc151315800"/>
      <w:r w:rsidRPr="00BD117A">
        <w:lastRenderedPageBreak/>
        <w:t>Matryca Zmian Postaci Przetargu (</w:t>
      </w:r>
      <w:proofErr w:type="spellStart"/>
      <w:r w:rsidRPr="00BD117A">
        <w:t>neu_conf_tenderformchangematrix</w:t>
      </w:r>
      <w:proofErr w:type="spellEnd"/>
      <w:r w:rsidRPr="00BD117A">
        <w:t>)</w:t>
      </w:r>
      <w:bookmarkEnd w:id="210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8D5C90" w:rsidRPr="00BD117A" w14:paraId="63561B53" w14:textId="77777777" w:rsidTr="006539E1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0C8684D" w14:textId="4477B85C" w:rsidR="008D5C90" w:rsidRPr="00BD117A" w:rsidRDefault="008D5C90">
            <w:pPr>
              <w:pStyle w:val="TabelaNagowek"/>
            </w:pPr>
            <w:r w:rsidRPr="00BD117A">
              <w:t>Matryca Zmian Postaci Przetargu (</w:t>
            </w:r>
            <w:proofErr w:type="spellStart"/>
            <w:r w:rsidR="00042770" w:rsidRPr="00BD117A">
              <w:t>neu_conf_tenderformchangematrix</w:t>
            </w:r>
            <w:proofErr w:type="spellEnd"/>
            <w:r w:rsidRPr="00BD117A">
              <w:t>)</w:t>
            </w:r>
          </w:p>
        </w:tc>
      </w:tr>
      <w:tr w:rsidR="008D5C90" w:rsidRPr="00BD117A" w14:paraId="57FB81F5" w14:textId="77777777" w:rsidTr="006539E1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96338AF" w14:textId="77777777" w:rsidR="008D5C90" w:rsidRPr="00BD117A" w:rsidRDefault="008D5C90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E82833D" w14:textId="77777777" w:rsidR="008D5C90" w:rsidRPr="00BD117A" w:rsidRDefault="008D5C90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FF1AA22" w14:textId="77777777" w:rsidR="008D5C90" w:rsidRPr="00BD117A" w:rsidRDefault="008D5C90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5188E48" w14:textId="77777777" w:rsidR="008D5C90" w:rsidRPr="00BD117A" w:rsidRDefault="008D5C90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A170EE9" w14:textId="77777777" w:rsidR="008D5C90" w:rsidRPr="00BD117A" w:rsidRDefault="008D5C90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11A3E7AD" w14:textId="77777777" w:rsidR="008D5C90" w:rsidRPr="00BD117A" w:rsidRDefault="008D5C90">
            <w:pPr>
              <w:pStyle w:val="TabelaNagowek"/>
            </w:pPr>
            <w:r w:rsidRPr="00BD117A">
              <w:t>Komentarz</w:t>
            </w:r>
          </w:p>
        </w:tc>
      </w:tr>
      <w:tr w:rsidR="00611D71" w:rsidRPr="00BD117A" w14:paraId="6B449882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C5E17" w14:textId="77777777" w:rsidR="00611D71" w:rsidRPr="00BD117A" w:rsidRDefault="00611D71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2405E" w14:textId="77777777" w:rsidR="00611D71" w:rsidRPr="00BD117A" w:rsidRDefault="00611D71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DC2FD7" w14:textId="77777777" w:rsidR="00611D71" w:rsidRPr="00BD117A" w:rsidRDefault="00611D7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240ED7" w14:textId="77777777" w:rsidR="00611D71" w:rsidRPr="00BD117A" w:rsidRDefault="00611D71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5A2FBD" w14:textId="77777777" w:rsidR="00611D71" w:rsidRPr="00BD117A" w:rsidRDefault="00611D71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E63324" w14:textId="0712AD9A" w:rsidR="00611D71" w:rsidRPr="00BD117A" w:rsidRDefault="00611D7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</w:t>
            </w:r>
            <w:r w:rsidR="004D0375" w:rsidRPr="00BD117A">
              <w:rPr>
                <w:rStyle w:val="normaltextrun"/>
                <w:szCs w:val="20"/>
              </w:rPr>
              <w:t xml:space="preserve">ukryte, </w:t>
            </w:r>
            <w:r w:rsidRPr="00BD117A">
              <w:rPr>
                <w:rStyle w:val="normaltextrun"/>
                <w:szCs w:val="20"/>
              </w:rPr>
              <w:t>uzupełniane automatycznie</w:t>
            </w:r>
          </w:p>
        </w:tc>
      </w:tr>
      <w:tr w:rsidR="008D5C90" w:rsidRPr="00BD117A" w14:paraId="7F69C8D3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570FD" w14:textId="2A24D5EA" w:rsidR="008D5C90" w:rsidRPr="00BD117A" w:rsidRDefault="00CD0F33">
            <w:pPr>
              <w:pStyle w:val="Tabelatekst"/>
            </w:pPr>
            <w:r w:rsidRPr="00BD117A">
              <w:t>Matryca zmian postaci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C83B5" w14:textId="10C7B510" w:rsidR="008D5C90" w:rsidRPr="00BD117A" w:rsidRDefault="00667E04">
            <w:pPr>
              <w:pStyle w:val="Tabelatekst"/>
            </w:pPr>
            <w:proofErr w:type="spellStart"/>
            <w:r w:rsidRPr="00BD117A">
              <w:t>neu_formchancematrix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5A2E0" w14:textId="26C20E41" w:rsidR="008D5C90" w:rsidRPr="00BD117A" w:rsidRDefault="00CD0F33">
            <w:pPr>
              <w:pStyle w:val="Tabelatekst"/>
            </w:pPr>
            <w:r w:rsidRPr="00BD117A">
              <w:t>Matryca Zmian Postaci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164956" w14:textId="77777777" w:rsidR="008D5C90" w:rsidRPr="00BD117A" w:rsidRDefault="008D5C90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083989" w14:textId="6896BB74" w:rsidR="008D5C90" w:rsidRPr="00BD117A" w:rsidRDefault="00CD0F33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94400C" w14:textId="35002015" w:rsidR="008D5C90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Wymagane</w:t>
            </w:r>
            <w:r w:rsidR="00667E04" w:rsidRPr="00BD117A">
              <w:rPr>
                <w:szCs w:val="20"/>
              </w:rPr>
              <w:t xml:space="preserve">, nazwa relacji: </w:t>
            </w:r>
            <w:r w:rsidR="0047349B" w:rsidRPr="00BD117A">
              <w:rPr>
                <w:szCs w:val="20"/>
              </w:rPr>
              <w:t>neu_neu_conf_formchangematrix_neu_conf_tenderformchangematrix_formchancematrix</w:t>
            </w:r>
          </w:p>
        </w:tc>
      </w:tr>
      <w:tr w:rsidR="008D5C90" w:rsidRPr="00BD117A" w14:paraId="678E28F3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A36E6" w14:textId="6BE5343D" w:rsidR="008D5C90" w:rsidRPr="00BD117A" w:rsidRDefault="00B53A96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8CCED" w14:textId="79EAE5C4" w:rsidR="008D5C90" w:rsidRPr="00BD117A" w:rsidRDefault="0047349B">
            <w:pPr>
              <w:pStyle w:val="Tabelatekst"/>
            </w:pPr>
            <w:proofErr w:type="spellStart"/>
            <w:r w:rsidRPr="00BD117A">
              <w:t>neu_opportunityid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A82DB" w14:textId="25AB007C" w:rsidR="008D5C90" w:rsidRPr="00BD117A" w:rsidRDefault="00B53A96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8ACE9F" w14:textId="67509A29" w:rsidR="008D5C90" w:rsidRPr="00BD117A" w:rsidRDefault="0047349B">
            <w:pPr>
              <w:pStyle w:val="Tabelatekst"/>
            </w:pPr>
            <w:r w:rsidRPr="00BD117A">
              <w:t>Unikatowy identyfikator dla elementu Zmiana oferty skojarzony z elementem Matryca Zmian Postaci Przetargu.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25730B" w14:textId="26F1BAEF" w:rsidR="008D5C90" w:rsidRPr="00BD117A" w:rsidRDefault="00CD0F33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BB3932" w14:textId="658164C1" w:rsidR="008D5C90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CD0F33" w:rsidRPr="00BD117A">
              <w:rPr>
                <w:rStyle w:val="normaltextrun"/>
                <w:szCs w:val="20"/>
              </w:rPr>
              <w:t>, uzupełniane automatycznie przy dodawaniu Matrycy do Przetargu</w:t>
            </w:r>
            <w:r w:rsidR="0047349B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3D19A9" w:rsidRPr="00BD117A">
              <w:rPr>
                <w:rStyle w:val="normaltextrun"/>
                <w:szCs w:val="20"/>
              </w:rPr>
              <w:t>neu_opportunity_neu_conf_tenderformchangematr</w:t>
            </w:r>
            <w:proofErr w:type="spellEnd"/>
          </w:p>
        </w:tc>
      </w:tr>
      <w:tr w:rsidR="00F64A21" w:rsidRPr="00BD117A" w14:paraId="5C34AE69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399F" w14:textId="77777777" w:rsidR="00F64A21" w:rsidRPr="00BD117A" w:rsidRDefault="00F64A21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467AE0" w14:textId="77777777" w:rsidR="00F64A21" w:rsidRPr="00BD117A" w:rsidRDefault="00F64A21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4D5CA" w14:textId="77777777" w:rsidR="00F64A21" w:rsidRPr="00BD117A" w:rsidRDefault="00F64A2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EA8E3D" w14:textId="77777777" w:rsidR="00F64A21" w:rsidRPr="00BD117A" w:rsidRDefault="00F64A21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5F6459" w14:textId="77777777" w:rsidR="00F64A21" w:rsidRPr="00BD117A" w:rsidRDefault="00F64A21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9967ED" w14:textId="77777777" w:rsidR="00F64A21" w:rsidRPr="00BD117A" w:rsidRDefault="00F64A2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F64A21" w:rsidRPr="00BD117A" w14:paraId="7A544CD8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821D5" w14:textId="77777777" w:rsidR="00F64A21" w:rsidRPr="00BD117A" w:rsidRDefault="00F64A21">
            <w:pPr>
              <w:pStyle w:val="Tabelatekst"/>
            </w:pPr>
            <w:r w:rsidRPr="00BD117A">
              <w:t>Utworzony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6F1B9" w14:textId="77777777" w:rsidR="00F64A21" w:rsidRPr="00BD117A" w:rsidRDefault="00F64A21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941E19" w14:textId="77777777" w:rsidR="00F64A21" w:rsidRPr="00BD117A" w:rsidRDefault="00F64A21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538164" w14:textId="77777777" w:rsidR="00F64A21" w:rsidRPr="00BD117A" w:rsidRDefault="00F64A21">
            <w:pPr>
              <w:pStyle w:val="Tabelatekst"/>
            </w:pPr>
            <w:r w:rsidRPr="00BD117A">
              <w:t>Unikatowy identyfikator użytkownika, który utworzył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97D123" w14:textId="77777777" w:rsidR="00F64A21" w:rsidRPr="00BD117A" w:rsidRDefault="00F64A2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3F16A3" w14:textId="60B60348" w:rsidR="00F64A21" w:rsidRPr="00BD117A" w:rsidRDefault="00F64A2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="00651447" w:rsidRPr="00BD117A">
              <w:rPr>
                <w:rStyle w:val="normaltextrun"/>
                <w:szCs w:val="20"/>
              </w:rPr>
              <w:t>lk_neu_conf_tenderformchangematrix_createdby</w:t>
            </w:r>
            <w:proofErr w:type="spellEnd"/>
          </w:p>
        </w:tc>
      </w:tr>
      <w:tr w:rsidR="00F64A21" w:rsidRPr="00BD117A" w14:paraId="36916DCC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42EC" w14:textId="77777777" w:rsidR="00F64A21" w:rsidRPr="00BD117A" w:rsidRDefault="00F64A21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86215A" w14:textId="77777777" w:rsidR="00F64A21" w:rsidRPr="00BD117A" w:rsidRDefault="00F64A21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BA5213" w14:textId="77777777" w:rsidR="00F64A21" w:rsidRPr="00BD117A" w:rsidRDefault="00F64A2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EB72F7" w14:textId="77777777" w:rsidR="00F64A21" w:rsidRPr="00BD117A" w:rsidRDefault="00F64A21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A6379C" w14:textId="77777777" w:rsidR="00F64A21" w:rsidRPr="00BD117A" w:rsidRDefault="00F64A21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B03942" w14:textId="77777777" w:rsidR="00F64A21" w:rsidRPr="00BD117A" w:rsidRDefault="00F64A2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F64A21" w:rsidRPr="00BD117A" w14:paraId="269D3935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4EE50" w14:textId="77777777" w:rsidR="00F64A21" w:rsidRPr="00BD117A" w:rsidRDefault="00F64A21">
            <w:pPr>
              <w:pStyle w:val="Tabelatekst"/>
            </w:pPr>
            <w:r w:rsidRPr="00BD117A">
              <w:lastRenderedPageBreak/>
              <w:t>Zmodyfikowane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71FA5" w14:textId="77777777" w:rsidR="00F64A21" w:rsidRPr="00BD117A" w:rsidRDefault="00F64A21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5D9B3" w14:textId="77777777" w:rsidR="00F64A21" w:rsidRPr="00BD117A" w:rsidRDefault="00F64A21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8DA348" w14:textId="77777777" w:rsidR="00F64A21" w:rsidRPr="00BD117A" w:rsidRDefault="00F64A21">
            <w:pPr>
              <w:pStyle w:val="Tabelatekst"/>
            </w:pPr>
            <w:r w:rsidRPr="00BD117A">
              <w:t>Unikatowy identyfikator użytkownika, który zmodyfikował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BDF9B7" w14:textId="77777777" w:rsidR="00F64A21" w:rsidRPr="00BD117A" w:rsidRDefault="00F64A2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21C55D" w14:textId="3D00D310" w:rsidR="00F64A21" w:rsidRPr="00BD117A" w:rsidRDefault="00F64A2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="00AD47B5" w:rsidRPr="00BD117A">
              <w:rPr>
                <w:rStyle w:val="normaltextrun"/>
                <w:szCs w:val="20"/>
              </w:rPr>
              <w:t>lk_neu_conf_tenderformchangematrix_modifiedby</w:t>
            </w:r>
            <w:proofErr w:type="spellEnd"/>
          </w:p>
        </w:tc>
      </w:tr>
      <w:tr w:rsidR="00B53A96" w:rsidRPr="00BD117A" w14:paraId="56DAA40C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ECFF1" w14:textId="77777777" w:rsidR="00B53A96" w:rsidRPr="00BD117A" w:rsidRDefault="00B53A96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C1D35" w14:textId="77777777" w:rsidR="00B53A96" w:rsidRPr="00BD117A" w:rsidRDefault="00B53A96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926C3" w14:textId="77777777" w:rsidR="00B53A96" w:rsidRPr="00BD117A" w:rsidRDefault="00B53A9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90DCA2" w14:textId="77777777" w:rsidR="00B53A96" w:rsidRPr="00BD117A" w:rsidRDefault="00B53A96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6D0BDE" w14:textId="77777777" w:rsidR="00B53A96" w:rsidRPr="00BD117A" w:rsidRDefault="00B53A96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6D1565" w14:textId="77777777" w:rsidR="00B53A96" w:rsidRPr="00BD117A" w:rsidRDefault="00B53A96">
            <w:pPr>
              <w:pStyle w:val="Tabelatekst"/>
              <w:rPr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</w:tbl>
    <w:p w14:paraId="0D0D9CA6" w14:textId="35B9EF79" w:rsidR="008D5C90" w:rsidRPr="00BD117A" w:rsidRDefault="008D5C90" w:rsidP="008D5C90">
      <w:pPr>
        <w:pStyle w:val="Legenda"/>
      </w:pPr>
      <w:bookmarkStart w:id="211" w:name="_Toc151315726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26B2E">
        <w:rPr>
          <w:noProof/>
        </w:rPr>
        <w:t>32</w:t>
      </w:r>
      <w:r w:rsidRPr="00BD117A">
        <w:fldChar w:fldCharType="end"/>
      </w:r>
      <w:r w:rsidRPr="00BD117A">
        <w:t xml:space="preserve"> Opis obiektów – Matryca Zmian Postaci Przetargu</w:t>
      </w:r>
      <w:bookmarkEnd w:id="211"/>
    </w:p>
    <w:p w14:paraId="4D7ADBD4" w14:textId="671E7A46" w:rsidR="008D5C90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4B095D1F" w14:textId="5AB71A12" w:rsidR="006539E1" w:rsidRPr="00BD117A" w:rsidRDefault="006539E1" w:rsidP="008D5C90">
      <w:pPr>
        <w:pStyle w:val="Nagwek3"/>
        <w:rPr>
          <w:lang w:eastAsia="pl-PL"/>
        </w:rPr>
      </w:pPr>
      <w:bookmarkStart w:id="212" w:name="_Toc151315801"/>
      <w:r w:rsidRPr="00BD117A">
        <w:lastRenderedPageBreak/>
        <w:t>Oferta cenowa (</w:t>
      </w:r>
      <w:proofErr w:type="spellStart"/>
      <w:r w:rsidRPr="00BD117A">
        <w:t>neu_quote</w:t>
      </w:r>
      <w:proofErr w:type="spellEnd"/>
      <w:r w:rsidRPr="00BD117A">
        <w:t>)</w:t>
      </w:r>
      <w:bookmarkEnd w:id="212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8D5C90" w:rsidRPr="00BD117A" w14:paraId="4672C5D6" w14:textId="77777777" w:rsidTr="006539E1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04A1E21" w14:textId="055D11B9" w:rsidR="008D5C90" w:rsidRPr="00BD117A" w:rsidRDefault="008D5C90">
            <w:pPr>
              <w:pStyle w:val="TabelaNagowek"/>
            </w:pPr>
            <w:r w:rsidRPr="00BD117A">
              <w:t>Oferta cenowa (</w:t>
            </w:r>
            <w:proofErr w:type="spellStart"/>
            <w:r w:rsidR="00874404" w:rsidRPr="00BD117A">
              <w:t>neu_quote</w:t>
            </w:r>
            <w:proofErr w:type="spellEnd"/>
            <w:r w:rsidRPr="00BD117A">
              <w:t>)</w:t>
            </w:r>
          </w:p>
        </w:tc>
      </w:tr>
      <w:tr w:rsidR="008D5C90" w:rsidRPr="00BD117A" w14:paraId="59AF7BDA" w14:textId="77777777" w:rsidTr="006539E1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C1C6F8B" w14:textId="77777777" w:rsidR="008D5C90" w:rsidRPr="00BD117A" w:rsidRDefault="008D5C90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9F0084E" w14:textId="77777777" w:rsidR="008D5C90" w:rsidRPr="00BD117A" w:rsidRDefault="008D5C90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87B65E2" w14:textId="77777777" w:rsidR="008D5C90" w:rsidRPr="00BD117A" w:rsidRDefault="008D5C90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1008F3B" w14:textId="77777777" w:rsidR="008D5C90" w:rsidRPr="00BD117A" w:rsidRDefault="008D5C90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D839549" w14:textId="77777777" w:rsidR="008D5C90" w:rsidRPr="00BD117A" w:rsidRDefault="008D5C90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C02FCF8" w14:textId="77777777" w:rsidR="008D5C90" w:rsidRPr="00BD117A" w:rsidRDefault="008D5C90">
            <w:pPr>
              <w:pStyle w:val="TabelaNagowek"/>
            </w:pPr>
            <w:r w:rsidRPr="00BD117A">
              <w:t>Komentarz</w:t>
            </w:r>
          </w:p>
        </w:tc>
      </w:tr>
      <w:tr w:rsidR="008D5C90" w:rsidRPr="00BD117A" w14:paraId="0CD8B5A0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F3828" w14:textId="3A7D14F4" w:rsidR="008D5C90" w:rsidRPr="00BD117A" w:rsidRDefault="00373889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8A27D3" w14:textId="7E30BBA5" w:rsidR="008D5C90" w:rsidRPr="00BD117A" w:rsidRDefault="00373889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26CCEE" w14:textId="77777777" w:rsidR="008D5C90" w:rsidRPr="00BD117A" w:rsidRDefault="008D5C90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9082ED" w14:textId="29E2688E" w:rsidR="008D5C90" w:rsidRPr="00BD117A" w:rsidRDefault="000023F3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FBAE58" w14:textId="095D54FB" w:rsidR="008D5C90" w:rsidRPr="00BD117A" w:rsidRDefault="00A20F1F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5C1D30" w14:textId="12148938" w:rsidR="008D5C90" w:rsidRPr="00BD117A" w:rsidRDefault="000023F3">
            <w:pPr>
              <w:pStyle w:val="Tabelatekst"/>
              <w:rPr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  <w:tr w:rsidR="008D5C90" w:rsidRPr="00BD117A" w14:paraId="477785C0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C5FEA" w14:textId="32479B5C" w:rsidR="008D5C90" w:rsidRPr="00BD117A" w:rsidRDefault="009214A1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874F8" w14:textId="550B30F3" w:rsidR="008D5C90" w:rsidRPr="00BD117A" w:rsidRDefault="00346152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C035F" w14:textId="77777777" w:rsidR="008D5C90" w:rsidRPr="00BD117A" w:rsidRDefault="008D5C90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CA0C9C" w14:textId="30C17487" w:rsidR="008D5C90" w:rsidRPr="00BD117A" w:rsidRDefault="00346152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527FE2" w14:textId="1898324D" w:rsidR="008D5C90" w:rsidRPr="00BD117A" w:rsidRDefault="00A20F1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00D851" w14:textId="69D2A0CF" w:rsidR="008D5C90" w:rsidRPr="00BD117A" w:rsidRDefault="00346152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</w:t>
            </w:r>
            <w:r w:rsidR="000530A9" w:rsidRPr="00BD117A">
              <w:rPr>
                <w:rStyle w:val="normaltextrun"/>
                <w:szCs w:val="20"/>
              </w:rPr>
              <w:t>wymagane, uzupełniane automatycznie</w:t>
            </w:r>
          </w:p>
        </w:tc>
      </w:tr>
      <w:tr w:rsidR="000023F3" w:rsidRPr="00BD117A" w14:paraId="3F76B633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C3E85" w14:textId="56171593" w:rsidR="000023F3" w:rsidRPr="00BD117A" w:rsidRDefault="00861344">
            <w:pPr>
              <w:pStyle w:val="Tabelatekst"/>
            </w:pPr>
            <w:r w:rsidRPr="00BD117A">
              <w:t>Numer postępowania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7446A" w14:textId="4C062DC0" w:rsidR="000023F3" w:rsidRPr="00BD117A" w:rsidRDefault="00A20F1F">
            <w:pPr>
              <w:pStyle w:val="Tabelatekst"/>
            </w:pPr>
            <w:proofErr w:type="spellStart"/>
            <w:r w:rsidRPr="00BD117A">
              <w:t>neu_procedurenumer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87704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4AAC7E" w14:textId="6E4F08FD" w:rsidR="000023F3" w:rsidRPr="00BD117A" w:rsidRDefault="00A20F1F">
            <w:pPr>
              <w:pStyle w:val="Tabelatekst"/>
            </w:pPr>
            <w:r w:rsidRPr="00BD117A">
              <w:t>Numer postępowania Przetargu, którego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C84805" w14:textId="3705357F" w:rsidR="000023F3" w:rsidRPr="00BD117A" w:rsidRDefault="00A20F1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7FD763" w14:textId="1659A991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</w:t>
            </w:r>
            <w:r w:rsidR="00680851" w:rsidRPr="00BD117A">
              <w:rPr>
                <w:rStyle w:val="normaltextrun"/>
                <w:szCs w:val="20"/>
              </w:rPr>
              <w:t xml:space="preserve">ablokowane, </w:t>
            </w:r>
            <w:r w:rsidR="000574DA" w:rsidRPr="00BD117A">
              <w:rPr>
                <w:rStyle w:val="normaltextrun"/>
                <w:szCs w:val="20"/>
              </w:rPr>
              <w:t>uzupełniane automatycznie na podstawie Przetargu</w:t>
            </w:r>
          </w:p>
        </w:tc>
      </w:tr>
      <w:tr w:rsidR="000023F3" w:rsidRPr="00BD117A" w14:paraId="43444B5A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DA073" w14:textId="3CA1C86B" w:rsidR="000023F3" w:rsidRPr="00BD117A" w:rsidRDefault="000574DA">
            <w:pPr>
              <w:pStyle w:val="Tabelatekst"/>
            </w:pPr>
            <w:r w:rsidRPr="00BD117A">
              <w:t>Numer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14593" w14:textId="5791BC92" w:rsidR="000023F3" w:rsidRPr="00BD117A" w:rsidRDefault="000574DA">
            <w:pPr>
              <w:pStyle w:val="Tabelatekst"/>
            </w:pPr>
            <w:proofErr w:type="spellStart"/>
            <w:r w:rsidRPr="00BD117A">
              <w:t>neu_contractnumber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70486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0566A4" w14:textId="64E6E1D5" w:rsidR="000023F3" w:rsidRPr="00BD117A" w:rsidRDefault="00BB4F7D">
            <w:pPr>
              <w:pStyle w:val="Tabelatekst"/>
            </w:pPr>
            <w:r w:rsidRPr="00BD117A">
              <w:t>Numer umowy, której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3F72E0" w14:textId="3507A764" w:rsidR="000023F3" w:rsidRPr="00BD117A" w:rsidRDefault="00BB4F7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26D849" w14:textId="6B188E0D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BB4F7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0023F3" w:rsidRPr="00BD117A" w14:paraId="04AA3C7A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D11BB" w14:textId="1A00C618" w:rsidR="000023F3" w:rsidRPr="00BD117A" w:rsidRDefault="005563D4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DD805" w14:textId="4AEF2932" w:rsidR="000023F3" w:rsidRPr="00BD117A" w:rsidRDefault="005563D4">
            <w:pPr>
              <w:pStyle w:val="Tabelatekst"/>
            </w:pPr>
            <w:proofErr w:type="spellStart"/>
            <w:r w:rsidRPr="00BD117A">
              <w:t>neu_tenderid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D534A5" w14:textId="7EAD7274" w:rsidR="000023F3" w:rsidRPr="00BD117A" w:rsidRDefault="005563D4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518F75" w14:textId="09DA5F2E" w:rsidR="000023F3" w:rsidRPr="00BD117A" w:rsidRDefault="005563D4">
            <w:pPr>
              <w:pStyle w:val="Tabelatekst"/>
            </w:pPr>
            <w:r w:rsidRPr="00BD117A">
              <w:t>Przetarg, którego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F95C89" w14:textId="1B541AFA" w:rsidR="000023F3" w:rsidRPr="00BD117A" w:rsidRDefault="005563D4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5FD639" w14:textId="4B6F1A0E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5563D4" w:rsidRPr="00BD117A">
              <w:rPr>
                <w:rStyle w:val="normaltextrun"/>
                <w:szCs w:val="20"/>
              </w:rPr>
              <w:t xml:space="preserve">, uzupełniane automatycznie przy generowaniu Oferty cenowej, nazwa relacji: </w:t>
            </w:r>
            <w:proofErr w:type="spellStart"/>
            <w:r w:rsidR="009D5811" w:rsidRPr="00BD117A">
              <w:rPr>
                <w:rStyle w:val="normaltextrun"/>
                <w:szCs w:val="20"/>
              </w:rPr>
              <w:t>neu_opportunity_neu_quote</w:t>
            </w:r>
            <w:proofErr w:type="spellEnd"/>
          </w:p>
        </w:tc>
      </w:tr>
      <w:tr w:rsidR="000023F3" w:rsidRPr="00BD117A" w14:paraId="384CADE0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2AE70" w14:textId="0F65C12C" w:rsidR="000023F3" w:rsidRPr="00BD117A" w:rsidRDefault="00E37C9B">
            <w:pPr>
              <w:pStyle w:val="Tabelatekst"/>
            </w:pPr>
            <w:r w:rsidRPr="00BD117A">
              <w:t>Struktura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AE173" w14:textId="7DF1C47C" w:rsidR="000023F3" w:rsidRPr="00BD117A" w:rsidRDefault="00E37C9B">
            <w:pPr>
              <w:pStyle w:val="Tabelatekst"/>
            </w:pPr>
            <w:proofErr w:type="spellStart"/>
            <w:r w:rsidRPr="00BD117A">
              <w:t>neu_tenderstructureid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7AC55" w14:textId="5AADCFD8" w:rsidR="000023F3" w:rsidRPr="00BD117A" w:rsidRDefault="00E37C9B">
            <w:pPr>
              <w:pStyle w:val="Tabelatekst"/>
            </w:pPr>
            <w:r w:rsidRPr="00BD117A">
              <w:t>Struktura Przetargu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0AEB27" w14:textId="77777777" w:rsidR="000023F3" w:rsidRPr="00BD117A" w:rsidRDefault="000023F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EC32CC" w14:textId="2FF44BAC" w:rsidR="000023F3" w:rsidRPr="00BD117A" w:rsidRDefault="00E37C9B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65B138" w14:textId="4FB535B9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37C9B" w:rsidRPr="00BD117A">
              <w:rPr>
                <w:rStyle w:val="normaltextrun"/>
                <w:szCs w:val="20"/>
              </w:rPr>
              <w:t xml:space="preserve">, uzupełniane automatycznie przy generowaniu Oferty cenowej, nazwa relacji: </w:t>
            </w:r>
            <w:proofErr w:type="spellStart"/>
            <w:r w:rsidR="00713893" w:rsidRPr="00BD117A">
              <w:rPr>
                <w:rStyle w:val="normaltextrun"/>
                <w:szCs w:val="20"/>
              </w:rPr>
              <w:t>neu_tenderstructure_neu_quote_tenderstructureid</w:t>
            </w:r>
            <w:proofErr w:type="spellEnd"/>
          </w:p>
        </w:tc>
      </w:tr>
      <w:tr w:rsidR="000023F3" w:rsidRPr="00BD117A" w14:paraId="66136A15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4D8A8" w14:textId="21D7D274" w:rsidR="000023F3" w:rsidRPr="00BD117A" w:rsidRDefault="00713893">
            <w:pPr>
              <w:pStyle w:val="Tabelatekst"/>
            </w:pPr>
            <w:r w:rsidRPr="00BD117A">
              <w:lastRenderedPageBreak/>
              <w:t>Organizator Przetargu - Płatnik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89161" w14:textId="60995E6D" w:rsidR="000023F3" w:rsidRPr="00BD117A" w:rsidRDefault="00713893">
            <w:pPr>
              <w:pStyle w:val="Tabelatekst"/>
            </w:pPr>
            <w:proofErr w:type="spellStart"/>
            <w:r w:rsidRPr="00BD117A">
              <w:t>neu_tenderpayerid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E02E4" w14:textId="77BFA72F" w:rsidR="000023F3" w:rsidRPr="00BD117A" w:rsidRDefault="00713893">
            <w:pPr>
              <w:pStyle w:val="Tabelatekst"/>
            </w:pPr>
            <w:r w:rsidRPr="00BD117A">
              <w:t>Płatnik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F1B7B3" w14:textId="7F8ECF9B" w:rsidR="000023F3" w:rsidRPr="00BD117A" w:rsidRDefault="000B0521">
            <w:pPr>
              <w:pStyle w:val="Tabelatekst"/>
            </w:pPr>
            <w:r w:rsidRPr="00BD117A">
              <w:t>Unikatowy identyfikator dla elementu Płatnik skojarzony z elementem Oferta cenowa.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2123D2" w14:textId="33109D21" w:rsidR="000023F3" w:rsidRPr="00BD117A" w:rsidRDefault="000B052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68084E" w14:textId="68F6FA0B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0B0521" w:rsidRPr="00BD117A">
              <w:rPr>
                <w:rStyle w:val="normaltextrun"/>
                <w:szCs w:val="20"/>
              </w:rPr>
              <w:t xml:space="preserve">, uzupełniane automatycznie przy generowaniu Oferty cenowej, nazwa relacji: </w:t>
            </w:r>
            <w:proofErr w:type="spellStart"/>
            <w:r w:rsidR="000B0521" w:rsidRPr="00BD117A">
              <w:rPr>
                <w:rStyle w:val="normaltextrun"/>
                <w:szCs w:val="20"/>
              </w:rPr>
              <w:t>neu_neu_payer_neu_quote</w:t>
            </w:r>
            <w:proofErr w:type="spellEnd"/>
          </w:p>
        </w:tc>
      </w:tr>
      <w:tr w:rsidR="000023F3" w:rsidRPr="00BD117A" w14:paraId="58942A5D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77A67" w14:textId="4F7D73BD" w:rsidR="000023F3" w:rsidRPr="00BD117A" w:rsidRDefault="0003189E">
            <w:pPr>
              <w:pStyle w:val="Tabelatekst"/>
            </w:pPr>
            <w:r w:rsidRPr="00BD117A">
              <w:t>Organizator Przetargu – Grupa zakupowa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F988F" w14:textId="5F513C51" w:rsidR="000023F3" w:rsidRPr="00BD117A" w:rsidRDefault="0003189E">
            <w:pPr>
              <w:pStyle w:val="Tabelatekst"/>
            </w:pPr>
            <w:proofErr w:type="spellStart"/>
            <w:r w:rsidRPr="00BD117A">
              <w:t>neu_tenderpurchasegroupid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C894D" w14:textId="6B789887" w:rsidR="000023F3" w:rsidRPr="00BD117A" w:rsidRDefault="0003189E">
            <w:pPr>
              <w:pStyle w:val="Tabelatekst"/>
            </w:pPr>
            <w:r w:rsidRPr="00BD117A">
              <w:t xml:space="preserve">Grupa </w:t>
            </w:r>
            <w:r w:rsidR="001E1603" w:rsidRPr="00BD117A">
              <w:t>z</w:t>
            </w:r>
            <w:r w:rsidRPr="00BD117A">
              <w:t>akupowa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0C49A2" w14:textId="416BA8A1" w:rsidR="000023F3" w:rsidRPr="00BD117A" w:rsidRDefault="0003189E">
            <w:pPr>
              <w:pStyle w:val="Tabelatekst"/>
            </w:pPr>
            <w:r w:rsidRPr="00BD117A">
              <w:t>Grupa zakupowa jako organizator przetargu, którego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718CAB" w14:textId="75251C7F" w:rsidR="000023F3" w:rsidRPr="00BD117A" w:rsidRDefault="0003189E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2E342C" w14:textId="5E653DCA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E1603" w:rsidRPr="00BD117A">
              <w:rPr>
                <w:rStyle w:val="normaltextrun"/>
                <w:szCs w:val="20"/>
              </w:rPr>
              <w:t xml:space="preserve">, uzupełniane automatycznie przy generowaniu Oferty cenowej, nazwa relacji: </w:t>
            </w:r>
            <w:proofErr w:type="spellStart"/>
            <w:r w:rsidR="001E1603" w:rsidRPr="00BD117A">
              <w:rPr>
                <w:rStyle w:val="normaltextrun"/>
                <w:szCs w:val="20"/>
              </w:rPr>
              <w:t>neu_neu_purchasegroup_neu_quote</w:t>
            </w:r>
            <w:proofErr w:type="spellEnd"/>
          </w:p>
        </w:tc>
      </w:tr>
      <w:tr w:rsidR="000023F3" w:rsidRPr="00BD117A" w14:paraId="0AA1A5AF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38D51" w14:textId="00112387" w:rsidR="000023F3" w:rsidRPr="00BD117A" w:rsidRDefault="00C34E59">
            <w:pPr>
              <w:pStyle w:val="Tabelatekst"/>
            </w:pPr>
            <w:r w:rsidRPr="00BD117A">
              <w:t>Status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12361" w14:textId="71A224B0" w:rsidR="000023F3" w:rsidRPr="00BD117A" w:rsidRDefault="00397A3D">
            <w:pPr>
              <w:pStyle w:val="Tabelatekst"/>
            </w:pPr>
            <w:proofErr w:type="spellStart"/>
            <w:r w:rsidRPr="00BD117A">
              <w:t>neu_statecodeforquote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D740F7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BA55A9" w14:textId="77777777" w:rsidR="000023F3" w:rsidRPr="00BD117A" w:rsidRDefault="00397A3D">
            <w:pPr>
              <w:pStyle w:val="Tabelatekst"/>
            </w:pPr>
            <w:r w:rsidRPr="00BD117A">
              <w:t>Status Oferty cenowej</w:t>
            </w:r>
            <w:r w:rsidR="00E97096" w:rsidRPr="00BD117A">
              <w:t>:</w:t>
            </w:r>
          </w:p>
          <w:p w14:paraId="2A29EB9C" w14:textId="77777777" w:rsidR="00E97096" w:rsidRPr="00BD117A" w:rsidRDefault="00E97096">
            <w:pPr>
              <w:pStyle w:val="Tabelatekst"/>
            </w:pPr>
            <w:r w:rsidRPr="00BD117A">
              <w:t>wersja robocza,</w:t>
            </w:r>
          </w:p>
          <w:p w14:paraId="618C9CAD" w14:textId="77777777" w:rsidR="00E97096" w:rsidRPr="00BD117A" w:rsidRDefault="00E97096">
            <w:pPr>
              <w:pStyle w:val="Tabelatekst"/>
            </w:pPr>
            <w:r w:rsidRPr="00BD117A">
              <w:t>aktywna,</w:t>
            </w:r>
          </w:p>
          <w:p w14:paraId="2F70CDAA" w14:textId="77777777" w:rsidR="00E97096" w:rsidRPr="00BD117A" w:rsidRDefault="00AE147C">
            <w:pPr>
              <w:pStyle w:val="Tabelatekst"/>
            </w:pPr>
            <w:r w:rsidRPr="00BD117A">
              <w:t>wysłana do SAP,</w:t>
            </w:r>
          </w:p>
          <w:p w14:paraId="2D26A419" w14:textId="77777777" w:rsidR="00AE147C" w:rsidRPr="00BD117A" w:rsidRDefault="00AE147C">
            <w:pPr>
              <w:pStyle w:val="Tabelatekst"/>
            </w:pPr>
            <w:r w:rsidRPr="00BD117A">
              <w:t>aktywna w SAP,</w:t>
            </w:r>
          </w:p>
          <w:p w14:paraId="567BCA2A" w14:textId="77777777" w:rsidR="00AE147C" w:rsidRPr="00BD117A" w:rsidRDefault="00AE147C">
            <w:pPr>
              <w:pStyle w:val="Tabelatekst"/>
            </w:pPr>
            <w:r w:rsidRPr="00BD117A">
              <w:t>anulowana,</w:t>
            </w:r>
          </w:p>
          <w:p w14:paraId="7D53B398" w14:textId="77777777" w:rsidR="00AE147C" w:rsidRPr="00BD117A" w:rsidRDefault="00AE147C">
            <w:pPr>
              <w:pStyle w:val="Tabelatekst"/>
            </w:pPr>
            <w:r w:rsidRPr="00BD117A">
              <w:t>utracona,</w:t>
            </w:r>
          </w:p>
          <w:p w14:paraId="1A0D30E6" w14:textId="77777777" w:rsidR="00AE147C" w:rsidRPr="00BD117A" w:rsidRDefault="00AE147C">
            <w:pPr>
              <w:pStyle w:val="Tabelatekst"/>
            </w:pPr>
            <w:r w:rsidRPr="00BD117A">
              <w:t>poprawiona,</w:t>
            </w:r>
          </w:p>
          <w:p w14:paraId="78E41FF7" w14:textId="765CA005" w:rsidR="00AE147C" w:rsidRPr="00BD117A" w:rsidRDefault="00707F46">
            <w:pPr>
              <w:pStyle w:val="Tabelatekst"/>
            </w:pPr>
            <w:r w:rsidRPr="00BD117A">
              <w:t>w trakcie tworzenia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AB3792" w14:textId="7DA1905C" w:rsidR="000023F3" w:rsidRPr="00BD117A" w:rsidRDefault="00397A3D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7FCB28" w14:textId="41DC21FA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07F46" w:rsidRPr="00BD117A">
              <w:rPr>
                <w:rStyle w:val="normaltextrun"/>
                <w:szCs w:val="20"/>
              </w:rPr>
              <w:t>, uzupełniane automatycznie, domyślnie: Nieprzypisana wartość</w:t>
            </w:r>
          </w:p>
        </w:tc>
      </w:tr>
      <w:tr w:rsidR="000023F3" w:rsidRPr="00BD117A" w14:paraId="48AC69C6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6C14B" w14:textId="3034BBC5" w:rsidR="000023F3" w:rsidRPr="00BD117A" w:rsidRDefault="00EA5DFC">
            <w:pPr>
              <w:pStyle w:val="Tabelatekst"/>
            </w:pPr>
            <w:r w:rsidRPr="00BD117A">
              <w:t>Status akceptacji oferty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5232F6" w14:textId="4E562F3B" w:rsidR="000023F3" w:rsidRPr="00BD117A" w:rsidRDefault="00EA5DFC">
            <w:pPr>
              <w:pStyle w:val="Tabelatekst"/>
            </w:pPr>
            <w:proofErr w:type="spellStart"/>
            <w:r w:rsidRPr="00BD117A">
              <w:t>neu_statesccept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79E39A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39C2C6" w14:textId="77777777" w:rsidR="000023F3" w:rsidRPr="00BD117A" w:rsidRDefault="00427890">
            <w:pPr>
              <w:pStyle w:val="Tabelatekst"/>
            </w:pPr>
            <w:r w:rsidRPr="00BD117A">
              <w:t>Do akceptacji,</w:t>
            </w:r>
          </w:p>
          <w:p w14:paraId="65BDCC62" w14:textId="77777777" w:rsidR="00427890" w:rsidRPr="00BD117A" w:rsidRDefault="00427890">
            <w:pPr>
              <w:pStyle w:val="Tabelatekst"/>
            </w:pPr>
            <w:r w:rsidRPr="00BD117A">
              <w:t>Akceptacja systemowa,</w:t>
            </w:r>
          </w:p>
          <w:p w14:paraId="46085DBB" w14:textId="77777777" w:rsidR="00427890" w:rsidRPr="00BD117A" w:rsidRDefault="00AA7288">
            <w:pPr>
              <w:pStyle w:val="Tabelatekst"/>
            </w:pPr>
            <w:r w:rsidRPr="00BD117A">
              <w:t>Do weryfikacji,</w:t>
            </w:r>
          </w:p>
          <w:p w14:paraId="25A3EA9C" w14:textId="77777777" w:rsidR="00AA7288" w:rsidRPr="00BD117A" w:rsidRDefault="00AA7288">
            <w:pPr>
              <w:pStyle w:val="Tabelatekst"/>
            </w:pPr>
            <w:r w:rsidRPr="00BD117A">
              <w:t>Akceptacja ręczna,</w:t>
            </w:r>
          </w:p>
          <w:p w14:paraId="351D7BCA" w14:textId="07717426" w:rsidR="00AA7288" w:rsidRPr="00BD117A" w:rsidRDefault="00AA7288">
            <w:pPr>
              <w:pStyle w:val="Tabelatekst"/>
            </w:pPr>
            <w:r w:rsidRPr="00BD117A">
              <w:t>Brak akceptacji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22BCFD" w14:textId="75E5A257" w:rsidR="000023F3" w:rsidRPr="00BD117A" w:rsidRDefault="00EA5DFC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B91020" w14:textId="4FE182A6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27890" w:rsidRPr="00BD117A">
              <w:rPr>
                <w:rStyle w:val="normaltextrun"/>
                <w:szCs w:val="20"/>
              </w:rPr>
              <w:t>, uzupełniane automatycznie, domyślnie: Do akceptacji</w:t>
            </w:r>
          </w:p>
        </w:tc>
      </w:tr>
      <w:tr w:rsidR="000023F3" w:rsidRPr="00BD117A" w14:paraId="4E1FB602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292B" w14:textId="7BECC5E3" w:rsidR="000023F3" w:rsidRPr="00BD117A" w:rsidRDefault="0002635E">
            <w:pPr>
              <w:pStyle w:val="Tabelatekst"/>
            </w:pPr>
            <w:r w:rsidRPr="00BD117A">
              <w:t>Ważne OD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003CE" w14:textId="42DCD6A1" w:rsidR="000023F3" w:rsidRPr="00BD117A" w:rsidRDefault="001C3546">
            <w:pPr>
              <w:pStyle w:val="Tabelatekst"/>
            </w:pPr>
            <w:proofErr w:type="spellStart"/>
            <w:r w:rsidRPr="00BD117A">
              <w:t>neu_validfrom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7EBD9E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3D30B0" w14:textId="5D1DCD9F" w:rsidR="000023F3" w:rsidRPr="00BD117A" w:rsidRDefault="000A45EA">
            <w:pPr>
              <w:pStyle w:val="Tabelatekst"/>
            </w:pPr>
            <w:r w:rsidRPr="00BD117A">
              <w:t>Od kiedy Oferta cenowa jest ważna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81A50F" w14:textId="32CBEF0C" w:rsidR="000023F3" w:rsidRPr="00BD117A" w:rsidRDefault="000A45EA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A5F11C" w14:textId="0AE5BA86" w:rsidR="000023F3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0A45EA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0023F3" w:rsidRPr="00BD117A" w14:paraId="141B3430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6118" w14:textId="6993218D" w:rsidR="000023F3" w:rsidRPr="00BD117A" w:rsidRDefault="00243775">
            <w:pPr>
              <w:pStyle w:val="Tabelatekst"/>
            </w:pPr>
            <w:r w:rsidRPr="00BD117A">
              <w:lastRenderedPageBreak/>
              <w:t>Ważne 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FC271" w14:textId="70FBF2C4" w:rsidR="000023F3" w:rsidRPr="00BD117A" w:rsidRDefault="00243775">
            <w:pPr>
              <w:pStyle w:val="Tabelatekst"/>
            </w:pPr>
            <w:proofErr w:type="spellStart"/>
            <w:r w:rsidRPr="00BD117A">
              <w:t>neu_validto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3321C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561379" w14:textId="0BFA090A" w:rsidR="000023F3" w:rsidRPr="00BD117A" w:rsidRDefault="00243775">
            <w:pPr>
              <w:pStyle w:val="Tabelatekst"/>
            </w:pPr>
            <w:r w:rsidRPr="00BD117A">
              <w:t>Do kiedy Oferta cenowa jest ważna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35BE61" w14:textId="0BAF1968" w:rsidR="000023F3" w:rsidRPr="00BD117A" w:rsidRDefault="00243775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D57CA2" w14:textId="445F0B0E" w:rsidR="000023F3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243775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0023F3" w:rsidRPr="00BD117A" w14:paraId="640B11DE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5DAC1" w14:textId="0A4E32AE" w:rsidR="000023F3" w:rsidRPr="00BD117A" w:rsidRDefault="00E779DD">
            <w:pPr>
              <w:pStyle w:val="Tabelatekst"/>
            </w:pPr>
            <w:r w:rsidRPr="00BD117A">
              <w:t>SAP Klienta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5FE2C" w14:textId="77E3784E" w:rsidR="000023F3" w:rsidRPr="00BD117A" w:rsidRDefault="00E779DD">
            <w:pPr>
              <w:pStyle w:val="Tabelatekst"/>
            </w:pPr>
            <w:proofErr w:type="spellStart"/>
            <w:r w:rsidRPr="00BD117A">
              <w:t>neu_clientsapcode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4B2BA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09741F" w14:textId="09C4C3F0" w:rsidR="000023F3" w:rsidRPr="00BD117A" w:rsidRDefault="00E779DD">
            <w:pPr>
              <w:pStyle w:val="Tabelatekst"/>
            </w:pPr>
            <w:r w:rsidRPr="00BD117A">
              <w:t>Kod SAP Klienta, którego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B887FB" w14:textId="2215E3EC" w:rsidR="000023F3" w:rsidRPr="00BD117A" w:rsidRDefault="00E779DD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455CEF" w14:textId="45A832E3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79DD" w:rsidRPr="00BD117A">
              <w:rPr>
                <w:rStyle w:val="normaltextrun"/>
                <w:szCs w:val="20"/>
              </w:rPr>
              <w:t>, uzupełniane automatycznie</w:t>
            </w:r>
            <w:r w:rsidR="00997677" w:rsidRPr="00BD117A">
              <w:rPr>
                <w:rStyle w:val="normaltextrun"/>
                <w:szCs w:val="20"/>
              </w:rPr>
              <w:t xml:space="preserve"> na podstawie Płatnika</w:t>
            </w:r>
          </w:p>
        </w:tc>
      </w:tr>
      <w:tr w:rsidR="000023F3" w:rsidRPr="00BD117A" w14:paraId="099E1D01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4446" w14:textId="3AE946BE" w:rsidR="000023F3" w:rsidRPr="00BD117A" w:rsidRDefault="007330DA">
            <w:pPr>
              <w:pStyle w:val="Tabelatekst"/>
            </w:pPr>
            <w:r w:rsidRPr="00BD117A">
              <w:t>SAP Grupy zakupowej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40248" w14:textId="31877E2C" w:rsidR="000023F3" w:rsidRPr="00BD117A" w:rsidRDefault="007330DA">
            <w:pPr>
              <w:pStyle w:val="Tabelatekst"/>
            </w:pPr>
            <w:proofErr w:type="spellStart"/>
            <w:r w:rsidRPr="00BD117A">
              <w:t>neu_purchasegroupsapcode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83741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CCB42C" w14:textId="69919967" w:rsidR="000023F3" w:rsidRPr="00BD117A" w:rsidRDefault="007330DA">
            <w:pPr>
              <w:pStyle w:val="Tabelatekst"/>
            </w:pPr>
            <w:r w:rsidRPr="00BD117A">
              <w:t>Kod SAP Grupy zakupowej, której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28C3B0" w14:textId="762C7F2A" w:rsidR="000023F3" w:rsidRPr="00BD117A" w:rsidRDefault="007330DA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E8309E" w14:textId="1D095EA1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997677" w:rsidRPr="00BD117A">
              <w:rPr>
                <w:rStyle w:val="normaltextrun"/>
                <w:szCs w:val="20"/>
              </w:rPr>
              <w:t>, uzupełniane automatycznie na podstawie Grupy zakupowej</w:t>
            </w:r>
          </w:p>
        </w:tc>
      </w:tr>
      <w:tr w:rsidR="000023F3" w:rsidRPr="00BD117A" w14:paraId="4A211103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279D0" w14:textId="5A82957A" w:rsidR="000023F3" w:rsidRPr="00BD117A" w:rsidRDefault="007874A1">
            <w:pPr>
              <w:pStyle w:val="Tabelatekst"/>
            </w:pPr>
            <w:r w:rsidRPr="00BD117A">
              <w:t>Termin płatności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7D0D1" w14:textId="2D042D87" w:rsidR="000023F3" w:rsidRPr="00BD117A" w:rsidRDefault="007D53E5">
            <w:pPr>
              <w:pStyle w:val="Tabelatekst"/>
            </w:pPr>
            <w:proofErr w:type="spellStart"/>
            <w:r w:rsidRPr="00BD117A">
              <w:t>neu_paymentcondition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2BADD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47A16C" w14:textId="2230104C" w:rsidR="000023F3" w:rsidRPr="00BD117A" w:rsidRDefault="007D53E5">
            <w:pPr>
              <w:pStyle w:val="Tabelatekst"/>
            </w:pPr>
            <w:r w:rsidRPr="00BD117A">
              <w:t>Termin płatności dla Klienta lub Grupy zakupowej, której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08B739" w14:textId="475FD985" w:rsidR="000023F3" w:rsidRPr="00BD117A" w:rsidRDefault="007D53E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6A03D0" w14:textId="4AB8E6F7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D53E5" w:rsidRPr="00BD117A">
              <w:rPr>
                <w:rStyle w:val="normaltextrun"/>
                <w:szCs w:val="20"/>
              </w:rPr>
              <w:t>, uzupełniane automatycznie na podstawie Przetargu</w:t>
            </w:r>
          </w:p>
        </w:tc>
      </w:tr>
      <w:tr w:rsidR="000023F3" w:rsidRPr="00BD117A" w14:paraId="6620820F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055C8" w14:textId="5FA8F8AF" w:rsidR="000023F3" w:rsidRPr="00BD117A" w:rsidRDefault="009B19DB">
            <w:pPr>
              <w:pStyle w:val="Tabelatekst"/>
            </w:pPr>
            <w:r w:rsidRPr="00BD117A">
              <w:t>PZP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27C4BB" w14:textId="3A84A98A" w:rsidR="000023F3" w:rsidRPr="00BD117A" w:rsidRDefault="0026633B">
            <w:pPr>
              <w:pStyle w:val="Tabelatekst"/>
            </w:pPr>
            <w:proofErr w:type="spellStart"/>
            <w:r w:rsidRPr="00BD117A">
              <w:t>neu_ispzpforquote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30311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896171" w14:textId="737CA247" w:rsidR="000023F3" w:rsidRPr="00BD117A" w:rsidRDefault="0026633B">
            <w:pPr>
              <w:pStyle w:val="Tabelatekst"/>
            </w:pPr>
            <w:r w:rsidRPr="00BD117A">
              <w:t>Czy Oferta cenowa dotyczy PZP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6C03B8" w14:textId="1A707CD7" w:rsidR="000023F3" w:rsidRPr="00BD117A" w:rsidRDefault="0026633B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D77140" w14:textId="2D38ECFC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6633B" w:rsidRPr="00BD117A">
              <w:rPr>
                <w:rStyle w:val="normaltextrun"/>
                <w:szCs w:val="20"/>
              </w:rPr>
              <w:t>, uzupełniane automatycznie na podstawie Przetargu, domyślnie: Nie</w:t>
            </w:r>
          </w:p>
        </w:tc>
      </w:tr>
      <w:tr w:rsidR="000023F3" w:rsidRPr="00BD117A" w14:paraId="346229C1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6B39" w14:textId="495011E6" w:rsidR="000023F3" w:rsidRPr="00BD117A" w:rsidRDefault="005746F4">
            <w:pPr>
              <w:pStyle w:val="Tabelatekst"/>
            </w:pPr>
            <w:r w:rsidRPr="00BD117A">
              <w:t>Kontrola wartości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80C2D" w14:textId="590709B5" w:rsidR="000023F3" w:rsidRPr="00BD117A" w:rsidRDefault="005746F4">
            <w:pPr>
              <w:pStyle w:val="Tabelatekst"/>
            </w:pPr>
            <w:proofErr w:type="spellStart"/>
            <w:r w:rsidRPr="00BD117A">
              <w:t>neu_valuecontrol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97E31A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4D65A5" w14:textId="77777777" w:rsidR="000023F3" w:rsidRPr="00BD117A" w:rsidRDefault="005746F4">
            <w:pPr>
              <w:pStyle w:val="Tabelatekst"/>
            </w:pPr>
            <w:r w:rsidRPr="00BD117A">
              <w:t>Kontrola wartości Przetargu, którego dotyczy Oferta cenowa</w:t>
            </w:r>
            <w:r w:rsidR="001C70F4" w:rsidRPr="00BD117A">
              <w:t>:</w:t>
            </w:r>
          </w:p>
          <w:p w14:paraId="1C946B9D" w14:textId="77777777" w:rsidR="001C70F4" w:rsidRPr="00BD117A" w:rsidRDefault="001C70F4">
            <w:pPr>
              <w:pStyle w:val="Tabelatekst"/>
            </w:pPr>
            <w:r w:rsidRPr="00BD117A">
              <w:t>Pozycja (limit twardy),</w:t>
            </w:r>
          </w:p>
          <w:p w14:paraId="03F0449A" w14:textId="37196EC1" w:rsidR="001C70F4" w:rsidRPr="00BD117A" w:rsidRDefault="0087025C">
            <w:pPr>
              <w:pStyle w:val="Tabelatekst"/>
            </w:pPr>
            <w:r w:rsidRPr="00BD117A">
              <w:t>Umowa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84677E" w14:textId="2A088B65" w:rsidR="000023F3" w:rsidRPr="00BD117A" w:rsidRDefault="00D4240C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83124E" w14:textId="18BD5F0A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D4240C" w:rsidRPr="00BD117A">
              <w:rPr>
                <w:rStyle w:val="normaltextrun"/>
                <w:szCs w:val="20"/>
              </w:rPr>
              <w:t xml:space="preserve">, uzupełniane automatycznie na podstawie Przetargu, </w:t>
            </w:r>
            <w:r w:rsidR="001C70F4" w:rsidRPr="00BD117A">
              <w:rPr>
                <w:rStyle w:val="normaltextrun"/>
                <w:szCs w:val="20"/>
              </w:rPr>
              <w:t xml:space="preserve">istniejący zestaw opcji: Kontrola wartości, </w:t>
            </w:r>
            <w:r w:rsidR="00D4240C" w:rsidRPr="00BD117A">
              <w:rPr>
                <w:rStyle w:val="normaltextrun"/>
                <w:szCs w:val="20"/>
              </w:rPr>
              <w:t>domyślnie: Nieprzypisana wartość</w:t>
            </w:r>
          </w:p>
        </w:tc>
      </w:tr>
      <w:tr w:rsidR="000023F3" w:rsidRPr="00BD117A" w14:paraId="5B16FDE1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D021C" w14:textId="1ED1C19B" w:rsidR="000023F3" w:rsidRPr="00BD117A" w:rsidRDefault="0087025C">
            <w:pPr>
              <w:pStyle w:val="Tabelatekst"/>
            </w:pPr>
            <w:r w:rsidRPr="00BD117A">
              <w:lastRenderedPageBreak/>
              <w:t>Sposób zamawiania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6ADCA" w14:textId="521186D1" w:rsidR="000023F3" w:rsidRPr="00BD117A" w:rsidRDefault="0087025C">
            <w:pPr>
              <w:pStyle w:val="Tabelatekst"/>
            </w:pPr>
            <w:proofErr w:type="spellStart"/>
            <w:r w:rsidRPr="00BD117A">
              <w:t>neu_orderingmethod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760495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BAAC66" w14:textId="77777777" w:rsidR="000023F3" w:rsidRPr="00BD117A" w:rsidRDefault="004B4765">
            <w:pPr>
              <w:pStyle w:val="Tabelatekst"/>
            </w:pPr>
            <w:r w:rsidRPr="00BD117A">
              <w:t>Sposób zamawiania dla Przetargu, którego dotyczy Oferta cenowa:</w:t>
            </w:r>
          </w:p>
          <w:p w14:paraId="4D95A666" w14:textId="77777777" w:rsidR="004B4765" w:rsidRPr="00BD117A" w:rsidRDefault="00484C42">
            <w:pPr>
              <w:pStyle w:val="Tabelatekst"/>
            </w:pPr>
            <w:r w:rsidRPr="00BD117A">
              <w:t>e-mail,</w:t>
            </w:r>
          </w:p>
          <w:p w14:paraId="060AAE60" w14:textId="77777777" w:rsidR="00484C42" w:rsidRPr="00BD117A" w:rsidRDefault="00484C42">
            <w:pPr>
              <w:pStyle w:val="Tabelatekst"/>
            </w:pPr>
            <w:r w:rsidRPr="00BD117A">
              <w:t>telefon,</w:t>
            </w:r>
          </w:p>
          <w:p w14:paraId="3117114D" w14:textId="77777777" w:rsidR="00484C42" w:rsidRPr="00BD117A" w:rsidRDefault="0067169C">
            <w:pPr>
              <w:pStyle w:val="Tabelatekst"/>
            </w:pPr>
            <w:proofErr w:type="spellStart"/>
            <w:r w:rsidRPr="00BD117A">
              <w:t>medlink</w:t>
            </w:r>
            <w:proofErr w:type="spellEnd"/>
            <w:r w:rsidRPr="00BD117A">
              <w:t>,</w:t>
            </w:r>
          </w:p>
          <w:p w14:paraId="393C6B54" w14:textId="77777777" w:rsidR="0067169C" w:rsidRPr="00BD117A" w:rsidRDefault="0067169C">
            <w:pPr>
              <w:pStyle w:val="Tabelatekst"/>
            </w:pPr>
            <w:r w:rsidRPr="00BD117A">
              <w:t>fax,</w:t>
            </w:r>
          </w:p>
          <w:p w14:paraId="6E9ABF0A" w14:textId="0ECE4B91" w:rsidR="0067169C" w:rsidRPr="00BD117A" w:rsidRDefault="0067169C">
            <w:pPr>
              <w:pStyle w:val="Tabelatekst"/>
            </w:pPr>
            <w:r w:rsidRPr="00BD117A">
              <w:t>inne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9FC6AA" w14:textId="77777777" w:rsidR="000023F3" w:rsidRPr="00BD117A" w:rsidRDefault="000023F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952E1E" w14:textId="2AD9FC99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B4765" w:rsidRPr="00BD117A">
              <w:rPr>
                <w:rStyle w:val="normaltextrun"/>
                <w:szCs w:val="20"/>
              </w:rPr>
              <w:t>, uzupełniane automatycznie na podstawie Przetargu, istniejący zestaw opcji: Sposób zamawiania, domyślnie: Nieprzypisana wartość</w:t>
            </w:r>
          </w:p>
        </w:tc>
      </w:tr>
      <w:tr w:rsidR="000023F3" w:rsidRPr="00BD117A" w14:paraId="334950B7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9BA37" w14:textId="4262C4F1" w:rsidR="000023F3" w:rsidRPr="00BD117A" w:rsidRDefault="001538BD">
            <w:pPr>
              <w:pStyle w:val="Tabelatekst"/>
            </w:pPr>
            <w:r w:rsidRPr="00BD117A">
              <w:t>Czas realizacji zamówienia (dni)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9972A" w14:textId="708D42B6" w:rsidR="000023F3" w:rsidRPr="00BD117A" w:rsidRDefault="001538BD">
            <w:pPr>
              <w:pStyle w:val="Tabelatekst"/>
            </w:pPr>
            <w:proofErr w:type="spellStart"/>
            <w:r w:rsidRPr="00BD117A">
              <w:t>neu_deliveryhours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8EF2A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FBEDFB" w14:textId="1C4ADB84" w:rsidR="000023F3" w:rsidRPr="00BD117A" w:rsidRDefault="00FD0079">
            <w:pPr>
              <w:pStyle w:val="Tabelatekst"/>
            </w:pPr>
            <w:r w:rsidRPr="00BD117A">
              <w:t>Czas realizacji zamówienia wyrażony w dniach dla Przetargu, którego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E59A36" w14:textId="683F764A" w:rsidR="000023F3" w:rsidRPr="00BD117A" w:rsidRDefault="00FD0079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59F643" w14:textId="5F23E48B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F4A22" w:rsidRPr="00BD117A">
              <w:rPr>
                <w:rStyle w:val="normaltextrun"/>
                <w:szCs w:val="20"/>
              </w:rPr>
              <w:t>, uzupełniane automatycznie na podstawie Przetargu</w:t>
            </w:r>
            <w:r w:rsidR="00765E62" w:rsidRPr="00BD117A">
              <w:rPr>
                <w:rStyle w:val="normaltextrun"/>
                <w:szCs w:val="20"/>
              </w:rPr>
              <w:t>, dokładność: 2</w:t>
            </w:r>
            <w:r w:rsidR="002436E7" w:rsidRPr="00BD117A">
              <w:rPr>
                <w:rStyle w:val="normaltextrun"/>
                <w:szCs w:val="20"/>
              </w:rPr>
              <w:t>, wartość minimalna: 0,00</w:t>
            </w:r>
          </w:p>
        </w:tc>
      </w:tr>
      <w:tr w:rsidR="000023F3" w:rsidRPr="00BD117A" w14:paraId="31CD9DFC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FD844" w14:textId="12A60D75" w:rsidR="000023F3" w:rsidRPr="00BD117A" w:rsidRDefault="00123106">
            <w:pPr>
              <w:pStyle w:val="Tabelatekst"/>
            </w:pPr>
            <w:r w:rsidRPr="00BD117A">
              <w:t>Ratunek życia (h)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585823" w14:textId="0383052B" w:rsidR="000023F3" w:rsidRPr="00BD117A" w:rsidRDefault="00123106">
            <w:pPr>
              <w:pStyle w:val="Tabelatekst"/>
            </w:pPr>
            <w:proofErr w:type="spellStart"/>
            <w:r w:rsidRPr="00BD117A">
              <w:t>neu_lifesaving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39E95F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BA9865" w14:textId="0D35D778" w:rsidR="000023F3" w:rsidRPr="00BD117A" w:rsidRDefault="00123106">
            <w:pPr>
              <w:pStyle w:val="Tabelatekst"/>
            </w:pPr>
            <w:r w:rsidRPr="00BD117A">
              <w:t>Czas realizacji zamówienia na Ratunek życia dla Przetargu, którego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7549B2" w14:textId="162167B4" w:rsidR="000023F3" w:rsidRPr="00BD117A" w:rsidRDefault="00123106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992281" w14:textId="45CB61FB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436E7" w:rsidRPr="00BD117A">
              <w:rPr>
                <w:rStyle w:val="normaltextrun"/>
                <w:szCs w:val="20"/>
              </w:rPr>
              <w:t>, uzupełniane automatycznie na podstawie Przetargu, dokładność: 2, wartość minimalna: 0,00</w:t>
            </w:r>
          </w:p>
        </w:tc>
      </w:tr>
      <w:tr w:rsidR="000023F3" w:rsidRPr="00BD117A" w14:paraId="5807EEE2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4867D" w14:textId="674C0A4F" w:rsidR="000023F3" w:rsidRPr="00BD117A" w:rsidRDefault="002436E7">
            <w:pPr>
              <w:pStyle w:val="Tabelatekst"/>
            </w:pPr>
            <w:r w:rsidRPr="00BD117A">
              <w:t>Cito (h)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83922" w14:textId="48707C2F" w:rsidR="000023F3" w:rsidRPr="00BD117A" w:rsidRDefault="00AB49F9">
            <w:pPr>
              <w:pStyle w:val="Tabelatekst"/>
            </w:pPr>
            <w:proofErr w:type="spellStart"/>
            <w:r w:rsidRPr="00BD117A">
              <w:t>neu_cito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4B161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65C2E2" w14:textId="39659AA0" w:rsidR="000023F3" w:rsidRPr="00BD117A" w:rsidRDefault="00AB49F9">
            <w:pPr>
              <w:pStyle w:val="Tabelatekst"/>
            </w:pPr>
            <w:r w:rsidRPr="00BD117A">
              <w:t>Czas realizacji zamówienia na cito w Przetargu, którego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F2407B" w14:textId="47F55DD5" w:rsidR="000023F3" w:rsidRPr="00BD117A" w:rsidRDefault="00AB49F9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A06322" w14:textId="4DC90B4C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B49F9" w:rsidRPr="00BD117A">
              <w:rPr>
                <w:rStyle w:val="normaltextrun"/>
                <w:szCs w:val="20"/>
              </w:rPr>
              <w:t>, uzupełniane automatycznie na podstawie Przetargu, dokładność: 2, wartość minimalna: 0,00</w:t>
            </w:r>
          </w:p>
        </w:tc>
      </w:tr>
      <w:tr w:rsidR="000023F3" w:rsidRPr="00BD117A" w14:paraId="0905545E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98353" w14:textId="15D37BF2" w:rsidR="000023F3" w:rsidRPr="00BD117A" w:rsidRDefault="00AB49F9">
            <w:pPr>
              <w:pStyle w:val="Tabelatekst"/>
            </w:pPr>
            <w:r w:rsidRPr="00BD117A">
              <w:t>Kary umowne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FD0CF" w14:textId="1CBB8FEC" w:rsidR="000023F3" w:rsidRPr="00BD117A" w:rsidRDefault="00AB49F9">
            <w:pPr>
              <w:pStyle w:val="Tabelatekst"/>
            </w:pPr>
            <w:proofErr w:type="spellStart"/>
            <w:r w:rsidRPr="00BD117A">
              <w:t>neu_contractualpenalties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A5DE1" w14:textId="77777777" w:rsidR="000023F3" w:rsidRPr="00BD117A" w:rsidRDefault="000023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6061ED" w14:textId="6E980093" w:rsidR="000023F3" w:rsidRPr="00BD117A" w:rsidRDefault="0075543B">
            <w:pPr>
              <w:pStyle w:val="Tabelatekst"/>
            </w:pPr>
            <w:r w:rsidRPr="00BD117A">
              <w:t>Kary umowne odbiegające od norm, wynikające z umowy z Organizatorem Przetargu, którego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9964C4" w14:textId="28D5C5E3" w:rsidR="000023F3" w:rsidRPr="00BD117A" w:rsidRDefault="0075543B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BB785D" w14:textId="425189AC" w:rsidR="000023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5543B" w:rsidRPr="00BD117A">
              <w:rPr>
                <w:rStyle w:val="normaltextrun"/>
                <w:szCs w:val="20"/>
              </w:rPr>
              <w:t>, uzupełniane automatycznie na podstawie Przetargu</w:t>
            </w:r>
          </w:p>
        </w:tc>
      </w:tr>
      <w:tr w:rsidR="006623EB" w:rsidRPr="00BD117A" w14:paraId="67939B81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BFB4" w14:textId="5247FD48" w:rsidR="006623EB" w:rsidRPr="00BD117A" w:rsidRDefault="00904406">
            <w:pPr>
              <w:pStyle w:val="Tabelatekst"/>
            </w:pPr>
            <w:r w:rsidRPr="00BD117A">
              <w:lastRenderedPageBreak/>
              <w:t>Flaga do aktywacji oferty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A1FE6" w14:textId="42080EFF" w:rsidR="006623EB" w:rsidRPr="00BD117A" w:rsidRDefault="0065114B">
            <w:pPr>
              <w:pStyle w:val="Tabelatekst"/>
            </w:pPr>
            <w:proofErr w:type="spellStart"/>
            <w:r w:rsidRPr="00BD117A">
              <w:t>neu_activatequoteflag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6ADA6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506CC9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6A0654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819DE7" w14:textId="06762E90" w:rsidR="006623EB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904406" w:rsidRPr="00BD117A">
              <w:rPr>
                <w:rStyle w:val="normaltextrun"/>
                <w:szCs w:val="20"/>
              </w:rPr>
              <w:t>, uzupełniane automatycznie</w:t>
            </w:r>
            <w:r w:rsidR="0065114B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6623EB" w:rsidRPr="00BD117A" w14:paraId="64A65ED0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4A0BC" w14:textId="604A5727" w:rsidR="006623EB" w:rsidRPr="00BD117A" w:rsidRDefault="00D96043">
            <w:pPr>
              <w:pStyle w:val="Tabelatekst"/>
            </w:pPr>
            <w:r w:rsidRPr="00BD117A">
              <w:t>Generacja adresacji do Excela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74E26" w14:textId="7665F41A" w:rsidR="006623EB" w:rsidRPr="00BD117A" w:rsidRDefault="00D96043">
            <w:pPr>
              <w:pStyle w:val="Tabelatekst"/>
            </w:pPr>
            <w:proofErr w:type="spellStart"/>
            <w:r w:rsidRPr="00BD117A">
              <w:t>neu_isgenerateaddressingforxls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DD967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CA16D7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DB0874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E01585" w14:textId="31FD1F27" w:rsidR="006623EB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D96043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6623EB" w:rsidRPr="00BD117A" w14:paraId="1D1280A4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7EABC" w14:textId="4F236209" w:rsidR="006623EB" w:rsidRPr="00BD117A" w:rsidRDefault="006F7867">
            <w:pPr>
              <w:pStyle w:val="Tabelatekst"/>
            </w:pPr>
            <w:r w:rsidRPr="00BD117A">
              <w:t>Oferta zatwierdzona do złożenia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C4F4BA" w14:textId="2A2C14C2" w:rsidR="006623EB" w:rsidRPr="00BD117A" w:rsidRDefault="00D96043">
            <w:pPr>
              <w:pStyle w:val="Tabelatekst"/>
            </w:pPr>
            <w:proofErr w:type="spellStart"/>
            <w:r w:rsidRPr="00BD117A">
              <w:t>WebResource_quoteActivationButton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D79E3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69A5AC" w14:textId="73E94096" w:rsidR="006623EB" w:rsidRPr="00BD117A" w:rsidRDefault="006F7867">
            <w:pPr>
              <w:pStyle w:val="Tabelatekst"/>
            </w:pPr>
            <w:r w:rsidRPr="00BD117A">
              <w:t xml:space="preserve">Przycisk „Oferta zatwierdzona do złożenia”, </w:t>
            </w:r>
            <w:r w:rsidR="002D464A" w:rsidRPr="00BD117A">
              <w:t>wywołujący zmianę</w:t>
            </w:r>
            <w:r w:rsidRPr="00BD117A">
              <w:t xml:space="preserve"> status</w:t>
            </w:r>
            <w:r w:rsidR="002D464A" w:rsidRPr="00BD117A">
              <w:t>u</w:t>
            </w:r>
            <w:r w:rsidRPr="00BD117A">
              <w:t xml:space="preserve"> Oferty cenowej </w:t>
            </w:r>
            <w:r w:rsidR="007F0BDA" w:rsidRPr="00BD117A">
              <w:t xml:space="preserve">z „wersja robocza” </w:t>
            </w:r>
            <w:r w:rsidRPr="00BD117A">
              <w:t>na „aktywna”</w:t>
            </w:r>
            <w:r w:rsidR="00984ADB" w:rsidRPr="00BD117A">
              <w:t>, jeśli w polu „Status akceptacji oferty”</w:t>
            </w:r>
            <w:r w:rsidR="00B72F59" w:rsidRPr="00BD117A">
              <w:t xml:space="preserve"> była wartość „Akceptacja systemowa” lub „Akceptacja ręczna”</w:t>
            </w:r>
            <w:r w:rsidR="00BA6DA3" w:rsidRPr="00BD117A">
              <w:t xml:space="preserve"> oraz wywołujący zmianę</w:t>
            </w:r>
            <w:r w:rsidRPr="00BD117A">
              <w:t xml:space="preserve"> status</w:t>
            </w:r>
            <w:r w:rsidR="002D464A" w:rsidRPr="00BD117A">
              <w:t>u</w:t>
            </w:r>
            <w:r w:rsidRPr="00BD117A">
              <w:t xml:space="preserve"> Przetargu na „złożony”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0597C5" w14:textId="493B57F6" w:rsidR="006623EB" w:rsidRPr="00BD117A" w:rsidRDefault="00F37C94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9C23B4" w14:textId="016C52DA" w:rsidR="006623EB" w:rsidRPr="00BD117A" w:rsidRDefault="00F37C94">
            <w:pPr>
              <w:pStyle w:val="Tabelatekst"/>
              <w:rPr>
                <w:rStyle w:val="normaltextrun"/>
                <w:szCs w:val="20"/>
              </w:rPr>
            </w:pPr>
            <w:r w:rsidRPr="00BD117A">
              <w:t xml:space="preserve">Zasób sieci Web: </w:t>
            </w:r>
            <w:proofErr w:type="spellStart"/>
            <w:r w:rsidRPr="00BD117A">
              <w:rPr>
                <w:rStyle w:val="ms-crm-lookupitem-name"/>
              </w:rPr>
              <w:t>neu</w:t>
            </w:r>
            <w:proofErr w:type="spellEnd"/>
            <w:r w:rsidRPr="00BD117A">
              <w:rPr>
                <w:rStyle w:val="ms-crm-lookupitem-name"/>
              </w:rPr>
              <w:t>_/</w:t>
            </w:r>
            <w:proofErr w:type="spellStart"/>
            <w:r w:rsidRPr="00BD117A">
              <w:rPr>
                <w:rStyle w:val="ms-crm-lookupitem-name"/>
              </w:rPr>
              <w:t>html</w:t>
            </w:r>
            <w:proofErr w:type="spellEnd"/>
            <w:r w:rsidRPr="00BD117A">
              <w:rPr>
                <w:rStyle w:val="ms-crm-lookupitem-name"/>
              </w:rPr>
              <w:t>/neu_quoteActivateButton.html</w:t>
            </w:r>
          </w:p>
        </w:tc>
      </w:tr>
      <w:tr w:rsidR="006623EB" w:rsidRPr="00BD117A" w14:paraId="3DD61599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08CD9" w14:textId="2C438C7B" w:rsidR="006623EB" w:rsidRPr="00BD117A" w:rsidRDefault="009000E0">
            <w:pPr>
              <w:pStyle w:val="Tabelatekst"/>
            </w:pPr>
            <w:r w:rsidRPr="00BD117A">
              <w:t>Zaakceptuj ofertę/Odrzuć ofertę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84F80" w14:textId="1B217C80" w:rsidR="006623EB" w:rsidRPr="00BD117A" w:rsidRDefault="00982993">
            <w:pPr>
              <w:pStyle w:val="Tabelatekst"/>
            </w:pPr>
            <w:proofErr w:type="spellStart"/>
            <w:r w:rsidRPr="00BD117A">
              <w:t>WebResource_ConfirmRejectAcceptButton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0EC647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D97765" w14:textId="02FC7315" w:rsidR="006623EB" w:rsidRPr="00BD117A" w:rsidRDefault="009000E0">
            <w:pPr>
              <w:pStyle w:val="Tabelatekst"/>
            </w:pPr>
            <w:r w:rsidRPr="00BD117A">
              <w:t>Przycisk „Zaakceptuj ofertę”</w:t>
            </w:r>
            <w:r w:rsidR="00751879" w:rsidRPr="00BD117A">
              <w:t xml:space="preserve">, dostępny dla Pracownika </w:t>
            </w:r>
            <w:r w:rsidR="00C22B6D" w:rsidRPr="00BD117A">
              <w:t>akceptującego</w:t>
            </w:r>
            <w:r w:rsidR="00751879" w:rsidRPr="00BD117A">
              <w:t xml:space="preserve"> i wywołujący </w:t>
            </w:r>
            <w:r w:rsidR="004124D5" w:rsidRPr="00BD117A">
              <w:t>zmianę statusu akceptacji oferty z „Do weryfikacji” na „Akceptacja ręczna”</w:t>
            </w:r>
            <w:r w:rsidR="00DD7E85" w:rsidRPr="00BD117A">
              <w:t xml:space="preserve">, oraz przycisk „Odrzuć ofertę”, dostępny dla Pracownika </w:t>
            </w:r>
            <w:r w:rsidR="00C22B6D" w:rsidRPr="00BD117A">
              <w:t>akceptującego</w:t>
            </w:r>
            <w:r w:rsidR="00DD7E85" w:rsidRPr="00BD117A">
              <w:t xml:space="preserve"> i wywołujący zmianę statusu akceptacji oferty z „Do weryfikacji” na „Brak akceptacji”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C64338" w14:textId="0968F988" w:rsidR="006623EB" w:rsidRPr="00BD117A" w:rsidRDefault="00F37C94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0D99E7" w14:textId="785F8D05" w:rsidR="006623EB" w:rsidRPr="00BD117A" w:rsidRDefault="00F37C94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Web:</w:t>
            </w:r>
            <w:r w:rsidR="009000E0" w:rsidRPr="00BD117A">
              <w:t xml:space="preserve"> </w:t>
            </w:r>
            <w:proofErr w:type="spellStart"/>
            <w:r w:rsidR="009000E0" w:rsidRPr="00BD117A">
              <w:t>neu</w:t>
            </w:r>
            <w:proofErr w:type="spellEnd"/>
            <w:r w:rsidR="009000E0" w:rsidRPr="00BD117A">
              <w:t>_ /</w:t>
            </w:r>
            <w:proofErr w:type="spellStart"/>
            <w:r w:rsidR="009000E0" w:rsidRPr="00BD117A">
              <w:t>html</w:t>
            </w:r>
            <w:proofErr w:type="spellEnd"/>
            <w:r w:rsidR="009000E0" w:rsidRPr="00BD117A">
              <w:t>/neu_quoteConfirmRejectAcceptButtonn.html</w:t>
            </w:r>
          </w:p>
        </w:tc>
      </w:tr>
      <w:tr w:rsidR="006623EB" w:rsidRPr="00BD117A" w14:paraId="6B5ED573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06C46" w14:textId="70AB2369" w:rsidR="006623EB" w:rsidRPr="00BD117A" w:rsidRDefault="00CE3E48">
            <w:pPr>
              <w:pStyle w:val="Tabelatekst"/>
            </w:pPr>
            <w:r w:rsidRPr="00BD117A">
              <w:lastRenderedPageBreak/>
              <w:t xml:space="preserve">Prześlij do </w:t>
            </w:r>
            <w:proofErr w:type="spellStart"/>
            <w:r w:rsidRPr="00BD117A">
              <w:t>werfyfikacji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067D64" w14:textId="26482E50" w:rsidR="006623EB" w:rsidRPr="00BD117A" w:rsidRDefault="003E6661">
            <w:pPr>
              <w:pStyle w:val="Tabelatekst"/>
            </w:pPr>
            <w:proofErr w:type="spellStart"/>
            <w:r w:rsidRPr="00BD117A">
              <w:t>WebResource_SendToAcceptButton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53580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E26DFA" w14:textId="729835F4" w:rsidR="006623EB" w:rsidRPr="00BD117A" w:rsidRDefault="00FC5F2B">
            <w:pPr>
              <w:pStyle w:val="Tabelatekst"/>
            </w:pPr>
            <w:r w:rsidRPr="00BD117A">
              <w:t xml:space="preserve">Przycisk </w:t>
            </w:r>
            <w:r w:rsidR="00C22B6D" w:rsidRPr="00BD117A">
              <w:t>„Prześlij do weryfikacji”, dostępny dla Pracownika realizującego i wywołujący utworzenie działania</w:t>
            </w:r>
            <w:r w:rsidR="00CE3E48" w:rsidRPr="00BD117A">
              <w:t xml:space="preserve"> informującego Pracownika akceptującego o konieczności sprawdzenia oferty oraz wyświetlający dla niego przyciski „Zaakceptuj ofertę” i „Odrzuć ofertę”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A20109" w14:textId="1B398D2E" w:rsidR="006623EB" w:rsidRPr="00BD117A" w:rsidRDefault="00F37C94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0EA1B8" w14:textId="6C0B54CA" w:rsidR="006623EB" w:rsidRPr="00BD117A" w:rsidRDefault="00F37C94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Web:</w:t>
            </w:r>
            <w:r w:rsidR="00FC5F2B" w:rsidRPr="00BD117A">
              <w:t xml:space="preserve"> </w:t>
            </w:r>
            <w:proofErr w:type="spellStart"/>
            <w:r w:rsidR="00FC5F2B" w:rsidRPr="00BD117A">
              <w:rPr>
                <w:rStyle w:val="ms-crm-lookupitem-name"/>
              </w:rPr>
              <w:t>neu</w:t>
            </w:r>
            <w:proofErr w:type="spellEnd"/>
            <w:r w:rsidR="00FC5F2B" w:rsidRPr="00BD117A">
              <w:rPr>
                <w:rStyle w:val="ms-crm-lookupitem-name"/>
              </w:rPr>
              <w:t>_/</w:t>
            </w:r>
            <w:proofErr w:type="spellStart"/>
            <w:r w:rsidR="00FC5F2B" w:rsidRPr="00BD117A">
              <w:rPr>
                <w:rStyle w:val="ms-crm-lookupitem-name"/>
              </w:rPr>
              <w:t>html</w:t>
            </w:r>
            <w:proofErr w:type="spellEnd"/>
            <w:r w:rsidR="00FC5F2B" w:rsidRPr="00BD117A">
              <w:rPr>
                <w:rStyle w:val="ms-crm-lookupitem-name"/>
              </w:rPr>
              <w:t>/neu_quoteSendToAcceptButton.html</w:t>
            </w:r>
          </w:p>
        </w:tc>
      </w:tr>
      <w:tr w:rsidR="006623EB" w:rsidRPr="00BD117A" w14:paraId="56A5D86F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DF886" w14:textId="222D9FD7" w:rsidR="006623EB" w:rsidRPr="00BD117A" w:rsidRDefault="00DA0177">
            <w:pPr>
              <w:pStyle w:val="Tabelatekst"/>
            </w:pPr>
            <w:r w:rsidRPr="00BD117A">
              <w:t>Narzut 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40612" w14:textId="3751FDE0" w:rsidR="006623EB" w:rsidRPr="00BD117A" w:rsidRDefault="00DA0177">
            <w:pPr>
              <w:pStyle w:val="Tabelatekst"/>
            </w:pPr>
            <w:proofErr w:type="spellStart"/>
            <w:r w:rsidRPr="00BD117A">
              <w:t>neu_overheadpercent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9AEC3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2260F4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EE62FB" w14:textId="39EAAF82" w:rsidR="006623EB" w:rsidRPr="00BD117A" w:rsidRDefault="0079176E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581838" w14:textId="2E5E7A96" w:rsidR="006623E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9176E" w:rsidRPr="00BD117A">
              <w:rPr>
                <w:rStyle w:val="normaltextrun"/>
                <w:szCs w:val="20"/>
              </w:rPr>
              <w:t>, uzupełniane automatycznie</w:t>
            </w:r>
            <w:r w:rsidR="00DA2239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6623EB" w:rsidRPr="00BD117A" w14:paraId="5EE15114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30611" w14:textId="54A8AFF5" w:rsidR="006623EB" w:rsidRPr="00BD117A" w:rsidRDefault="00EA71D5">
            <w:pPr>
              <w:pStyle w:val="Tabelatekst"/>
            </w:pPr>
            <w:r w:rsidRPr="00BD117A">
              <w:t>Narzut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C997B" w14:textId="3E1863AF" w:rsidR="006623EB" w:rsidRPr="00BD117A" w:rsidRDefault="00EA71D5">
            <w:pPr>
              <w:pStyle w:val="Tabelatekst"/>
            </w:pPr>
            <w:proofErr w:type="spellStart"/>
            <w:r w:rsidRPr="00BD117A">
              <w:t>neu_overhead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905AF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0BEA1B" w14:textId="3528CA23" w:rsidR="006623EB" w:rsidRPr="00BD117A" w:rsidRDefault="00EA71D5">
            <w:pPr>
              <w:pStyle w:val="Tabelatekst"/>
            </w:pPr>
            <w:r w:rsidRPr="00BD117A">
              <w:t>Kwota narzutu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20FE5A" w14:textId="01CF5EBC" w:rsidR="006623EB" w:rsidRPr="00BD117A" w:rsidRDefault="00EA71D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CA95CB" w14:textId="34E752AD" w:rsidR="006623EB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803E4B" w:rsidRPr="00BD117A">
              <w:rPr>
                <w:rStyle w:val="normaltextrun"/>
                <w:szCs w:val="20"/>
              </w:rPr>
              <w:t xml:space="preserve"> lub przez użytkownika, dokładność: 2</w:t>
            </w:r>
          </w:p>
        </w:tc>
      </w:tr>
      <w:tr w:rsidR="006623EB" w:rsidRPr="00BD117A" w14:paraId="463FEB9B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304C7" w14:textId="695FB9C2" w:rsidR="006623EB" w:rsidRPr="00BD117A" w:rsidRDefault="00186387">
            <w:pPr>
              <w:pStyle w:val="Tabelatekst"/>
            </w:pPr>
            <w:r w:rsidRPr="00BD117A">
              <w:t>Marża brutto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B38DC" w14:textId="625CBEEB" w:rsidR="006623EB" w:rsidRPr="00BD117A" w:rsidRDefault="00186387">
            <w:pPr>
              <w:pStyle w:val="Tabelatekst"/>
            </w:pPr>
            <w:proofErr w:type="spellStart"/>
            <w:r w:rsidRPr="00BD117A">
              <w:t>neu_totalmarginbruttopercent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11F58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3C617D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74CF2D" w14:textId="6F18256A" w:rsidR="006623EB" w:rsidRPr="00BD117A" w:rsidRDefault="00186387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3CD839" w14:textId="6065420E" w:rsidR="006623E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86387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6623EB" w:rsidRPr="00BD117A" w14:paraId="2B2A3CBC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2C97" w14:textId="19AF7A62" w:rsidR="006623EB" w:rsidRPr="00BD117A" w:rsidRDefault="00186387">
            <w:pPr>
              <w:pStyle w:val="Tabelatekst"/>
            </w:pPr>
            <w:r w:rsidRPr="00BD117A">
              <w:t>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4C51E8" w14:textId="7D8377D9" w:rsidR="006623EB" w:rsidRPr="00BD117A" w:rsidRDefault="00186387">
            <w:pPr>
              <w:pStyle w:val="Tabelatekst"/>
            </w:pPr>
            <w:proofErr w:type="spellStart"/>
            <w:r w:rsidRPr="00BD117A">
              <w:t>neu_totalmarginbrutto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EEFBD5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401052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BEC984" w14:textId="06D1A7F6" w:rsidR="006623EB" w:rsidRPr="00BD117A" w:rsidRDefault="00617297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45C1D7" w14:textId="57940875" w:rsidR="006623E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17297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6623EB" w:rsidRPr="00BD117A" w14:paraId="17DDBAC3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6FF1C" w14:textId="37E13096" w:rsidR="006623EB" w:rsidRPr="00BD117A" w:rsidRDefault="000432EE">
            <w:pPr>
              <w:pStyle w:val="Tabelatekst"/>
            </w:pPr>
            <w:r w:rsidRPr="00BD117A">
              <w:t>Wartość Przetargu netto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15A56B" w14:textId="5F388F60" w:rsidR="006623EB" w:rsidRPr="00BD117A" w:rsidRDefault="000432EE">
            <w:pPr>
              <w:pStyle w:val="Tabelatekst"/>
            </w:pPr>
            <w:proofErr w:type="spellStart"/>
            <w:r w:rsidRPr="00BD117A">
              <w:t>neu_totalamountnetto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77E851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183B3A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A4E4B5" w14:textId="36F74F5A" w:rsidR="006623EB" w:rsidRPr="00BD117A" w:rsidRDefault="000432EE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E6B5EA" w14:textId="7E4792D3" w:rsidR="006623E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0432EE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6623EB" w:rsidRPr="00BD117A" w14:paraId="14573C37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0295D" w14:textId="6C343CBC" w:rsidR="006623EB" w:rsidRPr="00BD117A" w:rsidRDefault="00823436">
            <w:pPr>
              <w:pStyle w:val="Tabelatekst"/>
            </w:pPr>
            <w:r w:rsidRPr="00BD117A">
              <w:lastRenderedPageBreak/>
              <w:t>Wartość Przetargu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3FAB42" w14:textId="1973B954" w:rsidR="006623EB" w:rsidRPr="00BD117A" w:rsidRDefault="00F051F0">
            <w:pPr>
              <w:pStyle w:val="Tabelatekst"/>
            </w:pPr>
            <w:proofErr w:type="spellStart"/>
            <w:r w:rsidRPr="00BD117A">
              <w:t>neu_totalamountbrutto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99A79D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C02B6A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4E8B9B" w14:textId="3D92F478" w:rsidR="006623EB" w:rsidRPr="00BD117A" w:rsidRDefault="00F051F0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4E63CC" w14:textId="04F529C2" w:rsidR="006623E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051F0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6623EB" w:rsidRPr="00BD117A" w14:paraId="2A8805C1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F22BE" w14:textId="7B074B52" w:rsidR="006623EB" w:rsidRPr="00BD117A" w:rsidRDefault="0043341E">
            <w:pPr>
              <w:pStyle w:val="Tabelatekst"/>
            </w:pPr>
            <w:r w:rsidRPr="00BD117A">
              <w:t>Narzut %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A4A418" w14:textId="6DC0354F" w:rsidR="006623EB" w:rsidRPr="00BD117A" w:rsidRDefault="00FB0F66">
            <w:pPr>
              <w:pStyle w:val="Tabelatekst"/>
            </w:pPr>
            <w:proofErr w:type="spellStart"/>
            <w:r w:rsidRPr="00BD117A">
              <w:t>neu_overheadpercentsap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381B17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740A42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BA7C11" w14:textId="701264BC" w:rsidR="006623EB" w:rsidRPr="00BD117A" w:rsidRDefault="00FB0F66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3655D7" w14:textId="26AECC34" w:rsidR="006623E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B0F66" w:rsidRPr="00BD117A">
              <w:rPr>
                <w:rStyle w:val="normaltextrun"/>
                <w:szCs w:val="20"/>
              </w:rPr>
              <w:t>, uzupełniane automatycznie, dokładność: 2, nazwa wyświetlana: Narzut %</w:t>
            </w:r>
          </w:p>
        </w:tc>
      </w:tr>
      <w:tr w:rsidR="006623EB" w:rsidRPr="00BD117A" w14:paraId="2F4D92AD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E54F5" w14:textId="0562D9A8" w:rsidR="006623EB" w:rsidRPr="00BD117A" w:rsidRDefault="000C5E0E">
            <w:pPr>
              <w:pStyle w:val="Tabelatekst"/>
            </w:pPr>
            <w:r w:rsidRPr="00BD117A">
              <w:t>Narzut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BE0DE1" w14:textId="4F76C944" w:rsidR="006623EB" w:rsidRPr="00BD117A" w:rsidRDefault="00E53CA2">
            <w:pPr>
              <w:pStyle w:val="Tabelatekst"/>
            </w:pPr>
            <w:proofErr w:type="spellStart"/>
            <w:r w:rsidRPr="00BD117A">
              <w:t>neu_overheadsap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7202B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09EAA4" w14:textId="31923F64" w:rsidR="006623EB" w:rsidRPr="00BD117A" w:rsidRDefault="00E53CA2">
            <w:pPr>
              <w:pStyle w:val="Tabelatekst"/>
            </w:pPr>
            <w:r w:rsidRPr="00BD117A">
              <w:t>Kwota narzutu do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7B40F7" w14:textId="4CF0D0C8" w:rsidR="006623EB" w:rsidRPr="00BD117A" w:rsidRDefault="00E53CA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77FDB9" w14:textId="39F2944A" w:rsidR="006623EB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E53CA2" w:rsidRPr="00BD117A">
              <w:rPr>
                <w:rStyle w:val="normaltextrun"/>
                <w:szCs w:val="20"/>
              </w:rPr>
              <w:t xml:space="preserve"> lub przez użytkownika, dokładność: 2</w:t>
            </w:r>
          </w:p>
        </w:tc>
      </w:tr>
      <w:tr w:rsidR="006623EB" w:rsidRPr="00BD117A" w14:paraId="454EEB9B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2A11A" w14:textId="7AED12B0" w:rsidR="006623EB" w:rsidRPr="00BD117A" w:rsidRDefault="00A10E59">
            <w:pPr>
              <w:pStyle w:val="Tabelatekst"/>
            </w:pPr>
            <w:r w:rsidRPr="00BD117A">
              <w:t>Marża 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B4C3F" w14:textId="1828D945" w:rsidR="006623EB" w:rsidRPr="00BD117A" w:rsidRDefault="005C1569">
            <w:pPr>
              <w:pStyle w:val="Tabelatekst"/>
            </w:pPr>
            <w:proofErr w:type="spellStart"/>
            <w:r w:rsidRPr="00BD117A">
              <w:t>neu_totalmarginbruttopercentsap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8D2A5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85E1E6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382C36" w14:textId="4447DCD0" w:rsidR="006623EB" w:rsidRPr="00BD117A" w:rsidRDefault="005C1569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0516F8" w14:textId="02C4D3ED" w:rsidR="006623EB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5C1569" w:rsidRPr="00BD117A">
              <w:rPr>
                <w:rStyle w:val="normaltextrun"/>
                <w:szCs w:val="20"/>
              </w:rPr>
              <w:t xml:space="preserve"> lub przez użytkownika, dokładność: 2</w:t>
            </w:r>
          </w:p>
        </w:tc>
      </w:tr>
      <w:tr w:rsidR="006623EB" w:rsidRPr="00BD117A" w14:paraId="17A9C947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5A34B" w14:textId="55866657" w:rsidR="006623EB" w:rsidRPr="00BD117A" w:rsidRDefault="0082138E">
            <w:pPr>
              <w:pStyle w:val="Tabelatekst"/>
            </w:pPr>
            <w:r w:rsidRPr="00BD117A">
              <w:t>Marża brutto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666E3" w14:textId="39EC19A7" w:rsidR="006623EB" w:rsidRPr="00BD117A" w:rsidRDefault="0082138E">
            <w:pPr>
              <w:pStyle w:val="Tabelatekst"/>
            </w:pPr>
            <w:proofErr w:type="spellStart"/>
            <w:r w:rsidRPr="00BD117A">
              <w:t>neu_totalmarginbruttosap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5E8DB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1303F4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8BA526" w14:textId="1B58B121" w:rsidR="006623EB" w:rsidRPr="00BD117A" w:rsidRDefault="0082138E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4B5FDF" w14:textId="0E271350" w:rsidR="006623EB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82138E" w:rsidRPr="00BD117A">
              <w:rPr>
                <w:rStyle w:val="normaltextrun"/>
                <w:szCs w:val="20"/>
              </w:rPr>
              <w:t xml:space="preserve"> lub przez użytkownika, dokładność: 2</w:t>
            </w:r>
            <w:r w:rsidR="00B83F89" w:rsidRPr="00BD117A">
              <w:rPr>
                <w:rStyle w:val="normaltextrun"/>
                <w:szCs w:val="20"/>
              </w:rPr>
              <w:t>, nazwa wyświetlana: Marża brutto</w:t>
            </w:r>
          </w:p>
        </w:tc>
      </w:tr>
      <w:tr w:rsidR="006623EB" w:rsidRPr="00BD117A" w14:paraId="464716F1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A8589" w14:textId="37149F8B" w:rsidR="006623EB" w:rsidRPr="00BD117A" w:rsidRDefault="003709F9">
            <w:pPr>
              <w:pStyle w:val="Tabelatekst"/>
            </w:pPr>
            <w:r w:rsidRPr="00BD117A">
              <w:t>Sprzedaż budżetowa netto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81ABCB" w14:textId="0D3DB46F" w:rsidR="006623EB" w:rsidRPr="00BD117A" w:rsidRDefault="00154AE2">
            <w:pPr>
              <w:pStyle w:val="Tabelatekst"/>
            </w:pPr>
            <w:proofErr w:type="spellStart"/>
            <w:r w:rsidRPr="00BD117A">
              <w:t>neu_totalbudgetsalenettosap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8481D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E35150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B31633" w14:textId="3462431C" w:rsidR="006623EB" w:rsidRPr="00BD117A" w:rsidRDefault="00154AE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67557A" w14:textId="3EDA6738" w:rsidR="006623EB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154AE2" w:rsidRPr="00BD117A">
              <w:rPr>
                <w:rStyle w:val="normaltextrun"/>
                <w:szCs w:val="20"/>
              </w:rPr>
              <w:t xml:space="preserve"> lub przez użytkownika, dokładność: 2</w:t>
            </w:r>
          </w:p>
        </w:tc>
      </w:tr>
      <w:tr w:rsidR="006623EB" w:rsidRPr="00BD117A" w14:paraId="1A33B827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C2AA0" w14:textId="33C8DD78" w:rsidR="006623EB" w:rsidRPr="00BD117A" w:rsidRDefault="00322544">
            <w:pPr>
              <w:pStyle w:val="Tabelatekst"/>
            </w:pPr>
            <w:r w:rsidRPr="00BD117A">
              <w:lastRenderedPageBreak/>
              <w:t>Sprzedaż budżetowa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7C00C3" w14:textId="3ADA8C9E" w:rsidR="006623EB" w:rsidRPr="00BD117A" w:rsidRDefault="00322544">
            <w:pPr>
              <w:pStyle w:val="Tabelatekst"/>
            </w:pPr>
            <w:proofErr w:type="spellStart"/>
            <w:r w:rsidRPr="00BD117A">
              <w:t>neu_totalbudgetsalesap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5FB00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EB17C0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FAF80A" w14:textId="6F538B1C" w:rsidR="006623EB" w:rsidRPr="00BD117A" w:rsidRDefault="00322544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0A88EC" w14:textId="0B3FEDD5" w:rsidR="006623EB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322544" w:rsidRPr="00BD117A">
              <w:rPr>
                <w:rStyle w:val="normaltextrun"/>
                <w:szCs w:val="20"/>
              </w:rPr>
              <w:t xml:space="preserve"> lub przez użytkownika, dokładność: 2, nazwa wyświetlana: Sprzedaż budżetowa brutto</w:t>
            </w:r>
          </w:p>
        </w:tc>
      </w:tr>
      <w:tr w:rsidR="006623EB" w:rsidRPr="00BD117A" w14:paraId="061BF12E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0303D" w14:textId="01A8E985" w:rsidR="006623EB" w:rsidRPr="00BD117A" w:rsidRDefault="002F285E">
            <w:pPr>
              <w:pStyle w:val="Tabelatekst"/>
            </w:pPr>
            <w:r w:rsidRPr="00BD117A">
              <w:t>Ilość sztuk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7958F" w14:textId="242A0178" w:rsidR="006623EB" w:rsidRPr="00BD117A" w:rsidRDefault="00500AE5">
            <w:pPr>
              <w:pStyle w:val="Tabelatekst"/>
            </w:pPr>
            <w:proofErr w:type="spellStart"/>
            <w:r w:rsidRPr="00BD117A">
              <w:t>neu_totalquantitysap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418376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5D3117" w14:textId="522EDB89" w:rsidR="006623EB" w:rsidRPr="00BD117A" w:rsidRDefault="00500AE5">
            <w:pPr>
              <w:pStyle w:val="Tabelatekst"/>
            </w:pPr>
            <w:r w:rsidRPr="00BD117A">
              <w:t>Ilość sztuk do SAP.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31166C" w14:textId="3677119F" w:rsidR="006623EB" w:rsidRPr="00BD117A" w:rsidRDefault="00500AE5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36099E" w14:textId="738311D5" w:rsidR="006623EB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10399F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6623EB" w:rsidRPr="00BD117A" w14:paraId="51C0AEE0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531B" w14:textId="047E24DB" w:rsidR="006623EB" w:rsidRPr="00BD117A" w:rsidRDefault="00411B3A">
            <w:pPr>
              <w:pStyle w:val="Tabelatekst"/>
            </w:pPr>
            <w:r w:rsidRPr="00BD117A">
              <w:t>Wygeneruj ofertę do XLS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828D3" w14:textId="667E7D69" w:rsidR="006623EB" w:rsidRPr="00BD117A" w:rsidRDefault="00301487">
            <w:pPr>
              <w:pStyle w:val="Tabelatekst"/>
            </w:pPr>
            <w:proofErr w:type="spellStart"/>
            <w:r w:rsidRPr="00BD117A">
              <w:t>WebResource_neu_quoteGenerateXls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2DD6D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C56FF8" w14:textId="76B409B5" w:rsidR="006623EB" w:rsidRPr="00BD117A" w:rsidRDefault="00411B3A">
            <w:pPr>
              <w:pStyle w:val="Tabelatekst"/>
            </w:pPr>
            <w:r w:rsidRPr="00BD117A">
              <w:t>Przycisk „Wygeneruj ofertę do XLS”</w:t>
            </w:r>
            <w:r w:rsidR="009B31A9" w:rsidRPr="00BD117A">
              <w:t xml:space="preserve">, wywołujący </w:t>
            </w:r>
            <w:r w:rsidR="002F052C" w:rsidRPr="00BD117A">
              <w:t xml:space="preserve">wygenerowanie pliku na podstawie źródłowego pliku Excel i danych Oferty cenowej </w:t>
            </w:r>
            <w:r w:rsidR="00607C00" w:rsidRPr="00BD117A">
              <w:t>wyznaczonych do eksportu</w:t>
            </w:r>
            <w:r w:rsidR="000B2B27" w:rsidRPr="00BD117A">
              <w:t xml:space="preserve"> w Kryteriach Szablonu</w:t>
            </w:r>
            <w:r w:rsidR="00442309" w:rsidRPr="00BD117A"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6560F9" w14:textId="78ED1ED4" w:rsidR="006623EB" w:rsidRPr="00BD117A" w:rsidRDefault="00301487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460F2B" w14:textId="5B2A9CA9" w:rsidR="006623EB" w:rsidRPr="00BD117A" w:rsidRDefault="00301487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Web:</w:t>
            </w:r>
            <w:r w:rsidR="00CF6F90" w:rsidRPr="00BD117A">
              <w:rPr>
                <w:rStyle w:val="Nagwek1Znak"/>
              </w:rPr>
              <w:t xml:space="preserve"> </w:t>
            </w:r>
            <w:proofErr w:type="spellStart"/>
            <w:r w:rsidR="00CF6F90" w:rsidRPr="00BD117A">
              <w:rPr>
                <w:rStyle w:val="ms-crm-lookupitem-name"/>
              </w:rPr>
              <w:t>neu</w:t>
            </w:r>
            <w:proofErr w:type="spellEnd"/>
            <w:r w:rsidR="00CF6F90" w:rsidRPr="00BD117A">
              <w:rPr>
                <w:rStyle w:val="ms-crm-lookupitem-name"/>
              </w:rPr>
              <w:t>_/</w:t>
            </w:r>
            <w:proofErr w:type="spellStart"/>
            <w:r w:rsidR="00CF6F90" w:rsidRPr="00BD117A">
              <w:rPr>
                <w:rStyle w:val="ms-crm-lookupitem-name"/>
              </w:rPr>
              <w:t>html</w:t>
            </w:r>
            <w:proofErr w:type="spellEnd"/>
            <w:r w:rsidR="00CF6F90" w:rsidRPr="00BD117A">
              <w:rPr>
                <w:rStyle w:val="ms-crm-lookupitem-name"/>
              </w:rPr>
              <w:t>/neu_quoteGenerateXls.html</w:t>
            </w:r>
          </w:p>
        </w:tc>
      </w:tr>
      <w:tr w:rsidR="006623EB" w:rsidRPr="00BD117A" w14:paraId="0D4576CD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9B715" w14:textId="524AD775" w:rsidR="006623EB" w:rsidRPr="00BD117A" w:rsidRDefault="00AE4FBA">
            <w:pPr>
              <w:pStyle w:val="Tabelatekst"/>
            </w:pPr>
            <w:r w:rsidRPr="00BD117A">
              <w:t>Aktywuj ofertę w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8166B0" w14:textId="309D0BF0" w:rsidR="006623EB" w:rsidRPr="00BD117A" w:rsidRDefault="00AE4FBA">
            <w:pPr>
              <w:pStyle w:val="Tabelatekst"/>
            </w:pPr>
            <w:proofErr w:type="spellStart"/>
            <w:r w:rsidRPr="00BD117A">
              <w:t>WebResource_neu_quoteGenerateCsv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D4169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D319F4" w14:textId="6BD6C1C1" w:rsidR="006623EB" w:rsidRPr="00BD117A" w:rsidRDefault="00736FF1">
            <w:pPr>
              <w:pStyle w:val="Tabelatekst"/>
            </w:pPr>
            <w:r w:rsidRPr="00BD117A">
              <w:t>Przycisk „</w:t>
            </w:r>
            <w:r w:rsidR="00AE4FBA" w:rsidRPr="00BD117A">
              <w:t>Aktywuj ofertę w SAP”</w:t>
            </w:r>
            <w:r w:rsidR="002137EE" w:rsidRPr="00BD117A">
              <w:t>, wywołujący wygenerowanie pliku CSV z</w:t>
            </w:r>
            <w:r w:rsidR="00BD235E" w:rsidRPr="00BD117A">
              <w:t xml:space="preserve"> danymi Oferty cenowej przeznaczonymi do SAP</w:t>
            </w:r>
            <w:r w:rsidR="008542E7" w:rsidRPr="00BD117A">
              <w:t xml:space="preserve">, </w:t>
            </w:r>
            <w:r w:rsidR="00BD235E" w:rsidRPr="00BD117A">
              <w:t xml:space="preserve">wywołujący zmianę statusu </w:t>
            </w:r>
            <w:r w:rsidR="008542E7" w:rsidRPr="00BD117A">
              <w:t>Oferty przetar</w:t>
            </w:r>
            <w:r w:rsidR="0012700F" w:rsidRPr="00BD117A">
              <w:t xml:space="preserve">gu z „aktywna” na „wysłana do SAP” 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97AA6B" w14:textId="689493AF" w:rsidR="006623EB" w:rsidRPr="00BD117A" w:rsidRDefault="00301487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717941" w14:textId="68D89A6B" w:rsidR="006623EB" w:rsidRPr="00BD117A" w:rsidRDefault="00301487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Web:</w:t>
            </w:r>
            <w:r w:rsidR="00AE4FBA" w:rsidRPr="00BD117A">
              <w:rPr>
                <w:rStyle w:val="Nagwek1Znak"/>
              </w:rPr>
              <w:t xml:space="preserve"> </w:t>
            </w:r>
            <w:proofErr w:type="spellStart"/>
            <w:r w:rsidR="00AE4FBA" w:rsidRPr="00BD117A">
              <w:rPr>
                <w:rStyle w:val="ms-crm-lookupitem-name"/>
              </w:rPr>
              <w:t>neu</w:t>
            </w:r>
            <w:proofErr w:type="spellEnd"/>
            <w:r w:rsidR="00AE4FBA" w:rsidRPr="00BD117A">
              <w:rPr>
                <w:rStyle w:val="ms-crm-lookupitem-name"/>
              </w:rPr>
              <w:t>_/</w:t>
            </w:r>
            <w:proofErr w:type="spellStart"/>
            <w:r w:rsidR="00AE4FBA" w:rsidRPr="00BD117A">
              <w:rPr>
                <w:rStyle w:val="ms-crm-lookupitem-name"/>
              </w:rPr>
              <w:t>html</w:t>
            </w:r>
            <w:proofErr w:type="spellEnd"/>
            <w:r w:rsidR="00AE4FBA" w:rsidRPr="00BD117A">
              <w:rPr>
                <w:rStyle w:val="ms-crm-lookupitem-name"/>
              </w:rPr>
              <w:t>/neu_quoteGenerateCsv.html</w:t>
            </w:r>
          </w:p>
        </w:tc>
      </w:tr>
      <w:tr w:rsidR="006623EB" w:rsidRPr="00BD117A" w14:paraId="5A488F48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A4824" w14:textId="070BAA4A" w:rsidR="006623EB" w:rsidRPr="00BD117A" w:rsidRDefault="008B34E1">
            <w:pPr>
              <w:pStyle w:val="Tabelatekst"/>
            </w:pPr>
            <w:r w:rsidRPr="00BD117A">
              <w:t>Błąd przy ostatnim eksporcie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E8DE1" w14:textId="2B3C9CD4" w:rsidR="006623EB" w:rsidRPr="00BD117A" w:rsidRDefault="008B34E1">
            <w:pPr>
              <w:pStyle w:val="Tabelatekst"/>
            </w:pPr>
            <w:proofErr w:type="spellStart"/>
            <w:r w:rsidRPr="00BD117A">
              <w:t>neu_exporterrormessage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5D3DF" w14:textId="77777777" w:rsidR="006623EB" w:rsidRPr="00BD117A" w:rsidRDefault="006623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ADD166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472985" w14:textId="284A7CB8" w:rsidR="006623EB" w:rsidRPr="00BD117A" w:rsidRDefault="004B5C96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10A9A2" w14:textId="1F371600" w:rsidR="006623E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B5C96" w:rsidRPr="00BD117A">
              <w:rPr>
                <w:rStyle w:val="normaltextrun"/>
                <w:szCs w:val="20"/>
              </w:rPr>
              <w:t xml:space="preserve">, ukryte, </w:t>
            </w:r>
            <w:r w:rsidR="008B34E1" w:rsidRPr="00BD117A">
              <w:rPr>
                <w:rStyle w:val="normaltextrun"/>
                <w:szCs w:val="20"/>
              </w:rPr>
              <w:t xml:space="preserve">uzupełniane automatycznie, nazwa wyświetlana: </w:t>
            </w:r>
            <w:r w:rsidR="008B34E1" w:rsidRPr="00BD117A">
              <w:t>Błąd przy eksporcie</w:t>
            </w:r>
          </w:p>
        </w:tc>
      </w:tr>
      <w:tr w:rsidR="00597E49" w:rsidRPr="00BD117A" w14:paraId="6D6E23D8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F1FDE" w14:textId="6F76E03E" w:rsidR="00597E49" w:rsidRPr="00BD117A" w:rsidRDefault="00597E49">
            <w:pPr>
              <w:pStyle w:val="Tabelatekst"/>
            </w:pPr>
            <w:r w:rsidRPr="00BD117A">
              <w:t>Działania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67A84" w14:textId="77777777" w:rsidR="00597E49" w:rsidRPr="00BD117A" w:rsidRDefault="00597E4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6DEF6" w14:textId="33E1C053" w:rsidR="00597E49" w:rsidRPr="00BD117A" w:rsidRDefault="00597E49">
            <w:pPr>
              <w:pStyle w:val="Tabelatekst"/>
            </w:pPr>
            <w:r w:rsidRPr="00BD117A">
              <w:t>Działanie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446860" w14:textId="6091EB06" w:rsidR="00597E49" w:rsidRPr="00BD117A" w:rsidRDefault="00597E49">
            <w:pPr>
              <w:pStyle w:val="Tabelatekst"/>
            </w:pPr>
            <w:r w:rsidRPr="00BD117A">
              <w:t>Karta zarządzania Działaniami dotyczącymi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64D8A8" w14:textId="1DD12BE1" w:rsidR="00597E49" w:rsidRPr="00BD117A" w:rsidRDefault="00597E49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D87E32" w14:textId="4D99035D" w:rsidR="00597E49" w:rsidRPr="00BD117A" w:rsidRDefault="00597E49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Domyślna karta, nazwa relacji: </w:t>
            </w:r>
            <w:proofErr w:type="spellStart"/>
            <w:r w:rsidR="009E15BB" w:rsidRPr="00BD117A">
              <w:rPr>
                <w:rStyle w:val="normaltextrun"/>
                <w:szCs w:val="20"/>
              </w:rPr>
              <w:t>neu_quote_ActivityPointers</w:t>
            </w:r>
            <w:proofErr w:type="spellEnd"/>
          </w:p>
        </w:tc>
      </w:tr>
      <w:tr w:rsidR="00E15D5D" w:rsidRPr="00BD117A" w14:paraId="3C302350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71BC1" w14:textId="77777777" w:rsidR="00E15D5D" w:rsidRPr="00BD117A" w:rsidRDefault="00E15D5D">
            <w:pPr>
              <w:pStyle w:val="Tabelatekst"/>
            </w:pPr>
            <w:r w:rsidRPr="00BD117A">
              <w:lastRenderedPageBreak/>
              <w:t>Notatki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07495" w14:textId="77777777" w:rsidR="00E15D5D" w:rsidRPr="00BD117A" w:rsidRDefault="00E15D5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255E2E" w14:textId="77777777" w:rsidR="00E15D5D" w:rsidRPr="00BD117A" w:rsidRDefault="00E15D5D">
            <w:pPr>
              <w:pStyle w:val="Tabelatekst"/>
            </w:pPr>
            <w:r w:rsidRPr="00BD117A">
              <w:t>Notatka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9AF3B0" w14:textId="01D6E5B8" w:rsidR="00E15D5D" w:rsidRPr="00BD117A" w:rsidRDefault="00E15D5D">
            <w:pPr>
              <w:pStyle w:val="Tabelatekst"/>
            </w:pPr>
            <w:r w:rsidRPr="00BD117A">
              <w:t xml:space="preserve">Karta zarządzania Notatkami dotyczącymi </w:t>
            </w:r>
            <w:r w:rsidR="000325B0" w:rsidRPr="00BD117A">
              <w:t>Oferty cenowej</w:t>
            </w:r>
            <w:r w:rsidR="006150C3" w:rsidRPr="00BD117A">
              <w:t xml:space="preserve">, umożliwiająca </w:t>
            </w:r>
            <w:r w:rsidR="00054124" w:rsidRPr="00BD117A">
              <w:t xml:space="preserve">pobranie pliku źródłowego Excel, wygenerowanej Oferty cenowej w pliku Excel, </w:t>
            </w:r>
            <w:r w:rsidR="00675A7C" w:rsidRPr="00BD117A">
              <w:t>wygenerowanej Oferty cenowej w pliku CSV do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836CC5" w14:textId="77777777" w:rsidR="00E15D5D" w:rsidRPr="00BD117A" w:rsidRDefault="00E15D5D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F0A67F" w14:textId="1D95AB65" w:rsidR="00E15D5D" w:rsidRPr="00BD117A" w:rsidRDefault="00E15D5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Domyślna karta, nazwa relacji: </w:t>
            </w:r>
            <w:proofErr w:type="spellStart"/>
            <w:r w:rsidR="00DE0F64" w:rsidRPr="00BD117A">
              <w:rPr>
                <w:rStyle w:val="normaltextrun"/>
                <w:szCs w:val="20"/>
              </w:rPr>
              <w:t>neu_quote_Annotations</w:t>
            </w:r>
            <w:proofErr w:type="spellEnd"/>
          </w:p>
        </w:tc>
      </w:tr>
      <w:tr w:rsidR="006623EB" w:rsidRPr="00BD117A" w14:paraId="5001095E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485A1" w14:textId="46D79CE7" w:rsidR="006623EB" w:rsidRPr="00BD117A" w:rsidRDefault="005D63DD">
            <w:pPr>
              <w:pStyle w:val="Tabelatekst"/>
            </w:pPr>
            <w:r w:rsidRPr="00BD117A">
              <w:t>Pakiety Oferty cenowej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76D58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1AAC79" w14:textId="5CB215A7" w:rsidR="006623EB" w:rsidRPr="00BD117A" w:rsidRDefault="00990EC2">
            <w:pPr>
              <w:pStyle w:val="Tabelatekst"/>
            </w:pPr>
            <w:r>
              <w:t>Pakiet Oferty cenowej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578031" w14:textId="2D355007" w:rsidR="006623EB" w:rsidRPr="00BD117A" w:rsidRDefault="008A79C4">
            <w:pPr>
              <w:pStyle w:val="Tabelatekst"/>
            </w:pPr>
            <w:r w:rsidRPr="00BD117A">
              <w:t xml:space="preserve">Tabela rekordów Pakiet </w:t>
            </w:r>
            <w:r w:rsidR="00EA3F4B" w:rsidRPr="00BD117A">
              <w:t>o</w:t>
            </w:r>
            <w:r w:rsidRPr="00BD117A">
              <w:t>ferty cenowej pokrewnych do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DD904B" w14:textId="5DF1AA48" w:rsidR="006623EB" w:rsidRPr="00BD117A" w:rsidRDefault="005D63DD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F58BCC" w14:textId="28291EC9" w:rsidR="006623EB" w:rsidRPr="00BD117A" w:rsidRDefault="006E30F7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DE0F64" w:rsidRPr="00BD117A">
              <w:rPr>
                <w:rStyle w:val="normaltextrun"/>
                <w:szCs w:val="20"/>
              </w:rPr>
              <w:t xml:space="preserve">zupełniana automatycznie przy generowaniu Oferty cenowej, nazwa relacji: </w:t>
            </w:r>
            <w:proofErr w:type="spellStart"/>
            <w:r w:rsidR="00FD552A" w:rsidRPr="00BD117A">
              <w:rPr>
                <w:rStyle w:val="normaltextrun"/>
                <w:szCs w:val="20"/>
              </w:rPr>
              <w:t>neu_neu_quote_neu_quotebundle</w:t>
            </w:r>
            <w:proofErr w:type="spellEnd"/>
          </w:p>
        </w:tc>
      </w:tr>
      <w:tr w:rsidR="006623EB" w:rsidRPr="00BD117A" w14:paraId="1323E485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84F26" w14:textId="44CAC92B" w:rsidR="006623EB" w:rsidRPr="00BD117A" w:rsidRDefault="0080775C">
            <w:pPr>
              <w:pStyle w:val="Tabelatekst"/>
            </w:pPr>
            <w:r w:rsidRPr="00BD117A">
              <w:t>Produkty Oferty cenowej</w:t>
            </w:r>
            <w:r w:rsidR="00DE0F64" w:rsidRPr="00BD117A">
              <w:t xml:space="preserve"> 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117FA" w14:textId="77777777" w:rsidR="006623EB" w:rsidRPr="00BD117A" w:rsidRDefault="006623E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01D459" w14:textId="2901F9BD" w:rsidR="006623EB" w:rsidRPr="00BD117A" w:rsidRDefault="00990EC2">
            <w:pPr>
              <w:pStyle w:val="Tabelatekst"/>
            </w:pPr>
            <w:r>
              <w:t>Produkt Oferty cenowej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3C1DFF" w14:textId="58F018C1" w:rsidR="006623EB" w:rsidRPr="00BD117A" w:rsidRDefault="00EA3F4B">
            <w:pPr>
              <w:pStyle w:val="Tabelatekst"/>
            </w:pPr>
            <w:r w:rsidRPr="00BD117A">
              <w:t>Tabela rekordów Produkt oferty cenowej pokrewnych do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5773EF" w14:textId="5E445AF4" w:rsidR="006623EB" w:rsidRPr="00BD117A" w:rsidRDefault="005D63DD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078FC9" w14:textId="164DDA17" w:rsidR="006623EB" w:rsidRPr="00BD117A" w:rsidRDefault="006E30F7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DE0F64" w:rsidRPr="00BD117A">
              <w:rPr>
                <w:rStyle w:val="normaltextrun"/>
                <w:szCs w:val="20"/>
              </w:rPr>
              <w:t>zupełniana automatycznie przy generowaniu Oferty cenowej, nazwa relacji:</w:t>
            </w:r>
            <w:r w:rsidR="00FD552A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F0661F" w:rsidRPr="00BD117A">
              <w:rPr>
                <w:rStyle w:val="normaltextrun"/>
                <w:szCs w:val="20"/>
              </w:rPr>
              <w:t>neu_neu_quote_neu_quotedetail</w:t>
            </w:r>
            <w:proofErr w:type="spellEnd"/>
          </w:p>
        </w:tc>
      </w:tr>
      <w:tr w:rsidR="006623EB" w:rsidRPr="00BD117A" w14:paraId="38FED44E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3D877" w14:textId="3B1C4048" w:rsidR="006623EB" w:rsidRPr="00BD117A" w:rsidRDefault="00F0661F">
            <w:pPr>
              <w:pStyle w:val="Tabelatekst"/>
            </w:pPr>
            <w:r w:rsidRPr="00BD117A">
              <w:t>Pracownik realizujący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45035" w14:textId="003FFFF2" w:rsidR="006623EB" w:rsidRPr="00BD117A" w:rsidRDefault="00B20D09">
            <w:pPr>
              <w:pStyle w:val="Tabelatekst"/>
            </w:pPr>
            <w:proofErr w:type="spellStart"/>
            <w:r w:rsidRPr="00BD117A">
              <w:t>neu_userexecutingid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5C837" w14:textId="5AEFCAC8" w:rsidR="006623EB" w:rsidRPr="00BD117A" w:rsidRDefault="00EF398F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AE99FC" w14:textId="4882A900" w:rsidR="006623EB" w:rsidRPr="00BD117A" w:rsidRDefault="00B20D09">
            <w:pPr>
              <w:pStyle w:val="Tabelatekst"/>
            </w:pPr>
            <w:r w:rsidRPr="00BD117A">
              <w:t>Pracownik realizujący Przetarg, którego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560E45" w14:textId="69F2D31D" w:rsidR="006623EB" w:rsidRPr="00BD117A" w:rsidRDefault="00B20D09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6E4FFA" w14:textId="6A22779A" w:rsidR="006623E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DE4D18" w:rsidRPr="00BD117A">
              <w:rPr>
                <w:rStyle w:val="normaltextrun"/>
                <w:szCs w:val="20"/>
              </w:rPr>
              <w:t xml:space="preserve">, uzupełniane automatycznie przy generowaniu Oferty cenowej, nazwa relacji: </w:t>
            </w:r>
            <w:r w:rsidR="00BD2CA5" w:rsidRPr="00BD117A">
              <w:rPr>
                <w:rStyle w:val="normaltextrun"/>
                <w:szCs w:val="20"/>
              </w:rPr>
              <w:t>neu_systemuser_neu_quote1</w:t>
            </w:r>
          </w:p>
        </w:tc>
      </w:tr>
      <w:tr w:rsidR="006623EB" w:rsidRPr="00BD117A" w14:paraId="3E49ADD2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023C2" w14:textId="1D25D841" w:rsidR="006623EB" w:rsidRPr="00BD117A" w:rsidRDefault="00F0661F">
            <w:pPr>
              <w:pStyle w:val="Tabelatekst"/>
            </w:pPr>
            <w:r w:rsidRPr="00BD117A">
              <w:lastRenderedPageBreak/>
              <w:t>Pracownik wspomagający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38A9B0" w14:textId="353E570E" w:rsidR="006623EB" w:rsidRPr="00BD117A" w:rsidRDefault="00C57496">
            <w:pPr>
              <w:pStyle w:val="Tabelatekst"/>
            </w:pPr>
            <w:proofErr w:type="spellStart"/>
            <w:r w:rsidRPr="00BD117A">
              <w:t>neu_usersupportingid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D2811A" w14:textId="421B9433" w:rsidR="006623EB" w:rsidRPr="00BD117A" w:rsidRDefault="00EF398F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AFBD2D" w14:textId="41D23624" w:rsidR="006623EB" w:rsidRPr="00BD117A" w:rsidRDefault="00C57496">
            <w:pPr>
              <w:pStyle w:val="Tabelatekst"/>
            </w:pPr>
            <w:r w:rsidRPr="00BD117A">
              <w:t>Pracownik wspomagający Przetarg, którego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F95591" w14:textId="51A64312" w:rsidR="006623EB" w:rsidRPr="00BD117A" w:rsidRDefault="00B20D09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547CEF" w14:textId="5D7E4B1C" w:rsidR="006623E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DE4D18" w:rsidRPr="00BD117A">
              <w:rPr>
                <w:rStyle w:val="normaltextrun"/>
                <w:szCs w:val="20"/>
              </w:rPr>
              <w:t xml:space="preserve">, uzupełniane automatycznie przy generowaniu Oferty cenowej, nazwa relacji: </w:t>
            </w:r>
            <w:r w:rsidR="003C7851" w:rsidRPr="00BD117A">
              <w:rPr>
                <w:rStyle w:val="normaltextrun"/>
                <w:szCs w:val="20"/>
              </w:rPr>
              <w:t>neu_systemuser_neu_quote2</w:t>
            </w:r>
          </w:p>
        </w:tc>
      </w:tr>
      <w:tr w:rsidR="006623EB" w:rsidRPr="00BD117A" w14:paraId="4674D2EF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98AD5" w14:textId="5B4A8172" w:rsidR="006623EB" w:rsidRPr="00BD117A" w:rsidRDefault="00F0661F">
            <w:pPr>
              <w:pStyle w:val="Tabelatekst"/>
            </w:pPr>
            <w:r w:rsidRPr="00BD117A">
              <w:t>Pracownik akceptujący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FD7EF" w14:textId="6928C11D" w:rsidR="006623EB" w:rsidRPr="00BD117A" w:rsidRDefault="003C7851">
            <w:pPr>
              <w:pStyle w:val="Tabelatekst"/>
            </w:pPr>
            <w:proofErr w:type="spellStart"/>
            <w:r w:rsidRPr="00BD117A">
              <w:t>neu_useracceptingid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BBB67" w14:textId="6B45794F" w:rsidR="006623EB" w:rsidRPr="00BD117A" w:rsidRDefault="00EF398F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B10E26" w14:textId="215E9670" w:rsidR="006623EB" w:rsidRPr="00BD117A" w:rsidRDefault="003C7851">
            <w:pPr>
              <w:pStyle w:val="Tabelatekst"/>
            </w:pPr>
            <w:r w:rsidRPr="00BD117A">
              <w:t>Pracownik akceptujący Przetarg, którego dotyczy Oferta cenowa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789654" w14:textId="7267F270" w:rsidR="006623EB" w:rsidRPr="00BD117A" w:rsidRDefault="00B20D09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2BFC25" w14:textId="16A1F4D2" w:rsidR="006623E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DE4D18" w:rsidRPr="00BD117A">
              <w:rPr>
                <w:rStyle w:val="normaltextrun"/>
                <w:szCs w:val="20"/>
              </w:rPr>
              <w:t>, uzupełniane automatycznie przy generowaniu Oferty cenowej, nazwa relacji: neu_systemuser_neu_quote3</w:t>
            </w:r>
          </w:p>
        </w:tc>
      </w:tr>
      <w:tr w:rsidR="00425298" w:rsidRPr="00BD117A" w14:paraId="5BE681AB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E0265" w14:textId="77777777" w:rsidR="00425298" w:rsidRPr="00BD117A" w:rsidRDefault="00425298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EA6DE" w14:textId="77777777" w:rsidR="00425298" w:rsidRPr="00BD117A" w:rsidRDefault="00425298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8C1C" w14:textId="77777777" w:rsidR="00425298" w:rsidRPr="00BD117A" w:rsidRDefault="0042529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3FD295" w14:textId="77777777" w:rsidR="00425298" w:rsidRPr="00BD117A" w:rsidRDefault="00425298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7E71BF" w14:textId="77777777" w:rsidR="00425298" w:rsidRPr="00BD117A" w:rsidRDefault="00425298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DEA180" w14:textId="77777777" w:rsidR="00425298" w:rsidRPr="00BD117A" w:rsidRDefault="00425298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425298" w:rsidRPr="00BD117A" w14:paraId="437EDD50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9529E" w14:textId="77777777" w:rsidR="00425298" w:rsidRPr="00BD117A" w:rsidRDefault="00425298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3348A" w14:textId="77777777" w:rsidR="00425298" w:rsidRPr="00BD117A" w:rsidRDefault="00425298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3745E" w14:textId="77777777" w:rsidR="00425298" w:rsidRPr="00BD117A" w:rsidRDefault="0042529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C3F2A6" w14:textId="77777777" w:rsidR="00425298" w:rsidRPr="00BD117A" w:rsidRDefault="00425298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407C22" w14:textId="77777777" w:rsidR="00425298" w:rsidRPr="00BD117A" w:rsidRDefault="00425298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E6F62B" w14:textId="77777777" w:rsidR="00425298" w:rsidRPr="00BD117A" w:rsidRDefault="00425298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013042" w:rsidRPr="00BD117A" w14:paraId="1491BE1E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83E99" w14:textId="77777777" w:rsidR="00013042" w:rsidRPr="00BD117A" w:rsidRDefault="00013042">
            <w:pPr>
              <w:pStyle w:val="Tabelatekst"/>
            </w:pPr>
            <w:r w:rsidRPr="00BD117A">
              <w:t>Utworzony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66073" w14:textId="77777777" w:rsidR="00013042" w:rsidRPr="00BD117A" w:rsidRDefault="00013042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F190E" w14:textId="77777777" w:rsidR="00013042" w:rsidRPr="00BD117A" w:rsidRDefault="00013042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4122E7" w14:textId="77777777" w:rsidR="00013042" w:rsidRPr="00BD117A" w:rsidRDefault="00013042">
            <w:pPr>
              <w:pStyle w:val="Tabelatekst"/>
            </w:pPr>
            <w:r w:rsidRPr="00BD117A">
              <w:t>Unikatowy identyfikator użytkownika, który utworzył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E4B249" w14:textId="77777777" w:rsidR="00013042" w:rsidRPr="00BD117A" w:rsidRDefault="00013042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988777" w14:textId="33F969E9" w:rsidR="00013042" w:rsidRPr="00BD117A" w:rsidRDefault="00013042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="00D24A7C" w:rsidRPr="00BD117A">
              <w:rPr>
                <w:rStyle w:val="normaltextrun"/>
                <w:szCs w:val="20"/>
              </w:rPr>
              <w:t>lk_neu_quote_createdby</w:t>
            </w:r>
            <w:proofErr w:type="spellEnd"/>
          </w:p>
        </w:tc>
      </w:tr>
      <w:tr w:rsidR="00013042" w:rsidRPr="00BD117A" w14:paraId="0112550A" w14:textId="77777777" w:rsidTr="006539E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74F3A" w14:textId="77777777" w:rsidR="00013042" w:rsidRPr="00BD117A" w:rsidRDefault="00013042">
            <w:pPr>
              <w:pStyle w:val="Tabelatekst"/>
            </w:pPr>
            <w:r w:rsidRPr="00BD117A">
              <w:lastRenderedPageBreak/>
              <w:t>Zmodyfikowane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7451B" w14:textId="77777777" w:rsidR="00013042" w:rsidRPr="00BD117A" w:rsidRDefault="00013042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2D8E6" w14:textId="77777777" w:rsidR="00013042" w:rsidRPr="00BD117A" w:rsidRDefault="00013042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57E352" w14:textId="77777777" w:rsidR="00013042" w:rsidRPr="00BD117A" w:rsidRDefault="00013042">
            <w:pPr>
              <w:pStyle w:val="Tabelatekst"/>
            </w:pPr>
            <w:r w:rsidRPr="00BD117A">
              <w:t>Unikatowy identyfikator użytkownika, który zmodyfikował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B8A39F" w14:textId="77777777" w:rsidR="00013042" w:rsidRPr="00BD117A" w:rsidRDefault="00013042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69D4B8" w14:textId="7BE4B4AC" w:rsidR="00013042" w:rsidRPr="00BD117A" w:rsidRDefault="00013042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="00F97604" w:rsidRPr="00BD117A">
              <w:rPr>
                <w:rStyle w:val="normaltextrun"/>
                <w:szCs w:val="20"/>
              </w:rPr>
              <w:t>lk_neu_quote_modifiedby</w:t>
            </w:r>
            <w:proofErr w:type="spellEnd"/>
          </w:p>
        </w:tc>
      </w:tr>
    </w:tbl>
    <w:p w14:paraId="66ABCC60" w14:textId="18D49C9C" w:rsidR="008D5C90" w:rsidRPr="00BD117A" w:rsidRDefault="008D5C90" w:rsidP="008D5C90">
      <w:pPr>
        <w:pStyle w:val="Legenda"/>
      </w:pPr>
      <w:bookmarkStart w:id="213" w:name="_Toc151315727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26B2E">
        <w:rPr>
          <w:noProof/>
        </w:rPr>
        <w:t>33</w:t>
      </w:r>
      <w:r w:rsidRPr="00BD117A">
        <w:fldChar w:fldCharType="end"/>
      </w:r>
      <w:r w:rsidRPr="00BD117A">
        <w:t xml:space="preserve"> Opis obiektów – Oferta cenowa</w:t>
      </w:r>
      <w:bookmarkEnd w:id="213"/>
    </w:p>
    <w:p w14:paraId="308D16F4" w14:textId="79EFC31C" w:rsidR="008D5C90" w:rsidRPr="00BD117A" w:rsidRDefault="00215DB7" w:rsidP="00215DB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37F893F5" w14:textId="68FDD439" w:rsidR="00564875" w:rsidRPr="00BD117A" w:rsidRDefault="00564875" w:rsidP="006F618D">
      <w:pPr>
        <w:pStyle w:val="Nagwek3"/>
        <w:rPr>
          <w:lang w:eastAsia="pl-PL"/>
        </w:rPr>
      </w:pPr>
      <w:bookmarkStart w:id="214" w:name="_Toc151315802"/>
      <w:proofErr w:type="spellStart"/>
      <w:r w:rsidRPr="00BD117A">
        <w:lastRenderedPageBreak/>
        <w:t>Opportunity</w:t>
      </w:r>
      <w:proofErr w:type="spellEnd"/>
      <w:r w:rsidRPr="00BD117A">
        <w:t xml:space="preserve"> &lt;-&gt; Przyczyna przegrania (</w:t>
      </w:r>
      <w:proofErr w:type="spellStart"/>
      <w:r w:rsidRPr="00BD117A">
        <w:t>neu_opportunity_neu_failurecause</w:t>
      </w:r>
      <w:proofErr w:type="spellEnd"/>
      <w:r w:rsidRPr="00BD117A">
        <w:t>)</w:t>
      </w:r>
      <w:bookmarkEnd w:id="214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6F618D" w:rsidRPr="00BD117A" w14:paraId="1EF22D75" w14:textId="77777777" w:rsidTr="00564875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31EC82D" w14:textId="7526A357" w:rsidR="006F618D" w:rsidRPr="00BD117A" w:rsidRDefault="006F618D">
            <w:pPr>
              <w:pStyle w:val="TabelaNagowek"/>
            </w:pPr>
            <w:proofErr w:type="spellStart"/>
            <w:r w:rsidRPr="00BD117A">
              <w:t>Opportunity</w:t>
            </w:r>
            <w:proofErr w:type="spellEnd"/>
            <w:r w:rsidRPr="00BD117A">
              <w:t xml:space="preserve"> &lt;-&gt; Przyczyna przegrania (</w:t>
            </w:r>
            <w:proofErr w:type="spellStart"/>
            <w:r w:rsidR="00AB5BB4" w:rsidRPr="00BD117A">
              <w:t>neu_opportunity_neu_failurecause</w:t>
            </w:r>
            <w:proofErr w:type="spellEnd"/>
            <w:r w:rsidRPr="00BD117A">
              <w:t>)</w:t>
            </w:r>
          </w:p>
        </w:tc>
      </w:tr>
      <w:tr w:rsidR="006F618D" w:rsidRPr="00BD117A" w14:paraId="204F6E12" w14:textId="77777777" w:rsidTr="00564875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BC6A371" w14:textId="77777777" w:rsidR="006F618D" w:rsidRPr="00BD117A" w:rsidRDefault="006F618D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E78F9E6" w14:textId="77777777" w:rsidR="006F618D" w:rsidRPr="00BD117A" w:rsidRDefault="006F618D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217A9D9" w14:textId="77777777" w:rsidR="006F618D" w:rsidRPr="00BD117A" w:rsidRDefault="006F618D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0DBB3A4" w14:textId="77777777" w:rsidR="006F618D" w:rsidRPr="00BD117A" w:rsidRDefault="006F618D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7874AD6" w14:textId="77777777" w:rsidR="006F618D" w:rsidRPr="00BD117A" w:rsidRDefault="006F618D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6C4EA651" w14:textId="77777777" w:rsidR="006F618D" w:rsidRPr="00BD117A" w:rsidRDefault="006F618D">
            <w:pPr>
              <w:pStyle w:val="TabelaNagowek"/>
            </w:pPr>
            <w:r w:rsidRPr="00BD117A">
              <w:t>Komentarz</w:t>
            </w:r>
          </w:p>
        </w:tc>
      </w:tr>
      <w:tr w:rsidR="006F618D" w:rsidRPr="00BD117A" w14:paraId="2E26F8D8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E7558" w14:textId="60B8172A" w:rsidR="006F618D" w:rsidRPr="00BD117A" w:rsidRDefault="00545E3E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286B69" w14:textId="5DAD455E" w:rsidR="006F618D" w:rsidRPr="00BD117A" w:rsidRDefault="00545E3E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D8F10" w14:textId="77777777" w:rsidR="006F618D" w:rsidRPr="00BD117A" w:rsidRDefault="006F61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560C37" w14:textId="42F1506C" w:rsidR="006F618D" w:rsidRPr="00BD117A" w:rsidRDefault="00E93606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1F64AF" w14:textId="7EFF9780" w:rsidR="006F618D" w:rsidRPr="00BD117A" w:rsidRDefault="00E9360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666B17" w14:textId="4B4D3C72" w:rsidR="006F618D" w:rsidRPr="00BD117A" w:rsidRDefault="00E9360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ukryte, uzupełniane automatycznie</w:t>
            </w:r>
          </w:p>
        </w:tc>
      </w:tr>
      <w:tr w:rsidR="006132CC" w:rsidRPr="00151B50" w14:paraId="144E3A02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DC591" w14:textId="1E3EF431" w:rsidR="006132CC" w:rsidRPr="00BD117A" w:rsidRDefault="00FC77BA">
            <w:pPr>
              <w:pStyle w:val="Tabelatekst"/>
            </w:pPr>
            <w:r w:rsidRPr="00BD117A">
              <w:t>Przyczyna przegrania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1122F" w14:textId="60539B66" w:rsidR="006132CC" w:rsidRPr="00BD117A" w:rsidRDefault="00FC77BA">
            <w:pPr>
              <w:pStyle w:val="Tabelatekst"/>
            </w:pPr>
            <w:proofErr w:type="spellStart"/>
            <w:r w:rsidRPr="00BD117A">
              <w:t>neu_failurecause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637774" w14:textId="1D6F0870" w:rsidR="006132CC" w:rsidRPr="00BD117A" w:rsidRDefault="00A714A2">
            <w:pPr>
              <w:pStyle w:val="Tabelatekst"/>
            </w:pPr>
            <w:r w:rsidRPr="00BD117A">
              <w:t>Przyczyna przegrania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EA8A03" w14:textId="77777777" w:rsidR="006132CC" w:rsidRPr="00BD117A" w:rsidRDefault="006132C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BD6C02" w14:textId="1B696FEA" w:rsidR="006132CC" w:rsidRPr="00BD117A" w:rsidRDefault="00FC77BA" w:rsidP="00FC77BA">
            <w:pPr>
              <w:pStyle w:val="Tabelatekst"/>
              <w:jc w:val="center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E5572D" w14:textId="0F806CF9" w:rsidR="006132CC" w:rsidRPr="007931FB" w:rsidRDefault="006E30F7">
            <w:pPr>
              <w:pStyle w:val="Tabelatekst"/>
              <w:rPr>
                <w:szCs w:val="20"/>
                <w:lang w:val="en-US"/>
              </w:rPr>
            </w:pPr>
            <w:r w:rsidRPr="006E30F7">
              <w:rPr>
                <w:szCs w:val="20"/>
                <w:lang w:val="en-US"/>
              </w:rPr>
              <w:t>N</w:t>
            </w:r>
            <w:r w:rsidR="00A714A2" w:rsidRPr="007931FB">
              <w:rPr>
                <w:szCs w:val="20"/>
                <w:lang w:val="en-US"/>
              </w:rPr>
              <w:t xml:space="preserve">azwa </w:t>
            </w:r>
            <w:proofErr w:type="spellStart"/>
            <w:r w:rsidR="00A714A2" w:rsidRPr="007931FB">
              <w:rPr>
                <w:szCs w:val="20"/>
                <w:lang w:val="en-US"/>
              </w:rPr>
              <w:t>relacji</w:t>
            </w:r>
            <w:proofErr w:type="spellEnd"/>
            <w:r w:rsidR="00A714A2" w:rsidRPr="007931FB">
              <w:rPr>
                <w:szCs w:val="20"/>
                <w:lang w:val="en-US"/>
              </w:rPr>
              <w:t xml:space="preserve">: </w:t>
            </w:r>
            <w:r w:rsidR="00FC77BA" w:rsidRPr="007931FB">
              <w:rPr>
                <w:szCs w:val="20"/>
                <w:lang w:val="en-US"/>
              </w:rPr>
              <w:t>neu_neu_conf_failurecause_neu_opportunity_neu_failurecause_failurecause</w:t>
            </w:r>
          </w:p>
        </w:tc>
      </w:tr>
      <w:tr w:rsidR="006132CC" w:rsidRPr="00BD117A" w14:paraId="5F614235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57C20" w14:textId="5309542A" w:rsidR="006132CC" w:rsidRPr="00BD117A" w:rsidRDefault="009E599B">
            <w:pPr>
              <w:pStyle w:val="Tabelatekst"/>
            </w:pPr>
            <w:r w:rsidRPr="00BD117A">
              <w:t>Opis przyczyny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7C59E" w14:textId="65A708BF" w:rsidR="006132CC" w:rsidRPr="00BD117A" w:rsidRDefault="009E599B">
            <w:pPr>
              <w:pStyle w:val="Tabelatekst"/>
            </w:pPr>
            <w:proofErr w:type="spellStart"/>
            <w:r w:rsidRPr="00BD117A">
              <w:t>neu_description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5311E" w14:textId="77777777" w:rsidR="006132CC" w:rsidRPr="00BD117A" w:rsidRDefault="006132C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DA02F9" w14:textId="77777777" w:rsidR="006132CC" w:rsidRPr="00BD117A" w:rsidRDefault="006132C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B0D158" w14:textId="14D80CFF" w:rsidR="006132CC" w:rsidRPr="00BD117A" w:rsidRDefault="009E599B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5BCA00" w14:textId="0053FA11" w:rsidR="006132CC" w:rsidRPr="00BD117A" w:rsidRDefault="006132CC">
            <w:pPr>
              <w:pStyle w:val="Tabelatekst"/>
              <w:rPr>
                <w:szCs w:val="20"/>
              </w:rPr>
            </w:pPr>
          </w:p>
        </w:tc>
      </w:tr>
      <w:tr w:rsidR="006F618D" w:rsidRPr="00BD117A" w14:paraId="1DF77676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45BF" w14:textId="7AB024D8" w:rsidR="006F618D" w:rsidRPr="00BD117A" w:rsidRDefault="00D93513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1819C" w14:textId="557B8AB4" w:rsidR="006F618D" w:rsidRPr="00BD117A" w:rsidRDefault="00D93513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6139E" w14:textId="77777777" w:rsidR="006F618D" w:rsidRPr="00BD117A" w:rsidRDefault="006F61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2B54FD" w14:textId="02B48B5D" w:rsidR="006F618D" w:rsidRPr="00BD117A" w:rsidRDefault="00D93513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68376A" w14:textId="4B4130DB" w:rsidR="006F618D" w:rsidRPr="00BD117A" w:rsidRDefault="00D93513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22BE9E" w14:textId="2B50BE7F" w:rsidR="006F618D" w:rsidRPr="00BD117A" w:rsidRDefault="00D93513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</w:tbl>
    <w:p w14:paraId="34CA2D40" w14:textId="139148C0" w:rsidR="006F618D" w:rsidRPr="00BD117A" w:rsidRDefault="006F618D" w:rsidP="006F618D">
      <w:pPr>
        <w:pStyle w:val="Legenda"/>
      </w:pPr>
      <w:bookmarkStart w:id="215" w:name="_Toc151315728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26B2E">
        <w:rPr>
          <w:noProof/>
        </w:rPr>
        <w:t>34</w:t>
      </w:r>
      <w:r w:rsidRPr="00BD117A">
        <w:fldChar w:fldCharType="end"/>
      </w:r>
      <w:r w:rsidRPr="00BD117A">
        <w:t xml:space="preserve"> Opis obiektów – </w:t>
      </w:r>
      <w:proofErr w:type="spellStart"/>
      <w:r w:rsidRPr="00BD117A">
        <w:t>Opportunity</w:t>
      </w:r>
      <w:proofErr w:type="spellEnd"/>
      <w:r w:rsidRPr="00BD117A">
        <w:t xml:space="preserve"> &lt;-&gt;</w:t>
      </w:r>
      <w:r w:rsidR="008D5C90" w:rsidRPr="00BD117A">
        <w:t xml:space="preserve"> Przyczyna przegrania</w:t>
      </w:r>
      <w:bookmarkEnd w:id="215"/>
    </w:p>
    <w:p w14:paraId="687576FA" w14:textId="1645BB52" w:rsidR="006F618D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1A1C211E" w14:textId="5169A98A" w:rsidR="00564875" w:rsidRPr="00BD117A" w:rsidRDefault="00564875" w:rsidP="006F618D">
      <w:pPr>
        <w:pStyle w:val="Nagwek3"/>
        <w:rPr>
          <w:lang w:eastAsia="pl-PL"/>
        </w:rPr>
      </w:pPr>
      <w:bookmarkStart w:id="216" w:name="_Toc151315803"/>
      <w:r w:rsidRPr="00BD117A">
        <w:lastRenderedPageBreak/>
        <w:t>Pakiet (</w:t>
      </w:r>
      <w:proofErr w:type="spellStart"/>
      <w:r w:rsidRPr="00BD117A">
        <w:t>neu_tenderbundle</w:t>
      </w:r>
      <w:proofErr w:type="spellEnd"/>
      <w:r w:rsidRPr="00BD117A">
        <w:t>)</w:t>
      </w:r>
      <w:bookmarkEnd w:id="216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6F618D" w:rsidRPr="00BD117A" w14:paraId="399D62B3" w14:textId="77777777" w:rsidTr="00564875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789B97B" w14:textId="7A49EA3A" w:rsidR="006F618D" w:rsidRPr="00BD117A" w:rsidRDefault="006F618D">
            <w:pPr>
              <w:pStyle w:val="TabelaNagowek"/>
            </w:pPr>
            <w:r w:rsidRPr="00BD117A">
              <w:t>Pakiet (</w:t>
            </w:r>
            <w:proofErr w:type="spellStart"/>
            <w:r w:rsidR="0055157E" w:rsidRPr="00BD117A">
              <w:t>neu_tenderbundle</w:t>
            </w:r>
            <w:proofErr w:type="spellEnd"/>
            <w:r w:rsidRPr="00BD117A">
              <w:t>)</w:t>
            </w:r>
          </w:p>
        </w:tc>
      </w:tr>
      <w:tr w:rsidR="006F618D" w:rsidRPr="00BD117A" w14:paraId="6EAC0100" w14:textId="77777777" w:rsidTr="00564875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5E03DA6" w14:textId="77777777" w:rsidR="006F618D" w:rsidRPr="00BD117A" w:rsidRDefault="006F618D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6A9F43A" w14:textId="77777777" w:rsidR="006F618D" w:rsidRPr="00BD117A" w:rsidRDefault="006F618D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10B36A1" w14:textId="77777777" w:rsidR="006F618D" w:rsidRPr="00BD117A" w:rsidRDefault="006F618D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63B84FF" w14:textId="77777777" w:rsidR="006F618D" w:rsidRPr="00BD117A" w:rsidRDefault="006F618D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46A018D" w14:textId="77777777" w:rsidR="006F618D" w:rsidRPr="00BD117A" w:rsidRDefault="006F618D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21CA730A" w14:textId="77777777" w:rsidR="006F618D" w:rsidRPr="00BD117A" w:rsidRDefault="006F618D">
            <w:pPr>
              <w:pStyle w:val="TabelaNagowek"/>
            </w:pPr>
            <w:r w:rsidRPr="00BD117A">
              <w:t>Komentarz</w:t>
            </w:r>
          </w:p>
        </w:tc>
      </w:tr>
      <w:tr w:rsidR="00266435" w:rsidRPr="00BD117A" w14:paraId="2A0EEEB7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B4075" w14:textId="62A5BD8A" w:rsidR="00266435" w:rsidRPr="00BD117A" w:rsidRDefault="00266435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34AAF5" w14:textId="0E7B453D" w:rsidR="00266435" w:rsidRPr="00BD117A" w:rsidRDefault="0005335F">
            <w:pPr>
              <w:pStyle w:val="Tabelatekst"/>
            </w:pPr>
            <w:proofErr w:type="spellStart"/>
            <w:r w:rsidRPr="00BD117A">
              <w:t>statuscode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8F6CC5" w14:textId="77777777" w:rsidR="00266435" w:rsidRPr="00BD117A" w:rsidRDefault="0026643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4C8D65" w14:textId="3D87699F" w:rsidR="00266435" w:rsidRPr="00BD117A" w:rsidRDefault="005525DF">
            <w:pPr>
              <w:pStyle w:val="Tabelatekst"/>
            </w:pPr>
            <w:r w:rsidRPr="00BD117A">
              <w:t>Przyczyna stanu elementu/elementów Pakiet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D92EA4" w14:textId="294C1FBF" w:rsidR="00266435" w:rsidRPr="00BD117A" w:rsidRDefault="005525DF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DEFFF9" w14:textId="09E078CA" w:rsidR="00266435" w:rsidRPr="00BD117A" w:rsidRDefault="005525DF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uzupełniane automatycznie</w:t>
            </w:r>
          </w:p>
        </w:tc>
      </w:tr>
      <w:tr w:rsidR="00266435" w:rsidRPr="00BD117A" w14:paraId="2E0680B3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1E784" w14:textId="7F532B56" w:rsidR="00266435" w:rsidRPr="00BD117A" w:rsidRDefault="00266435">
            <w:pPr>
              <w:pStyle w:val="Tabelatekst"/>
            </w:pPr>
            <w:r w:rsidRPr="00BD117A">
              <w:t>Marża brutto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B6E86" w14:textId="5D784D9C" w:rsidR="00266435" w:rsidRPr="00BD117A" w:rsidRDefault="005353B8">
            <w:pPr>
              <w:pStyle w:val="Tabelatekst"/>
            </w:pPr>
            <w:proofErr w:type="spellStart"/>
            <w:r w:rsidRPr="00BD117A">
              <w:t>neu_totalmarginbruttopercent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EBCDAA" w14:textId="77777777" w:rsidR="00266435" w:rsidRPr="00BD117A" w:rsidRDefault="0026643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3DE6EF" w14:textId="0D67EA24" w:rsidR="00266435" w:rsidRPr="00BD117A" w:rsidRDefault="00E145D6">
            <w:pPr>
              <w:pStyle w:val="Tabelatekst"/>
            </w:pPr>
            <w:r w:rsidRPr="00BD117A">
              <w:t>Podsumowanie marży brutto dla Pakietu,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D13DE9" w14:textId="447162DD" w:rsidR="00266435" w:rsidRPr="00BD117A" w:rsidRDefault="00E145D6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40DA61" w14:textId="769080BE" w:rsidR="00266435" w:rsidRPr="00BD117A" w:rsidRDefault="00F522D6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Uzupełniane automatycznie</w:t>
            </w:r>
            <w:r w:rsidR="00E145D6" w:rsidRPr="00BD117A">
              <w:rPr>
                <w:szCs w:val="20"/>
              </w:rPr>
              <w:t>, dokładność: 2</w:t>
            </w:r>
          </w:p>
        </w:tc>
      </w:tr>
      <w:tr w:rsidR="00144310" w:rsidRPr="00BD117A" w14:paraId="7B5CB5E3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03EB4" w14:textId="77777777" w:rsidR="00144310" w:rsidRPr="00BD117A" w:rsidRDefault="00144310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325EA0" w14:textId="77777777" w:rsidR="00144310" w:rsidRPr="00BD117A" w:rsidRDefault="00144310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4F4CC" w14:textId="77777777" w:rsidR="00144310" w:rsidRPr="00BD117A" w:rsidRDefault="00144310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0FF353" w14:textId="77777777" w:rsidR="00144310" w:rsidRPr="00BD117A" w:rsidRDefault="00144310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F6A05B" w14:textId="77777777" w:rsidR="00144310" w:rsidRPr="00BD117A" w:rsidRDefault="0014431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727770" w14:textId="217F3DB3" w:rsidR="00144310" w:rsidRPr="00BD117A" w:rsidRDefault="0014431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Domyślne pole, wymagane, zablokowane, uzupełniane automatycznie przy </w:t>
            </w:r>
            <w:r w:rsidR="00860568" w:rsidRPr="00BD117A">
              <w:rPr>
                <w:szCs w:val="20"/>
              </w:rPr>
              <w:t>importowaniu pliku</w:t>
            </w:r>
            <w:r w:rsidR="004D142C" w:rsidRPr="00BD117A">
              <w:rPr>
                <w:szCs w:val="20"/>
              </w:rPr>
              <w:t xml:space="preserve"> Excel</w:t>
            </w:r>
          </w:p>
        </w:tc>
      </w:tr>
      <w:tr w:rsidR="006F618D" w:rsidRPr="00BD117A" w14:paraId="09880ABE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F49F2" w14:textId="69D7FB44" w:rsidR="006F618D" w:rsidRPr="00BD117A" w:rsidRDefault="001177A6">
            <w:pPr>
              <w:pStyle w:val="Tabelatekst"/>
            </w:pPr>
            <w:r w:rsidRPr="00BD117A">
              <w:t>Numer Pakietu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4A6F2" w14:textId="28C439BA" w:rsidR="006F618D" w:rsidRPr="00BD117A" w:rsidRDefault="00BE3DB7">
            <w:pPr>
              <w:pStyle w:val="Tabelatekst"/>
            </w:pPr>
            <w:proofErr w:type="spellStart"/>
            <w:r w:rsidRPr="00BD117A">
              <w:t>neu_number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5908A" w14:textId="77777777" w:rsidR="006F618D" w:rsidRPr="00BD117A" w:rsidRDefault="006F61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36FD6F" w14:textId="49749752" w:rsidR="006F618D" w:rsidRPr="00BD117A" w:rsidRDefault="00BE3DB7">
            <w:pPr>
              <w:pStyle w:val="Tabelatekst"/>
            </w:pPr>
            <w:r w:rsidRPr="00BD117A">
              <w:t>Numer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A57C8A" w14:textId="79D89D04" w:rsidR="006F618D" w:rsidRPr="00BD117A" w:rsidRDefault="001A3FD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A7A595" w14:textId="642B592E" w:rsidR="006F618D" w:rsidRPr="00BD117A" w:rsidRDefault="00F522D6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Uzupełniane automatycznie</w:t>
            </w:r>
          </w:p>
        </w:tc>
      </w:tr>
      <w:tr w:rsidR="006F618D" w:rsidRPr="00BD117A" w14:paraId="33B97EEB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C4AF" w14:textId="26FD9511" w:rsidR="006F618D" w:rsidRPr="00BD117A" w:rsidRDefault="001177A6">
            <w:pPr>
              <w:pStyle w:val="Tabelatekst"/>
            </w:pPr>
            <w:r w:rsidRPr="00BD117A">
              <w:t>Pakiet nadrzędny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56471C" w14:textId="5584A251" w:rsidR="006F618D" w:rsidRPr="00BD117A" w:rsidRDefault="00726059">
            <w:pPr>
              <w:pStyle w:val="Tabelatekst"/>
            </w:pPr>
            <w:proofErr w:type="spellStart"/>
            <w:r w:rsidRPr="00BD117A">
              <w:t>neu_parentbundleid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F2FFB3" w14:textId="38BE3598" w:rsidR="006F618D" w:rsidRPr="00BD117A" w:rsidRDefault="00726059">
            <w:pPr>
              <w:pStyle w:val="Tabelatekst"/>
            </w:pPr>
            <w:r w:rsidRPr="00BD117A">
              <w:t>Pakiet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4839B0" w14:textId="485B97D2" w:rsidR="006F618D" w:rsidRPr="00BD117A" w:rsidRDefault="00726059">
            <w:pPr>
              <w:pStyle w:val="Tabelatekst"/>
            </w:pPr>
            <w:r w:rsidRPr="00BD117A">
              <w:t>Pakiet nadrzędny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D9EF9A" w14:textId="723194CC" w:rsidR="006F618D" w:rsidRPr="00BD117A" w:rsidRDefault="00BF1133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C9B88A" w14:textId="5DFBB6EC" w:rsidR="006F618D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Nazwa relacji</w:t>
            </w:r>
            <w:r w:rsidR="00BF1133" w:rsidRPr="00BD117A">
              <w:rPr>
                <w:rStyle w:val="normaltextrun"/>
                <w:szCs w:val="20"/>
              </w:rPr>
              <w:t xml:space="preserve">: </w:t>
            </w:r>
            <w:proofErr w:type="spellStart"/>
            <w:r w:rsidR="00BF1133" w:rsidRPr="00BD117A">
              <w:rPr>
                <w:rStyle w:val="normaltextrun"/>
                <w:szCs w:val="20"/>
              </w:rPr>
              <w:t>neu_neu_tenderbundle_neu_tenderbundle</w:t>
            </w:r>
            <w:proofErr w:type="spellEnd"/>
          </w:p>
        </w:tc>
      </w:tr>
      <w:tr w:rsidR="006112EF" w:rsidRPr="00BD117A" w14:paraId="5B6F96F6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8A77E" w14:textId="4B8867C9" w:rsidR="006112EF" w:rsidRPr="00BD117A" w:rsidRDefault="001177A6">
            <w:pPr>
              <w:pStyle w:val="Tabelatekst"/>
            </w:pPr>
            <w:r w:rsidRPr="00BD117A">
              <w:t>Struktura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E7958" w14:textId="44FDBB83" w:rsidR="006112EF" w:rsidRPr="00BD117A" w:rsidRDefault="0096441F">
            <w:pPr>
              <w:pStyle w:val="Tabelatekst"/>
            </w:pPr>
            <w:proofErr w:type="spellStart"/>
            <w:r w:rsidRPr="00BD117A">
              <w:t>neu_tenderstructureid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220660" w14:textId="1B3150D0" w:rsidR="006112EF" w:rsidRPr="00BD117A" w:rsidRDefault="0096441F">
            <w:pPr>
              <w:pStyle w:val="Tabelatekst"/>
            </w:pPr>
            <w:r w:rsidRPr="00BD117A">
              <w:t>Struktura Przetargu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5B6FD0" w14:textId="0A08E8A1" w:rsidR="006112EF" w:rsidRPr="00BD117A" w:rsidRDefault="001911E1">
            <w:pPr>
              <w:pStyle w:val="Tabelatekst"/>
            </w:pPr>
            <w:r w:rsidRPr="00BD117A">
              <w:t>Struktura Przetargu, której dotyczy Pakiet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DD375D" w14:textId="3D9BC5F3" w:rsidR="006112EF" w:rsidRPr="00BD117A" w:rsidRDefault="0096441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A19220" w14:textId="047CFAFE" w:rsidR="006112EF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96441F" w:rsidRPr="00BD117A">
              <w:rPr>
                <w:rStyle w:val="normaltextrun"/>
                <w:szCs w:val="20"/>
              </w:rPr>
              <w:t xml:space="preserve">, </w:t>
            </w:r>
            <w:r w:rsidR="00BF1133" w:rsidRPr="00BD117A">
              <w:rPr>
                <w:rStyle w:val="normaltextrun"/>
                <w:szCs w:val="20"/>
              </w:rPr>
              <w:t>uzupełniane automatycznie, nazwa relacji:</w:t>
            </w:r>
            <w:r w:rsidR="001911E1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1911E1" w:rsidRPr="00BD117A">
              <w:rPr>
                <w:rStyle w:val="normaltextrun"/>
                <w:szCs w:val="20"/>
              </w:rPr>
              <w:t>neu_neu_tenderstructure_neu_tenderbundle</w:t>
            </w:r>
            <w:proofErr w:type="spellEnd"/>
          </w:p>
        </w:tc>
      </w:tr>
      <w:tr w:rsidR="006112EF" w:rsidRPr="00BD117A" w14:paraId="50A43A3F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5B984" w14:textId="60FF9AD4" w:rsidR="006112EF" w:rsidRPr="00BD117A" w:rsidRDefault="00230116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AD5BD" w14:textId="216CFCB3" w:rsidR="006112EF" w:rsidRPr="00BD117A" w:rsidRDefault="00D67D11">
            <w:pPr>
              <w:pStyle w:val="Tabelatekst"/>
            </w:pPr>
            <w:proofErr w:type="spellStart"/>
            <w:r w:rsidRPr="00BD117A">
              <w:t>neu_tenderid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6BD3B" w14:textId="2FA3CD07" w:rsidR="006112EF" w:rsidRPr="00BD117A" w:rsidRDefault="001911E1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2646CC" w14:textId="58BE6058" w:rsidR="006112EF" w:rsidRPr="00BD117A" w:rsidRDefault="00D67D11">
            <w:pPr>
              <w:pStyle w:val="Tabelatekst"/>
            </w:pPr>
            <w:r w:rsidRPr="00BD117A">
              <w:t>Unikatowy identyfikator dla elementu Zmiana oferty (Przetargu) skojarzony z elementem Pakiet.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76A2BB" w14:textId="63562500" w:rsidR="006112EF" w:rsidRPr="00BD117A" w:rsidRDefault="001911E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4D9044" w14:textId="58E7F9C5" w:rsidR="006112EF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1911E1" w:rsidRPr="00BD117A">
              <w:rPr>
                <w:rStyle w:val="normaltextrun"/>
                <w:szCs w:val="20"/>
              </w:rPr>
              <w:t>, uzupełniane automatycznie, nazwa relacji:</w:t>
            </w:r>
            <w:r w:rsidR="00D67D11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D67D11" w:rsidRPr="00BD117A">
              <w:rPr>
                <w:rStyle w:val="normaltextrun"/>
                <w:szCs w:val="20"/>
              </w:rPr>
              <w:t>neu_opportunity_neu_tenderbundle</w:t>
            </w:r>
            <w:proofErr w:type="spellEnd"/>
          </w:p>
        </w:tc>
      </w:tr>
      <w:tr w:rsidR="006112EF" w:rsidRPr="00BD117A" w14:paraId="34997B78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5DF3" w14:textId="0F2BD458" w:rsidR="006112EF" w:rsidRPr="00BD117A" w:rsidRDefault="00230116">
            <w:pPr>
              <w:pStyle w:val="Tabelatekst"/>
            </w:pPr>
            <w:r w:rsidRPr="00BD117A">
              <w:lastRenderedPageBreak/>
              <w:t>Rodzaj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91AFB" w14:textId="1F1B4104" w:rsidR="006112EF" w:rsidRPr="00BD117A" w:rsidRDefault="002D0904">
            <w:pPr>
              <w:pStyle w:val="Tabelatekst"/>
            </w:pPr>
            <w:proofErr w:type="spellStart"/>
            <w:r w:rsidRPr="00BD117A">
              <w:t>neu_contracttype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CD1A6" w14:textId="77777777" w:rsidR="006112EF" w:rsidRPr="00BD117A" w:rsidRDefault="006112E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09E453" w14:textId="77777777" w:rsidR="006112EF" w:rsidRPr="00BD117A" w:rsidRDefault="002D0904">
            <w:pPr>
              <w:pStyle w:val="Tabelatekst"/>
            </w:pPr>
            <w:r w:rsidRPr="00BD117A">
              <w:t>Rodzaj umowy dla Pakietu</w:t>
            </w:r>
            <w:r w:rsidR="00270E5A" w:rsidRPr="00BD117A">
              <w:t>:</w:t>
            </w:r>
          </w:p>
          <w:p w14:paraId="3FC37A6D" w14:textId="77777777" w:rsidR="00270E5A" w:rsidRPr="00BD117A" w:rsidRDefault="0052005F">
            <w:pPr>
              <w:pStyle w:val="Tabelatekst"/>
            </w:pPr>
            <w:r w:rsidRPr="00BD117A">
              <w:t>umowa/umowa ramowa,</w:t>
            </w:r>
            <w:r w:rsidRPr="00BD117A">
              <w:br/>
              <w:t>umowa dzierżawy płatna,</w:t>
            </w:r>
          </w:p>
          <w:p w14:paraId="29A23E42" w14:textId="77777777" w:rsidR="0052005F" w:rsidRPr="00BD117A" w:rsidRDefault="0052005F">
            <w:pPr>
              <w:pStyle w:val="Tabelatekst"/>
            </w:pPr>
            <w:r w:rsidRPr="00BD117A">
              <w:t>umowa dzierżawy bezpłatna,</w:t>
            </w:r>
          </w:p>
          <w:p w14:paraId="12138534" w14:textId="18102249" w:rsidR="0052005F" w:rsidRPr="00BD117A" w:rsidRDefault="0052005F">
            <w:pPr>
              <w:pStyle w:val="Tabelatekst"/>
            </w:pPr>
            <w:r w:rsidRPr="00BD117A">
              <w:t>bez umowy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E9E2B3" w14:textId="69C3E8C6" w:rsidR="006112EF" w:rsidRPr="00BD117A" w:rsidRDefault="007876EB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AAB974" w14:textId="6B014A44" w:rsidR="006112EF" w:rsidRPr="00BD117A" w:rsidRDefault="00675FE4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03398D" w:rsidRPr="00BD117A">
              <w:rPr>
                <w:rStyle w:val="normaltextrun"/>
                <w:szCs w:val="20"/>
              </w:rPr>
              <w:t xml:space="preserve">omyślnie: Nieprzypisana wartość, </w:t>
            </w:r>
            <w:r w:rsidR="00270E5A" w:rsidRPr="00BD117A">
              <w:rPr>
                <w:rStyle w:val="normaltextrun"/>
                <w:szCs w:val="20"/>
              </w:rPr>
              <w:t>istniejący zestaw opcji: Rodzaj umowy przetargowej</w:t>
            </w:r>
          </w:p>
        </w:tc>
      </w:tr>
      <w:tr w:rsidR="006112EF" w:rsidRPr="00BD117A" w14:paraId="5A85011C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A09B1" w14:textId="4AF9A060" w:rsidR="006112EF" w:rsidRPr="00BD117A" w:rsidRDefault="00230116">
            <w:pPr>
              <w:pStyle w:val="Tabelatekst"/>
            </w:pPr>
            <w:r w:rsidRPr="00BD117A">
              <w:t>Dokument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2B087" w14:textId="6C2C9621" w:rsidR="006112EF" w:rsidRPr="00BD117A" w:rsidRDefault="007305CB">
            <w:pPr>
              <w:pStyle w:val="Tabelatekst"/>
            </w:pPr>
            <w:proofErr w:type="spellStart"/>
            <w:r w:rsidRPr="00BD117A">
              <w:t>neu_documentid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7B1417" w14:textId="25FC1D1E" w:rsidR="006112EF" w:rsidRPr="00BD117A" w:rsidRDefault="007305CB">
            <w:pPr>
              <w:pStyle w:val="Tabelatekst"/>
            </w:pPr>
            <w:r w:rsidRPr="00BD117A">
              <w:t>Dokument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BEA986" w14:textId="7902A9FA" w:rsidR="006112EF" w:rsidRPr="00BD117A" w:rsidRDefault="007305CB">
            <w:pPr>
              <w:pStyle w:val="Tabelatekst"/>
            </w:pPr>
            <w:r w:rsidRPr="00BD117A">
              <w:t>Umowa, dotycząca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7A3420" w14:textId="4DB35B72" w:rsidR="006112EF" w:rsidRPr="00BD117A" w:rsidRDefault="00D8147A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2E7D2C" w14:textId="0EBF4F58" w:rsidR="006112EF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Nazwa relacji</w:t>
            </w:r>
            <w:r w:rsidR="00D8147A" w:rsidRPr="00BD117A">
              <w:rPr>
                <w:rStyle w:val="normaltextrun"/>
                <w:szCs w:val="20"/>
              </w:rPr>
              <w:t xml:space="preserve">: </w:t>
            </w:r>
            <w:proofErr w:type="spellStart"/>
            <w:r w:rsidR="00D8147A" w:rsidRPr="00BD117A">
              <w:rPr>
                <w:rStyle w:val="normaltextrun"/>
                <w:szCs w:val="20"/>
              </w:rPr>
              <w:t>neu_neu_document_neu_tenderbundle</w:t>
            </w:r>
            <w:proofErr w:type="spellEnd"/>
          </w:p>
        </w:tc>
      </w:tr>
      <w:tr w:rsidR="0009195E" w:rsidRPr="00BD117A" w14:paraId="00C30752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0291" w14:textId="3F565E2E" w:rsidR="0009195E" w:rsidRPr="00BD117A" w:rsidRDefault="0009195E">
            <w:pPr>
              <w:pStyle w:val="Tabelatekst"/>
            </w:pPr>
            <w:r w:rsidRPr="00BD117A">
              <w:t>Flaga Przywróć Mapowanie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83C03" w14:textId="75FACF3B" w:rsidR="0009195E" w:rsidRPr="00BD117A" w:rsidRDefault="00335B55">
            <w:pPr>
              <w:pStyle w:val="Tabelatekst"/>
            </w:pPr>
            <w:proofErr w:type="spellStart"/>
            <w:r w:rsidRPr="00BD117A">
              <w:t>neu_isrestoremapper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2EF91" w14:textId="77777777" w:rsidR="0009195E" w:rsidRPr="00BD117A" w:rsidRDefault="0009195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DD7B85" w14:textId="77777777" w:rsidR="0009195E" w:rsidRPr="00BD117A" w:rsidRDefault="0009195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D88219" w14:textId="2373FC70" w:rsidR="0009195E" w:rsidRPr="00BD117A" w:rsidRDefault="00081644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03B852" w14:textId="6ADBC443" w:rsidR="0009195E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335B55" w:rsidRPr="00BD117A">
              <w:rPr>
                <w:rStyle w:val="normaltextrun"/>
                <w:szCs w:val="20"/>
              </w:rPr>
              <w:t xml:space="preserve">, ukryte, </w:t>
            </w:r>
            <w:r w:rsidR="00701F97" w:rsidRPr="00BD117A">
              <w:rPr>
                <w:rStyle w:val="normaltextrun"/>
                <w:szCs w:val="20"/>
              </w:rPr>
              <w:t>uzupełniane automatycznie</w:t>
            </w:r>
          </w:p>
        </w:tc>
      </w:tr>
      <w:tr w:rsidR="006112EF" w:rsidRPr="00151B50" w14:paraId="5A27A65F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B99F" w14:textId="52957FBA" w:rsidR="006112EF" w:rsidRPr="00BD117A" w:rsidRDefault="00230116">
            <w:pPr>
              <w:pStyle w:val="Tabelatekst"/>
            </w:pPr>
            <w:r w:rsidRPr="00BD117A">
              <w:t>Umowy w pakiecie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4F52F" w14:textId="77777777" w:rsidR="006112EF" w:rsidRPr="00BD117A" w:rsidRDefault="006112E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EDF8C" w14:textId="6AC7801C" w:rsidR="006112EF" w:rsidRPr="00BD117A" w:rsidRDefault="001209DE">
            <w:pPr>
              <w:pStyle w:val="Tabelatekst"/>
            </w:pPr>
            <w:r>
              <w:t xml:space="preserve">Umowa w </w:t>
            </w:r>
            <w:r w:rsidR="004131A1">
              <w:t>p</w:t>
            </w:r>
            <w:r>
              <w:t>akiecie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B2BEAD" w14:textId="236DA579" w:rsidR="006112EF" w:rsidRPr="00BD117A" w:rsidRDefault="00CB69AD">
            <w:pPr>
              <w:pStyle w:val="Tabelatekst"/>
            </w:pPr>
            <w:r w:rsidRPr="00BD117A">
              <w:t xml:space="preserve">Tabela rekordów Umowa </w:t>
            </w:r>
            <w:r w:rsidR="001209DE">
              <w:t xml:space="preserve">w </w:t>
            </w:r>
            <w:r w:rsidR="004131A1">
              <w:t>p</w:t>
            </w:r>
            <w:r w:rsidR="001209DE">
              <w:t>akiecie</w:t>
            </w:r>
            <w:r w:rsidRPr="00BD117A">
              <w:t xml:space="preserve"> pokrewnych do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49AAE6" w14:textId="53400DB4" w:rsidR="006112EF" w:rsidRPr="00BD117A" w:rsidRDefault="00CB69AD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2DE7EF" w14:textId="1EB3565D" w:rsidR="006112EF" w:rsidRPr="007931FB" w:rsidRDefault="00CB69AD">
            <w:pPr>
              <w:pStyle w:val="Tabelatekst"/>
              <w:rPr>
                <w:rStyle w:val="normaltextrun"/>
                <w:szCs w:val="20"/>
                <w:lang w:val="pt-PT"/>
              </w:rPr>
            </w:pPr>
            <w:r w:rsidRPr="007931FB">
              <w:rPr>
                <w:rStyle w:val="normaltextrun"/>
                <w:szCs w:val="20"/>
                <w:lang w:val="pt-PT"/>
              </w:rPr>
              <w:t>N</w:t>
            </w:r>
            <w:r w:rsidR="00F2661D" w:rsidRPr="007931FB">
              <w:rPr>
                <w:rStyle w:val="normaltextrun"/>
                <w:szCs w:val="20"/>
                <w:lang w:val="pt-PT"/>
              </w:rPr>
              <w:t xml:space="preserve">azwa relacji: </w:t>
            </w:r>
            <w:r w:rsidR="007C4B9D" w:rsidRPr="007931FB">
              <w:rPr>
                <w:rStyle w:val="normaltextrun"/>
                <w:szCs w:val="20"/>
                <w:lang w:val="pt-PT"/>
              </w:rPr>
              <w:t>neu_neu_tenderbundle_neu_contracttenderbundle_tenderbundle</w:t>
            </w:r>
          </w:p>
        </w:tc>
      </w:tr>
      <w:tr w:rsidR="006112EF" w:rsidRPr="00BD117A" w14:paraId="46EAA92E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2EC62" w14:textId="640B0092" w:rsidR="006112EF" w:rsidRPr="00BD117A" w:rsidRDefault="00EC349B">
            <w:pPr>
              <w:pStyle w:val="Tabelatekst"/>
            </w:pPr>
            <w:proofErr w:type="spellStart"/>
            <w:r w:rsidRPr="00BD117A">
              <w:t>Output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sheet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344FD" w14:textId="1FF37C00" w:rsidR="006112EF" w:rsidRPr="00BD117A" w:rsidRDefault="0085172C">
            <w:pPr>
              <w:pStyle w:val="Tabelatekst"/>
            </w:pPr>
            <w:proofErr w:type="spellStart"/>
            <w:r w:rsidRPr="00BD117A">
              <w:t>neu_outputsheet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9A9280" w14:textId="77777777" w:rsidR="006112EF" w:rsidRPr="00BD117A" w:rsidRDefault="006112E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F30441" w14:textId="77777777" w:rsidR="006112EF" w:rsidRPr="00BD117A" w:rsidRDefault="006112E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F6FD97" w14:textId="634FFB1F" w:rsidR="006112EF" w:rsidRPr="00BD117A" w:rsidRDefault="0085172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6B6ABD" w14:textId="7255FF4F" w:rsidR="006112EF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E6598E" w:rsidRPr="00BD117A">
              <w:rPr>
                <w:rStyle w:val="normaltextrun"/>
                <w:szCs w:val="20"/>
              </w:rPr>
              <w:t xml:space="preserve">, </w:t>
            </w:r>
            <w:r w:rsidR="008D4748" w:rsidRPr="00BD117A">
              <w:rPr>
                <w:rStyle w:val="normaltextrun"/>
                <w:szCs w:val="20"/>
              </w:rPr>
              <w:t>nazwa wyświetlana: Nr arkusza Excel</w:t>
            </w:r>
          </w:p>
        </w:tc>
      </w:tr>
      <w:tr w:rsidR="006112EF" w:rsidRPr="00BD117A" w14:paraId="17877E0A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085F" w14:textId="753BA3B8" w:rsidR="006112EF" w:rsidRPr="00BD117A" w:rsidRDefault="00650359">
            <w:pPr>
              <w:pStyle w:val="Tabelatekst"/>
            </w:pPr>
            <w:r w:rsidRPr="00BD117A">
              <w:t>Numer Pakietu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AC747" w14:textId="57498490" w:rsidR="006112EF" w:rsidRPr="00BD117A" w:rsidRDefault="0019227E">
            <w:pPr>
              <w:pStyle w:val="Tabelatekst"/>
            </w:pPr>
            <w:proofErr w:type="spellStart"/>
            <w:r w:rsidRPr="00BD117A">
              <w:t>neu_tenderbundlenumber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BD36D" w14:textId="77777777" w:rsidR="006112EF" w:rsidRPr="00BD117A" w:rsidRDefault="006112E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4AADF9" w14:textId="23FF29A7" w:rsidR="006112EF" w:rsidRPr="00BD117A" w:rsidRDefault="0019227E">
            <w:pPr>
              <w:pStyle w:val="Tabelatekst"/>
            </w:pPr>
            <w:r w:rsidRPr="00BD117A">
              <w:t>Numer pakietu w postaci liczbowej do sortowania na widoku.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011E33" w14:textId="0A7CB1BC" w:rsidR="006112EF" w:rsidRPr="00BD117A" w:rsidRDefault="0019227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F03E01" w14:textId="491F65A3" w:rsidR="006112EF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CE272C" w:rsidRPr="00BD117A">
              <w:rPr>
                <w:rStyle w:val="normaltextrun"/>
                <w:szCs w:val="20"/>
              </w:rPr>
              <w:t xml:space="preserve"> nazwa wyświetlana: Numer pakietu INT</w:t>
            </w:r>
          </w:p>
        </w:tc>
      </w:tr>
      <w:tr w:rsidR="006112EF" w:rsidRPr="00BD117A" w14:paraId="42CF8CFF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B9B0E" w14:textId="429E7256" w:rsidR="006112EF" w:rsidRPr="00BD117A" w:rsidRDefault="00650359">
            <w:pPr>
              <w:pStyle w:val="Tabelatekst"/>
            </w:pPr>
            <w:r w:rsidRPr="00BD117A">
              <w:t>Status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8332A" w14:textId="584715EE" w:rsidR="006112EF" w:rsidRPr="00BD117A" w:rsidRDefault="002D105A">
            <w:pPr>
              <w:pStyle w:val="Tabelatekst"/>
            </w:pPr>
            <w:proofErr w:type="spellStart"/>
            <w:r w:rsidRPr="00BD117A">
              <w:t>neu_state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FAC3F" w14:textId="77777777" w:rsidR="006112EF" w:rsidRPr="00BD117A" w:rsidRDefault="006112E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C43EE4" w14:textId="77777777" w:rsidR="006112EF" w:rsidRPr="00BD117A" w:rsidRDefault="00886F23">
            <w:pPr>
              <w:pStyle w:val="Tabelatekst"/>
            </w:pPr>
            <w:r w:rsidRPr="00BD117A">
              <w:t>Status Pakietu</w:t>
            </w:r>
            <w:r w:rsidR="003B53B2" w:rsidRPr="00BD117A">
              <w:t>:</w:t>
            </w:r>
          </w:p>
          <w:p w14:paraId="255CAC89" w14:textId="77777777" w:rsidR="003B53B2" w:rsidRPr="00BD117A" w:rsidRDefault="003B53B2">
            <w:pPr>
              <w:pStyle w:val="Tabelatekst"/>
            </w:pPr>
            <w:r w:rsidRPr="00BD117A">
              <w:t>nowy,</w:t>
            </w:r>
          </w:p>
          <w:p w14:paraId="113762E0" w14:textId="77777777" w:rsidR="003B53B2" w:rsidRPr="00BD117A" w:rsidRDefault="00BC27EB">
            <w:pPr>
              <w:pStyle w:val="Tabelatekst"/>
            </w:pPr>
            <w:r w:rsidRPr="00BD117A">
              <w:t>zakwalifikowany,</w:t>
            </w:r>
          </w:p>
          <w:p w14:paraId="342E4EFC" w14:textId="77777777" w:rsidR="00BC27EB" w:rsidRPr="00BD117A" w:rsidRDefault="0013410F">
            <w:pPr>
              <w:pStyle w:val="Tabelatekst"/>
            </w:pPr>
            <w:r w:rsidRPr="00BD117A">
              <w:t>nie przystępujemy,</w:t>
            </w:r>
          </w:p>
          <w:p w14:paraId="37B5E284" w14:textId="77777777" w:rsidR="0013410F" w:rsidRPr="00BD117A" w:rsidRDefault="0013410F">
            <w:pPr>
              <w:pStyle w:val="Tabelatekst"/>
            </w:pPr>
            <w:r w:rsidRPr="00BD117A">
              <w:t>złożony,</w:t>
            </w:r>
          </w:p>
          <w:p w14:paraId="3E8BF05B" w14:textId="77777777" w:rsidR="0013410F" w:rsidRPr="00BD117A" w:rsidRDefault="0013410F">
            <w:pPr>
              <w:pStyle w:val="Tabelatekst"/>
            </w:pPr>
            <w:r w:rsidRPr="00BD117A">
              <w:t>wygrany,</w:t>
            </w:r>
          </w:p>
          <w:p w14:paraId="3788FC2D" w14:textId="77777777" w:rsidR="0013410F" w:rsidRPr="00BD117A" w:rsidRDefault="0013410F">
            <w:pPr>
              <w:pStyle w:val="Tabelatekst"/>
            </w:pPr>
            <w:r w:rsidRPr="00BD117A">
              <w:t>wygrany częściowo,</w:t>
            </w:r>
          </w:p>
          <w:p w14:paraId="76E1AA05" w14:textId="77777777" w:rsidR="0013410F" w:rsidRPr="00BD117A" w:rsidRDefault="0013410F">
            <w:pPr>
              <w:pStyle w:val="Tabelatekst"/>
            </w:pPr>
            <w:r w:rsidRPr="00BD117A">
              <w:t>przegrany,</w:t>
            </w:r>
          </w:p>
          <w:p w14:paraId="296693B0" w14:textId="77777777" w:rsidR="0013410F" w:rsidRPr="00BD117A" w:rsidRDefault="0013410F">
            <w:pPr>
              <w:pStyle w:val="Tabelatekst"/>
            </w:pPr>
            <w:r w:rsidRPr="00BD117A">
              <w:t>unieważniony,</w:t>
            </w:r>
          </w:p>
          <w:p w14:paraId="63F01AF1" w14:textId="77777777" w:rsidR="0013410F" w:rsidRPr="00BD117A" w:rsidRDefault="00CD61CC">
            <w:pPr>
              <w:pStyle w:val="Tabelatekst"/>
            </w:pPr>
            <w:r w:rsidRPr="00BD117A">
              <w:t>wysłany do SAP,</w:t>
            </w:r>
          </w:p>
          <w:p w14:paraId="0D19D879" w14:textId="77777777" w:rsidR="00CD61CC" w:rsidRPr="00BD117A" w:rsidRDefault="00CD61CC">
            <w:pPr>
              <w:pStyle w:val="Tabelatekst"/>
            </w:pPr>
            <w:r w:rsidRPr="00BD117A">
              <w:t>wysłany częściowo do SAP,</w:t>
            </w:r>
          </w:p>
          <w:p w14:paraId="63815744" w14:textId="77777777" w:rsidR="00CD61CC" w:rsidRPr="00BD117A" w:rsidRDefault="00CD61CC">
            <w:pPr>
              <w:pStyle w:val="Tabelatekst"/>
            </w:pPr>
            <w:r w:rsidRPr="00BD117A">
              <w:t>aktywowany w SAP,</w:t>
            </w:r>
          </w:p>
          <w:p w14:paraId="098F6679" w14:textId="77777777" w:rsidR="00CD61CC" w:rsidRPr="00BD117A" w:rsidRDefault="00CD61CC">
            <w:pPr>
              <w:pStyle w:val="Tabelatekst"/>
            </w:pPr>
            <w:r w:rsidRPr="00BD117A">
              <w:t>aktywowany częściowo w SAP,</w:t>
            </w:r>
          </w:p>
          <w:p w14:paraId="6C48CC2B" w14:textId="77777777" w:rsidR="00CD61CC" w:rsidRPr="00BD117A" w:rsidRDefault="00CD61CC">
            <w:pPr>
              <w:pStyle w:val="Tabelatekst"/>
            </w:pPr>
            <w:r w:rsidRPr="00BD117A">
              <w:t>błąd aktywacji w SAP,</w:t>
            </w:r>
          </w:p>
          <w:p w14:paraId="519FCC7F" w14:textId="64A669F1" w:rsidR="00CD61CC" w:rsidRPr="00BD117A" w:rsidRDefault="00357B2E">
            <w:pPr>
              <w:pStyle w:val="Tabelatekst"/>
            </w:pPr>
            <w:r w:rsidRPr="00BD117A">
              <w:lastRenderedPageBreak/>
              <w:t>odrzucony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74F548" w14:textId="5803AC03" w:rsidR="006112EF" w:rsidRPr="00BD117A" w:rsidRDefault="00886F23">
            <w:pPr>
              <w:pStyle w:val="Tabelatekst"/>
            </w:pPr>
            <w:r w:rsidRPr="00BD117A">
              <w:lastRenderedPageBreak/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F2C07E" w14:textId="1E9D6868" w:rsidR="006112EF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886F23" w:rsidRPr="00BD117A">
              <w:rPr>
                <w:rStyle w:val="normaltextrun"/>
                <w:szCs w:val="20"/>
              </w:rPr>
              <w:t>, uzupełniane automatycznie lub przez użytkownika</w:t>
            </w:r>
            <w:r w:rsidR="003B53B2" w:rsidRPr="00BD117A">
              <w:rPr>
                <w:rStyle w:val="normaltextrun"/>
                <w:szCs w:val="20"/>
              </w:rPr>
              <w:t>, istniejący zestaw opcji: Status Pakietu</w:t>
            </w:r>
          </w:p>
        </w:tc>
      </w:tr>
      <w:tr w:rsidR="006112EF" w:rsidRPr="00BD117A" w14:paraId="31DE0D35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3A99" w14:textId="64DA6BC3" w:rsidR="006112EF" w:rsidRPr="00BD117A" w:rsidRDefault="00650359">
            <w:pPr>
              <w:pStyle w:val="Tabelatekst"/>
            </w:pPr>
            <w:r w:rsidRPr="00BD117A">
              <w:t>Powód odrzucenia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8E841" w14:textId="4FB8BDF5" w:rsidR="006112EF" w:rsidRPr="00BD117A" w:rsidRDefault="00357B2E">
            <w:pPr>
              <w:pStyle w:val="Tabelatekst"/>
            </w:pPr>
            <w:proofErr w:type="spellStart"/>
            <w:r w:rsidRPr="00BD117A">
              <w:t>neu_rejectioncause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2FC4E" w14:textId="77777777" w:rsidR="006112EF" w:rsidRPr="00BD117A" w:rsidRDefault="006112E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C03FBF" w14:textId="77777777" w:rsidR="006112EF" w:rsidRPr="00BD117A" w:rsidRDefault="00357B2E">
            <w:pPr>
              <w:pStyle w:val="Tabelatekst"/>
            </w:pPr>
            <w:r w:rsidRPr="00BD117A">
              <w:t>Powód odrzucenia Pakietu</w:t>
            </w:r>
            <w:r w:rsidR="00FD1FA1" w:rsidRPr="00BD117A">
              <w:t>:</w:t>
            </w:r>
          </w:p>
          <w:p w14:paraId="6F8E88F7" w14:textId="77777777" w:rsidR="00FD1FA1" w:rsidRPr="00BD117A" w:rsidRDefault="00FD1FA1">
            <w:pPr>
              <w:pStyle w:val="Tabelatekst"/>
            </w:pPr>
            <w:r w:rsidRPr="00BD117A">
              <w:t>cena,</w:t>
            </w:r>
          </w:p>
          <w:p w14:paraId="13535743" w14:textId="77777777" w:rsidR="00FD1FA1" w:rsidRPr="00BD117A" w:rsidRDefault="00FD1FA1">
            <w:pPr>
              <w:pStyle w:val="Tabelatekst"/>
            </w:pPr>
            <w:r w:rsidRPr="00BD117A">
              <w:t>błąd w dawce,</w:t>
            </w:r>
          </w:p>
          <w:p w14:paraId="137C4BB2" w14:textId="77777777" w:rsidR="00FD1FA1" w:rsidRPr="00BD117A" w:rsidRDefault="00FD1FA1">
            <w:pPr>
              <w:pStyle w:val="Tabelatekst"/>
            </w:pPr>
            <w:r w:rsidRPr="00BD117A">
              <w:t>błąd w ilościach,</w:t>
            </w:r>
          </w:p>
          <w:p w14:paraId="2573038B" w14:textId="77777777" w:rsidR="00FD1FA1" w:rsidRPr="00BD117A" w:rsidRDefault="000B7598">
            <w:pPr>
              <w:pStyle w:val="Tabelatekst"/>
            </w:pPr>
            <w:r w:rsidRPr="00BD117A">
              <w:t>błąd w substancji czynnej,</w:t>
            </w:r>
          </w:p>
          <w:p w14:paraId="53282031" w14:textId="77777777" w:rsidR="000B7598" w:rsidRPr="00BD117A" w:rsidRDefault="000B7598">
            <w:pPr>
              <w:pStyle w:val="Tabelatekst"/>
            </w:pPr>
            <w:r w:rsidRPr="00BD117A">
              <w:t>nieprawidłowa stawka VAT,</w:t>
            </w:r>
          </w:p>
          <w:p w14:paraId="535BE792" w14:textId="77777777" w:rsidR="000B7598" w:rsidRPr="00BD117A" w:rsidRDefault="000B7598">
            <w:pPr>
              <w:pStyle w:val="Tabelatekst"/>
            </w:pPr>
            <w:r w:rsidRPr="00BD117A">
              <w:t>błędny kod EAN,</w:t>
            </w:r>
          </w:p>
          <w:p w14:paraId="6EF5E505" w14:textId="51AB8446" w:rsidR="000B7598" w:rsidRPr="00BD117A" w:rsidRDefault="000B7598">
            <w:pPr>
              <w:pStyle w:val="Tabelatekst"/>
            </w:pPr>
            <w:r w:rsidRPr="00BD117A">
              <w:t>suplement diety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5FE2DB" w14:textId="79736FA7" w:rsidR="006112EF" w:rsidRPr="00BD117A" w:rsidRDefault="00FD1FA1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8ED714" w14:textId="7024BC3B" w:rsidR="006112EF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0B7598" w:rsidRPr="00BD117A">
              <w:rPr>
                <w:rStyle w:val="normaltextrun"/>
                <w:szCs w:val="20"/>
              </w:rPr>
              <w:t xml:space="preserve">, </w:t>
            </w:r>
            <w:r w:rsidR="00866793" w:rsidRPr="00BD117A">
              <w:rPr>
                <w:rStyle w:val="normaltextrun"/>
                <w:szCs w:val="20"/>
              </w:rPr>
              <w:t>wyświetlane kiedy w polu Status jest wartość „odrzucony”</w:t>
            </w:r>
          </w:p>
        </w:tc>
      </w:tr>
      <w:tr w:rsidR="006112EF" w:rsidRPr="00BD117A" w14:paraId="67B61379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93209" w14:textId="63DD55B4" w:rsidR="006112EF" w:rsidRPr="00BD117A" w:rsidRDefault="00650359">
            <w:pPr>
              <w:pStyle w:val="Tabelatekst"/>
            </w:pPr>
            <w:r w:rsidRPr="00BD117A">
              <w:t>Opis powodu odrzucenia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F18B6B" w14:textId="0223790D" w:rsidR="006112EF" w:rsidRPr="00BD117A" w:rsidRDefault="00A74D45">
            <w:pPr>
              <w:pStyle w:val="Tabelatekst"/>
            </w:pPr>
            <w:proofErr w:type="spellStart"/>
            <w:r w:rsidRPr="00BD117A">
              <w:t>neu_rejectioncausedescription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E3D00" w14:textId="77777777" w:rsidR="006112EF" w:rsidRPr="00BD117A" w:rsidRDefault="006112E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F6D428" w14:textId="30081959" w:rsidR="006112EF" w:rsidRPr="00BD117A" w:rsidRDefault="00A74D45">
            <w:pPr>
              <w:pStyle w:val="Tabelatekst"/>
            </w:pPr>
            <w:r w:rsidRPr="00BD117A">
              <w:t>Dodatkowe informacje do powodu odrzucenia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35F459" w14:textId="775E5107" w:rsidR="006112EF" w:rsidRPr="00BD117A" w:rsidRDefault="008A11C9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EBD0CC" w14:textId="207F4BEE" w:rsidR="006112EF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74D45" w:rsidRPr="00BD117A">
              <w:rPr>
                <w:rStyle w:val="normaltextrun"/>
                <w:szCs w:val="20"/>
              </w:rPr>
              <w:t>, wyświetlane kiedy w polu Status jest wartość „odrzucony”</w:t>
            </w:r>
          </w:p>
        </w:tc>
      </w:tr>
      <w:tr w:rsidR="006112EF" w:rsidRPr="00BD117A" w14:paraId="3477CBE0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CAF58" w14:textId="108835B6" w:rsidR="006112EF" w:rsidRPr="00BD117A" w:rsidRDefault="00B73708">
            <w:pPr>
              <w:pStyle w:val="Tabelatekst"/>
            </w:pPr>
            <w:r w:rsidRPr="00BD117A">
              <w:t>Data zmiany statusu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8FC9C3" w14:textId="54BCD6DC" w:rsidR="006112EF" w:rsidRPr="00BD117A" w:rsidRDefault="00FB0D07">
            <w:pPr>
              <w:pStyle w:val="Tabelatekst"/>
            </w:pPr>
            <w:proofErr w:type="spellStart"/>
            <w:r w:rsidRPr="00BD117A">
              <w:t>neu_statechangeddate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3C3559" w14:textId="77777777" w:rsidR="006112EF" w:rsidRPr="00BD117A" w:rsidRDefault="006112E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D78CAC" w14:textId="7876A65A" w:rsidR="006112EF" w:rsidRPr="00BD117A" w:rsidRDefault="00FB0D07">
            <w:pPr>
              <w:pStyle w:val="Tabelatekst"/>
            </w:pPr>
            <w:r w:rsidRPr="00BD117A">
              <w:t>Data zmiany statusu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3C6732" w14:textId="13FB446C" w:rsidR="006112EF" w:rsidRPr="00BD117A" w:rsidRDefault="00577B3F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4FB24B" w14:textId="21006566" w:rsidR="006112EF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656A21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6112EF" w:rsidRPr="00BD117A" w14:paraId="44C7DE83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DA499" w14:textId="13A618D8" w:rsidR="006112EF" w:rsidRPr="00BD117A" w:rsidRDefault="00E96CDD">
            <w:pPr>
              <w:pStyle w:val="Tabelatekst"/>
            </w:pPr>
            <w:r w:rsidRPr="00BD117A">
              <w:t>Poprzedni status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070A0" w14:textId="5FE8490D" w:rsidR="006112EF" w:rsidRPr="00BD117A" w:rsidRDefault="0046583E">
            <w:pPr>
              <w:pStyle w:val="Tabelatekst"/>
            </w:pPr>
            <w:proofErr w:type="spellStart"/>
            <w:r w:rsidRPr="00BD117A">
              <w:t>neu_statuspre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D8B4E" w14:textId="77777777" w:rsidR="006112EF" w:rsidRPr="00BD117A" w:rsidRDefault="006112E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1C224A" w14:textId="77777777" w:rsidR="006112EF" w:rsidRPr="00BD117A" w:rsidRDefault="0046583E">
            <w:pPr>
              <w:pStyle w:val="Tabelatekst"/>
            </w:pPr>
            <w:r w:rsidRPr="00BD117A">
              <w:t>Poprzedni status</w:t>
            </w:r>
            <w:r w:rsidR="00CE5B08" w:rsidRPr="00BD117A">
              <w:t>:</w:t>
            </w:r>
          </w:p>
          <w:p w14:paraId="76C037B1" w14:textId="77777777" w:rsidR="00CE5B08" w:rsidRPr="00BD117A" w:rsidRDefault="00CE5B08" w:rsidP="00CE5B08">
            <w:pPr>
              <w:pStyle w:val="Tabelatekst"/>
            </w:pPr>
            <w:r w:rsidRPr="00BD117A">
              <w:t>nowy,</w:t>
            </w:r>
          </w:p>
          <w:p w14:paraId="47256E3F" w14:textId="77777777" w:rsidR="00CE5B08" w:rsidRPr="00BD117A" w:rsidRDefault="00CE5B08" w:rsidP="00CE5B08">
            <w:pPr>
              <w:pStyle w:val="Tabelatekst"/>
            </w:pPr>
            <w:r w:rsidRPr="00BD117A">
              <w:t>zakwalifikowany,</w:t>
            </w:r>
          </w:p>
          <w:p w14:paraId="020344ED" w14:textId="77777777" w:rsidR="00CE5B08" w:rsidRPr="00BD117A" w:rsidRDefault="00CE5B08" w:rsidP="00CE5B08">
            <w:pPr>
              <w:pStyle w:val="Tabelatekst"/>
            </w:pPr>
            <w:r w:rsidRPr="00BD117A">
              <w:t>nie przystępujemy,</w:t>
            </w:r>
          </w:p>
          <w:p w14:paraId="5277EA00" w14:textId="77777777" w:rsidR="00CE5B08" w:rsidRPr="00BD117A" w:rsidRDefault="00CE5B08" w:rsidP="00CE5B08">
            <w:pPr>
              <w:pStyle w:val="Tabelatekst"/>
            </w:pPr>
            <w:r w:rsidRPr="00BD117A">
              <w:t>złożony,</w:t>
            </w:r>
          </w:p>
          <w:p w14:paraId="5D58DACA" w14:textId="77777777" w:rsidR="00CE5B08" w:rsidRPr="00BD117A" w:rsidRDefault="00CE5B08" w:rsidP="00CE5B08">
            <w:pPr>
              <w:pStyle w:val="Tabelatekst"/>
            </w:pPr>
            <w:r w:rsidRPr="00BD117A">
              <w:t>wygrany,</w:t>
            </w:r>
          </w:p>
          <w:p w14:paraId="34CE7198" w14:textId="77777777" w:rsidR="00CE5B08" w:rsidRPr="00BD117A" w:rsidRDefault="00CE5B08" w:rsidP="00CE5B08">
            <w:pPr>
              <w:pStyle w:val="Tabelatekst"/>
            </w:pPr>
            <w:r w:rsidRPr="00BD117A">
              <w:t>wygrany częściowo,</w:t>
            </w:r>
          </w:p>
          <w:p w14:paraId="6EE89182" w14:textId="77777777" w:rsidR="00CE5B08" w:rsidRPr="00BD117A" w:rsidRDefault="00CE5B08" w:rsidP="00CE5B08">
            <w:pPr>
              <w:pStyle w:val="Tabelatekst"/>
            </w:pPr>
            <w:r w:rsidRPr="00BD117A">
              <w:t>przegrany,</w:t>
            </w:r>
          </w:p>
          <w:p w14:paraId="6B231864" w14:textId="77777777" w:rsidR="00CE5B08" w:rsidRPr="00BD117A" w:rsidRDefault="00CE5B08" w:rsidP="00CE5B08">
            <w:pPr>
              <w:pStyle w:val="Tabelatekst"/>
            </w:pPr>
            <w:r w:rsidRPr="00BD117A">
              <w:t>unieważniony,</w:t>
            </w:r>
          </w:p>
          <w:p w14:paraId="3C6BB162" w14:textId="77777777" w:rsidR="00CE5B08" w:rsidRPr="00BD117A" w:rsidRDefault="00CE5B08" w:rsidP="00CE5B08">
            <w:pPr>
              <w:pStyle w:val="Tabelatekst"/>
            </w:pPr>
            <w:r w:rsidRPr="00BD117A">
              <w:t>wysłany do SAP,</w:t>
            </w:r>
          </w:p>
          <w:p w14:paraId="0A80DC97" w14:textId="77777777" w:rsidR="00CE5B08" w:rsidRPr="00BD117A" w:rsidRDefault="00CE5B08" w:rsidP="00CE5B08">
            <w:pPr>
              <w:pStyle w:val="Tabelatekst"/>
            </w:pPr>
            <w:r w:rsidRPr="00BD117A">
              <w:t>wysłany częściowo do SAP,</w:t>
            </w:r>
          </w:p>
          <w:p w14:paraId="0C9B341F" w14:textId="77777777" w:rsidR="00CE5B08" w:rsidRPr="00BD117A" w:rsidRDefault="00CE5B08" w:rsidP="00CE5B08">
            <w:pPr>
              <w:pStyle w:val="Tabelatekst"/>
            </w:pPr>
            <w:r w:rsidRPr="00BD117A">
              <w:t>aktywowany w SAP,</w:t>
            </w:r>
          </w:p>
          <w:p w14:paraId="392B43A2" w14:textId="77777777" w:rsidR="00CE5B08" w:rsidRPr="00BD117A" w:rsidRDefault="00CE5B08" w:rsidP="00CE5B08">
            <w:pPr>
              <w:pStyle w:val="Tabelatekst"/>
            </w:pPr>
            <w:r w:rsidRPr="00BD117A">
              <w:t>aktywowany częściowo w SAP,</w:t>
            </w:r>
          </w:p>
          <w:p w14:paraId="4BCE646F" w14:textId="77777777" w:rsidR="00CE5B08" w:rsidRPr="00BD117A" w:rsidRDefault="00CE5B08" w:rsidP="00CE5B08">
            <w:pPr>
              <w:pStyle w:val="Tabelatekst"/>
            </w:pPr>
            <w:r w:rsidRPr="00BD117A">
              <w:t>błąd aktywacji w SAP,</w:t>
            </w:r>
          </w:p>
          <w:p w14:paraId="08861FBB" w14:textId="47EFD436" w:rsidR="00CE5B08" w:rsidRPr="00BD117A" w:rsidRDefault="00CE5B08" w:rsidP="00CE5B08">
            <w:pPr>
              <w:pStyle w:val="Tabelatekst"/>
            </w:pPr>
            <w:r w:rsidRPr="00BD117A">
              <w:t>odrzucony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7C0E18" w14:textId="6A3CFD49" w:rsidR="006112EF" w:rsidRPr="00BD117A" w:rsidRDefault="008067F4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357B4B" w14:textId="2DD2C6B4" w:rsidR="006112EF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8067F4" w:rsidRPr="00BD117A">
              <w:rPr>
                <w:rStyle w:val="normaltextrun"/>
                <w:szCs w:val="20"/>
              </w:rPr>
              <w:t>, uzupełniane automatycznie</w:t>
            </w:r>
            <w:r w:rsidR="00CE5B08" w:rsidRPr="00BD117A">
              <w:rPr>
                <w:rStyle w:val="normaltextrun"/>
                <w:szCs w:val="20"/>
              </w:rPr>
              <w:t>, istniejący zestaw opcji: Status Pakietu</w:t>
            </w:r>
          </w:p>
        </w:tc>
      </w:tr>
      <w:tr w:rsidR="006112EF" w:rsidRPr="00BD117A" w14:paraId="5379DDD4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8CC4A" w14:textId="188C8CC7" w:rsidR="006112EF" w:rsidRPr="00BD117A" w:rsidRDefault="00E96CDD">
            <w:pPr>
              <w:pStyle w:val="Tabelatekst"/>
            </w:pPr>
            <w:r w:rsidRPr="00BD117A">
              <w:t>Stan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20CDF" w14:textId="0B4E5755" w:rsidR="006112EF" w:rsidRPr="00BD117A" w:rsidRDefault="000309A1">
            <w:pPr>
              <w:pStyle w:val="Tabelatekst"/>
            </w:pPr>
            <w:proofErr w:type="spellStart"/>
            <w:r w:rsidRPr="00BD117A">
              <w:t>statecode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4A69F" w14:textId="77777777" w:rsidR="006112EF" w:rsidRPr="00BD117A" w:rsidRDefault="006112E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78F2E8" w14:textId="2764AD5F" w:rsidR="006112EF" w:rsidRPr="00BD117A" w:rsidRDefault="007148D3">
            <w:pPr>
              <w:pStyle w:val="Tabelatekst"/>
            </w:pPr>
            <w:r w:rsidRPr="00BD117A">
              <w:t>Stan elementu/elementów Pakiet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0BA39F" w14:textId="0F7282D5" w:rsidR="006112EF" w:rsidRPr="00BD117A" w:rsidRDefault="007148D3">
            <w:pPr>
              <w:pStyle w:val="Tabelatekst"/>
            </w:pPr>
            <w:r w:rsidRPr="00BD117A">
              <w:t>Stan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90CF9F" w14:textId="20E3A6ED" w:rsidR="006112EF" w:rsidRPr="00BD117A" w:rsidRDefault="007148D3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ukryte, uzupełniane automatycznie</w:t>
            </w:r>
          </w:p>
        </w:tc>
      </w:tr>
      <w:tr w:rsidR="006112EF" w:rsidRPr="00BD117A" w14:paraId="5DA438B7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B4C90" w14:textId="1991FABD" w:rsidR="006112EF" w:rsidRPr="00BD117A" w:rsidRDefault="00E96CDD">
            <w:pPr>
              <w:pStyle w:val="Tabelatekst"/>
            </w:pPr>
            <w:r w:rsidRPr="00BD117A">
              <w:t>Liczba pozycji w pakiecie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51D2F" w14:textId="048007F7" w:rsidR="006112EF" w:rsidRPr="00BD117A" w:rsidRDefault="007D2FD1">
            <w:pPr>
              <w:pStyle w:val="Tabelatekst"/>
            </w:pPr>
            <w:proofErr w:type="spellStart"/>
            <w:r w:rsidRPr="00BD117A">
              <w:t>neu_itemsamountinbundle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D6B11" w14:textId="77777777" w:rsidR="006112EF" w:rsidRPr="00BD117A" w:rsidRDefault="006112E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914099" w14:textId="77777777" w:rsidR="006112EF" w:rsidRPr="00BD117A" w:rsidRDefault="006112E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67E3C1" w14:textId="18861D23" w:rsidR="006112EF" w:rsidRPr="00BD117A" w:rsidRDefault="008436A1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994977" w14:textId="3C4679F8" w:rsidR="006112EF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5A5BB4" w:rsidRPr="00BD117A">
              <w:rPr>
                <w:rStyle w:val="normaltextrun"/>
                <w:szCs w:val="20"/>
              </w:rPr>
              <w:t xml:space="preserve">, </w:t>
            </w:r>
            <w:r w:rsidR="007D2FD1" w:rsidRPr="00BD117A">
              <w:rPr>
                <w:rStyle w:val="normaltextrun"/>
                <w:szCs w:val="20"/>
              </w:rPr>
              <w:t>uzupełniane automatycznie</w:t>
            </w:r>
          </w:p>
        </w:tc>
      </w:tr>
      <w:tr w:rsidR="006112EF" w:rsidRPr="00BD117A" w14:paraId="1AC650F4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76137" w14:textId="20940FAD" w:rsidR="006112EF" w:rsidRPr="00BD117A" w:rsidRDefault="00173039">
            <w:pPr>
              <w:pStyle w:val="Tabelatekst"/>
            </w:pPr>
            <w:r w:rsidRPr="00BD117A">
              <w:t xml:space="preserve">Flaga </w:t>
            </w:r>
            <w:r w:rsidR="00266435" w:rsidRPr="00BD117A">
              <w:t>Producent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94862" w14:textId="253E76E5" w:rsidR="006112EF" w:rsidRPr="00BD117A" w:rsidRDefault="00FD0CF7">
            <w:pPr>
              <w:pStyle w:val="Tabelatekst"/>
            </w:pPr>
            <w:proofErr w:type="spellStart"/>
            <w:r w:rsidRPr="00BD117A">
              <w:t>neu_iscalculateproducer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AA36E" w14:textId="77777777" w:rsidR="006112EF" w:rsidRPr="00BD117A" w:rsidRDefault="006112E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9C85E8" w14:textId="77777777" w:rsidR="006112EF" w:rsidRPr="00BD117A" w:rsidRDefault="006112E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C9F20B" w14:textId="68085C6B" w:rsidR="006112EF" w:rsidRPr="00BD117A" w:rsidRDefault="008436A1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5764E5" w14:textId="323769DB" w:rsidR="006112EF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FD0CF7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78C16E90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9FCF9" w14:textId="410C8865" w:rsidR="00E9185C" w:rsidRPr="00BD117A" w:rsidRDefault="00B1242A">
            <w:pPr>
              <w:pStyle w:val="Tabelatekst"/>
            </w:pPr>
            <w:r w:rsidRPr="00BD117A">
              <w:lastRenderedPageBreak/>
              <w:t>Cofnij ostatnią zmianę statusu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AC7C2" w14:textId="011174D0" w:rsidR="00E9185C" w:rsidRPr="00BD117A" w:rsidRDefault="00B9140E">
            <w:pPr>
              <w:pStyle w:val="Tabelatekst"/>
            </w:pPr>
            <w:proofErr w:type="spellStart"/>
            <w:r w:rsidRPr="00BD117A">
              <w:t>WebResource_SetPreviousStatus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E1526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FE2B12" w14:textId="0F1C13B9" w:rsidR="00E9185C" w:rsidRPr="00BD117A" w:rsidRDefault="00644A09">
            <w:pPr>
              <w:pStyle w:val="Tabelatekst"/>
            </w:pPr>
            <w:r w:rsidRPr="00BD117A">
              <w:t>Przycisk „Cofnij ostatnią zmianę statusu”</w:t>
            </w:r>
            <w:r w:rsidR="003036D8" w:rsidRPr="00BD117A">
              <w:t xml:space="preserve">, </w:t>
            </w:r>
            <w:r w:rsidR="00F824D7" w:rsidRPr="00BD117A">
              <w:t>wywołujący</w:t>
            </w:r>
            <w:r w:rsidR="003036D8" w:rsidRPr="00BD117A">
              <w:t xml:space="preserve"> przywrócenie poprzedniej wartości w polu „Status”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C72A54" w14:textId="50D15D59" w:rsidR="00E9185C" w:rsidRPr="00BD117A" w:rsidRDefault="00644A09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AFBBB9" w14:textId="30CB80C5" w:rsidR="00E9185C" w:rsidRPr="00BD117A" w:rsidRDefault="00644A09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</w:t>
            </w:r>
            <w:r w:rsidR="009570F0" w:rsidRPr="00BD117A">
              <w:t xml:space="preserve">: </w:t>
            </w:r>
            <w:proofErr w:type="spellStart"/>
            <w:r w:rsidR="009570F0" w:rsidRPr="00BD117A">
              <w:t>neu</w:t>
            </w:r>
            <w:proofErr w:type="spellEnd"/>
            <w:r w:rsidR="009570F0" w:rsidRPr="00BD117A">
              <w:t>_ /</w:t>
            </w:r>
            <w:proofErr w:type="spellStart"/>
            <w:r w:rsidR="009570F0" w:rsidRPr="00BD117A">
              <w:t>html</w:t>
            </w:r>
            <w:proofErr w:type="spellEnd"/>
            <w:r w:rsidR="009570F0" w:rsidRPr="00BD117A">
              <w:t>/neu_tenderbundleSetPreviousStatus.html, dostępny dla admina</w:t>
            </w:r>
          </w:p>
        </w:tc>
      </w:tr>
      <w:tr w:rsidR="00E9185C" w:rsidRPr="00BD117A" w14:paraId="44F80A0F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27232" w14:textId="1C7E71B1" w:rsidR="00E9185C" w:rsidRPr="00BD117A" w:rsidRDefault="002E5553">
            <w:pPr>
              <w:pStyle w:val="Tabelatekst"/>
            </w:pPr>
            <w:r w:rsidRPr="00BD117A">
              <w:t>Uwzględnij preferowanych producentów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73CAD9" w14:textId="5E478F3E" w:rsidR="00E9185C" w:rsidRPr="00BD117A" w:rsidRDefault="007832EB">
            <w:pPr>
              <w:pStyle w:val="Tabelatekst"/>
            </w:pPr>
            <w:proofErr w:type="spellStart"/>
            <w:r w:rsidRPr="00BD117A">
              <w:t>WebResource_ButtonRemapPrefferProducer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39A2C7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266BC2" w14:textId="3A31055F" w:rsidR="00E9185C" w:rsidRPr="00BD117A" w:rsidRDefault="00644A09">
            <w:pPr>
              <w:pStyle w:val="Tabelatekst"/>
            </w:pPr>
            <w:r w:rsidRPr="00BD117A">
              <w:t>Przycisk „Uwzględnij preferowanych producentów”</w:t>
            </w:r>
            <w:r w:rsidR="00C67E08" w:rsidRPr="00BD117A">
              <w:t xml:space="preserve">, wywołujący </w:t>
            </w:r>
            <w:proofErr w:type="spellStart"/>
            <w:r w:rsidR="00A50D3A" w:rsidRPr="00BD117A">
              <w:t>remapowanie</w:t>
            </w:r>
            <w:proofErr w:type="spellEnd"/>
            <w:r w:rsidR="007562CB" w:rsidRPr="00BD117A">
              <w:t xml:space="preserve"> Produktów Dopasowanych do </w:t>
            </w:r>
            <w:r w:rsidR="00C67E08" w:rsidRPr="00BD117A">
              <w:t>Produktów P</w:t>
            </w:r>
            <w:r w:rsidR="007562CB" w:rsidRPr="00BD117A">
              <w:t>r</w:t>
            </w:r>
            <w:r w:rsidR="00C67E08" w:rsidRPr="00BD117A">
              <w:t>zetargu</w:t>
            </w:r>
            <w:r w:rsidR="007562CB" w:rsidRPr="00BD117A">
              <w:t xml:space="preserve"> z uwzględnieniem Producentów Preferowanych dodanych do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00C58C" w14:textId="0DACCAB4" w:rsidR="00E9185C" w:rsidRPr="00BD117A" w:rsidRDefault="00644A09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A76C71" w14:textId="40932F26" w:rsidR="00E9185C" w:rsidRPr="00BD117A" w:rsidRDefault="00644A09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</w:t>
            </w:r>
            <w:r w:rsidR="00146048" w:rsidRPr="00BD117A">
              <w:t xml:space="preserve">: </w:t>
            </w:r>
            <w:proofErr w:type="spellStart"/>
            <w:r w:rsidR="007832EB" w:rsidRPr="00BD117A">
              <w:rPr>
                <w:rStyle w:val="ms-crm-lookupitem-name"/>
              </w:rPr>
              <w:t>neu</w:t>
            </w:r>
            <w:proofErr w:type="spellEnd"/>
            <w:r w:rsidR="007832EB" w:rsidRPr="00BD117A">
              <w:rPr>
                <w:rStyle w:val="ms-crm-lookupitem-name"/>
              </w:rPr>
              <w:t>_/</w:t>
            </w:r>
            <w:proofErr w:type="spellStart"/>
            <w:r w:rsidR="007832EB" w:rsidRPr="00BD117A">
              <w:rPr>
                <w:rStyle w:val="ms-crm-lookupitem-name"/>
              </w:rPr>
              <w:t>html</w:t>
            </w:r>
            <w:proofErr w:type="spellEnd"/>
            <w:r w:rsidR="007832EB" w:rsidRPr="00BD117A">
              <w:rPr>
                <w:rStyle w:val="ms-crm-lookupitem-name"/>
              </w:rPr>
              <w:t>/</w:t>
            </w:r>
            <w:proofErr w:type="spellStart"/>
            <w:r w:rsidR="007832EB" w:rsidRPr="00BD117A">
              <w:rPr>
                <w:rStyle w:val="ms-crm-lookupitem-name"/>
              </w:rPr>
              <w:t>tenderBundleRemapProducerButton</w:t>
            </w:r>
            <w:proofErr w:type="spellEnd"/>
          </w:p>
        </w:tc>
      </w:tr>
      <w:tr w:rsidR="00E9185C" w:rsidRPr="00BD117A" w14:paraId="4799FF65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84A8F" w14:textId="636AD07D" w:rsidR="00E9185C" w:rsidRPr="00BD117A" w:rsidRDefault="002E5553">
            <w:pPr>
              <w:pStyle w:val="Tabelatekst"/>
            </w:pPr>
            <w:r w:rsidRPr="00BD117A">
              <w:t>Przywróć wyniki mapowania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138B2" w14:textId="353036B8" w:rsidR="00E9185C" w:rsidRPr="00BD117A" w:rsidRDefault="005A2668">
            <w:pPr>
              <w:pStyle w:val="Tabelatekst"/>
            </w:pPr>
            <w:proofErr w:type="spellStart"/>
            <w:r w:rsidRPr="00BD117A">
              <w:t>WebResource_ButtonTenderBundleRestoreMapperResults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990252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FACEB8" w14:textId="0068BBAD" w:rsidR="00E9185C" w:rsidRPr="00BD117A" w:rsidRDefault="00644A09">
            <w:pPr>
              <w:pStyle w:val="Tabelatekst"/>
            </w:pPr>
            <w:r w:rsidRPr="00BD117A">
              <w:t>Przycisk „Przywróć wyniki mapowania”</w:t>
            </w:r>
            <w:r w:rsidR="00631DD2" w:rsidRPr="00BD117A">
              <w:t xml:space="preserve">, wywołuje </w:t>
            </w:r>
            <w:proofErr w:type="spellStart"/>
            <w:r w:rsidR="00EB52C6" w:rsidRPr="00BD117A">
              <w:t>remapowanie</w:t>
            </w:r>
            <w:proofErr w:type="spellEnd"/>
            <w:r w:rsidR="00EB52C6" w:rsidRPr="00BD117A">
              <w:t xml:space="preserve"> Produktów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D934E6" w14:textId="38E90666" w:rsidR="00E9185C" w:rsidRPr="00BD117A" w:rsidRDefault="00644A09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CF1D0A" w14:textId="2D606CCB" w:rsidR="00E9185C" w:rsidRPr="00BD117A" w:rsidRDefault="00644A09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</w:t>
            </w:r>
            <w:r w:rsidR="001F4D3F" w:rsidRPr="00BD117A">
              <w:t xml:space="preserve">: </w:t>
            </w:r>
            <w:proofErr w:type="spellStart"/>
            <w:r w:rsidR="00F46B77" w:rsidRPr="00BD117A">
              <w:t>neu</w:t>
            </w:r>
            <w:proofErr w:type="spellEnd"/>
            <w:r w:rsidR="00F46B77" w:rsidRPr="00BD117A">
              <w:t>_ /</w:t>
            </w:r>
            <w:proofErr w:type="spellStart"/>
            <w:r w:rsidR="00F46B77" w:rsidRPr="00BD117A">
              <w:t>html</w:t>
            </w:r>
            <w:proofErr w:type="spellEnd"/>
            <w:r w:rsidR="00F46B77" w:rsidRPr="00BD117A">
              <w:t>/neu_tenderBundleResporeMapperResults.html</w:t>
            </w:r>
          </w:p>
        </w:tc>
      </w:tr>
      <w:tr w:rsidR="00E9185C" w:rsidRPr="00BD117A" w14:paraId="39D59D37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A94CD" w14:textId="4EC2F0E1" w:rsidR="00E9185C" w:rsidRPr="00BD117A" w:rsidRDefault="00EC15AA">
            <w:pPr>
              <w:pStyle w:val="Tabelatekst"/>
            </w:pPr>
            <w:r w:rsidRPr="00BD117A">
              <w:t xml:space="preserve">Status </w:t>
            </w:r>
            <w:proofErr w:type="spellStart"/>
            <w:r w:rsidRPr="00BD117A">
              <w:t>pref</w:t>
            </w:r>
            <w:proofErr w:type="spellEnd"/>
            <w:r w:rsidRPr="00BD117A">
              <w:t>. producentów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B80E9" w14:textId="34E9F40A" w:rsidR="00E9185C" w:rsidRPr="00BD117A" w:rsidRDefault="00E01D09">
            <w:pPr>
              <w:pStyle w:val="Tabelatekst"/>
            </w:pPr>
            <w:proofErr w:type="spellStart"/>
            <w:r w:rsidRPr="00BD117A">
              <w:t>neu_stateprefferproducer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D3340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5E4594" w14:textId="77777777" w:rsidR="00E9185C" w:rsidRPr="00BD117A" w:rsidRDefault="00B60ECC">
            <w:pPr>
              <w:pStyle w:val="Tabelatekst"/>
            </w:pPr>
            <w:r w:rsidRPr="00BD117A">
              <w:t>Brak uwzględnienia preferowanych producentów.,</w:t>
            </w:r>
          </w:p>
          <w:p w14:paraId="375AF2A5" w14:textId="77777777" w:rsidR="00B60ECC" w:rsidRPr="00BD117A" w:rsidRDefault="001B5BD5">
            <w:pPr>
              <w:pStyle w:val="Tabelatekst"/>
            </w:pPr>
            <w:r w:rsidRPr="00BD117A">
              <w:t>Uwzględnianie preferowanych producentów w trakcie.,</w:t>
            </w:r>
          </w:p>
          <w:p w14:paraId="2977FC14" w14:textId="77777777" w:rsidR="001B5BD5" w:rsidRPr="00BD117A" w:rsidRDefault="001B5BD5">
            <w:pPr>
              <w:pStyle w:val="Tabelatekst"/>
            </w:pPr>
            <w:r w:rsidRPr="00BD117A">
              <w:t>Uwzględnianie preferowanych producentów zakończone.,</w:t>
            </w:r>
          </w:p>
          <w:p w14:paraId="2213F877" w14:textId="3B5BEF6D" w:rsidR="001B5BD5" w:rsidRPr="00BD117A" w:rsidRDefault="003751D9">
            <w:pPr>
              <w:pStyle w:val="Tabelatekst"/>
            </w:pPr>
            <w:r w:rsidRPr="00BD117A">
              <w:t>Przywracanie wyników mapowania w trakcie.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2FBB61" w14:textId="1A2C0790" w:rsidR="00E9185C" w:rsidRPr="00BD117A" w:rsidRDefault="00B60ECC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346364" w14:textId="0C074886" w:rsidR="00E9185C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B60ECC" w:rsidRPr="00BD117A">
              <w:rPr>
                <w:rStyle w:val="normaltextrun"/>
                <w:szCs w:val="20"/>
              </w:rPr>
              <w:t>, uzupełniane automatycznie</w:t>
            </w:r>
            <w:r w:rsidR="00042CC2" w:rsidRPr="00BD117A">
              <w:rPr>
                <w:rStyle w:val="normaltextrun"/>
                <w:szCs w:val="20"/>
              </w:rPr>
              <w:t>, wartość domyślna: Brak uwzględnienia preferowanych producentów.</w:t>
            </w:r>
          </w:p>
        </w:tc>
      </w:tr>
      <w:tr w:rsidR="00E9185C" w:rsidRPr="00BD117A" w14:paraId="7809F3DC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9F825" w14:textId="093157C0" w:rsidR="00E9185C" w:rsidRPr="00BD117A" w:rsidRDefault="00EC15AA">
            <w:pPr>
              <w:pStyle w:val="Tabelatekst"/>
            </w:pPr>
            <w:r w:rsidRPr="00BD117A">
              <w:t>Producenci Preferowani dla Pakietu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5195DB" w14:textId="77777777" w:rsidR="00E9185C" w:rsidRPr="00BD117A" w:rsidRDefault="00E9185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EDA68" w14:textId="53AACDDB" w:rsidR="00E9185C" w:rsidRPr="00BD117A" w:rsidRDefault="00042CC2">
            <w:pPr>
              <w:pStyle w:val="Tabelatekst"/>
            </w:pPr>
            <w:r w:rsidRPr="00BD117A">
              <w:t>Producent Preferowany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3DBE8C" w14:textId="41E53FA4" w:rsidR="00E9185C" w:rsidRPr="00BD117A" w:rsidRDefault="00042CC2">
            <w:pPr>
              <w:pStyle w:val="Tabelatekst"/>
            </w:pPr>
            <w:r w:rsidRPr="00BD117A">
              <w:t xml:space="preserve">Tabela rekordów Producent Preferowany pokrewnych </w:t>
            </w:r>
            <w:r w:rsidR="00953BD5" w:rsidRPr="00BD117A">
              <w:t>do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C3B096" w14:textId="48A8D8FB" w:rsidR="00E9185C" w:rsidRPr="00BD117A" w:rsidRDefault="00953BD5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5A5F61" w14:textId="47B4EDA0" w:rsidR="00E9185C" w:rsidRPr="00BD117A" w:rsidRDefault="00953BD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Nazwa relacji: </w:t>
            </w:r>
            <w:proofErr w:type="spellStart"/>
            <w:r w:rsidR="00F2661D" w:rsidRPr="00BD117A">
              <w:rPr>
                <w:rStyle w:val="normaltextrun"/>
                <w:szCs w:val="20"/>
              </w:rPr>
              <w:t>neu_neu_tenderbundle_neu_preferredproducer</w:t>
            </w:r>
            <w:proofErr w:type="spellEnd"/>
          </w:p>
        </w:tc>
      </w:tr>
      <w:tr w:rsidR="00E9185C" w:rsidRPr="00BD117A" w14:paraId="5F7323C4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F85F6" w14:textId="671B9DE5" w:rsidR="00E9185C" w:rsidRPr="00BD117A" w:rsidRDefault="00EC15AA">
            <w:pPr>
              <w:pStyle w:val="Tabelatekst"/>
            </w:pPr>
            <w:r w:rsidRPr="00BD117A">
              <w:t>Data obowiązywania Pakietu OD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2EEE1" w14:textId="52D24A5F" w:rsidR="00E9185C" w:rsidRPr="00BD117A" w:rsidRDefault="00BC7B63">
            <w:pPr>
              <w:pStyle w:val="Tabelatekst"/>
            </w:pPr>
            <w:proofErr w:type="spellStart"/>
            <w:r w:rsidRPr="00BD117A">
              <w:t>neu_validitydatefrom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D316A3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185071" w14:textId="196F7D76" w:rsidR="00E9185C" w:rsidRPr="00BD117A" w:rsidRDefault="00BC7B63">
            <w:pPr>
              <w:pStyle w:val="Tabelatekst"/>
            </w:pPr>
            <w:r w:rsidRPr="00BD117A">
              <w:t>Od kiedy obowiązuje Pakiet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D2E819" w14:textId="238E5791" w:rsidR="00E9185C" w:rsidRPr="00BD117A" w:rsidRDefault="00BC7B6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1EFA40" w14:textId="22E49128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6D62F1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2C7E58BD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06D6F" w14:textId="2151631F" w:rsidR="00E9185C" w:rsidRPr="00BD117A" w:rsidRDefault="00EC15AA">
            <w:pPr>
              <w:pStyle w:val="Tabelatekst"/>
            </w:pPr>
            <w:r w:rsidRPr="00BD117A">
              <w:lastRenderedPageBreak/>
              <w:t>Data obowiązywania Pakietu 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732666" w14:textId="51AB1B96" w:rsidR="00E9185C" w:rsidRPr="00BD117A" w:rsidRDefault="0047049F">
            <w:pPr>
              <w:pStyle w:val="Tabelatekst"/>
            </w:pPr>
            <w:proofErr w:type="spellStart"/>
            <w:r w:rsidRPr="00BD117A">
              <w:t>neu_validitydateto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4E042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6C2F93" w14:textId="73F612B0" w:rsidR="00E9185C" w:rsidRPr="00BD117A" w:rsidRDefault="00DD488B">
            <w:pPr>
              <w:pStyle w:val="Tabelatekst"/>
            </w:pPr>
            <w:r w:rsidRPr="00BD117A">
              <w:t>Do kiedy obowiązuje Pakiet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69EDF3" w14:textId="6A0DFBC2" w:rsidR="00E9185C" w:rsidRPr="00BD117A" w:rsidRDefault="00BC7B6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DA4B10" w14:textId="0B7BB941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6D62F1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4BB44A0E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EF6C" w14:textId="5A5D81D5" w:rsidR="00E9185C" w:rsidRPr="00BD117A" w:rsidRDefault="00EC15AA">
            <w:pPr>
              <w:pStyle w:val="Tabelatekst"/>
            </w:pPr>
            <w:r w:rsidRPr="00BD117A">
              <w:t>Data ogłoszenia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7CC7D" w14:textId="5710C463" w:rsidR="00E9185C" w:rsidRPr="00BD117A" w:rsidRDefault="00DD488B">
            <w:pPr>
              <w:pStyle w:val="Tabelatekst"/>
            </w:pPr>
            <w:proofErr w:type="spellStart"/>
            <w:r w:rsidRPr="00BD117A">
              <w:t>neu_annoucementdate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DCB179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915589" w14:textId="304E193D" w:rsidR="00E9185C" w:rsidRPr="00BD117A" w:rsidRDefault="00DD488B">
            <w:pPr>
              <w:pStyle w:val="Tabelatekst"/>
            </w:pPr>
            <w:r w:rsidRPr="00BD117A">
              <w:t>Data ogłoszenia Przetargu, którego dotyczy Pakiet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8B35CD" w14:textId="35803278" w:rsidR="00E9185C" w:rsidRPr="00BD117A" w:rsidRDefault="00BC7B6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9BA275" w14:textId="2AFB636A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6D62F1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7740FA0B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66604" w14:textId="45C0B3CE" w:rsidR="00E9185C" w:rsidRPr="00BD117A" w:rsidRDefault="00EC15AA">
            <w:pPr>
              <w:pStyle w:val="Tabelatekst"/>
            </w:pPr>
            <w:r w:rsidRPr="00BD117A">
              <w:t>Data otwarcia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74565C" w14:textId="27D922F3" w:rsidR="00E9185C" w:rsidRPr="00BD117A" w:rsidRDefault="00DD488B">
            <w:pPr>
              <w:pStyle w:val="Tabelatekst"/>
            </w:pPr>
            <w:proofErr w:type="spellStart"/>
            <w:r w:rsidRPr="00BD117A">
              <w:t>neu_openingdate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1D605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1C6C6A" w14:textId="7D97342E" w:rsidR="00E9185C" w:rsidRPr="00BD117A" w:rsidRDefault="000360E7">
            <w:pPr>
              <w:pStyle w:val="Tabelatekst"/>
            </w:pPr>
            <w:r w:rsidRPr="00BD117A">
              <w:t>Data otwarcia Przetargu, którego dotyczy Pakiet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77D5E1" w14:textId="121D079A" w:rsidR="00E9185C" w:rsidRPr="00BD117A" w:rsidRDefault="00BC7B6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54FB7F" w14:textId="6C0CD8F6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6D62F1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4390FED4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70573" w14:textId="1004AB39" w:rsidR="00E9185C" w:rsidRPr="00BD117A" w:rsidRDefault="00EC15AA">
            <w:pPr>
              <w:pStyle w:val="Tabelatekst"/>
            </w:pPr>
            <w:r w:rsidRPr="00BD117A">
              <w:t>Data złożenia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28B383" w14:textId="071A1F0C" w:rsidR="00E9185C" w:rsidRPr="00BD117A" w:rsidRDefault="00B2595B">
            <w:pPr>
              <w:pStyle w:val="Tabelatekst"/>
            </w:pPr>
            <w:proofErr w:type="spellStart"/>
            <w:r w:rsidRPr="00BD117A">
              <w:t>neu_releasedate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7BA545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802B7E" w14:textId="43260177" w:rsidR="00E9185C" w:rsidRPr="00BD117A" w:rsidRDefault="00B2595B">
            <w:pPr>
              <w:pStyle w:val="Tabelatekst"/>
            </w:pPr>
            <w:r w:rsidRPr="00BD117A">
              <w:t>Data złożenia Przetargu, którego dotyczy Pakiet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118266" w14:textId="7EB968E5" w:rsidR="00E9185C" w:rsidRPr="00BD117A" w:rsidRDefault="00BC7B6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C46630" w14:textId="585A24B9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6D62F1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638FF316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8F3A8" w14:textId="717C3318" w:rsidR="00E9185C" w:rsidRPr="00BD117A" w:rsidRDefault="00EC15AA">
            <w:pPr>
              <w:pStyle w:val="Tabelatekst"/>
            </w:pPr>
            <w:r w:rsidRPr="00BD117A">
              <w:t>Czas obowiązywania Pakietu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822DD" w14:textId="1194EC22" w:rsidR="00E9185C" w:rsidRPr="00BD117A" w:rsidRDefault="000360E7">
            <w:pPr>
              <w:pStyle w:val="Tabelatekst"/>
            </w:pPr>
            <w:proofErr w:type="spellStart"/>
            <w:r w:rsidRPr="00BD117A">
              <w:t>neu_validitydays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FE3FEB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E6F51C" w14:textId="1BBECD95" w:rsidR="00E9185C" w:rsidRPr="00BD117A" w:rsidRDefault="000360E7">
            <w:pPr>
              <w:pStyle w:val="Tabelatekst"/>
            </w:pPr>
            <w:r w:rsidRPr="00BD117A">
              <w:t>Czas obowiązywania Pakietu w dniach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560BBD" w14:textId="4F01CC07" w:rsidR="00E9185C" w:rsidRPr="00BD117A" w:rsidRDefault="007C6C3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0D1FF7" w14:textId="4A003A9A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BF6FFE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53E6FEE3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4E336" w14:textId="56FA42C8" w:rsidR="00E9185C" w:rsidRPr="00BD117A" w:rsidRDefault="00EC15AA">
            <w:pPr>
              <w:pStyle w:val="Tabelatekst"/>
            </w:pPr>
            <w:r w:rsidRPr="00BD117A">
              <w:t>Czas trwa</w:t>
            </w:r>
            <w:r w:rsidR="00A64743" w:rsidRPr="00BD117A">
              <w:t>nia Pakietu w miesiącach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D50C7" w14:textId="4FDD4CCA" w:rsidR="00E9185C" w:rsidRPr="00BD117A" w:rsidRDefault="000360E7">
            <w:pPr>
              <w:pStyle w:val="Tabelatekst"/>
            </w:pPr>
            <w:proofErr w:type="spellStart"/>
            <w:r w:rsidRPr="00BD117A">
              <w:t>neu_durationinmonths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00CB0C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7A3C4A" w14:textId="77777777" w:rsidR="00E9185C" w:rsidRPr="00BD117A" w:rsidRDefault="00E9185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67ADD0" w14:textId="57BCEE86" w:rsidR="00E9185C" w:rsidRPr="00BD117A" w:rsidRDefault="007C6C3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83D09D" w14:textId="5DE13C52" w:rsidR="00E9185C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825405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103043B9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D4046" w14:textId="51A84B10" w:rsidR="00E9185C" w:rsidRPr="00BD117A" w:rsidRDefault="00C67DDB">
            <w:pPr>
              <w:pStyle w:val="Tabelatekst"/>
            </w:pPr>
            <w:r w:rsidRPr="00BD117A">
              <w:t>Czas trwania pakietu – zmiana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78763" w14:textId="1EB303E6" w:rsidR="00E9185C" w:rsidRPr="00BD117A" w:rsidRDefault="00405696">
            <w:pPr>
              <w:pStyle w:val="Tabelatekst"/>
            </w:pPr>
            <w:proofErr w:type="spellStart"/>
            <w:r w:rsidRPr="00BD117A">
              <w:t>neu_durationinmonthschange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19F27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23923B" w14:textId="77777777" w:rsidR="00E9185C" w:rsidRPr="00BD117A" w:rsidRDefault="00E9185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ADACF6" w14:textId="061778C1" w:rsidR="00E9185C" w:rsidRPr="00BD117A" w:rsidRDefault="007C6C3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D136CD" w14:textId="2E741F56" w:rsidR="00E9185C" w:rsidRPr="00BD117A" w:rsidRDefault="00211970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7760D8" w:rsidRPr="00BD117A">
              <w:rPr>
                <w:rStyle w:val="normaltextrun"/>
                <w:szCs w:val="20"/>
              </w:rPr>
              <w:t>artość przenoszona jest do pola „Czas trwania Pakietu w miesiącach”</w:t>
            </w:r>
            <w:r w:rsidR="006E628A" w:rsidRPr="00BD117A">
              <w:rPr>
                <w:rStyle w:val="normaltextrun"/>
                <w:szCs w:val="20"/>
              </w:rPr>
              <w:t xml:space="preserve"> </w:t>
            </w:r>
          </w:p>
        </w:tc>
      </w:tr>
      <w:tr w:rsidR="00E9185C" w:rsidRPr="00BD117A" w14:paraId="4DE4E50E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8C70D" w14:textId="4ABFAE18" w:rsidR="00E9185C" w:rsidRPr="00BD117A" w:rsidRDefault="00C67DDB">
            <w:pPr>
              <w:pStyle w:val="Tabelatekst"/>
            </w:pPr>
            <w:r w:rsidRPr="00BD117A">
              <w:t>Ilość dni związana z ofertą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45F" w14:textId="1FE3EC78" w:rsidR="00E9185C" w:rsidRPr="00BD117A" w:rsidRDefault="00405696">
            <w:pPr>
              <w:pStyle w:val="Tabelatekst"/>
            </w:pPr>
            <w:proofErr w:type="spellStart"/>
            <w:r w:rsidRPr="00BD117A">
              <w:t>neu_daysofvalidquote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54B06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BBD7FB" w14:textId="3846CB9C" w:rsidR="00E9185C" w:rsidRPr="00BD117A" w:rsidRDefault="00405696">
            <w:pPr>
              <w:pStyle w:val="Tabelatekst"/>
            </w:pPr>
            <w:r w:rsidRPr="00BD117A">
              <w:t>Ilość dni związana z ofertą dla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5997DE" w14:textId="4D803112" w:rsidR="00E9185C" w:rsidRPr="00BD117A" w:rsidRDefault="007C6C3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23F7C4" w14:textId="59D557A0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B15B77" w:rsidRPr="00BD117A">
              <w:rPr>
                <w:rStyle w:val="normaltextrun"/>
                <w:szCs w:val="20"/>
              </w:rPr>
              <w:t xml:space="preserve"> lub przez użytkownika</w:t>
            </w:r>
          </w:p>
        </w:tc>
      </w:tr>
      <w:tr w:rsidR="00E9185C" w:rsidRPr="00BD117A" w14:paraId="5FD0E44F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7EB1" w14:textId="12BD95FF" w:rsidR="00E9185C" w:rsidRPr="00BD117A" w:rsidRDefault="00C67DDB">
            <w:pPr>
              <w:pStyle w:val="Tabelatekst"/>
            </w:pPr>
            <w:r w:rsidRPr="00BD117A">
              <w:lastRenderedPageBreak/>
              <w:t>Termin płatności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30FFC7" w14:textId="2ACA191B" w:rsidR="00E9185C" w:rsidRPr="00BD117A" w:rsidRDefault="00405696">
            <w:pPr>
              <w:pStyle w:val="Tabelatekst"/>
            </w:pPr>
            <w:proofErr w:type="spellStart"/>
            <w:r w:rsidRPr="00BD117A">
              <w:t>neu_paymentdeadline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146F8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9C4B1F" w14:textId="65586D09" w:rsidR="00E9185C" w:rsidRPr="00BD117A" w:rsidRDefault="00405696">
            <w:pPr>
              <w:pStyle w:val="Tabelatekst"/>
            </w:pPr>
            <w:r w:rsidRPr="00BD117A">
              <w:t>Termin płatności Przetargu, którego dotyczy Pakiet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FAB27C" w14:textId="49E758C7" w:rsidR="00E9185C" w:rsidRPr="00BD117A" w:rsidRDefault="007C6C3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9E3129" w14:textId="65863E86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BF7A5B" w:rsidRPr="00BD117A">
              <w:rPr>
                <w:rStyle w:val="normaltextrun"/>
                <w:szCs w:val="20"/>
              </w:rPr>
              <w:t xml:space="preserve"> na podstawie Przetargu</w:t>
            </w:r>
            <w:r w:rsidR="00B15B77" w:rsidRPr="00BD117A">
              <w:rPr>
                <w:rStyle w:val="normaltextrun"/>
                <w:szCs w:val="20"/>
              </w:rPr>
              <w:t xml:space="preserve"> lub przez użytkownika</w:t>
            </w:r>
          </w:p>
        </w:tc>
      </w:tr>
      <w:tr w:rsidR="00E9185C" w:rsidRPr="00BD117A" w14:paraId="16AEE1F9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4DF9" w14:textId="5A9E4FC1" w:rsidR="00E9185C" w:rsidRPr="00BD117A" w:rsidRDefault="00C67DDB">
            <w:pPr>
              <w:pStyle w:val="Tabelatekst"/>
            </w:pPr>
            <w:r w:rsidRPr="00BD117A">
              <w:t>Data rozpo</w:t>
            </w:r>
            <w:r w:rsidR="008C559D" w:rsidRPr="00BD117A">
              <w:t>częcia dostaw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A3640" w14:textId="6C9FEAAC" w:rsidR="00E9185C" w:rsidRPr="00BD117A" w:rsidRDefault="005833DF">
            <w:pPr>
              <w:pStyle w:val="Tabelatekst"/>
            </w:pPr>
            <w:proofErr w:type="spellStart"/>
            <w:r w:rsidRPr="00BD117A">
              <w:t>neu_deliveryopeningdate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D02B90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2405F6" w14:textId="61F39D92" w:rsidR="00E9185C" w:rsidRPr="00BD117A" w:rsidRDefault="005833DF">
            <w:pPr>
              <w:pStyle w:val="Tabelatekst"/>
            </w:pPr>
            <w:r w:rsidRPr="00BD117A">
              <w:t>Data rozpoczęcia dostaw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056F41" w14:textId="29FA241C" w:rsidR="00E9185C" w:rsidRPr="00BD117A" w:rsidRDefault="00BC7B6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89F5FE" w14:textId="71B114C8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B15B77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352F806B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1D9A" w14:textId="1ED66FEF" w:rsidR="00E9185C" w:rsidRPr="00BD117A" w:rsidRDefault="008C559D">
            <w:pPr>
              <w:pStyle w:val="Tabelatekst"/>
            </w:pPr>
            <w:r w:rsidRPr="00BD117A">
              <w:t>Dostawa w sobotę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E97151" w14:textId="0C5FE9CD" w:rsidR="00E9185C" w:rsidRPr="00BD117A" w:rsidRDefault="005833DF">
            <w:pPr>
              <w:pStyle w:val="Tabelatekst"/>
            </w:pPr>
            <w:proofErr w:type="spellStart"/>
            <w:r w:rsidRPr="00BD117A">
              <w:t>neu_isdeliveryonsaturday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ACF822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B803AD" w14:textId="54D112E1" w:rsidR="00E9185C" w:rsidRPr="00BD117A" w:rsidRDefault="005833DF">
            <w:pPr>
              <w:pStyle w:val="Tabelatekst"/>
            </w:pPr>
            <w:r w:rsidRPr="00BD117A">
              <w:t>Dostawa w sobotę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71B6BA" w14:textId="2E75AE75" w:rsidR="00E9185C" w:rsidRPr="00BD117A" w:rsidRDefault="0088382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7BBDDC" w14:textId="4521C45B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B15B77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399AE514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2238B" w14:textId="7DBEF68A" w:rsidR="00E9185C" w:rsidRPr="00BD117A" w:rsidRDefault="008C559D">
            <w:pPr>
              <w:pStyle w:val="Tabelatekst"/>
            </w:pPr>
            <w:r w:rsidRPr="00BD117A">
              <w:t>Dostawa jednorazowa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9A602B" w14:textId="0D1BDC10" w:rsidR="00E9185C" w:rsidRPr="00BD117A" w:rsidRDefault="005833DF">
            <w:pPr>
              <w:pStyle w:val="Tabelatekst"/>
            </w:pPr>
            <w:proofErr w:type="spellStart"/>
            <w:r w:rsidRPr="00BD117A">
              <w:t>neu_isonetimedelivery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680ED6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0E10F1" w14:textId="4437D4C7" w:rsidR="00E9185C" w:rsidRPr="00BD117A" w:rsidRDefault="005833DF">
            <w:pPr>
              <w:pStyle w:val="Tabelatekst"/>
            </w:pPr>
            <w:r w:rsidRPr="00BD117A">
              <w:t>Dostawa jednorazowa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ACC84B" w14:textId="7C038797" w:rsidR="00E9185C" w:rsidRPr="00BD117A" w:rsidRDefault="0088382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8C9772" w14:textId="563EB8C4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B15B77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47DEBCB8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D665D" w14:textId="14C42EF6" w:rsidR="00E9185C" w:rsidRPr="00BD117A" w:rsidRDefault="008C559D">
            <w:pPr>
              <w:pStyle w:val="Tabelatekst"/>
            </w:pPr>
            <w:r w:rsidRPr="00BD117A">
              <w:t>Data dostawy jednorazowej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9CD7D9" w14:textId="3275188D" w:rsidR="00E9185C" w:rsidRPr="00BD117A" w:rsidRDefault="00115498">
            <w:pPr>
              <w:pStyle w:val="Tabelatekst"/>
            </w:pPr>
            <w:proofErr w:type="spellStart"/>
            <w:r w:rsidRPr="00BD117A">
              <w:t>neu_onetimedeliverydate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18669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5E372B" w14:textId="45A05F8D" w:rsidR="00E9185C" w:rsidRPr="00BD117A" w:rsidRDefault="00115498">
            <w:pPr>
              <w:pStyle w:val="Tabelatekst"/>
            </w:pPr>
            <w:r w:rsidRPr="00BD117A">
              <w:t>Data dostawy jednorazowej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776256" w14:textId="7C481704" w:rsidR="00E9185C" w:rsidRPr="00BD117A" w:rsidRDefault="00BC7B6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043E82" w14:textId="0B1702FE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B15B77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30F1B06A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58698" w14:textId="50D4229D" w:rsidR="00E9185C" w:rsidRPr="00BD117A" w:rsidRDefault="008C559D">
            <w:pPr>
              <w:pStyle w:val="Tabelatekst"/>
            </w:pPr>
            <w:r w:rsidRPr="00BD117A">
              <w:t>Czas realizacji zamówienia (h)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9604A" w14:textId="509B7A08" w:rsidR="00E9185C" w:rsidRPr="00BD117A" w:rsidRDefault="000B32A9">
            <w:pPr>
              <w:pStyle w:val="Tabelatekst"/>
            </w:pPr>
            <w:proofErr w:type="spellStart"/>
            <w:r w:rsidRPr="00BD117A">
              <w:t>neu_deliveryhours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4FE660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45D581" w14:textId="36E9E961" w:rsidR="00E9185C" w:rsidRPr="00BD117A" w:rsidRDefault="000B32A9">
            <w:pPr>
              <w:pStyle w:val="Tabelatekst"/>
            </w:pPr>
            <w:r w:rsidRPr="00BD117A">
              <w:t>Czas realizacji zamówienia dla Pakietu, wyrażony w godzinach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1C8D9A" w14:textId="2A1F78BD" w:rsidR="00E9185C" w:rsidRPr="00BD117A" w:rsidRDefault="0007204F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7141AF" w14:textId="32BE3B74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B15B77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61A613BA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AC625" w14:textId="6D42607B" w:rsidR="00E9185C" w:rsidRPr="00BD117A" w:rsidRDefault="0010508B">
            <w:pPr>
              <w:pStyle w:val="Tabelatekst"/>
            </w:pPr>
            <w:r w:rsidRPr="00BD117A">
              <w:t>Ratunek życia (h)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0371B" w14:textId="4B69769D" w:rsidR="00E9185C" w:rsidRPr="00BD117A" w:rsidRDefault="000B32A9">
            <w:pPr>
              <w:pStyle w:val="Tabelatekst"/>
            </w:pPr>
            <w:proofErr w:type="spellStart"/>
            <w:r w:rsidRPr="00BD117A">
              <w:t>neu_lifesaving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EF374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6E9185" w14:textId="182E8BF0" w:rsidR="00E9185C" w:rsidRPr="00BD117A" w:rsidRDefault="000B32A9">
            <w:pPr>
              <w:pStyle w:val="Tabelatekst"/>
            </w:pPr>
            <w:r w:rsidRPr="00BD117A">
              <w:t>Czas realizacji zamówienia na Ratunek życia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D14FD7" w14:textId="171C0720" w:rsidR="00E9185C" w:rsidRPr="00BD117A" w:rsidRDefault="0007204F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F0D19B" w14:textId="3CA235F9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222ED5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7DA356F8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994CF" w14:textId="31528E40" w:rsidR="00E9185C" w:rsidRPr="00BD117A" w:rsidRDefault="0010508B">
            <w:pPr>
              <w:pStyle w:val="Tabelatekst"/>
            </w:pPr>
            <w:r w:rsidRPr="00BD117A">
              <w:t>Cito (h)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4EAF7A" w14:textId="27FEBBA2" w:rsidR="00E9185C" w:rsidRPr="00BD117A" w:rsidRDefault="0034071A">
            <w:pPr>
              <w:pStyle w:val="Tabelatekst"/>
            </w:pPr>
            <w:proofErr w:type="spellStart"/>
            <w:r w:rsidRPr="00BD117A">
              <w:t>neu_cito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EB2E9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127B72" w14:textId="12C78E3F" w:rsidR="00E9185C" w:rsidRPr="00BD117A" w:rsidRDefault="0034071A">
            <w:pPr>
              <w:pStyle w:val="Tabelatekst"/>
            </w:pPr>
            <w:r w:rsidRPr="00BD117A">
              <w:t>Czas realizacji zamówienia na cito w Pakiecie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16A658" w14:textId="294A05AF" w:rsidR="00E9185C" w:rsidRPr="00BD117A" w:rsidRDefault="0007204F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F86765" w14:textId="54FEC04F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222ED5" w:rsidRPr="00BD117A">
              <w:rPr>
                <w:rStyle w:val="normaltextrun"/>
                <w:szCs w:val="20"/>
              </w:rPr>
              <w:t xml:space="preserve"> na podstawie Przetargu lub przez użytkownika</w:t>
            </w:r>
          </w:p>
        </w:tc>
      </w:tr>
      <w:tr w:rsidR="00E9185C" w:rsidRPr="00BD117A" w14:paraId="151ACAAF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75D5" w14:textId="49F3954B" w:rsidR="00E9185C" w:rsidRPr="00BD117A" w:rsidRDefault="0034071A">
            <w:pPr>
              <w:pStyle w:val="Tabelatekst"/>
            </w:pPr>
            <w:r w:rsidRPr="00BD117A">
              <w:lastRenderedPageBreak/>
              <w:t>Kalkuluj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BA42B3" w14:textId="421539C5" w:rsidR="00E9185C" w:rsidRPr="00BD117A" w:rsidRDefault="0034071A">
            <w:pPr>
              <w:pStyle w:val="Tabelatekst"/>
            </w:pPr>
            <w:proofErr w:type="spellStart"/>
            <w:r w:rsidRPr="00BD117A">
              <w:t>WebResource_CalcButton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9D8A18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C795FC" w14:textId="61274019" w:rsidR="00E9185C" w:rsidRPr="00BD117A" w:rsidRDefault="001E7513">
            <w:pPr>
              <w:pStyle w:val="Tabelatekst"/>
            </w:pPr>
            <w:r w:rsidRPr="00BD117A">
              <w:t>Przycisk „Kalkuluj”, wywołujący przeniesienie danych</w:t>
            </w:r>
            <w:r w:rsidR="00B5527A" w:rsidRPr="00BD117A">
              <w:t xml:space="preserve"> do kalkulacji</w:t>
            </w:r>
            <w:r w:rsidRPr="00BD117A">
              <w:t xml:space="preserve"> z Produktów SAP na powiązane Produkty</w:t>
            </w:r>
            <w:r w:rsidR="00EC5011" w:rsidRPr="00BD117A">
              <w:t xml:space="preserve"> Dopasowane</w:t>
            </w:r>
            <w:r w:rsidR="00B5527A" w:rsidRPr="00BD117A">
              <w:t xml:space="preserve"> do Produktów Przetargu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D1B82B" w14:textId="6D9D794E" w:rsidR="00E9185C" w:rsidRPr="00BD117A" w:rsidRDefault="00BC7B63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93185F" w14:textId="38237A76" w:rsidR="00E9185C" w:rsidRPr="00BD117A" w:rsidRDefault="00BC7B63">
            <w:pPr>
              <w:pStyle w:val="Tabelatekst"/>
              <w:rPr>
                <w:rStyle w:val="normaltextrun"/>
                <w:szCs w:val="20"/>
              </w:rPr>
            </w:pPr>
            <w:r w:rsidRPr="00BD117A">
              <w:t xml:space="preserve">Zasób sieci Web: </w:t>
            </w:r>
            <w:proofErr w:type="spellStart"/>
            <w:r w:rsidR="001E7513" w:rsidRPr="00BD117A">
              <w:t>neu</w:t>
            </w:r>
            <w:proofErr w:type="spellEnd"/>
            <w:r w:rsidR="001E7513" w:rsidRPr="00BD117A">
              <w:t>_ /</w:t>
            </w:r>
            <w:proofErr w:type="spellStart"/>
            <w:r w:rsidR="001E7513" w:rsidRPr="00BD117A">
              <w:t>html</w:t>
            </w:r>
            <w:proofErr w:type="spellEnd"/>
            <w:r w:rsidR="001E7513" w:rsidRPr="00BD117A">
              <w:t>/tenderBundleCalculateButton.html</w:t>
            </w:r>
          </w:p>
        </w:tc>
      </w:tr>
      <w:tr w:rsidR="00E9185C" w:rsidRPr="00BD117A" w14:paraId="4054EFF5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0C78F" w14:textId="6E67E52F" w:rsidR="00E9185C" w:rsidRPr="00BD117A" w:rsidRDefault="00E045FD">
            <w:pPr>
              <w:pStyle w:val="Tabelatekst"/>
            </w:pPr>
            <w:r w:rsidRPr="00BD117A">
              <w:t>Przenieś narzut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47EEF" w14:textId="4CA23C11" w:rsidR="00E9185C" w:rsidRPr="007931FB" w:rsidRDefault="00586017">
            <w:pPr>
              <w:pStyle w:val="Tabelatekst"/>
              <w:rPr>
                <w:lang w:val="en-US"/>
              </w:rPr>
            </w:pPr>
            <w:proofErr w:type="spellStart"/>
            <w:r w:rsidRPr="007931FB">
              <w:rPr>
                <w:lang w:val="en-US"/>
              </w:rPr>
              <w:t>WebResource_WebResource_OVERHEAD_PROPAGATION_BUTTON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66354" w14:textId="77777777" w:rsidR="00E9185C" w:rsidRPr="007931FB" w:rsidRDefault="00E9185C">
            <w:pPr>
              <w:pStyle w:val="Tabelatekst"/>
              <w:rPr>
                <w:lang w:val="en-US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1D5273" w14:textId="4D57349C" w:rsidR="00E9185C" w:rsidRPr="00BD117A" w:rsidRDefault="00E045FD">
            <w:pPr>
              <w:pStyle w:val="Tabelatekst"/>
            </w:pPr>
            <w:r w:rsidRPr="00BD117A">
              <w:t xml:space="preserve">Przycisk “Przenieś narzut”, wywołujący </w:t>
            </w:r>
            <w:r w:rsidR="00A50D3A" w:rsidRPr="00BD117A">
              <w:t xml:space="preserve">przeniesienie wartości z pola „Narzut %” </w:t>
            </w:r>
            <w:r w:rsidR="00E42C9B" w:rsidRPr="00BD117A">
              <w:t>na</w:t>
            </w:r>
            <w:r w:rsidR="00A50D3A" w:rsidRPr="00BD117A">
              <w:t xml:space="preserve"> Pakie</w:t>
            </w:r>
            <w:r w:rsidR="00E42C9B" w:rsidRPr="00BD117A">
              <w:t>cie</w:t>
            </w:r>
            <w:r w:rsidR="00A50D3A" w:rsidRPr="00BD117A">
              <w:t xml:space="preserve"> </w:t>
            </w:r>
            <w:r w:rsidR="00944D19" w:rsidRPr="00BD117A">
              <w:t>do pól „</w:t>
            </w:r>
            <w:r w:rsidR="00E42C9B" w:rsidRPr="00BD117A">
              <w:t>% Narzut” na Produktach Dopasowanych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F0E3CF" w14:textId="4D4384F2" w:rsidR="00E9185C" w:rsidRPr="00BD117A" w:rsidRDefault="00BC7B63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607AD3" w14:textId="764101B2" w:rsidR="00E9185C" w:rsidRPr="00BD117A" w:rsidRDefault="00BC7B63">
            <w:pPr>
              <w:pStyle w:val="Tabelatekst"/>
              <w:rPr>
                <w:rStyle w:val="normaltextrun"/>
                <w:szCs w:val="20"/>
              </w:rPr>
            </w:pPr>
            <w:r w:rsidRPr="00BD117A">
              <w:t xml:space="preserve">Zasób sieci Web: </w:t>
            </w:r>
            <w:proofErr w:type="spellStart"/>
            <w:r w:rsidR="00E045FD" w:rsidRPr="00BD117A">
              <w:t>neu</w:t>
            </w:r>
            <w:proofErr w:type="spellEnd"/>
            <w:r w:rsidR="00E045FD" w:rsidRPr="00BD117A">
              <w:t>_ /</w:t>
            </w:r>
            <w:proofErr w:type="spellStart"/>
            <w:r w:rsidR="00E045FD" w:rsidRPr="00BD117A">
              <w:t>html</w:t>
            </w:r>
            <w:proofErr w:type="spellEnd"/>
            <w:r w:rsidR="00E045FD" w:rsidRPr="00BD117A">
              <w:t>/neu_tenderbundle_overheadpercentPropagationButton.html</w:t>
            </w:r>
          </w:p>
        </w:tc>
      </w:tr>
      <w:tr w:rsidR="00E9185C" w:rsidRPr="00BD117A" w14:paraId="33A6A40B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6A1BE" w14:textId="5D0C4920" w:rsidR="00E9185C" w:rsidRPr="00BD117A" w:rsidRDefault="004837C5">
            <w:pPr>
              <w:pStyle w:val="Tabelatekst"/>
            </w:pPr>
            <w:r w:rsidRPr="00BD117A">
              <w:t>Narzut 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7E9F0" w14:textId="7552A22A" w:rsidR="00E9185C" w:rsidRPr="00BD117A" w:rsidRDefault="00584D3F">
            <w:pPr>
              <w:pStyle w:val="Tabelatekst"/>
            </w:pPr>
            <w:proofErr w:type="spellStart"/>
            <w:r w:rsidRPr="00BD117A">
              <w:t>neu_overheadpercent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675F4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77DC58" w14:textId="3FAAF2EA" w:rsidR="00E9185C" w:rsidRPr="00BD117A" w:rsidRDefault="00584D3F">
            <w:pPr>
              <w:pStyle w:val="Tabelatekst"/>
            </w:pPr>
            <w:r w:rsidRPr="00BD117A">
              <w:t>Narzut dla Pakietu, wyrażony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4CF97B" w14:textId="7294DDC2" w:rsidR="00E9185C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0BB189" w14:textId="2CDE913B" w:rsidR="00E9185C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3E1E4C" w:rsidRPr="00BD117A">
              <w:rPr>
                <w:rStyle w:val="normaltextrun"/>
                <w:szCs w:val="20"/>
              </w:rPr>
              <w:t xml:space="preserve"> na podstawie Przetargu lub przez użytkownika, wartość przenoszona jest </w:t>
            </w:r>
            <w:r w:rsidR="00CE4D5B" w:rsidRPr="00BD117A">
              <w:rPr>
                <w:rStyle w:val="normaltextrun"/>
                <w:szCs w:val="20"/>
              </w:rPr>
              <w:t>na Produkty Dopasowane powiązane z Pakietem</w:t>
            </w:r>
          </w:p>
        </w:tc>
      </w:tr>
      <w:tr w:rsidR="00A91D83" w:rsidRPr="00BD117A" w14:paraId="430E579B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6FB8" w14:textId="32C57FDF" w:rsidR="00A91D83" w:rsidRPr="00BD117A" w:rsidRDefault="00A91D83">
            <w:pPr>
              <w:pStyle w:val="Tabelatekst"/>
            </w:pPr>
            <w:r w:rsidRPr="00BD117A">
              <w:t>Podsumowanie korekt narzutu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0CE97" w14:textId="13C2D28F" w:rsidR="00A91D83" w:rsidRPr="00BD117A" w:rsidRDefault="00C965AD">
            <w:pPr>
              <w:pStyle w:val="Tabelatekst"/>
            </w:pPr>
            <w:proofErr w:type="spellStart"/>
            <w:r w:rsidRPr="00BD117A">
              <w:t>neu_totaloverheadadjustment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27483" w14:textId="77777777" w:rsidR="00A91D83" w:rsidRPr="00BD117A" w:rsidRDefault="00A91D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BC9099" w14:textId="10927939" w:rsidR="00A91D83" w:rsidRPr="00BD117A" w:rsidRDefault="00C965AD">
            <w:pPr>
              <w:pStyle w:val="Tabelatekst"/>
            </w:pPr>
            <w:r w:rsidRPr="00BD117A">
              <w:t>Podsumowanie korekt narzutu dla Pakietu w PLN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03EA3E" w14:textId="0AA26084" w:rsidR="00A91D83" w:rsidRPr="00BD117A" w:rsidRDefault="00321FA4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3E09E5" w14:textId="76039276" w:rsidR="00A91D8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25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7176D7D9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C19B3" w14:textId="3700156E" w:rsidR="00E9185C" w:rsidRPr="00BD117A" w:rsidRDefault="004837C5">
            <w:pPr>
              <w:pStyle w:val="Tabelatekst"/>
            </w:pPr>
            <w:r w:rsidRPr="00BD117A">
              <w:t>Ilość sztuk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22B8CD" w14:textId="4971A092" w:rsidR="00E9185C" w:rsidRPr="00BD117A" w:rsidRDefault="00C965AD">
            <w:pPr>
              <w:pStyle w:val="Tabelatekst"/>
            </w:pPr>
            <w:proofErr w:type="spellStart"/>
            <w:r w:rsidRPr="00BD117A">
              <w:t>neu_totalquantity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1862F8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999D68" w14:textId="7AC65B73" w:rsidR="00E9185C" w:rsidRPr="00BD117A" w:rsidRDefault="00574197">
            <w:pPr>
              <w:pStyle w:val="Tabelatekst"/>
            </w:pPr>
            <w:r w:rsidRPr="00BD117A">
              <w:t>Podsumowanie ilości sztuk Produktów w Pakiecie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388C68" w14:textId="66B6F442" w:rsidR="00E9185C" w:rsidRPr="00BD117A" w:rsidRDefault="00071BCC">
            <w:pPr>
              <w:pStyle w:val="Tabelatekst"/>
            </w:pPr>
            <w:r w:rsidRPr="00BD117A">
              <w:t xml:space="preserve">Liczba </w:t>
            </w:r>
            <w:r w:rsidR="0026520C" w:rsidRPr="00BD117A">
              <w:t>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6F1B4A" w14:textId="3C14814E" w:rsidR="00E9185C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25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1940DF9F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AA88" w14:textId="3A4FFAF4" w:rsidR="00E9185C" w:rsidRPr="00BD117A" w:rsidRDefault="00E77033">
            <w:pPr>
              <w:pStyle w:val="Tabelatekst"/>
            </w:pPr>
            <w:r w:rsidRPr="00BD117A">
              <w:t>Ilość sztuk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5E1E6" w14:textId="278ED116" w:rsidR="00E9185C" w:rsidRPr="00BD117A" w:rsidRDefault="00574197">
            <w:pPr>
              <w:pStyle w:val="Tabelatekst"/>
            </w:pPr>
            <w:proofErr w:type="spellStart"/>
            <w:r w:rsidRPr="00BD117A">
              <w:t>neu_totalquantitysap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7FAC3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6C0341" w14:textId="77777777" w:rsidR="00E9185C" w:rsidRPr="00BD117A" w:rsidRDefault="00E9185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C58431" w14:textId="07A2B3F6" w:rsidR="00E9185C" w:rsidRPr="00BD117A" w:rsidRDefault="00071BCC">
            <w:pPr>
              <w:pStyle w:val="Tabelatekst"/>
            </w:pPr>
            <w:r w:rsidRPr="00BD117A">
              <w:t xml:space="preserve">Liczba </w:t>
            </w:r>
            <w:r w:rsidR="0026520C" w:rsidRPr="00BD117A">
              <w:t>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6D32C1" w14:textId="6FB403DF" w:rsidR="00E9185C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1D25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3051411C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5F17C" w14:textId="66D84133" w:rsidR="00E9185C" w:rsidRPr="00BD117A" w:rsidRDefault="00E77033">
            <w:pPr>
              <w:pStyle w:val="Tabelatekst"/>
            </w:pPr>
            <w:r w:rsidRPr="00BD117A">
              <w:t>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DDBE4" w14:textId="35F7B0C3" w:rsidR="00E9185C" w:rsidRPr="00BD117A" w:rsidRDefault="00574197">
            <w:pPr>
              <w:pStyle w:val="Tabelatekst"/>
            </w:pPr>
            <w:proofErr w:type="spellStart"/>
            <w:r w:rsidRPr="00BD117A">
              <w:t>neu_totalmarginbrutto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99C5C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C049CB" w14:textId="0F8810CD" w:rsidR="00E9185C" w:rsidRPr="00BD117A" w:rsidRDefault="00574197">
            <w:pPr>
              <w:pStyle w:val="Tabelatekst"/>
            </w:pPr>
            <w:r w:rsidRPr="00BD117A">
              <w:t>Podsumowanie marży brutto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DBB873" w14:textId="04CB81EE" w:rsidR="00E9185C" w:rsidRPr="00BD117A" w:rsidRDefault="00641F68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400D76" w14:textId="24D5FD47" w:rsidR="00E9185C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25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279E8CC4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04DE" w14:textId="77239035" w:rsidR="00E9185C" w:rsidRPr="00BD117A" w:rsidRDefault="00E77033">
            <w:pPr>
              <w:pStyle w:val="Tabelatekst"/>
            </w:pPr>
            <w:r w:rsidRPr="00BD117A">
              <w:t>Marża brutto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9BA0DF" w14:textId="043450FE" w:rsidR="00E9185C" w:rsidRPr="00BD117A" w:rsidRDefault="008302F2">
            <w:pPr>
              <w:pStyle w:val="Tabelatekst"/>
            </w:pPr>
            <w:proofErr w:type="spellStart"/>
            <w:r w:rsidRPr="00BD117A">
              <w:t>neu_totalmarginbruttosap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777E40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334506" w14:textId="77777777" w:rsidR="00E9185C" w:rsidRPr="00BD117A" w:rsidRDefault="00E9185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EBE6F9" w14:textId="0E44371E" w:rsidR="00E9185C" w:rsidRPr="00BD117A" w:rsidRDefault="00641F68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08B898" w14:textId="3253987D" w:rsidR="00E9185C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1D25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78850B27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6636A" w14:textId="2190E27D" w:rsidR="00E9185C" w:rsidRPr="00BD117A" w:rsidRDefault="00E77033">
            <w:pPr>
              <w:pStyle w:val="Tabelatekst"/>
            </w:pPr>
            <w:r w:rsidRPr="00BD117A">
              <w:lastRenderedPageBreak/>
              <w:t>Wartość netto</w:t>
            </w:r>
            <w:r w:rsidR="003B4A46" w:rsidRPr="00BD117A">
              <w:t xml:space="preserve"> oferta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80A3AF" w14:textId="335C42F5" w:rsidR="00E9185C" w:rsidRPr="00BD117A" w:rsidRDefault="008302F2">
            <w:pPr>
              <w:pStyle w:val="Tabelatekst"/>
            </w:pPr>
            <w:proofErr w:type="spellStart"/>
            <w:r w:rsidRPr="00BD117A">
              <w:t>neu_totalbudgetsale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146A08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349FAD" w14:textId="73A6A90F" w:rsidR="00E9185C" w:rsidRPr="00BD117A" w:rsidRDefault="008302F2">
            <w:pPr>
              <w:pStyle w:val="Tabelatekst"/>
            </w:pPr>
            <w:r w:rsidRPr="00BD117A">
              <w:t>Podsumowanie sprzedaży budżetowej (w cenach przetargowych)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DEA9D5" w14:textId="6A034174" w:rsidR="00E9185C" w:rsidRPr="00BD117A" w:rsidRDefault="00641F68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261F21" w14:textId="14DDE204" w:rsidR="00E9185C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25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5ED7FB35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3FA79" w14:textId="71E7138E" w:rsidR="00E9185C" w:rsidRPr="00BD117A" w:rsidRDefault="003B4A46">
            <w:pPr>
              <w:pStyle w:val="Tabelatekst"/>
            </w:pPr>
            <w:r w:rsidRPr="00BD117A">
              <w:t>Wartość Pakietu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3CBBD1" w14:textId="6EADF11F" w:rsidR="00E9185C" w:rsidRPr="00BD117A" w:rsidRDefault="004023C7">
            <w:pPr>
              <w:pStyle w:val="Tabelatekst"/>
            </w:pPr>
            <w:proofErr w:type="spellStart"/>
            <w:r w:rsidRPr="00BD117A">
              <w:t>neu_totalamountbrutto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FDFBD1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B2784A" w14:textId="5E1F23AE" w:rsidR="00E9185C" w:rsidRPr="00BD117A" w:rsidRDefault="004023C7">
            <w:pPr>
              <w:pStyle w:val="Tabelatekst"/>
            </w:pPr>
            <w:r w:rsidRPr="00BD117A">
              <w:t>Wartość brutto w PLN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BD6FFF" w14:textId="19F2EAE4" w:rsidR="00E9185C" w:rsidRPr="00BD117A" w:rsidRDefault="00641F68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7E5D8E" w14:textId="3AADAF7E" w:rsidR="00E9185C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5F252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3922C447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B19DE" w14:textId="3E0716CE" w:rsidR="00E9185C" w:rsidRPr="00BD117A" w:rsidRDefault="003B4A46">
            <w:pPr>
              <w:pStyle w:val="Tabelatekst"/>
            </w:pPr>
            <w:r w:rsidRPr="00BD117A">
              <w:t>Wartość Pakietu netto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C1179" w14:textId="7B4D458B" w:rsidR="00E9185C" w:rsidRPr="00BD117A" w:rsidRDefault="004023C7">
            <w:pPr>
              <w:pStyle w:val="Tabelatekst"/>
            </w:pPr>
            <w:proofErr w:type="spellStart"/>
            <w:r w:rsidRPr="00BD117A">
              <w:t>neu_totalamountnetto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170ECC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9F78A9" w14:textId="0AD80F76" w:rsidR="00E9185C" w:rsidRPr="00BD117A" w:rsidRDefault="004023C7">
            <w:pPr>
              <w:pStyle w:val="Tabelatekst"/>
            </w:pPr>
            <w:r w:rsidRPr="00BD117A">
              <w:t>Wartość Pakietu netto w PLN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E4A8FB" w14:textId="1729E7F3" w:rsidR="00E9185C" w:rsidRPr="00BD117A" w:rsidRDefault="00641F68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33B139" w14:textId="49487942" w:rsidR="00E9185C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9B4DAB" w:rsidRPr="00BD117A">
              <w:rPr>
                <w:rStyle w:val="normaltextrun"/>
                <w:szCs w:val="20"/>
              </w:rPr>
              <w:t>,</w:t>
            </w:r>
            <w:r w:rsidR="005F2528" w:rsidRPr="00BD117A">
              <w:rPr>
                <w:rStyle w:val="normaltextrun"/>
                <w:szCs w:val="20"/>
              </w:rPr>
              <w:t xml:space="preserve"> zablokowane, uzupełniane automatycznie</w:t>
            </w:r>
          </w:p>
        </w:tc>
      </w:tr>
      <w:tr w:rsidR="00E9185C" w:rsidRPr="00BD117A" w14:paraId="7B664C66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90D2" w14:textId="4E26A96A" w:rsidR="00E9185C" w:rsidRPr="00BD117A" w:rsidRDefault="003B4A46">
            <w:pPr>
              <w:pStyle w:val="Tabelatekst"/>
            </w:pPr>
            <w:r w:rsidRPr="00BD117A">
              <w:t xml:space="preserve">Marża </w:t>
            </w:r>
            <w:r w:rsidR="0027703F" w:rsidRPr="00BD117A">
              <w:t>brutto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1EA3D9" w14:textId="7CD933BA" w:rsidR="00E9185C" w:rsidRPr="00BD117A" w:rsidRDefault="00025FC4">
            <w:pPr>
              <w:pStyle w:val="Tabelatekst"/>
            </w:pPr>
            <w:proofErr w:type="spellStart"/>
            <w:r w:rsidRPr="00BD117A">
              <w:t>neu_totalmarginbruttopercent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80BAB0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86B945" w14:textId="5BD94A50" w:rsidR="00E9185C" w:rsidRPr="00BD117A" w:rsidRDefault="00B02C42">
            <w:pPr>
              <w:pStyle w:val="Tabelatekst"/>
            </w:pPr>
            <w:r w:rsidRPr="00BD117A">
              <w:t>Podsumowanie marży brutto dla Pakietu,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7E62E9" w14:textId="4FEDD86E" w:rsidR="00E9185C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A54C20" w14:textId="082FB806" w:rsidR="00E9185C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5F252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41F4BB7D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7E3F1" w14:textId="4F7CE403" w:rsidR="00E9185C" w:rsidRPr="00BD117A" w:rsidRDefault="00E22E2A">
            <w:pPr>
              <w:pStyle w:val="Tabelatekst"/>
            </w:pPr>
            <w:r w:rsidRPr="00BD117A">
              <w:t>Wartość netto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F066BF" w14:textId="34E9C7DE" w:rsidR="00E9185C" w:rsidRPr="00BD117A" w:rsidRDefault="005E165D">
            <w:pPr>
              <w:pStyle w:val="Tabelatekst"/>
            </w:pPr>
            <w:proofErr w:type="spellStart"/>
            <w:r w:rsidRPr="00BD117A">
              <w:t>neu_totalbudgetsalesap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A29132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A8DC8A" w14:textId="77777777" w:rsidR="00E9185C" w:rsidRPr="00BD117A" w:rsidRDefault="00E9185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218EDF" w14:textId="3DB414D1" w:rsidR="00E9185C" w:rsidRPr="00BD117A" w:rsidRDefault="00641F68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72E62A" w14:textId="6283DE11" w:rsidR="00E9185C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5F252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4B9B02CB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3CD9" w14:textId="7DCE11C3" w:rsidR="00E9185C" w:rsidRPr="00BD117A" w:rsidRDefault="00E22E2A">
            <w:pPr>
              <w:pStyle w:val="Tabelatekst"/>
            </w:pPr>
            <w:r w:rsidRPr="00BD117A">
              <w:t>Wartość brutto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20881" w14:textId="5268C3D6" w:rsidR="00E9185C" w:rsidRPr="00BD117A" w:rsidRDefault="005E165D">
            <w:pPr>
              <w:pStyle w:val="Tabelatekst"/>
            </w:pPr>
            <w:proofErr w:type="spellStart"/>
            <w:r w:rsidRPr="00BD117A">
              <w:t>neu_budgetsalebruttosap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D1520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506BC8" w14:textId="77777777" w:rsidR="00E9185C" w:rsidRPr="00BD117A" w:rsidRDefault="00E9185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439494" w14:textId="408F70F7" w:rsidR="00E9185C" w:rsidRPr="00BD117A" w:rsidRDefault="00641F68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A798BB" w14:textId="23853B70" w:rsidR="00E9185C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2C28FE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9185C" w:rsidRPr="00BD117A" w14:paraId="73A08605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FD7EB" w14:textId="69C23D36" w:rsidR="00E9185C" w:rsidRPr="00BD117A" w:rsidRDefault="008F2B38">
            <w:pPr>
              <w:pStyle w:val="Tabelatekst"/>
            </w:pPr>
            <w:r w:rsidRPr="00BD117A">
              <w:t>Cena do kalkulacji wartości narzutu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B52B4" w14:textId="0490F606" w:rsidR="00E9185C" w:rsidRPr="00BD117A" w:rsidRDefault="00D036EA">
            <w:pPr>
              <w:pStyle w:val="Tabelatekst"/>
            </w:pPr>
            <w:proofErr w:type="spellStart"/>
            <w:r w:rsidRPr="00BD117A">
              <w:t>neu_pricetooverheadcalc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50AADD" w14:textId="77777777" w:rsidR="00E9185C" w:rsidRPr="00BD117A" w:rsidRDefault="00E9185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B7DA92" w14:textId="3528BAFF" w:rsidR="00E9185C" w:rsidRPr="00BD117A" w:rsidRDefault="00D036EA">
            <w:pPr>
              <w:pStyle w:val="Tabelatekst"/>
            </w:pPr>
            <w:r w:rsidRPr="00BD117A">
              <w:t>Cena do wyliczenia wartości narzutu na ofercie cenowej.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48D74D" w14:textId="59ED81CE" w:rsidR="00E9185C" w:rsidRPr="00BD117A" w:rsidRDefault="00641F68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786AA8" w14:textId="1D245BDC" w:rsidR="00E9185C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FE4A2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50144659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16029" w14:textId="6CAC8EFA" w:rsidR="00F53FDB" w:rsidRPr="00BD117A" w:rsidRDefault="00FD0DE2">
            <w:pPr>
              <w:pStyle w:val="Tabelatekst"/>
            </w:pPr>
            <w:r w:rsidRPr="00BD117A">
              <w:t>Cena do kalkulacji wartości narzutu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2DEA8" w14:textId="5BA55BC9" w:rsidR="00F53FDB" w:rsidRPr="00BD117A" w:rsidRDefault="00D036EA">
            <w:pPr>
              <w:pStyle w:val="Tabelatekst"/>
            </w:pPr>
            <w:proofErr w:type="spellStart"/>
            <w:r w:rsidRPr="00BD117A">
              <w:t>neu_pricetooverheadcalcsap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4C41A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13D0AB" w14:textId="48D756B4" w:rsidR="00F53FDB" w:rsidRPr="00BD117A" w:rsidRDefault="00D036EA">
            <w:pPr>
              <w:pStyle w:val="Tabelatekst"/>
            </w:pPr>
            <w:r w:rsidRPr="00BD117A">
              <w:t>Cena do wyliczenia wartości narzutu na ofercie cenowej do SAP.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3904F1" w14:textId="0799A005" w:rsidR="00F53FDB" w:rsidRPr="00BD117A" w:rsidRDefault="00641F68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7F5CB5" w14:textId="61CF55B4" w:rsidR="00F53FDB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FE4A2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24AE84D0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DBDF2" w14:textId="43B1735A" w:rsidR="00F53FDB" w:rsidRPr="00BD117A" w:rsidRDefault="00FD0DE2">
            <w:pPr>
              <w:pStyle w:val="Tabelatekst"/>
            </w:pPr>
            <w:r w:rsidRPr="00BD117A">
              <w:t>Narzut%</w:t>
            </w:r>
            <w:r w:rsidR="00AB2083" w:rsidRPr="00BD117A">
              <w:t xml:space="preserve"> PRE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C9767" w14:textId="71483B9D" w:rsidR="00F53FDB" w:rsidRPr="00BD117A" w:rsidRDefault="009E67C1">
            <w:pPr>
              <w:pStyle w:val="Tabelatekst"/>
            </w:pPr>
            <w:proofErr w:type="spellStart"/>
            <w:r w:rsidRPr="00BD117A">
              <w:t>neu_overheadpercentpre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8FD84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52AC83" w14:textId="2BBDE60C" w:rsidR="00F53FDB" w:rsidRPr="00BD117A" w:rsidRDefault="009E67C1">
            <w:pPr>
              <w:pStyle w:val="Tabelatekst"/>
            </w:pPr>
            <w:r w:rsidRPr="00BD117A">
              <w:t>Narzut wyrażony procentowo na PRE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B0E539" w14:textId="49940E1A" w:rsidR="00F53FDB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56880F" w14:textId="2F6653B0" w:rsidR="00F53FDB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FE4A2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52E9C32E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75DDC" w14:textId="3236FDDE" w:rsidR="00F53FDB" w:rsidRPr="00BD117A" w:rsidRDefault="006E097C">
            <w:pPr>
              <w:pStyle w:val="Tabelatekst"/>
            </w:pPr>
            <w:r w:rsidRPr="00BD117A">
              <w:t>Koszt własny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A8B477" w14:textId="6B3C4493" w:rsidR="00F53FDB" w:rsidRPr="00BD117A" w:rsidRDefault="004D1839">
            <w:pPr>
              <w:pStyle w:val="Tabelatekst"/>
            </w:pPr>
            <w:proofErr w:type="spellStart"/>
            <w:r w:rsidRPr="00BD117A">
              <w:t>neu_totalzachcost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1FF04D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52A737" w14:textId="46E56E50" w:rsidR="00F53FDB" w:rsidRPr="00BD117A" w:rsidRDefault="004D1839">
            <w:pPr>
              <w:pStyle w:val="Tabelatekst"/>
            </w:pPr>
            <w:r w:rsidRPr="00BD117A">
              <w:t>Podsumowanie kosztu własnego ZACH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E5E2BE" w14:textId="607D79F4" w:rsidR="00F53FDB" w:rsidRPr="00BD117A" w:rsidRDefault="00C30A6E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384CDE" w14:textId="109D3717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E4A2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3A497536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3F43" w14:textId="52DC91E5" w:rsidR="00F53FDB" w:rsidRPr="00BD117A" w:rsidRDefault="00F93606">
            <w:pPr>
              <w:pStyle w:val="Tabelatekst"/>
            </w:pPr>
            <w:r w:rsidRPr="00BD117A">
              <w:t>Koszt własny ZACH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5BA850" w14:textId="360A0617" w:rsidR="00F53FDB" w:rsidRPr="00BD117A" w:rsidRDefault="004D1839">
            <w:pPr>
              <w:pStyle w:val="Tabelatekst"/>
            </w:pPr>
            <w:proofErr w:type="spellStart"/>
            <w:r w:rsidRPr="00BD117A">
              <w:t>neu_totalzachcostpercent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4B6AA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F07B09" w14:textId="20983ABF" w:rsidR="00F53FDB" w:rsidRPr="00BD117A" w:rsidRDefault="004D1839">
            <w:pPr>
              <w:pStyle w:val="Tabelatekst"/>
            </w:pPr>
            <w:r w:rsidRPr="00BD117A">
              <w:t>Podsumowanie kosztu własnego ZACH dla Pakietu,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ACFBF5" w14:textId="2522F815" w:rsidR="00F53FDB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4AD139" w14:textId="7F70308F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E4A2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34C66097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5972" w14:textId="0FCB71AB" w:rsidR="00F53FDB" w:rsidRPr="00BD117A" w:rsidRDefault="00F93606">
            <w:pPr>
              <w:pStyle w:val="Tabelatekst"/>
            </w:pPr>
            <w:r w:rsidRPr="00BD117A">
              <w:lastRenderedPageBreak/>
              <w:t>Korekty marży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6C223C" w14:textId="2D9FE765" w:rsidR="00F53FDB" w:rsidRPr="00BD117A" w:rsidRDefault="004D1839">
            <w:pPr>
              <w:pStyle w:val="Tabelatekst"/>
            </w:pPr>
            <w:proofErr w:type="spellStart"/>
            <w:r w:rsidRPr="00BD117A">
              <w:t>neu_totalmarginadjustment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6A3E00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D964EF" w14:textId="4AABA19A" w:rsidR="00F53FDB" w:rsidRPr="00BD117A" w:rsidRDefault="004D1839">
            <w:pPr>
              <w:pStyle w:val="Tabelatekst"/>
            </w:pPr>
            <w:r w:rsidRPr="00BD117A">
              <w:t>Podsumowanie korekt marży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0203FC" w14:textId="48BC61CD" w:rsidR="00F53FDB" w:rsidRPr="00BD117A" w:rsidRDefault="00C30A6E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5FA840" w14:textId="45A7CD54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E4A2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6D2EF7E5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334F" w14:textId="718BCBC7" w:rsidR="00F53FDB" w:rsidRPr="00BD117A" w:rsidRDefault="00F93606">
            <w:pPr>
              <w:pStyle w:val="Tabelatekst"/>
            </w:pPr>
            <w:r w:rsidRPr="00BD117A">
              <w:t>Korekty marży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A435E4" w14:textId="6BF61E91" w:rsidR="00F53FDB" w:rsidRPr="00BD117A" w:rsidRDefault="0082649C">
            <w:pPr>
              <w:pStyle w:val="Tabelatekst"/>
            </w:pPr>
            <w:proofErr w:type="spellStart"/>
            <w:r w:rsidRPr="00BD117A">
              <w:t>neu_totalmarginadjustmentpercent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43DA7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ADF0A2" w14:textId="252CF1C5" w:rsidR="00F53FDB" w:rsidRPr="00BD117A" w:rsidRDefault="0082649C">
            <w:pPr>
              <w:pStyle w:val="Tabelatekst"/>
            </w:pPr>
            <w:r w:rsidRPr="00BD117A">
              <w:t>Podsumowanie korekt marży dla Pakietu,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F53CD5" w14:textId="3B256867" w:rsidR="00F53FDB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2BAA3E" w14:textId="4030B84F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E4A2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66A03597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ED91A" w14:textId="743F8B27" w:rsidR="00F53FDB" w:rsidRPr="00BD117A" w:rsidRDefault="00F93606">
            <w:pPr>
              <w:pStyle w:val="Tabelatekst"/>
            </w:pPr>
            <w:r w:rsidRPr="00BD117A">
              <w:t>Marża urzędowo-umowna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B96AF" w14:textId="5076B623" w:rsidR="00F53FDB" w:rsidRPr="00BD117A" w:rsidRDefault="0082649C">
            <w:pPr>
              <w:pStyle w:val="Tabelatekst"/>
            </w:pPr>
            <w:proofErr w:type="spellStart"/>
            <w:r w:rsidRPr="00BD117A">
              <w:t>neu_totalcontractualmargin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E0820D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EA1BB0" w14:textId="2E453F57" w:rsidR="00F53FDB" w:rsidRPr="00BD117A" w:rsidRDefault="0082649C">
            <w:pPr>
              <w:pStyle w:val="Tabelatekst"/>
            </w:pPr>
            <w:r w:rsidRPr="00BD117A">
              <w:t>Podsumowanie marży urzędowo-umownej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352F84" w14:textId="7E00DF58" w:rsidR="00F53FDB" w:rsidRPr="00BD117A" w:rsidRDefault="00C30A6E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6CA91A" w14:textId="4235549C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E4A2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2780141A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AB7A2" w14:textId="614614F4" w:rsidR="00F53FDB" w:rsidRPr="00BD117A" w:rsidRDefault="00F93606">
            <w:pPr>
              <w:pStyle w:val="Tabelatekst"/>
            </w:pPr>
            <w:r w:rsidRPr="00BD117A">
              <w:t>Marża urzędowo-umowna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3951A" w14:textId="5580C429" w:rsidR="00F53FDB" w:rsidRPr="00BD117A" w:rsidRDefault="0082649C">
            <w:pPr>
              <w:pStyle w:val="Tabelatekst"/>
            </w:pPr>
            <w:proofErr w:type="spellStart"/>
            <w:r w:rsidRPr="00BD117A">
              <w:t>neu_totalcontractualmarginpercent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CBB25A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861177" w14:textId="6D3A2E6D" w:rsidR="00F53FDB" w:rsidRPr="00BD117A" w:rsidRDefault="0082649C">
            <w:pPr>
              <w:pStyle w:val="Tabelatekst"/>
            </w:pPr>
            <w:r w:rsidRPr="00BD117A">
              <w:t>Podsumowanie marży urzędowo-umownej dla Pakietu,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58FC37" w14:textId="729E3A09" w:rsidR="00F53FDB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D098BB" w14:textId="5C9DB238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E4A2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41D19217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4F533" w14:textId="302DB8FE" w:rsidR="00F53FDB" w:rsidRPr="00BD117A" w:rsidRDefault="00F93606">
            <w:pPr>
              <w:pStyle w:val="Tabelatekst"/>
            </w:pPr>
            <w:r w:rsidRPr="00BD117A">
              <w:t>Korzyści kontraktowe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F6C42" w14:textId="4B557B6C" w:rsidR="00F53FDB" w:rsidRPr="00BD117A" w:rsidRDefault="005B2F09">
            <w:pPr>
              <w:pStyle w:val="Tabelatekst"/>
            </w:pPr>
            <w:proofErr w:type="spellStart"/>
            <w:r w:rsidRPr="00BD117A">
              <w:t>neu_totalcontractualbenefits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90BCD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4679A2" w14:textId="154C4D6E" w:rsidR="00F53FDB" w:rsidRPr="00BD117A" w:rsidRDefault="00F97560">
            <w:pPr>
              <w:pStyle w:val="Tabelatekst"/>
            </w:pPr>
            <w:r w:rsidRPr="00BD117A">
              <w:t>Podsumowanie korzyści kontraktowych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B5249A" w14:textId="02852610" w:rsidR="00F53FDB" w:rsidRPr="00BD117A" w:rsidRDefault="00C30A6E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49FF3C" w14:textId="0F5ED507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56FDA088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1F6B6" w14:textId="42B49B51" w:rsidR="00F53FDB" w:rsidRPr="00BD117A" w:rsidRDefault="00F93606">
            <w:pPr>
              <w:pStyle w:val="Tabelatekst"/>
            </w:pPr>
            <w:r w:rsidRPr="00BD117A">
              <w:t>Korzyści kontraktowe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8263A8" w14:textId="0688FF1A" w:rsidR="00F53FDB" w:rsidRPr="00BD117A" w:rsidRDefault="00F97560">
            <w:pPr>
              <w:pStyle w:val="Tabelatekst"/>
            </w:pPr>
            <w:proofErr w:type="spellStart"/>
            <w:r w:rsidRPr="00BD117A">
              <w:t>neu_totalcontractualbenefitspercent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5FF12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87239D" w14:textId="7910FB88" w:rsidR="00F53FDB" w:rsidRPr="00BD117A" w:rsidRDefault="00F97560">
            <w:pPr>
              <w:pStyle w:val="Tabelatekst"/>
            </w:pPr>
            <w:r w:rsidRPr="00BD117A">
              <w:t>Podsumowanie korzyści kontraktowych dla Pakietu,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6E2237" w14:textId="3B24174A" w:rsidR="00F53FDB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236C46" w14:textId="7B451756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39644D4A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1C74" w14:textId="3335D0B8" w:rsidR="00F53FDB" w:rsidRPr="00BD117A" w:rsidRDefault="00F93606">
            <w:pPr>
              <w:pStyle w:val="Tabelatekst"/>
            </w:pPr>
            <w:r w:rsidRPr="00BD117A">
              <w:t>Zysk na sprzedaży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E7D08" w14:textId="5721FDFB" w:rsidR="00F53FDB" w:rsidRPr="00BD117A" w:rsidRDefault="00F97560">
            <w:pPr>
              <w:pStyle w:val="Tabelatekst"/>
            </w:pPr>
            <w:proofErr w:type="spellStart"/>
            <w:r w:rsidRPr="00BD117A">
              <w:t>neu_totalprofitonsale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F9584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E7BB4D" w14:textId="125FC84F" w:rsidR="00F53FDB" w:rsidRPr="00BD117A" w:rsidRDefault="00F97560">
            <w:pPr>
              <w:pStyle w:val="Tabelatekst"/>
            </w:pPr>
            <w:r w:rsidRPr="00BD117A">
              <w:t>Podsumowanie zysku na sprzedaży w Pakiecie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09445A" w14:textId="491F3E4C" w:rsidR="00F53FDB" w:rsidRPr="00BD117A" w:rsidRDefault="000D6FFB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900033" w14:textId="3E0FDCFE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3F1EDBCE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21C7C" w14:textId="4D36E7E7" w:rsidR="00F53FDB" w:rsidRPr="00BD117A" w:rsidRDefault="00F93606">
            <w:pPr>
              <w:pStyle w:val="Tabelatekst"/>
            </w:pPr>
            <w:r w:rsidRPr="00BD117A">
              <w:t>Zysk na sprzedaży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B97F7" w14:textId="79F1F202" w:rsidR="00F53FDB" w:rsidRPr="00BD117A" w:rsidRDefault="007406E5">
            <w:pPr>
              <w:pStyle w:val="Tabelatekst"/>
            </w:pPr>
            <w:proofErr w:type="spellStart"/>
            <w:r w:rsidRPr="00BD117A">
              <w:t>neu_totalprofitonsalespercent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1AD2E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3D9E5F" w14:textId="1215408A" w:rsidR="00F53FDB" w:rsidRPr="00BD117A" w:rsidRDefault="007406E5">
            <w:pPr>
              <w:pStyle w:val="Tabelatekst"/>
            </w:pPr>
            <w:r w:rsidRPr="00BD117A">
              <w:t>Podsumowanie zysku na sprzedaży w Pakiecie,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F16221" w14:textId="7C649E91" w:rsidR="00F53FDB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4E47A1" w14:textId="2053FAE4" w:rsidR="00F53FDB" w:rsidRPr="00BD117A" w:rsidRDefault="000902CB">
            <w:pPr>
              <w:pStyle w:val="Tabelatekst"/>
              <w:rPr>
                <w:rStyle w:val="normaltextrun"/>
                <w:b/>
                <w:bCs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179D12C1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EAE63" w14:textId="3AF256C4" w:rsidR="00F53FDB" w:rsidRPr="00BD117A" w:rsidRDefault="002D1585">
            <w:pPr>
              <w:pStyle w:val="Tabelatekst"/>
            </w:pPr>
            <w:r w:rsidRPr="00BD117A">
              <w:t>Korzyści terminu od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4B686" w14:textId="06BB832C" w:rsidR="00F53FDB" w:rsidRPr="00BD117A" w:rsidRDefault="0018369A">
            <w:pPr>
              <w:pStyle w:val="Tabelatekst"/>
            </w:pPr>
            <w:proofErr w:type="spellStart"/>
            <w:r w:rsidRPr="00BD117A">
              <w:t>neu_totaltermbenefits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DB131E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79109C" w14:textId="0DEA21A5" w:rsidR="00F53FDB" w:rsidRPr="00BD117A" w:rsidRDefault="004F3A6B">
            <w:pPr>
              <w:pStyle w:val="Tabelatekst"/>
            </w:pPr>
            <w:r w:rsidRPr="00BD117A">
              <w:t>Podsumowanie korzyści terminu od producenta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7EF8AE" w14:textId="4EA5BFDA" w:rsidR="00F53FDB" w:rsidRPr="00BD117A" w:rsidRDefault="000D6FFB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16F40A" w14:textId="5724628D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14417ED0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9463" w14:textId="16C33211" w:rsidR="00F53FDB" w:rsidRPr="00BD117A" w:rsidRDefault="002D1585">
            <w:pPr>
              <w:pStyle w:val="Tabelatekst"/>
            </w:pPr>
            <w:r w:rsidRPr="00BD117A">
              <w:t>Korzyści terminu od producenta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A066EA" w14:textId="26AC18AA" w:rsidR="00F53FDB" w:rsidRPr="00BD117A" w:rsidRDefault="004F3A6B">
            <w:pPr>
              <w:pStyle w:val="Tabelatekst"/>
            </w:pPr>
            <w:proofErr w:type="spellStart"/>
            <w:r w:rsidRPr="00BD117A">
              <w:t>neu_totaltermbenefitspercent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990DC1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B16A6C" w14:textId="08C7F58D" w:rsidR="00F53FDB" w:rsidRPr="00BD117A" w:rsidRDefault="004F3A6B">
            <w:pPr>
              <w:pStyle w:val="Tabelatekst"/>
            </w:pPr>
            <w:r w:rsidRPr="00BD117A">
              <w:t>Podsumowanie korzyści terminu od producenta dla Pakietu,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4C8BC0" w14:textId="5B12D43A" w:rsidR="00F53FDB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9A0869" w14:textId="6ACD535E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22C5685C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CB53B" w14:textId="5DEF9E99" w:rsidR="00F53FDB" w:rsidRPr="00BD117A" w:rsidRDefault="002D1585">
            <w:pPr>
              <w:pStyle w:val="Tabelatekst"/>
            </w:pPr>
            <w:r w:rsidRPr="00BD117A">
              <w:t>Finansowanie zapasów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17FAF" w14:textId="4F61EB29" w:rsidR="00F53FDB" w:rsidRPr="00BD117A" w:rsidRDefault="004F3A6B">
            <w:pPr>
              <w:pStyle w:val="Tabelatekst"/>
            </w:pPr>
            <w:proofErr w:type="spellStart"/>
            <w:r w:rsidRPr="00BD117A">
              <w:t>neu_totalfinancinginventories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C41F5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EAFE43" w14:textId="3271B60D" w:rsidR="00F53FDB" w:rsidRPr="00BD117A" w:rsidRDefault="004F3A6B">
            <w:pPr>
              <w:pStyle w:val="Tabelatekst"/>
            </w:pPr>
            <w:r w:rsidRPr="00BD117A">
              <w:t>Podsumowanie finansowania zapasów magazynowych w Pakiecie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293B44" w14:textId="47BDEAA8" w:rsidR="00F53FDB" w:rsidRPr="00BD117A" w:rsidRDefault="000D6FFB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D371E6" w14:textId="52DB8F1B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40F5FA6C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6ED76" w14:textId="64D48E58" w:rsidR="00F53FDB" w:rsidRPr="00BD117A" w:rsidRDefault="008E5C14">
            <w:pPr>
              <w:pStyle w:val="Tabelatekst"/>
            </w:pPr>
            <w:r w:rsidRPr="00BD117A">
              <w:lastRenderedPageBreak/>
              <w:t>Finansowanie zapasów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30BD0F" w14:textId="0A1A65A2" w:rsidR="00F53FDB" w:rsidRPr="00BD117A" w:rsidRDefault="00AB6986">
            <w:pPr>
              <w:pStyle w:val="Tabelatekst"/>
            </w:pPr>
            <w:proofErr w:type="spellStart"/>
            <w:r w:rsidRPr="00BD117A">
              <w:t>neu_totalfinancinginventoriespercent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D19F39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D61F15" w14:textId="15427AE7" w:rsidR="00F53FDB" w:rsidRPr="00BD117A" w:rsidRDefault="00062243">
            <w:pPr>
              <w:pStyle w:val="Tabelatekst"/>
            </w:pPr>
            <w:r w:rsidRPr="00BD117A">
              <w:t>Podsumowanie finansowania zapasów magazynowych w Pakiecie,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732624" w14:textId="46FC609A" w:rsidR="00F53FDB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8B3826" w14:textId="4BE3B6F7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53741EB4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8774" w14:textId="022150E7" w:rsidR="00F53FDB" w:rsidRPr="00BD117A" w:rsidRDefault="008E5C14">
            <w:pPr>
              <w:pStyle w:val="Tabelatekst"/>
            </w:pPr>
            <w:r w:rsidRPr="00BD117A">
              <w:t>Koszty terminu podstawowego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C59F0" w14:textId="5EE0E89D" w:rsidR="00F53FDB" w:rsidRPr="00BD117A" w:rsidRDefault="001F2ECD">
            <w:pPr>
              <w:pStyle w:val="Tabelatekst"/>
            </w:pPr>
            <w:proofErr w:type="spellStart"/>
            <w:r w:rsidRPr="00BD117A">
              <w:t>neu_totalbasictermcosts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D31C23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EB3D49" w14:textId="6D2C0F39" w:rsidR="00F53FDB" w:rsidRPr="00BD117A" w:rsidRDefault="001F2ECD">
            <w:pPr>
              <w:pStyle w:val="Tabelatekst"/>
            </w:pPr>
            <w:r w:rsidRPr="00BD117A">
              <w:t>Podsumowanie kosztów terminu podstawowego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9AF9CE" w14:textId="5BE00E6A" w:rsidR="00F53FDB" w:rsidRPr="00BD117A" w:rsidRDefault="000D6FFB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6E16FA" w14:textId="615834A6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2AB96538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63939" w14:textId="5486C237" w:rsidR="00F53FDB" w:rsidRPr="00BD117A" w:rsidRDefault="008E5C14">
            <w:pPr>
              <w:pStyle w:val="Tabelatekst"/>
            </w:pPr>
            <w:r w:rsidRPr="00BD117A">
              <w:t>Koszty terminu podstawowego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E29E1" w14:textId="3817FCB6" w:rsidR="00F53FDB" w:rsidRPr="00BD117A" w:rsidRDefault="001F2ECD">
            <w:pPr>
              <w:pStyle w:val="Tabelatekst"/>
            </w:pPr>
            <w:proofErr w:type="spellStart"/>
            <w:r w:rsidRPr="00BD117A">
              <w:t>neu_totalbasictermcostspercent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B98556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3D23F7" w14:textId="4A9142AD" w:rsidR="00F53FDB" w:rsidRPr="00BD117A" w:rsidRDefault="001F2ECD">
            <w:pPr>
              <w:pStyle w:val="Tabelatekst"/>
            </w:pPr>
            <w:r w:rsidRPr="00BD117A">
              <w:t>Podsumowanie kosztów terminu podstawowego dla Pakietu,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996789" w14:textId="46E7D5A8" w:rsidR="00F53FDB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25E46F" w14:textId="6AD6B9CD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2E4A97E8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5863E" w14:textId="7C02AAEE" w:rsidR="00F53FDB" w:rsidRPr="00BD117A" w:rsidRDefault="008E5C14">
            <w:pPr>
              <w:pStyle w:val="Tabelatekst"/>
            </w:pPr>
            <w:r w:rsidRPr="00BD117A">
              <w:t>Koszty terminu opóźnień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BDC07" w14:textId="7B5B1AAE" w:rsidR="00F53FDB" w:rsidRPr="00BD117A" w:rsidRDefault="00E41FA3">
            <w:pPr>
              <w:pStyle w:val="Tabelatekst"/>
            </w:pPr>
            <w:proofErr w:type="spellStart"/>
            <w:r w:rsidRPr="00BD117A">
              <w:t>neu_totaldelaycosts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4DAC6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09BCC9" w14:textId="09F06A5E" w:rsidR="00F53FDB" w:rsidRPr="00BD117A" w:rsidRDefault="00E41FA3">
            <w:pPr>
              <w:pStyle w:val="Tabelatekst"/>
            </w:pPr>
            <w:r w:rsidRPr="00BD117A">
              <w:t>Podsumowanie kosztów terminu opóźnień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9C6993" w14:textId="3D95DB1D" w:rsidR="00F53FDB" w:rsidRPr="00BD117A" w:rsidRDefault="000D6FFB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8AFE4C" w14:textId="633AC8FF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4193E0CA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68995" w14:textId="50ACD05D" w:rsidR="00F53FDB" w:rsidRPr="00BD117A" w:rsidRDefault="008E5C14">
            <w:pPr>
              <w:pStyle w:val="Tabelatekst"/>
            </w:pPr>
            <w:r w:rsidRPr="00BD117A">
              <w:t>Koszty terminu opóźnień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90C72" w14:textId="3A1FC8DB" w:rsidR="00F53FDB" w:rsidRPr="00BD117A" w:rsidRDefault="00E41FA3">
            <w:pPr>
              <w:pStyle w:val="Tabelatekst"/>
            </w:pPr>
            <w:proofErr w:type="spellStart"/>
            <w:r w:rsidRPr="00BD117A">
              <w:t>neu_totaldelaycostspercent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F39CC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690C6B" w14:textId="5101A9DD" w:rsidR="00F53FDB" w:rsidRPr="00BD117A" w:rsidRDefault="00E41FA3">
            <w:pPr>
              <w:pStyle w:val="Tabelatekst"/>
            </w:pPr>
            <w:r w:rsidRPr="00BD117A">
              <w:t>Podsumowanie kosztów terminu opóźnień dla Pakietu,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0E3F63" w14:textId="3F9EB739" w:rsidR="00F53FDB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A27CA0" w14:textId="1908C46A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6FB7A846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80799" w14:textId="039398EC" w:rsidR="00F53FDB" w:rsidRPr="00BD117A" w:rsidRDefault="008E5C14">
            <w:pPr>
              <w:pStyle w:val="Tabelatekst"/>
            </w:pPr>
            <w:r w:rsidRPr="00BD117A">
              <w:t>Przychody odsetkowe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886F2" w14:textId="054B1829" w:rsidR="00F53FDB" w:rsidRPr="00BD117A" w:rsidRDefault="003F7571">
            <w:pPr>
              <w:pStyle w:val="Tabelatekst"/>
            </w:pPr>
            <w:proofErr w:type="spellStart"/>
            <w:r w:rsidRPr="00BD117A">
              <w:t>neu_totalinterestincome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DDD040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8AF506" w14:textId="196A7C80" w:rsidR="00F53FDB" w:rsidRPr="00BD117A" w:rsidRDefault="003F7571">
            <w:pPr>
              <w:pStyle w:val="Tabelatekst"/>
            </w:pPr>
            <w:r w:rsidRPr="00BD117A">
              <w:t>Podsumowanie przychodów odsetkowych dla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E6D5D9" w14:textId="3903C2E0" w:rsidR="00F53FDB" w:rsidRPr="00BD117A" w:rsidRDefault="000D6FFB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A6CA9C" w14:textId="135C0B47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3C1704CA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0985B" w14:textId="387CC0EB" w:rsidR="00F53FDB" w:rsidRPr="00BD117A" w:rsidRDefault="008E5C14">
            <w:pPr>
              <w:pStyle w:val="Tabelatekst"/>
            </w:pPr>
            <w:r w:rsidRPr="00BD117A">
              <w:t>Przychody odsetkowe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1AC35" w14:textId="0B4C1546" w:rsidR="00F53FDB" w:rsidRPr="00BD117A" w:rsidRDefault="003F7571">
            <w:pPr>
              <w:pStyle w:val="Tabelatekst"/>
            </w:pPr>
            <w:proofErr w:type="spellStart"/>
            <w:r w:rsidRPr="00BD117A">
              <w:t>neu_totalinterestincomepercent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83C3A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7B6824" w14:textId="7FEEE087" w:rsidR="00F53FDB" w:rsidRPr="00BD117A" w:rsidRDefault="003F7571">
            <w:pPr>
              <w:pStyle w:val="Tabelatekst"/>
            </w:pPr>
            <w:r w:rsidRPr="00BD117A">
              <w:t>Podsumowanie przychodów odsetkowych dla Pakietu,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571C93" w14:textId="65FBEBD9" w:rsidR="00F53FDB" w:rsidRPr="00BD117A" w:rsidRDefault="000C5E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EFF1AC" w14:textId="45D6D57E" w:rsidR="00F53FDB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3776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01294435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312D1" w14:textId="6C2056E5" w:rsidR="00F53FDB" w:rsidRPr="00BD117A" w:rsidRDefault="008E5C14">
            <w:pPr>
              <w:pStyle w:val="Tabelatekst"/>
            </w:pPr>
            <w:r w:rsidRPr="00BD117A">
              <w:t>Produkty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65AD13" w14:textId="77777777" w:rsidR="00F53FDB" w:rsidRPr="00BD117A" w:rsidRDefault="00F53FD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D80E0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35FC72" w14:textId="15EADDFB" w:rsidR="00F53FDB" w:rsidRPr="00BD117A" w:rsidRDefault="002A4788">
            <w:pPr>
              <w:pStyle w:val="Tabelatekst"/>
            </w:pPr>
            <w:r w:rsidRPr="00BD117A">
              <w:t>T</w:t>
            </w:r>
            <w:r w:rsidR="00A02BC0" w:rsidRPr="00BD117A">
              <w:t>abela rekordów Produkt Przetargu pokrewnych do Pakietu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2290FB" w14:textId="56E02C94" w:rsidR="00F53FDB" w:rsidRPr="00BD117A" w:rsidRDefault="002A4788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20D8C8" w14:textId="4E2EDA47" w:rsidR="00F53FDB" w:rsidRPr="00BD117A" w:rsidRDefault="00211970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A02BC0" w:rsidRPr="00BD117A">
              <w:rPr>
                <w:rStyle w:val="normaltextrun"/>
                <w:szCs w:val="20"/>
              </w:rPr>
              <w:t xml:space="preserve">zupełniana automatycznie lub przez użytkownika, nazwa relacji: </w:t>
            </w:r>
            <w:proofErr w:type="spellStart"/>
            <w:r w:rsidR="00A533AA" w:rsidRPr="00BD117A">
              <w:rPr>
                <w:rStyle w:val="normaltextrun"/>
                <w:szCs w:val="20"/>
              </w:rPr>
              <w:t>neu_neu_tenderbundle_neu_tenderproduct</w:t>
            </w:r>
            <w:proofErr w:type="spellEnd"/>
          </w:p>
        </w:tc>
      </w:tr>
      <w:tr w:rsidR="00F53FDB" w:rsidRPr="00BD117A" w14:paraId="52342412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0155F" w14:textId="16272C81" w:rsidR="00F53FDB" w:rsidRPr="00BD117A" w:rsidRDefault="008E5C14">
            <w:pPr>
              <w:pStyle w:val="Tabelatekst"/>
            </w:pPr>
            <w:r w:rsidRPr="00BD117A">
              <w:lastRenderedPageBreak/>
              <w:t>Utworzony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80BC85" w14:textId="635A8279" w:rsidR="00F53FDB" w:rsidRPr="00BD117A" w:rsidRDefault="00B45DD0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CD2072" w14:textId="7192ED7D" w:rsidR="00F53FDB" w:rsidRPr="00BD117A" w:rsidRDefault="00AE6B45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627F11" w14:textId="69519F08" w:rsidR="00F53FDB" w:rsidRPr="00BD117A" w:rsidRDefault="00B45DD0">
            <w:pPr>
              <w:pStyle w:val="Tabelatekst"/>
            </w:pPr>
            <w:r w:rsidRPr="00BD117A">
              <w:t>Unikatowy identyfikator użytkownika, który utworzył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B19E38" w14:textId="78774B4A" w:rsidR="00F53FDB" w:rsidRPr="00BD117A" w:rsidRDefault="00AE6B45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0FAB86" w14:textId="5B664688" w:rsidR="00F53FDB" w:rsidRPr="00BD117A" w:rsidRDefault="00AE6B4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="004E4088" w:rsidRPr="00BD117A">
              <w:rPr>
                <w:rStyle w:val="normaltextrun"/>
                <w:szCs w:val="20"/>
              </w:rPr>
              <w:t>lk_neu_tenderbundle_createdby</w:t>
            </w:r>
            <w:proofErr w:type="spellEnd"/>
          </w:p>
        </w:tc>
      </w:tr>
      <w:tr w:rsidR="00F53FDB" w:rsidRPr="00BD117A" w14:paraId="0171648A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A62B" w14:textId="274683CC" w:rsidR="00F53FDB" w:rsidRPr="00BD117A" w:rsidRDefault="008E5C14">
            <w:pPr>
              <w:pStyle w:val="Tabelatekst"/>
            </w:pPr>
            <w:r w:rsidRPr="00BD117A">
              <w:t>Zmodyfikowane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A6AE36" w14:textId="199CACE2" w:rsidR="00F53FDB" w:rsidRPr="00BD117A" w:rsidRDefault="00B45DD0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651B7" w14:textId="76D50D6A" w:rsidR="00F53FDB" w:rsidRPr="00BD117A" w:rsidRDefault="00AE6B45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29BC50" w14:textId="0F102C12" w:rsidR="00F53FDB" w:rsidRPr="00BD117A" w:rsidRDefault="00B45DD0">
            <w:pPr>
              <w:pStyle w:val="Tabelatekst"/>
            </w:pPr>
            <w:r w:rsidRPr="00BD117A">
              <w:t>Unikatowy identyfikator użytkownika, który zmodyfikował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2A12F2" w14:textId="6558DE05" w:rsidR="00F53FDB" w:rsidRPr="00BD117A" w:rsidRDefault="00AE6B45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258522" w14:textId="09FFDEAA" w:rsidR="00F53FDB" w:rsidRPr="00BD117A" w:rsidRDefault="00792B7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Pr="00BD117A">
              <w:rPr>
                <w:rStyle w:val="normaltextrun"/>
                <w:szCs w:val="20"/>
              </w:rPr>
              <w:t>lk_neu_tenderbundle_modifiedby</w:t>
            </w:r>
            <w:proofErr w:type="spellEnd"/>
          </w:p>
        </w:tc>
      </w:tr>
      <w:tr w:rsidR="00F53FDB" w:rsidRPr="00BD117A" w14:paraId="3C5AFF9B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D4E7" w14:textId="1A6E40BB" w:rsidR="00F53FDB" w:rsidRPr="00BD117A" w:rsidRDefault="008E5C14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467BC3" w14:textId="192CD622" w:rsidR="00F53FDB" w:rsidRPr="00BD117A" w:rsidRDefault="0050675C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69326" w14:textId="1BB0140A" w:rsidR="00F53FDB" w:rsidRPr="00BD117A" w:rsidRDefault="00AE6B45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47F232" w14:textId="26C8F6CF" w:rsidR="00F53FDB" w:rsidRPr="00BD117A" w:rsidRDefault="0050675C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233664" w14:textId="4F62CB52" w:rsidR="00F53FDB" w:rsidRPr="00BD117A" w:rsidRDefault="00AE6B45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EA6614" w14:textId="62C670B0" w:rsidR="00F53FDB" w:rsidRPr="00BD117A" w:rsidRDefault="0050675C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automatycznie, nazwa relacji:</w:t>
            </w:r>
            <w:r w:rsidR="00245F2D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245F2D" w:rsidRPr="00BD117A">
              <w:rPr>
                <w:rStyle w:val="normaltextrun"/>
                <w:szCs w:val="20"/>
              </w:rPr>
              <w:t>owner_neu_tenderbundle</w:t>
            </w:r>
            <w:proofErr w:type="spellEnd"/>
          </w:p>
        </w:tc>
      </w:tr>
      <w:tr w:rsidR="00F53FDB" w:rsidRPr="00BD117A" w14:paraId="02AF9B8B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8B9BC" w14:textId="0F0002D0" w:rsidR="00F53FDB" w:rsidRPr="00BD117A" w:rsidRDefault="008E5C14">
            <w:pPr>
              <w:pStyle w:val="Tabelatekst"/>
            </w:pPr>
            <w:r w:rsidRPr="00BD117A">
              <w:t>Data utworzenia rekordu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A0FE7" w14:textId="40BF29B6" w:rsidR="00F53FDB" w:rsidRPr="00BD117A" w:rsidRDefault="00070B43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30EA02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8E2771" w14:textId="6541EAB0" w:rsidR="00F53FDB" w:rsidRPr="00BD117A" w:rsidRDefault="00070B43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8BF649" w14:textId="74A7F447" w:rsidR="00F53FDB" w:rsidRPr="00BD117A" w:rsidRDefault="00BC7B6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743F5D" w14:textId="6A44E65D" w:rsidR="00F53FDB" w:rsidRPr="00BD117A" w:rsidRDefault="00EE6ED4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F53FDB" w:rsidRPr="00BD117A" w14:paraId="1A984415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7DC7F" w14:textId="47EF12E1" w:rsidR="00F53FDB" w:rsidRPr="00BD117A" w:rsidRDefault="008E5C14">
            <w:pPr>
              <w:pStyle w:val="Tabelatekst"/>
            </w:pPr>
            <w:r w:rsidRPr="00BD117A">
              <w:t>Data modyfikacji rekordu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72B70C" w14:textId="078C92FA" w:rsidR="00F53FDB" w:rsidRPr="00BD117A" w:rsidRDefault="0087657A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52911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65459F" w14:textId="73F7FE4D" w:rsidR="00F53FDB" w:rsidRPr="00BD117A" w:rsidRDefault="0087657A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2CB371" w14:textId="6A53437F" w:rsidR="00F53FDB" w:rsidRPr="00BD117A" w:rsidRDefault="00BC7B6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EC9EE4" w14:textId="4424D6A9" w:rsidR="00F53FDB" w:rsidRPr="00BD117A" w:rsidRDefault="00EE6ED4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F53FDB" w:rsidRPr="00BD117A" w14:paraId="20CF6274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2D309" w14:textId="54B1A8F7" w:rsidR="00F53FDB" w:rsidRPr="00BD117A" w:rsidRDefault="008E5C14">
            <w:pPr>
              <w:pStyle w:val="Tabelatekst"/>
            </w:pPr>
            <w:r w:rsidRPr="00BD117A">
              <w:t>Flaga do poprzedniego statusu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6D817" w14:textId="1ABDE8EA" w:rsidR="00F53FDB" w:rsidRPr="00BD117A" w:rsidRDefault="0087657A">
            <w:pPr>
              <w:pStyle w:val="Tabelatekst"/>
            </w:pPr>
            <w:proofErr w:type="spellStart"/>
            <w:r w:rsidRPr="00BD117A">
              <w:t>neu_statepreflag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C9956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A34DD0" w14:textId="77777777" w:rsidR="00F53FDB" w:rsidRPr="00BD117A" w:rsidRDefault="00F53FD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ECE8AD" w14:textId="56356CDA" w:rsidR="00F53FDB" w:rsidRPr="00BD117A" w:rsidRDefault="0088382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A6EC98" w14:textId="766DF2C7" w:rsidR="00F53FDB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287E25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04845D21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3132D" w14:textId="6929EE54" w:rsidR="00F53FDB" w:rsidRPr="00BD117A" w:rsidRDefault="0011082F">
            <w:pPr>
              <w:pStyle w:val="Tabelatekst"/>
            </w:pPr>
            <w:r w:rsidRPr="00BD117A">
              <w:t>Flaga do "Kalkuluj".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53742D" w14:textId="31885808" w:rsidR="00F53FDB" w:rsidRPr="00BD117A" w:rsidRDefault="0011082F">
            <w:pPr>
              <w:pStyle w:val="Tabelatekst"/>
            </w:pPr>
            <w:proofErr w:type="spellStart"/>
            <w:r w:rsidRPr="00BD117A">
              <w:t>neu_calcflag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C991E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AB0BA3" w14:textId="77777777" w:rsidR="00F53FDB" w:rsidRPr="00BD117A" w:rsidRDefault="00F53FD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EA29E1" w14:textId="062740BF" w:rsidR="00F53FDB" w:rsidRPr="00BD117A" w:rsidRDefault="0088382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558962" w14:textId="0A1F2E2A" w:rsidR="00F53FDB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287E25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3FDB" w:rsidRPr="00BD117A" w14:paraId="73DDBACF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A0C2" w14:textId="6859C63B" w:rsidR="00F53FDB" w:rsidRPr="00BD117A" w:rsidRDefault="00DB3ACE">
            <w:pPr>
              <w:pStyle w:val="Tabelatekst"/>
            </w:pPr>
            <w:r w:rsidRPr="00BD117A">
              <w:lastRenderedPageBreak/>
              <w:t>Flaga do narzutu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80EDD" w14:textId="490EFE3A" w:rsidR="00F53FDB" w:rsidRPr="00BD117A" w:rsidRDefault="0011082F">
            <w:pPr>
              <w:pStyle w:val="Tabelatekst"/>
            </w:pPr>
            <w:proofErr w:type="spellStart"/>
            <w:r w:rsidRPr="00BD117A">
              <w:t>neu_overheadflag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F0CB3" w14:textId="77777777" w:rsidR="00F53FDB" w:rsidRPr="00BD117A" w:rsidRDefault="00F53F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E715C1" w14:textId="77777777" w:rsidR="00F53FDB" w:rsidRPr="00BD117A" w:rsidRDefault="00F53FD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3A6814" w14:textId="2AEB94F6" w:rsidR="00F53FDB" w:rsidRPr="00BD117A" w:rsidRDefault="0088382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B78E5F" w14:textId="0C795EDE" w:rsidR="00F53FDB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287E25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DB3ACE" w:rsidRPr="00BD117A" w14:paraId="1BB4BCBB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B45F0" w14:textId="2ADD0F39" w:rsidR="00DB3ACE" w:rsidRPr="00BD117A" w:rsidRDefault="003E50A0">
            <w:pPr>
              <w:pStyle w:val="Tabelatekst"/>
            </w:pPr>
            <w:r w:rsidRPr="00BD117A">
              <w:t>Flaga rekalkulacji walidacja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E6DAB0" w14:textId="5B69C9B7" w:rsidR="00DB3ACE" w:rsidRPr="00BD117A" w:rsidRDefault="0011082F">
            <w:pPr>
              <w:pStyle w:val="Tabelatekst"/>
            </w:pPr>
            <w:proofErr w:type="spellStart"/>
            <w:r w:rsidRPr="00BD117A">
              <w:t>neu_isrecalcvalidation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044E4" w14:textId="77777777" w:rsidR="00DB3ACE" w:rsidRPr="00BD117A" w:rsidRDefault="00DB3AC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3FA616" w14:textId="77777777" w:rsidR="00DB3ACE" w:rsidRPr="00BD117A" w:rsidRDefault="00DB3AC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D369DD" w14:textId="2ABE7656" w:rsidR="00DB3ACE" w:rsidRPr="00BD117A" w:rsidRDefault="0088382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913540" w14:textId="57A12823" w:rsidR="00DB3AC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287E25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DB3ACE" w:rsidRPr="00BD117A" w14:paraId="72CFDA8F" w14:textId="77777777" w:rsidTr="0056487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6F4F2" w14:textId="4D06B11D" w:rsidR="00DB3ACE" w:rsidRPr="00BD117A" w:rsidRDefault="003E50A0">
            <w:pPr>
              <w:pStyle w:val="Tabelatekst"/>
            </w:pPr>
            <w:r w:rsidRPr="00BD117A">
              <w:t>Flaga propagacja narzutu walidacja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FBE75" w14:textId="46E15EDA" w:rsidR="00DB3ACE" w:rsidRPr="00BD117A" w:rsidRDefault="00287E25">
            <w:pPr>
              <w:pStyle w:val="Tabelatekst"/>
            </w:pPr>
            <w:proofErr w:type="spellStart"/>
            <w:r w:rsidRPr="00BD117A">
              <w:t>neu_isoverheadvalidation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BA6079" w14:textId="77777777" w:rsidR="00DB3ACE" w:rsidRPr="00BD117A" w:rsidRDefault="00DB3AC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13F738" w14:textId="77777777" w:rsidR="00DB3ACE" w:rsidRPr="00BD117A" w:rsidRDefault="00DB3AC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000387" w14:textId="67CE9A54" w:rsidR="00DB3ACE" w:rsidRPr="00BD117A" w:rsidRDefault="0088382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93FFFA" w14:textId="42CD9CCE" w:rsidR="00DB3AC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287E25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</w:tbl>
    <w:p w14:paraId="301CF09E" w14:textId="52DC98AF" w:rsidR="006F618D" w:rsidRPr="00BD117A" w:rsidRDefault="006F618D" w:rsidP="006F618D">
      <w:pPr>
        <w:pStyle w:val="Legenda"/>
      </w:pPr>
      <w:bookmarkStart w:id="217" w:name="_Toc151315729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726B2E">
        <w:rPr>
          <w:noProof/>
        </w:rPr>
        <w:t>35</w:t>
      </w:r>
      <w:r w:rsidRPr="00BD117A">
        <w:fldChar w:fldCharType="end"/>
      </w:r>
      <w:r w:rsidRPr="00BD117A">
        <w:t xml:space="preserve"> Opis obiektów – Pakiet</w:t>
      </w:r>
      <w:bookmarkEnd w:id="217"/>
    </w:p>
    <w:p w14:paraId="5382807C" w14:textId="577CC4D6" w:rsidR="006F618D" w:rsidRPr="00BD117A" w:rsidRDefault="00215DB7" w:rsidP="00215DB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7B01EA0A" w14:textId="48E43CC3" w:rsidR="001F1C12" w:rsidRPr="00BD117A" w:rsidRDefault="001F1C12" w:rsidP="00D07F14">
      <w:pPr>
        <w:pStyle w:val="Nagwek3"/>
        <w:rPr>
          <w:lang w:eastAsia="pl-PL"/>
        </w:rPr>
      </w:pPr>
      <w:bookmarkStart w:id="218" w:name="_Toc151315804"/>
      <w:r w:rsidRPr="00BD117A">
        <w:lastRenderedPageBreak/>
        <w:t>Pakiet oferty cenowej (</w:t>
      </w:r>
      <w:proofErr w:type="spellStart"/>
      <w:r w:rsidRPr="00BD117A">
        <w:t>neu_quotebundle</w:t>
      </w:r>
      <w:proofErr w:type="spellEnd"/>
      <w:r w:rsidRPr="00BD117A">
        <w:t>)</w:t>
      </w:r>
      <w:bookmarkEnd w:id="218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D07F14" w:rsidRPr="00BD117A" w14:paraId="7557CB56" w14:textId="77777777" w:rsidTr="001F1C12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70426F7" w14:textId="0B0922BF" w:rsidR="00D07F14" w:rsidRPr="00BD117A" w:rsidRDefault="004C174E">
            <w:pPr>
              <w:pStyle w:val="TabelaNagowek"/>
            </w:pPr>
            <w:r w:rsidRPr="00BD117A">
              <w:t>Pakiet oferty cenowej</w:t>
            </w:r>
            <w:r w:rsidR="00D07F14" w:rsidRPr="00BD117A">
              <w:t xml:space="preserve"> (</w:t>
            </w:r>
            <w:proofErr w:type="spellStart"/>
            <w:r w:rsidR="00674278" w:rsidRPr="00BD117A">
              <w:t>neu_quotebundle</w:t>
            </w:r>
            <w:proofErr w:type="spellEnd"/>
            <w:r w:rsidR="00D07F14" w:rsidRPr="00BD117A">
              <w:t>)</w:t>
            </w:r>
          </w:p>
        </w:tc>
      </w:tr>
      <w:tr w:rsidR="00D07F14" w:rsidRPr="00BD117A" w14:paraId="4884B8D7" w14:textId="77777777" w:rsidTr="001F1C12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4209AF4" w14:textId="77777777" w:rsidR="00D07F14" w:rsidRPr="00BD117A" w:rsidRDefault="00D07F14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31E54E18" w14:textId="77777777" w:rsidR="00D07F14" w:rsidRPr="00BD117A" w:rsidRDefault="00D07F14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4F1C530" w14:textId="77777777" w:rsidR="00D07F14" w:rsidRPr="00BD117A" w:rsidRDefault="00D07F14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A268D72" w14:textId="77777777" w:rsidR="00D07F14" w:rsidRPr="00BD117A" w:rsidRDefault="00D07F14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40CFB13" w14:textId="77777777" w:rsidR="00D07F14" w:rsidRPr="00BD117A" w:rsidRDefault="00D07F14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0108C546" w14:textId="77777777" w:rsidR="00D07F14" w:rsidRPr="00BD117A" w:rsidRDefault="00D07F14">
            <w:pPr>
              <w:pStyle w:val="TabelaNagowek"/>
            </w:pPr>
            <w:r w:rsidRPr="00BD117A">
              <w:t>Komentarz</w:t>
            </w:r>
          </w:p>
        </w:tc>
      </w:tr>
      <w:tr w:rsidR="007A30B3" w:rsidRPr="00BD117A" w14:paraId="14E15914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7A60" w14:textId="77777777" w:rsidR="007A30B3" w:rsidRPr="00BD117A" w:rsidRDefault="007A30B3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969B4" w14:textId="77777777" w:rsidR="007A30B3" w:rsidRPr="00BD117A" w:rsidRDefault="007A30B3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8D40A" w14:textId="77777777" w:rsidR="007A30B3" w:rsidRPr="00BD117A" w:rsidRDefault="007A30B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3B5F92" w14:textId="77777777" w:rsidR="007A30B3" w:rsidRPr="00BD117A" w:rsidRDefault="007A30B3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CE5003" w14:textId="77777777" w:rsidR="007A30B3" w:rsidRPr="00BD117A" w:rsidRDefault="007A30B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E0531E" w14:textId="78D483AA" w:rsidR="007A30B3" w:rsidRPr="00BD117A" w:rsidRDefault="007A30B3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  <w:r w:rsidR="004C57ED" w:rsidRPr="00BD117A">
              <w:rPr>
                <w:szCs w:val="20"/>
              </w:rPr>
              <w:t xml:space="preserve">, </w:t>
            </w:r>
            <w:r w:rsidR="00923595" w:rsidRPr="00BD117A">
              <w:rPr>
                <w:szCs w:val="20"/>
              </w:rPr>
              <w:t xml:space="preserve">zablokowane, </w:t>
            </w:r>
            <w:r w:rsidR="004C57ED" w:rsidRPr="00BD117A">
              <w:rPr>
                <w:szCs w:val="20"/>
              </w:rPr>
              <w:t>uzupełniane automatycznie przy generowaniu Oferty cenowej z Przetargu</w:t>
            </w:r>
          </w:p>
        </w:tc>
      </w:tr>
      <w:tr w:rsidR="00D07F14" w:rsidRPr="00BD117A" w14:paraId="2B65AE3F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3E29B" w14:textId="7B0D80EF" w:rsidR="00D07F14" w:rsidRPr="00BD117A" w:rsidRDefault="002649D7">
            <w:pPr>
              <w:pStyle w:val="Tabelatekst"/>
            </w:pPr>
            <w:r w:rsidRPr="00BD117A">
              <w:t>Oferta cenowa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912B9" w14:textId="396B5FB5" w:rsidR="00D07F14" w:rsidRPr="00BD117A" w:rsidRDefault="00DC2FFD">
            <w:pPr>
              <w:pStyle w:val="Tabelatekst"/>
            </w:pPr>
            <w:proofErr w:type="spellStart"/>
            <w:r w:rsidRPr="00BD117A">
              <w:t>neu_quoteid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028D0" w14:textId="73DBA91A" w:rsidR="00D07F14" w:rsidRPr="00BD117A" w:rsidRDefault="004F3F92">
            <w:pPr>
              <w:pStyle w:val="Tabelatekst"/>
            </w:pPr>
            <w:r w:rsidRPr="00BD117A">
              <w:t>Oferta cenowa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CA72B9" w14:textId="1269FE99" w:rsidR="00D07F14" w:rsidRPr="00BD117A" w:rsidRDefault="00DC2FFD">
            <w:pPr>
              <w:pStyle w:val="Tabelatekst"/>
            </w:pPr>
            <w:r w:rsidRPr="00BD117A">
              <w:t>Unikatowy identyfikator dla elementu Oferta cenowa skojarzony z elementem Pakiet oferty cenowej.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A02821" w14:textId="4B78DFF9" w:rsidR="00D07F14" w:rsidRPr="00BD117A" w:rsidRDefault="00DC2FF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305CD3" w14:textId="039C8896" w:rsidR="00D07F14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Wymagane</w:t>
            </w:r>
            <w:r w:rsidR="00DC2FFD" w:rsidRPr="00BD117A">
              <w:rPr>
                <w:szCs w:val="20"/>
              </w:rPr>
              <w:t>,</w:t>
            </w:r>
            <w:r w:rsidR="004C57ED" w:rsidRPr="00BD117A">
              <w:rPr>
                <w:szCs w:val="20"/>
              </w:rPr>
              <w:t xml:space="preserve"> </w:t>
            </w:r>
            <w:r w:rsidR="004F3F92" w:rsidRPr="00BD117A">
              <w:rPr>
                <w:szCs w:val="20"/>
              </w:rPr>
              <w:t xml:space="preserve">zablokowane, </w:t>
            </w:r>
            <w:r w:rsidR="004C57ED" w:rsidRPr="00BD117A">
              <w:rPr>
                <w:szCs w:val="20"/>
              </w:rPr>
              <w:t>uzupełniane automatycznie przy generowaniu Oferty cenowej z Przetargu</w:t>
            </w:r>
            <w:r w:rsidR="00923595" w:rsidRPr="00BD117A">
              <w:rPr>
                <w:szCs w:val="20"/>
              </w:rPr>
              <w:t>,</w:t>
            </w:r>
            <w:r w:rsidR="00DC2FFD" w:rsidRPr="00BD117A">
              <w:rPr>
                <w:szCs w:val="20"/>
              </w:rPr>
              <w:t xml:space="preserve"> nazwa relacji: </w:t>
            </w:r>
            <w:proofErr w:type="spellStart"/>
            <w:r w:rsidR="00DC2FFD" w:rsidRPr="00BD117A">
              <w:rPr>
                <w:szCs w:val="20"/>
              </w:rPr>
              <w:t>neu_neu_quote_neu_quotebundle</w:t>
            </w:r>
            <w:proofErr w:type="spellEnd"/>
          </w:p>
        </w:tc>
      </w:tr>
      <w:tr w:rsidR="00D07F14" w:rsidRPr="00BD117A" w14:paraId="061D78A9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A6513" w14:textId="438709B7" w:rsidR="00D07F14" w:rsidRPr="00BD117A" w:rsidRDefault="00923595">
            <w:pPr>
              <w:pStyle w:val="Tabelatekst"/>
            </w:pPr>
            <w:r w:rsidRPr="00BD117A">
              <w:t>Pakiet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6480F7" w14:textId="778015BD" w:rsidR="00D07F14" w:rsidRPr="00BD117A" w:rsidRDefault="00A32268">
            <w:pPr>
              <w:pStyle w:val="Tabelatekst"/>
            </w:pPr>
            <w:proofErr w:type="spellStart"/>
            <w:r w:rsidRPr="00BD117A">
              <w:t>neu_tenderbundleid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44F56" w14:textId="4E05A573" w:rsidR="00D07F14" w:rsidRPr="00BD117A" w:rsidRDefault="004F3F92">
            <w:pPr>
              <w:pStyle w:val="Tabelatekst"/>
            </w:pPr>
            <w:r w:rsidRPr="00BD117A">
              <w:t>Pakiet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545448" w14:textId="4BA4DB21" w:rsidR="00D07F14" w:rsidRPr="00BD117A" w:rsidRDefault="00A32268">
            <w:pPr>
              <w:pStyle w:val="Tabelatekst"/>
            </w:pPr>
            <w:r w:rsidRPr="00BD117A">
              <w:t>Unikatowy identyfikator dla elementu Pakiet skojarzony z elementem Pakiet oferty cenowej.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323748" w14:textId="4D6BDCAC" w:rsidR="00D07F14" w:rsidRPr="00BD117A" w:rsidRDefault="00A3226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7F9900" w14:textId="4E7B1B38" w:rsidR="00D07F14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szCs w:val="20"/>
              </w:rPr>
              <w:t>Z</w:t>
            </w:r>
            <w:r w:rsidR="00A32268" w:rsidRPr="00BD117A">
              <w:rPr>
                <w:szCs w:val="20"/>
              </w:rPr>
              <w:t>ablokowane, uzupełniane automatycznie przy generowaniu Oferty cenowej z Przetargu, nazwa relacji:</w:t>
            </w:r>
            <w:r w:rsidR="001A57AE" w:rsidRPr="00BD117A">
              <w:t xml:space="preserve"> </w:t>
            </w:r>
            <w:proofErr w:type="spellStart"/>
            <w:r w:rsidR="001A57AE" w:rsidRPr="00BD117A">
              <w:rPr>
                <w:szCs w:val="20"/>
              </w:rPr>
              <w:t>neu_neu_tenderbundle_neu_quotebundle</w:t>
            </w:r>
            <w:proofErr w:type="spellEnd"/>
          </w:p>
        </w:tc>
      </w:tr>
      <w:tr w:rsidR="001A57AE" w:rsidRPr="00BD117A" w14:paraId="2E6BAFBB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8334E" w14:textId="1698A150" w:rsidR="001A57AE" w:rsidRPr="00BD117A" w:rsidRDefault="00C854A1">
            <w:pPr>
              <w:pStyle w:val="Tabelatekst"/>
            </w:pPr>
            <w:r w:rsidRPr="00BD117A">
              <w:t>Numer pakietu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64F29B" w14:textId="095B7993" w:rsidR="001A57AE" w:rsidRPr="00BD117A" w:rsidRDefault="00C854A1">
            <w:pPr>
              <w:pStyle w:val="Tabelatekst"/>
            </w:pPr>
            <w:proofErr w:type="spellStart"/>
            <w:r w:rsidRPr="00BD117A">
              <w:t>neu_number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BBF1C8" w14:textId="77777777" w:rsidR="001A57AE" w:rsidRPr="00BD117A" w:rsidRDefault="001A57A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377ED1" w14:textId="77777777" w:rsidR="001A57AE" w:rsidRPr="00BD117A" w:rsidRDefault="001A57A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08E6D4" w14:textId="46E18580" w:rsidR="001A57AE" w:rsidRPr="00BD117A" w:rsidRDefault="00E736D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8C10C3" w14:textId="412903A4" w:rsidR="001A57AE" w:rsidRPr="00BD117A" w:rsidRDefault="000902CB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E736DF" w:rsidRPr="00BD117A">
              <w:rPr>
                <w:szCs w:val="20"/>
              </w:rPr>
              <w:t>, uzupełniane automatycznie przy generowaniu Oferty cenowej z Przetargu</w:t>
            </w:r>
          </w:p>
        </w:tc>
      </w:tr>
      <w:tr w:rsidR="001A57AE" w:rsidRPr="00BD117A" w14:paraId="28249E76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FB7D" w14:textId="640BCB65" w:rsidR="001A57AE" w:rsidRPr="00BD117A" w:rsidRDefault="00A6533F">
            <w:pPr>
              <w:pStyle w:val="Tabelatekst"/>
            </w:pPr>
            <w:r w:rsidRPr="00BD117A">
              <w:lastRenderedPageBreak/>
              <w:t>Data obowiązywania Pakietu OD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4EBFFB" w14:textId="66C65456" w:rsidR="001A57AE" w:rsidRPr="00BD117A" w:rsidRDefault="00A6533F">
            <w:pPr>
              <w:pStyle w:val="Tabelatekst"/>
            </w:pPr>
            <w:proofErr w:type="spellStart"/>
            <w:r w:rsidRPr="00BD117A">
              <w:t>neu_validitydatefrom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27C44A" w14:textId="77777777" w:rsidR="001A57AE" w:rsidRPr="00BD117A" w:rsidRDefault="001A57A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A24F5A" w14:textId="77777777" w:rsidR="001A57AE" w:rsidRPr="00BD117A" w:rsidRDefault="001A57A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CB354A" w14:textId="2BBA8A0A" w:rsidR="001A57AE" w:rsidRPr="00BD117A" w:rsidRDefault="00641550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C852FE" w14:textId="0A8DC0A4" w:rsidR="001A57AE" w:rsidRPr="00BD117A" w:rsidRDefault="009E6924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</w:t>
            </w:r>
            <w:r w:rsidR="00E736DF" w:rsidRPr="00BD117A">
              <w:rPr>
                <w:szCs w:val="20"/>
              </w:rPr>
              <w:t>ablokowane, uzupełniane automatycznie przy generowaniu Oferty cenowej z Przetargu</w:t>
            </w:r>
          </w:p>
        </w:tc>
      </w:tr>
      <w:tr w:rsidR="001A57AE" w:rsidRPr="00BD117A" w14:paraId="5343ADE1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88FE0" w14:textId="1AF5EEA5" w:rsidR="001A57AE" w:rsidRPr="00BD117A" w:rsidRDefault="00641550">
            <w:pPr>
              <w:pStyle w:val="Tabelatekst"/>
            </w:pPr>
            <w:r w:rsidRPr="00BD117A">
              <w:t>Data obowiązywania Pakietu 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480FB" w14:textId="09234BAF" w:rsidR="001A57AE" w:rsidRPr="00BD117A" w:rsidRDefault="00641550">
            <w:pPr>
              <w:pStyle w:val="Tabelatekst"/>
            </w:pPr>
            <w:proofErr w:type="spellStart"/>
            <w:r w:rsidRPr="00BD117A">
              <w:t>neu_validitydateto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4F9B8" w14:textId="77777777" w:rsidR="001A57AE" w:rsidRPr="00BD117A" w:rsidRDefault="001A57A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8CEE33" w14:textId="77777777" w:rsidR="001A57AE" w:rsidRPr="00BD117A" w:rsidRDefault="001A57A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9AD2A6" w14:textId="55243E75" w:rsidR="001A57AE" w:rsidRPr="00BD117A" w:rsidRDefault="00641550">
            <w:pPr>
              <w:pStyle w:val="Tabelatekst"/>
            </w:pPr>
            <w:r w:rsidRPr="00BD117A">
              <w:t>Data</w:t>
            </w:r>
            <w:r w:rsidR="00107E45" w:rsidRPr="00BD117A">
              <w:t xml:space="preserve">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900603" w14:textId="2F57DF75" w:rsidR="001A57AE" w:rsidRPr="00BD117A" w:rsidRDefault="009E6924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E736DF" w:rsidRPr="00BD117A">
              <w:rPr>
                <w:szCs w:val="20"/>
              </w:rPr>
              <w:t>, uzupełniane automatycznie przy generowaniu Oferty cenowej z Przetargu</w:t>
            </w:r>
          </w:p>
        </w:tc>
      </w:tr>
      <w:tr w:rsidR="001A57AE" w:rsidRPr="00BD117A" w14:paraId="1350B361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0C8CB" w14:textId="42F1BC70" w:rsidR="001A57AE" w:rsidRPr="00BD117A" w:rsidRDefault="00107E45">
            <w:pPr>
              <w:pStyle w:val="Tabelatekst"/>
            </w:pPr>
            <w:r w:rsidRPr="00BD117A">
              <w:t>Umowa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3F78D" w14:textId="67075729" w:rsidR="001A57AE" w:rsidRPr="00BD117A" w:rsidRDefault="00107E45">
            <w:pPr>
              <w:pStyle w:val="Tabelatekst"/>
            </w:pPr>
            <w:proofErr w:type="spellStart"/>
            <w:r w:rsidRPr="00BD117A">
              <w:t>neu_contractopid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CB3F7" w14:textId="0E92CED0" w:rsidR="001A57AE" w:rsidRPr="00BD117A" w:rsidRDefault="00107E45">
            <w:pPr>
              <w:pStyle w:val="Tabelatekst"/>
            </w:pPr>
            <w:r w:rsidRPr="00BD117A">
              <w:t>Umowa OL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90D91A" w14:textId="2DCB2E70" w:rsidR="001A57AE" w:rsidRPr="00BD117A" w:rsidRDefault="00107E45">
            <w:pPr>
              <w:pStyle w:val="Tabelatekst"/>
            </w:pPr>
            <w:r w:rsidRPr="00BD117A">
              <w:t>Unikatowy identyfikator dla elementu Umowa OL skojarzony z elementem Pakiet oferty cenowej.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E5BA7F" w14:textId="1AA97DC5" w:rsidR="001A57AE" w:rsidRPr="00BD117A" w:rsidRDefault="00107E45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30844F" w14:textId="6495AF89" w:rsidR="001A57AE" w:rsidRPr="00BD117A" w:rsidRDefault="009E6924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7E5816" w:rsidRPr="00BD117A">
              <w:rPr>
                <w:szCs w:val="20"/>
              </w:rPr>
              <w:t>, uzupełniane automatycznie przy generowaniu Oferty cenowej z Przetargu</w:t>
            </w:r>
            <w:r w:rsidR="006C396D" w:rsidRPr="00BD117A">
              <w:rPr>
                <w:szCs w:val="20"/>
              </w:rPr>
              <w:t xml:space="preserve">, nazwa relacji: </w:t>
            </w:r>
            <w:proofErr w:type="spellStart"/>
            <w:r w:rsidR="006C396D" w:rsidRPr="00BD117A">
              <w:rPr>
                <w:szCs w:val="20"/>
              </w:rPr>
              <w:t>neu_neu_contractop_neu_quotebundle</w:t>
            </w:r>
            <w:proofErr w:type="spellEnd"/>
          </w:p>
        </w:tc>
      </w:tr>
      <w:tr w:rsidR="0003289E" w:rsidRPr="00BD117A" w14:paraId="7C81EA1F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2AFDE" w14:textId="38C7970B" w:rsidR="0003289E" w:rsidRPr="00BD117A" w:rsidRDefault="0003289E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1C08C" w14:textId="5C0E0566" w:rsidR="0003289E" w:rsidRPr="00BD117A" w:rsidRDefault="0003289E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F4A016" w14:textId="0ABCB8CD" w:rsidR="0003289E" w:rsidRPr="00BD117A" w:rsidRDefault="0003289E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AE551D" w14:textId="6BAA3D12" w:rsidR="0003289E" w:rsidRPr="00BD117A" w:rsidRDefault="0003289E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0433AC" w14:textId="45213B6C" w:rsidR="0003289E" w:rsidRPr="00BD117A" w:rsidRDefault="0003289E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3F03CF" w14:textId="32383984" w:rsidR="0003289E" w:rsidRPr="00BD117A" w:rsidRDefault="0003289E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</w:t>
            </w:r>
            <w:r w:rsidR="000F53B5" w:rsidRPr="00BD117A">
              <w:rPr>
                <w:szCs w:val="20"/>
              </w:rPr>
              <w:t>, wymagane, ukryte, uzupełniane automatycznie</w:t>
            </w:r>
          </w:p>
        </w:tc>
      </w:tr>
      <w:tr w:rsidR="0065352E" w:rsidRPr="00BD117A" w14:paraId="238E592B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AE27" w14:textId="504FFAB0" w:rsidR="0065352E" w:rsidRPr="00BD117A" w:rsidRDefault="00666024">
            <w:pPr>
              <w:pStyle w:val="Tabelatekst"/>
            </w:pPr>
            <w:r w:rsidRPr="00BD117A">
              <w:t>Narzut %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3F546" w14:textId="446E67FF" w:rsidR="0065352E" w:rsidRPr="00BD117A" w:rsidRDefault="00666024">
            <w:pPr>
              <w:pStyle w:val="Tabelatekst"/>
            </w:pPr>
            <w:proofErr w:type="spellStart"/>
            <w:r w:rsidRPr="00BD117A">
              <w:t>neu_overheadpercent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52F82" w14:textId="77777777" w:rsidR="0065352E" w:rsidRPr="00BD117A" w:rsidRDefault="0065352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FC6717" w14:textId="77777777" w:rsidR="0065352E" w:rsidRPr="00BD117A" w:rsidRDefault="0065352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0BC788" w14:textId="3A087790" w:rsidR="0065352E" w:rsidRPr="00BD117A" w:rsidRDefault="00666024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F26EB8" w14:textId="79BF7B2F" w:rsidR="0065352E" w:rsidRPr="00BD117A" w:rsidRDefault="009E6924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7E5816" w:rsidRPr="00BD117A">
              <w:rPr>
                <w:szCs w:val="20"/>
              </w:rPr>
              <w:t>, uzupełniane automatycznie przy generowaniu Oferty cenowej z Przetargu</w:t>
            </w:r>
            <w:r w:rsidR="00666024" w:rsidRPr="00BD117A">
              <w:rPr>
                <w:szCs w:val="20"/>
              </w:rPr>
              <w:t>, dokładność: 2</w:t>
            </w:r>
          </w:p>
        </w:tc>
      </w:tr>
      <w:tr w:rsidR="006F633C" w:rsidRPr="00BD117A" w14:paraId="1A828ABE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135B" w14:textId="7A70548A" w:rsidR="006F633C" w:rsidRPr="00BD117A" w:rsidRDefault="006F633C">
            <w:pPr>
              <w:pStyle w:val="Tabelatekst"/>
            </w:pPr>
            <w:r w:rsidRPr="00BD117A">
              <w:lastRenderedPageBreak/>
              <w:t>Podsumowanie korekt narzutu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D3690" w14:textId="17B314DD" w:rsidR="006F633C" w:rsidRPr="00BD117A" w:rsidRDefault="006F633C">
            <w:pPr>
              <w:pStyle w:val="Tabelatekst"/>
            </w:pPr>
            <w:proofErr w:type="spellStart"/>
            <w:r w:rsidRPr="00BD117A">
              <w:t>neu_totaloverheadadjustment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632E78" w14:textId="77777777" w:rsidR="006F633C" w:rsidRPr="00BD117A" w:rsidRDefault="006F633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FA8AAE" w14:textId="77777777" w:rsidR="006F633C" w:rsidRPr="00BD117A" w:rsidRDefault="006F633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A7344B" w14:textId="13746281" w:rsidR="006F633C" w:rsidRPr="00BD117A" w:rsidRDefault="006F633C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8DD71E" w14:textId="21E0AD4E" w:rsidR="006F633C" w:rsidRPr="00BD117A" w:rsidRDefault="009E6924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6F633C" w:rsidRPr="00BD117A">
              <w:rPr>
                <w:szCs w:val="20"/>
              </w:rPr>
              <w:t>, uzupełniane automatycznie przy generowaniu Oferty cenowej z Przetargu</w:t>
            </w:r>
          </w:p>
        </w:tc>
      </w:tr>
      <w:tr w:rsidR="0065352E" w:rsidRPr="00BD117A" w14:paraId="57BD3799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7DAD" w14:textId="5A1C7093" w:rsidR="0065352E" w:rsidRPr="00BD117A" w:rsidRDefault="00CC0B27">
            <w:pPr>
              <w:pStyle w:val="Tabelatekst"/>
            </w:pPr>
            <w:r w:rsidRPr="00BD117A">
              <w:t>Ilość sztuk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13BF9" w14:textId="796DECCE" w:rsidR="0065352E" w:rsidRPr="00BD117A" w:rsidRDefault="00CC0B27">
            <w:pPr>
              <w:pStyle w:val="Tabelatekst"/>
            </w:pPr>
            <w:proofErr w:type="spellStart"/>
            <w:r w:rsidRPr="00BD117A">
              <w:t>neu_totalquantity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6AF66" w14:textId="77777777" w:rsidR="0065352E" w:rsidRPr="00BD117A" w:rsidRDefault="0065352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03C421" w14:textId="77777777" w:rsidR="0065352E" w:rsidRPr="00BD117A" w:rsidRDefault="0065352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880B4B" w14:textId="2FC9DFB1" w:rsidR="0065352E" w:rsidRPr="00BD117A" w:rsidRDefault="00CC0B27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2605E7" w14:textId="20F145AC" w:rsidR="0065352E" w:rsidRPr="00BD117A" w:rsidRDefault="009E6924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7E5816" w:rsidRPr="00BD117A">
              <w:rPr>
                <w:szCs w:val="20"/>
              </w:rPr>
              <w:t>, uzupełniane automatycznie przy generowaniu Oferty cenowej z Przetargu</w:t>
            </w:r>
            <w:r w:rsidR="00CC0B27" w:rsidRPr="00BD117A">
              <w:rPr>
                <w:szCs w:val="20"/>
              </w:rPr>
              <w:t>, dok</w:t>
            </w:r>
            <w:r w:rsidR="002C343D" w:rsidRPr="00BD117A">
              <w:rPr>
                <w:szCs w:val="20"/>
              </w:rPr>
              <w:t>ładność: 2</w:t>
            </w:r>
          </w:p>
        </w:tc>
      </w:tr>
      <w:tr w:rsidR="0065352E" w:rsidRPr="00BD117A" w14:paraId="773C25FE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553EE" w14:textId="6802DE0F" w:rsidR="0065352E" w:rsidRPr="00BD117A" w:rsidRDefault="002C343D">
            <w:pPr>
              <w:pStyle w:val="Tabelatekst"/>
            </w:pPr>
            <w:r w:rsidRPr="00BD117A">
              <w:t>Sprzedaż budżetowa oferta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D1A6BB" w14:textId="474EB02A" w:rsidR="0065352E" w:rsidRPr="00BD117A" w:rsidRDefault="002C343D">
            <w:pPr>
              <w:pStyle w:val="Tabelatekst"/>
            </w:pPr>
            <w:proofErr w:type="spellStart"/>
            <w:r w:rsidRPr="00BD117A">
              <w:t>neu_totalbudgetsale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62289" w14:textId="77777777" w:rsidR="0065352E" w:rsidRPr="00BD117A" w:rsidRDefault="0065352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97AA00" w14:textId="77777777" w:rsidR="0065352E" w:rsidRPr="00BD117A" w:rsidRDefault="0065352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619FBC" w14:textId="57DC9F41" w:rsidR="0065352E" w:rsidRPr="00BD117A" w:rsidRDefault="002C343D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39D20D" w14:textId="2914136D" w:rsidR="0065352E" w:rsidRPr="00BD117A" w:rsidRDefault="009E6924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7E5816" w:rsidRPr="00BD117A">
              <w:rPr>
                <w:szCs w:val="20"/>
              </w:rPr>
              <w:t>, uzupełniane automatycznie przy generowaniu Oferty cenowej z Przetargu</w:t>
            </w:r>
          </w:p>
        </w:tc>
      </w:tr>
      <w:tr w:rsidR="0065352E" w:rsidRPr="00BD117A" w14:paraId="37876611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19D60" w14:textId="212AB5B9" w:rsidR="0065352E" w:rsidRPr="00BD117A" w:rsidRDefault="00792E3C">
            <w:pPr>
              <w:pStyle w:val="Tabelatekst"/>
            </w:pPr>
            <w:r w:rsidRPr="00BD117A">
              <w:t>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F5F58" w14:textId="18A6E549" w:rsidR="0065352E" w:rsidRPr="00BD117A" w:rsidRDefault="00792E3C">
            <w:pPr>
              <w:pStyle w:val="Tabelatekst"/>
            </w:pPr>
            <w:proofErr w:type="spellStart"/>
            <w:r w:rsidRPr="00BD117A">
              <w:t>neu_totalmarginbrutto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962FF" w14:textId="77777777" w:rsidR="0065352E" w:rsidRPr="00BD117A" w:rsidRDefault="0065352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87BB0A" w14:textId="77777777" w:rsidR="0065352E" w:rsidRPr="00BD117A" w:rsidRDefault="0065352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1F2AE0" w14:textId="3BFA4EFB" w:rsidR="0065352E" w:rsidRPr="00BD117A" w:rsidRDefault="00792E3C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BCAEB6" w14:textId="05F7E0D8" w:rsidR="0065352E" w:rsidRPr="00BD117A" w:rsidRDefault="009E6924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7E5816" w:rsidRPr="00BD117A">
              <w:rPr>
                <w:szCs w:val="20"/>
              </w:rPr>
              <w:t>, uzupełniane automatycznie przy generowaniu Oferty cenowej z Przetargu</w:t>
            </w:r>
          </w:p>
        </w:tc>
      </w:tr>
      <w:tr w:rsidR="0065352E" w:rsidRPr="00BD117A" w14:paraId="1A9EBBEE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B0FF8" w14:textId="595294F5" w:rsidR="0065352E" w:rsidRPr="00BD117A" w:rsidRDefault="00F27E64">
            <w:pPr>
              <w:pStyle w:val="Tabelatekst"/>
            </w:pPr>
            <w:r w:rsidRPr="00BD117A">
              <w:t>Marża brutto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08A0B" w14:textId="6AAD0437" w:rsidR="0065352E" w:rsidRPr="00BD117A" w:rsidRDefault="00F27E64">
            <w:pPr>
              <w:pStyle w:val="Tabelatekst"/>
            </w:pPr>
            <w:proofErr w:type="spellStart"/>
            <w:r w:rsidRPr="00BD117A">
              <w:t>neu_totalmarginbruttopercent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C7FAA" w14:textId="77777777" w:rsidR="0065352E" w:rsidRPr="00BD117A" w:rsidRDefault="0065352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5A9B63" w14:textId="77777777" w:rsidR="0065352E" w:rsidRPr="00BD117A" w:rsidRDefault="0065352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07FDE7" w14:textId="259558D8" w:rsidR="0065352E" w:rsidRPr="00BD117A" w:rsidRDefault="0091120F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A47810" w14:textId="78D93350" w:rsidR="0065352E" w:rsidRPr="00BD117A" w:rsidRDefault="009E6924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7E5816" w:rsidRPr="00BD117A">
              <w:rPr>
                <w:szCs w:val="20"/>
              </w:rPr>
              <w:t>, uzupełniane automatycznie przy generowaniu Oferty cenowej z Przetargu</w:t>
            </w:r>
            <w:r w:rsidR="0091120F" w:rsidRPr="00BD117A">
              <w:rPr>
                <w:szCs w:val="20"/>
              </w:rPr>
              <w:t>, dokładność: 2</w:t>
            </w:r>
          </w:p>
        </w:tc>
      </w:tr>
      <w:tr w:rsidR="0065352E" w:rsidRPr="00BD117A" w14:paraId="7F102C35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9A2" w14:textId="2E0736E0" w:rsidR="0065352E" w:rsidRPr="00BD117A" w:rsidRDefault="0091120F">
            <w:pPr>
              <w:pStyle w:val="Tabelatekst"/>
            </w:pPr>
            <w:r w:rsidRPr="00BD117A">
              <w:lastRenderedPageBreak/>
              <w:t>Wartość Pakietu netto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30B21" w14:textId="7418E65E" w:rsidR="0065352E" w:rsidRPr="00BD117A" w:rsidRDefault="0091120F">
            <w:pPr>
              <w:pStyle w:val="Tabelatekst"/>
            </w:pPr>
            <w:proofErr w:type="spellStart"/>
            <w:r w:rsidRPr="00BD117A">
              <w:t>neu_totalamountnetto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BEAB35" w14:textId="77777777" w:rsidR="0065352E" w:rsidRPr="00BD117A" w:rsidRDefault="0065352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BAEF43" w14:textId="77777777" w:rsidR="0065352E" w:rsidRPr="00BD117A" w:rsidRDefault="0065352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79C377" w14:textId="5DC492F0" w:rsidR="0065352E" w:rsidRPr="00BD117A" w:rsidRDefault="00C22E01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4C9C2C" w14:textId="715DB831" w:rsidR="0065352E" w:rsidRPr="00BD117A" w:rsidRDefault="009E6924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7E5816" w:rsidRPr="00BD117A">
              <w:rPr>
                <w:szCs w:val="20"/>
              </w:rPr>
              <w:t>, uzupełniane automatycznie przy generowaniu Oferty cenowej z Przetargu</w:t>
            </w:r>
          </w:p>
        </w:tc>
      </w:tr>
      <w:tr w:rsidR="0065352E" w:rsidRPr="00BD117A" w14:paraId="4D865B53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37104" w14:textId="06ED1B54" w:rsidR="0065352E" w:rsidRPr="00BD117A" w:rsidRDefault="00C22E01">
            <w:pPr>
              <w:pStyle w:val="Tabelatekst"/>
            </w:pPr>
            <w:r w:rsidRPr="00BD117A">
              <w:t>Wartość Pakietu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35488" w14:textId="687CF5D4" w:rsidR="0065352E" w:rsidRPr="00BD117A" w:rsidRDefault="00C22E01">
            <w:pPr>
              <w:pStyle w:val="Tabelatekst"/>
            </w:pPr>
            <w:proofErr w:type="spellStart"/>
            <w:r w:rsidRPr="00BD117A">
              <w:t>neu_totalamountbrutto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EDA73" w14:textId="77777777" w:rsidR="0065352E" w:rsidRPr="00BD117A" w:rsidRDefault="0065352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1F2D9E" w14:textId="77777777" w:rsidR="0065352E" w:rsidRPr="00BD117A" w:rsidRDefault="0065352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25D6F2" w14:textId="001E8371" w:rsidR="0065352E" w:rsidRPr="00BD117A" w:rsidRDefault="00C22E01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B3E5DE" w14:textId="71111224" w:rsidR="0065352E" w:rsidRPr="00BD117A" w:rsidRDefault="009E6924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7E5816" w:rsidRPr="00BD117A">
              <w:rPr>
                <w:szCs w:val="20"/>
              </w:rPr>
              <w:t>, uzupełniane automatycznie przy generowaniu Oferty cenowej z Przetargu</w:t>
            </w:r>
          </w:p>
        </w:tc>
      </w:tr>
      <w:tr w:rsidR="001A57AE" w:rsidRPr="00BD117A" w14:paraId="1C96979C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EFD39" w14:textId="74AE3C74" w:rsidR="001A57AE" w:rsidRPr="00BD117A" w:rsidRDefault="005F0188">
            <w:pPr>
              <w:pStyle w:val="Tabelatekst"/>
            </w:pPr>
            <w:r w:rsidRPr="00BD117A">
              <w:t>Produkty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D55749" w14:textId="77777777" w:rsidR="001A57AE" w:rsidRPr="00BD117A" w:rsidRDefault="001A57A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8274B9" w14:textId="0584383E" w:rsidR="001A57AE" w:rsidRPr="00BD117A" w:rsidRDefault="005F0188">
            <w:pPr>
              <w:pStyle w:val="Tabelatekst"/>
            </w:pPr>
            <w:r w:rsidRPr="00BD117A">
              <w:t>Produkt oferty cenowej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C49196" w14:textId="27475511" w:rsidR="001A57AE" w:rsidRPr="00BD117A" w:rsidRDefault="005F0188">
            <w:pPr>
              <w:pStyle w:val="Tabelatekst"/>
            </w:pPr>
            <w:r w:rsidRPr="00BD117A">
              <w:t>Tabela rekordów Produkt oferty cenowej pokrewnych do Pakietu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11D9B3" w14:textId="1B0AE775" w:rsidR="001A57AE" w:rsidRPr="00BD117A" w:rsidRDefault="005F0188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D95B76" w14:textId="359EAC63" w:rsidR="001A57AE" w:rsidRPr="00BD117A" w:rsidRDefault="00C47447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</w:t>
            </w:r>
            <w:r w:rsidR="007E5816" w:rsidRPr="00BD117A">
              <w:rPr>
                <w:szCs w:val="20"/>
              </w:rPr>
              <w:t>ablokowane, uzupełniane automatycznie przy generowaniu Oferty cenowej z Przetargu</w:t>
            </w:r>
          </w:p>
        </w:tc>
      </w:tr>
    </w:tbl>
    <w:p w14:paraId="255B7928" w14:textId="0ED3F9C6" w:rsidR="00D07F14" w:rsidRPr="00BD117A" w:rsidRDefault="00D07F14" w:rsidP="00D07F14">
      <w:pPr>
        <w:pStyle w:val="Legenda"/>
      </w:pPr>
      <w:bookmarkStart w:id="219" w:name="_Toc151315730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36</w:t>
      </w:r>
      <w:r w:rsidRPr="00BD117A">
        <w:fldChar w:fldCharType="end"/>
      </w:r>
      <w:r w:rsidRPr="00BD117A">
        <w:t xml:space="preserve"> Opis obiektów – </w:t>
      </w:r>
      <w:r w:rsidR="004C174E" w:rsidRPr="00BD117A">
        <w:t>Pakiet oferty cenowej</w:t>
      </w:r>
      <w:bookmarkEnd w:id="219"/>
    </w:p>
    <w:p w14:paraId="28144105" w14:textId="5F32BDF2" w:rsidR="00D07F14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0ABA9D48" w14:textId="3A28ADF7" w:rsidR="001F1C12" w:rsidRPr="00BD117A" w:rsidRDefault="001F1C12" w:rsidP="00D07F14">
      <w:pPr>
        <w:pStyle w:val="Nagwek3"/>
        <w:rPr>
          <w:lang w:eastAsia="pl-PL"/>
        </w:rPr>
      </w:pPr>
      <w:bookmarkStart w:id="220" w:name="_Toc151315805"/>
      <w:r w:rsidRPr="00BD117A">
        <w:lastRenderedPageBreak/>
        <w:t>Placówka (</w:t>
      </w:r>
      <w:proofErr w:type="spellStart"/>
      <w:r w:rsidRPr="00BD117A">
        <w:t>neu_institution_receiver</w:t>
      </w:r>
      <w:proofErr w:type="spellEnd"/>
      <w:r w:rsidRPr="00BD117A">
        <w:t>)</w:t>
      </w:r>
      <w:bookmarkEnd w:id="220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D07F14" w:rsidRPr="00BD117A" w14:paraId="57B8BCB2" w14:textId="77777777" w:rsidTr="001F1C12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2A965F2" w14:textId="3400F892" w:rsidR="00D07F14" w:rsidRPr="00BD117A" w:rsidRDefault="00D07F14">
            <w:pPr>
              <w:pStyle w:val="TabelaNagowek"/>
            </w:pPr>
            <w:r w:rsidRPr="00BD117A">
              <w:t>Placówka (</w:t>
            </w:r>
            <w:proofErr w:type="spellStart"/>
            <w:r w:rsidR="00D427D7" w:rsidRPr="00BD117A">
              <w:t>neu_institution_receiver</w:t>
            </w:r>
            <w:proofErr w:type="spellEnd"/>
            <w:r w:rsidRPr="00BD117A">
              <w:t>)</w:t>
            </w:r>
          </w:p>
        </w:tc>
      </w:tr>
      <w:tr w:rsidR="00D07F14" w:rsidRPr="00BD117A" w14:paraId="33A4E7C5" w14:textId="77777777" w:rsidTr="001F1C12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52BD2F3" w14:textId="77777777" w:rsidR="00D07F14" w:rsidRPr="00BD117A" w:rsidRDefault="00D07F14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D48AFC2" w14:textId="77777777" w:rsidR="00D07F14" w:rsidRPr="00BD117A" w:rsidRDefault="00D07F14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88B8C81" w14:textId="77777777" w:rsidR="00D07F14" w:rsidRPr="00BD117A" w:rsidRDefault="00D07F14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C9A0156" w14:textId="77777777" w:rsidR="00D07F14" w:rsidRPr="00BD117A" w:rsidRDefault="00D07F14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B321D3B" w14:textId="77777777" w:rsidR="00D07F14" w:rsidRPr="00BD117A" w:rsidRDefault="00D07F14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C9823DF" w14:textId="77777777" w:rsidR="00D07F14" w:rsidRPr="00BD117A" w:rsidRDefault="00D07F14">
            <w:pPr>
              <w:pStyle w:val="TabelaNagowek"/>
            </w:pPr>
            <w:r w:rsidRPr="00BD117A">
              <w:t>Komentarz</w:t>
            </w:r>
          </w:p>
        </w:tc>
      </w:tr>
      <w:tr w:rsidR="009D28C1" w:rsidRPr="00BD117A" w14:paraId="64644F7F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E3D33" w14:textId="77777777" w:rsidR="009D28C1" w:rsidRPr="00BD117A" w:rsidRDefault="009D28C1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E9E4D" w14:textId="77777777" w:rsidR="009D28C1" w:rsidRPr="00BD117A" w:rsidRDefault="009D28C1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BC277" w14:textId="77777777" w:rsidR="009D28C1" w:rsidRPr="00BD117A" w:rsidRDefault="009D28C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C04EE9" w14:textId="77777777" w:rsidR="009D28C1" w:rsidRPr="00BD117A" w:rsidRDefault="009D28C1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A007E6" w14:textId="77777777" w:rsidR="009D28C1" w:rsidRPr="00BD117A" w:rsidRDefault="009D28C1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5BF8CA" w14:textId="77777777" w:rsidR="009D28C1" w:rsidRPr="00BD117A" w:rsidRDefault="009D28C1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</w:p>
        </w:tc>
      </w:tr>
      <w:tr w:rsidR="00D07F14" w:rsidRPr="00BD117A" w14:paraId="42C814E6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C4E86" w14:textId="3E1F98E5" w:rsidR="00D07F14" w:rsidRPr="00BD117A" w:rsidRDefault="009D28C1">
            <w:pPr>
              <w:pStyle w:val="Tabelatekst"/>
            </w:pPr>
            <w:r w:rsidRPr="00BD117A">
              <w:t>Beneficjent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3D6257" w14:textId="1AAB163E" w:rsidR="00D07F14" w:rsidRPr="00BD117A" w:rsidRDefault="009D1707">
            <w:pPr>
              <w:pStyle w:val="Tabelatekst"/>
            </w:pPr>
            <w:proofErr w:type="spellStart"/>
            <w:r w:rsidRPr="00BD117A">
              <w:t>neu_receiverid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28085" w14:textId="7D1D6123" w:rsidR="00D07F14" w:rsidRPr="00BD117A" w:rsidRDefault="009D28C1">
            <w:pPr>
              <w:pStyle w:val="Tabelatekst"/>
            </w:pPr>
            <w:r w:rsidRPr="00BD117A">
              <w:t>Beneficjent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392AC9" w14:textId="6DC885ED" w:rsidR="00D07F14" w:rsidRPr="00BD117A" w:rsidRDefault="009D1707">
            <w:pPr>
              <w:pStyle w:val="Tabelatekst"/>
            </w:pPr>
            <w:r w:rsidRPr="00BD117A">
              <w:t>Unikatowy identyfikator dla elementu Beneficjent skojarzony z elementem Placówka.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2B2AE7" w14:textId="48250F1D" w:rsidR="00D07F14" w:rsidRPr="00BD117A" w:rsidRDefault="009D28C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199723" w14:textId="0C8ECCEF" w:rsidR="00D07F14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Wymagane</w:t>
            </w:r>
            <w:r w:rsidR="000913B4" w:rsidRPr="00BD117A">
              <w:rPr>
                <w:szCs w:val="20"/>
              </w:rPr>
              <w:t xml:space="preserve">, nazwa relacji: </w:t>
            </w:r>
            <w:proofErr w:type="spellStart"/>
            <w:r w:rsidR="00A806AB" w:rsidRPr="00BD117A">
              <w:rPr>
                <w:szCs w:val="20"/>
              </w:rPr>
              <w:t>neu_neu_receiver_neu_institution_receiver</w:t>
            </w:r>
            <w:proofErr w:type="spellEnd"/>
          </w:p>
        </w:tc>
      </w:tr>
      <w:tr w:rsidR="009D28C1" w:rsidRPr="00BD117A" w14:paraId="15D8611D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F5A08" w14:textId="27B54E22" w:rsidR="009D28C1" w:rsidRPr="00BD117A" w:rsidRDefault="00A806AB">
            <w:pPr>
              <w:pStyle w:val="Tabelatekst"/>
            </w:pPr>
            <w:r w:rsidRPr="00BD117A">
              <w:t>Produkt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DC5C9" w14:textId="7BF16937" w:rsidR="009D28C1" w:rsidRPr="00BD117A" w:rsidRDefault="003E3C13">
            <w:pPr>
              <w:pStyle w:val="Tabelatekst"/>
            </w:pPr>
            <w:proofErr w:type="spellStart"/>
            <w:r w:rsidRPr="00BD117A">
              <w:t>neu_tenderproductid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9AAE8" w14:textId="61F02C1A" w:rsidR="009D28C1" w:rsidRPr="00BD117A" w:rsidRDefault="00A806AB">
            <w:pPr>
              <w:pStyle w:val="Tabelatekst"/>
            </w:pPr>
            <w:r w:rsidRPr="00BD117A">
              <w:t>Produkt Przetargu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DE358F" w14:textId="69450AEE" w:rsidR="009D28C1" w:rsidRPr="00BD117A" w:rsidRDefault="00A806AB">
            <w:pPr>
              <w:pStyle w:val="Tabelatekst"/>
            </w:pPr>
            <w:r w:rsidRPr="00BD117A">
              <w:t>Unikatowy identyfikator dla elementu Produkt Przetargu skojarzony z elementem Placówka.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B9A063" w14:textId="2912474A" w:rsidR="009D28C1" w:rsidRPr="00BD117A" w:rsidRDefault="009D28C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4AF651" w14:textId="2E6EC019" w:rsidR="009D28C1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Wymagane</w:t>
            </w:r>
            <w:r w:rsidR="006C1FBA" w:rsidRPr="00BD117A">
              <w:rPr>
                <w:szCs w:val="20"/>
              </w:rPr>
              <w:t xml:space="preserve">, nazwa relacji: </w:t>
            </w:r>
            <w:proofErr w:type="spellStart"/>
            <w:r w:rsidR="0039412F" w:rsidRPr="00BD117A">
              <w:rPr>
                <w:szCs w:val="20"/>
              </w:rPr>
              <w:t>neu_neu_tenderproduct_neu_institution_receive</w:t>
            </w:r>
            <w:proofErr w:type="spellEnd"/>
          </w:p>
        </w:tc>
      </w:tr>
      <w:tr w:rsidR="009D28C1" w:rsidRPr="00BD117A" w14:paraId="345B44C0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F8E6C" w14:textId="5EEF6535" w:rsidR="009D28C1" w:rsidRPr="00BD117A" w:rsidRDefault="00C3221F">
            <w:pPr>
              <w:pStyle w:val="Tabelatekst"/>
            </w:pPr>
            <w:r w:rsidRPr="00BD117A">
              <w:t>Ilość jednostek miary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791F6" w14:textId="26362DE5" w:rsidR="009D28C1" w:rsidRPr="00BD117A" w:rsidRDefault="00C3221F">
            <w:pPr>
              <w:pStyle w:val="Tabelatekst"/>
            </w:pPr>
            <w:proofErr w:type="spellStart"/>
            <w:r w:rsidRPr="00BD117A">
              <w:t>neu_unitamount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076434" w14:textId="77777777" w:rsidR="009D28C1" w:rsidRPr="00BD117A" w:rsidRDefault="009D28C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9C16EE" w14:textId="77777777" w:rsidR="009D28C1" w:rsidRPr="00BD117A" w:rsidRDefault="009D28C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285BA3" w14:textId="5FD2F86C" w:rsidR="009D28C1" w:rsidRPr="00BD117A" w:rsidRDefault="007346C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505860" w14:textId="601A404B" w:rsidR="009D28C1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Wymagane</w:t>
            </w:r>
          </w:p>
        </w:tc>
      </w:tr>
      <w:tr w:rsidR="009D28C1" w:rsidRPr="00BD117A" w14:paraId="62BA13FA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A86F6" w14:textId="7C08D523" w:rsidR="009D28C1" w:rsidRPr="00BD117A" w:rsidRDefault="00105955">
            <w:pPr>
              <w:pStyle w:val="Tabelatekst"/>
            </w:pPr>
            <w:r w:rsidRPr="00BD117A">
              <w:t xml:space="preserve">Pole wynikowe </w:t>
            </w:r>
            <w:proofErr w:type="spellStart"/>
            <w:r w:rsidRPr="00BD117A">
              <w:t>OutputQuantity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86C67" w14:textId="3E0D97FE" w:rsidR="009D28C1" w:rsidRPr="00BD117A" w:rsidRDefault="0005769C">
            <w:pPr>
              <w:pStyle w:val="Tabelatekst"/>
            </w:pPr>
            <w:proofErr w:type="spellStart"/>
            <w:r w:rsidRPr="00BD117A">
              <w:t>neu_outputquantity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D36782" w14:textId="77777777" w:rsidR="009D28C1" w:rsidRPr="00BD117A" w:rsidRDefault="009D28C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36D9FE" w14:textId="77777777" w:rsidR="009D28C1" w:rsidRPr="00BD117A" w:rsidRDefault="009D28C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55B12D" w14:textId="249B1B73" w:rsidR="009D28C1" w:rsidRPr="00BD117A" w:rsidRDefault="0005769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7AE544" w14:textId="1CFF3AFC" w:rsidR="009D28C1" w:rsidRPr="00BD117A" w:rsidRDefault="001A4D48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Ukryte</w:t>
            </w:r>
          </w:p>
        </w:tc>
      </w:tr>
      <w:tr w:rsidR="009D28C1" w:rsidRPr="00151B50" w14:paraId="289AD034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04A3E" w14:textId="44A4BC23" w:rsidR="009D28C1" w:rsidRPr="00BD117A" w:rsidRDefault="00AA666F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D2109" w14:textId="698EF246" w:rsidR="009D28C1" w:rsidRPr="00BD117A" w:rsidRDefault="00AA666F">
            <w:pPr>
              <w:pStyle w:val="Tabelatekst"/>
            </w:pPr>
            <w:proofErr w:type="spellStart"/>
            <w:r w:rsidRPr="00BD117A">
              <w:t>neu_tenderid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9416A" w14:textId="62A3B564" w:rsidR="009D28C1" w:rsidRPr="00BD117A" w:rsidRDefault="00AA666F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8F7620" w14:textId="1C0EAB8B" w:rsidR="009D28C1" w:rsidRPr="00BD117A" w:rsidRDefault="00AA666F">
            <w:pPr>
              <w:pStyle w:val="Tabelatekst"/>
            </w:pPr>
            <w:r w:rsidRPr="00BD117A">
              <w:t>Unikatowy identyfikator dla elementu Zmiana oferty skojarzony z elementem Placówka.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B34B58" w14:textId="56321D0D" w:rsidR="009D28C1" w:rsidRPr="00BD117A" w:rsidRDefault="009D28C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5E3EC4" w14:textId="4355D354" w:rsidR="009D28C1" w:rsidRPr="007931FB" w:rsidRDefault="00505E7F">
            <w:pPr>
              <w:pStyle w:val="Tabelateks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N</w:t>
            </w:r>
            <w:r w:rsidR="00943D2E" w:rsidRPr="007931FB">
              <w:rPr>
                <w:szCs w:val="20"/>
                <w:lang w:val="en-US"/>
              </w:rPr>
              <w:t xml:space="preserve">azwa </w:t>
            </w:r>
            <w:proofErr w:type="spellStart"/>
            <w:r w:rsidR="00943D2E" w:rsidRPr="007931FB">
              <w:rPr>
                <w:szCs w:val="20"/>
                <w:lang w:val="en-US"/>
              </w:rPr>
              <w:t>relacji</w:t>
            </w:r>
            <w:proofErr w:type="spellEnd"/>
            <w:r w:rsidR="00943D2E" w:rsidRPr="007931FB">
              <w:rPr>
                <w:szCs w:val="20"/>
                <w:lang w:val="en-US"/>
              </w:rPr>
              <w:t xml:space="preserve">: </w:t>
            </w:r>
            <w:proofErr w:type="spellStart"/>
            <w:r w:rsidR="00943D2E" w:rsidRPr="007931FB">
              <w:rPr>
                <w:szCs w:val="20"/>
                <w:lang w:val="en-US"/>
              </w:rPr>
              <w:t>neu_opportunity_neu_institution_receiver</w:t>
            </w:r>
            <w:proofErr w:type="spellEnd"/>
          </w:p>
        </w:tc>
      </w:tr>
      <w:tr w:rsidR="009D28C1" w:rsidRPr="00BD117A" w14:paraId="229A18D8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9A081" w14:textId="77777777" w:rsidR="009D28C1" w:rsidRPr="00BD117A" w:rsidRDefault="009D28C1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BF53A6" w14:textId="77777777" w:rsidR="009D28C1" w:rsidRPr="00BD117A" w:rsidRDefault="009D28C1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F8D89B" w14:textId="77777777" w:rsidR="009D28C1" w:rsidRPr="00BD117A" w:rsidRDefault="009D28C1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9A68DC" w14:textId="77777777" w:rsidR="009D28C1" w:rsidRPr="00BD117A" w:rsidRDefault="009D28C1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B57C65" w14:textId="77777777" w:rsidR="009D28C1" w:rsidRPr="00BD117A" w:rsidRDefault="009D28C1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71D235" w14:textId="77777777" w:rsidR="009D28C1" w:rsidRPr="00BD117A" w:rsidRDefault="009D28C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wymagane, uzupełniane automatycznie </w:t>
            </w:r>
          </w:p>
        </w:tc>
      </w:tr>
      <w:tr w:rsidR="009D28C1" w:rsidRPr="00BD117A" w14:paraId="0EE78FC6" w14:textId="77777777" w:rsidTr="001F1C12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A021A" w14:textId="77777777" w:rsidR="009D28C1" w:rsidRPr="00BD117A" w:rsidRDefault="009D28C1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F45E3" w14:textId="77777777" w:rsidR="009D28C1" w:rsidRPr="00BD117A" w:rsidRDefault="009D28C1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8CFE9" w14:textId="77777777" w:rsidR="009D28C1" w:rsidRPr="00BD117A" w:rsidRDefault="009D28C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9CEB32" w14:textId="77777777" w:rsidR="009D28C1" w:rsidRPr="00BD117A" w:rsidRDefault="009D28C1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F7B6ED" w14:textId="77777777" w:rsidR="009D28C1" w:rsidRPr="00BD117A" w:rsidRDefault="009D28C1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31932A" w14:textId="77777777" w:rsidR="009D28C1" w:rsidRPr="00BD117A" w:rsidRDefault="009D28C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</w:tbl>
    <w:p w14:paraId="2BF35F39" w14:textId="0A04CA27" w:rsidR="00D07F14" w:rsidRPr="00BD117A" w:rsidRDefault="00D07F14" w:rsidP="00D07F14">
      <w:pPr>
        <w:pStyle w:val="Legenda"/>
      </w:pPr>
      <w:bookmarkStart w:id="221" w:name="_Toc151315731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37</w:t>
      </w:r>
      <w:r w:rsidRPr="00BD117A">
        <w:fldChar w:fldCharType="end"/>
      </w:r>
      <w:r w:rsidRPr="00BD117A">
        <w:t xml:space="preserve"> Opis obiektów – Placówka</w:t>
      </w:r>
      <w:bookmarkEnd w:id="221"/>
    </w:p>
    <w:p w14:paraId="33581070" w14:textId="2E156CC5" w:rsidR="00D07F14" w:rsidRPr="00BD117A" w:rsidRDefault="00215DB7" w:rsidP="00215DB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5609151C" w14:textId="340F24C9" w:rsidR="00037BE0" w:rsidRPr="00552303" w:rsidRDefault="00037BE0" w:rsidP="005A22A4">
      <w:pPr>
        <w:pStyle w:val="Nagwek3"/>
        <w:rPr>
          <w:lang w:val="en-US" w:eastAsia="pl-PL"/>
        </w:rPr>
      </w:pPr>
      <w:bookmarkStart w:id="222" w:name="_Toc151315806"/>
      <w:proofErr w:type="spellStart"/>
      <w:r w:rsidRPr="007931FB">
        <w:rPr>
          <w:lang w:val="en-US"/>
        </w:rPr>
        <w:lastRenderedPageBreak/>
        <w:t>Placówka</w:t>
      </w:r>
      <w:proofErr w:type="spellEnd"/>
      <w:r w:rsidRPr="007931FB">
        <w:rPr>
          <w:lang w:val="en-US"/>
        </w:rPr>
        <w:t xml:space="preserve"> </w:t>
      </w:r>
      <w:proofErr w:type="spellStart"/>
      <w:r w:rsidRPr="007931FB">
        <w:rPr>
          <w:lang w:val="en-US"/>
        </w:rPr>
        <w:t>oferty</w:t>
      </w:r>
      <w:proofErr w:type="spellEnd"/>
      <w:r w:rsidRPr="007931FB">
        <w:rPr>
          <w:lang w:val="en-US"/>
        </w:rPr>
        <w:t xml:space="preserve"> </w:t>
      </w:r>
      <w:proofErr w:type="spellStart"/>
      <w:r w:rsidRPr="007931FB">
        <w:rPr>
          <w:lang w:val="en-US"/>
        </w:rPr>
        <w:t>cenowej</w:t>
      </w:r>
      <w:proofErr w:type="spellEnd"/>
      <w:r w:rsidRPr="007931FB">
        <w:rPr>
          <w:lang w:val="en-US"/>
        </w:rPr>
        <w:t xml:space="preserve"> (</w:t>
      </w:r>
      <w:proofErr w:type="spellStart"/>
      <w:r w:rsidRPr="007931FB">
        <w:rPr>
          <w:lang w:val="en-US"/>
        </w:rPr>
        <w:t>neu_quote_institution_receiver</w:t>
      </w:r>
      <w:proofErr w:type="spellEnd"/>
      <w:r w:rsidRPr="007931FB">
        <w:rPr>
          <w:lang w:val="en-US"/>
        </w:rPr>
        <w:t>)</w:t>
      </w:r>
      <w:bookmarkEnd w:id="222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5A22A4" w:rsidRPr="00151B50" w14:paraId="56CACEAE" w14:textId="77777777" w:rsidTr="00037BE0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CC543E8" w14:textId="436BD1CE" w:rsidR="005A22A4" w:rsidRPr="007931FB" w:rsidRDefault="00D07F14">
            <w:pPr>
              <w:pStyle w:val="TabelaNagowek"/>
              <w:rPr>
                <w:lang w:val="en-US"/>
              </w:rPr>
            </w:pPr>
            <w:proofErr w:type="spellStart"/>
            <w:r w:rsidRPr="007931FB">
              <w:rPr>
                <w:lang w:val="en-US"/>
              </w:rPr>
              <w:t>Placówka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oferty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cenowej</w:t>
            </w:r>
            <w:proofErr w:type="spellEnd"/>
            <w:r w:rsidR="005A22A4" w:rsidRPr="007931FB">
              <w:rPr>
                <w:lang w:val="en-US"/>
              </w:rPr>
              <w:t xml:space="preserve"> (</w:t>
            </w:r>
            <w:proofErr w:type="spellStart"/>
            <w:r w:rsidR="005D6A67" w:rsidRPr="007931FB">
              <w:rPr>
                <w:lang w:val="en-US"/>
              </w:rPr>
              <w:t>neu_quote_institution_receiver</w:t>
            </w:r>
            <w:proofErr w:type="spellEnd"/>
            <w:r w:rsidR="005A22A4" w:rsidRPr="007931FB">
              <w:rPr>
                <w:lang w:val="en-US"/>
              </w:rPr>
              <w:t>)</w:t>
            </w:r>
          </w:p>
        </w:tc>
      </w:tr>
      <w:tr w:rsidR="005A22A4" w:rsidRPr="00BD117A" w14:paraId="12E1080D" w14:textId="77777777" w:rsidTr="00037BE0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D67DA47" w14:textId="77777777" w:rsidR="005A22A4" w:rsidRPr="00BD117A" w:rsidRDefault="005A22A4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42DB34D" w14:textId="77777777" w:rsidR="005A22A4" w:rsidRPr="00BD117A" w:rsidRDefault="005A22A4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844852F" w14:textId="77777777" w:rsidR="005A22A4" w:rsidRPr="00BD117A" w:rsidRDefault="005A22A4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7B651B5" w14:textId="77777777" w:rsidR="005A22A4" w:rsidRPr="00BD117A" w:rsidRDefault="005A22A4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86993DA" w14:textId="77777777" w:rsidR="005A22A4" w:rsidRPr="00BD117A" w:rsidRDefault="005A22A4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7559D8DA" w14:textId="77777777" w:rsidR="005A22A4" w:rsidRPr="00BD117A" w:rsidRDefault="005A22A4">
            <w:pPr>
              <w:pStyle w:val="TabelaNagowek"/>
            </w:pPr>
            <w:r w:rsidRPr="00BD117A">
              <w:t>Komentarz</w:t>
            </w:r>
          </w:p>
        </w:tc>
      </w:tr>
      <w:tr w:rsidR="00AB2C16" w:rsidRPr="00BD117A" w14:paraId="074BB4C7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E0AC5" w14:textId="77777777" w:rsidR="00AB2C16" w:rsidRPr="00BD117A" w:rsidRDefault="00AB2C16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FE42E" w14:textId="77777777" w:rsidR="00AB2C16" w:rsidRPr="00BD117A" w:rsidRDefault="00AB2C16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1B6E4" w14:textId="77777777" w:rsidR="00AB2C16" w:rsidRPr="00BD117A" w:rsidRDefault="00AB2C1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321E2C" w14:textId="77777777" w:rsidR="00AB2C16" w:rsidRPr="00BD117A" w:rsidRDefault="00AB2C16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BC538E" w14:textId="77777777" w:rsidR="00AB2C16" w:rsidRPr="00BD117A" w:rsidRDefault="00AB2C1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DE32B3" w14:textId="77777777" w:rsidR="00AB2C16" w:rsidRPr="00BD117A" w:rsidRDefault="00AB2C1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</w:p>
        </w:tc>
      </w:tr>
      <w:tr w:rsidR="005A22A4" w:rsidRPr="00BD117A" w14:paraId="5A24824C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EA114" w14:textId="223B860C" w:rsidR="005A22A4" w:rsidRPr="00BD117A" w:rsidRDefault="007D1C80">
            <w:pPr>
              <w:pStyle w:val="Tabelatekst"/>
            </w:pPr>
            <w:r w:rsidRPr="00BD117A">
              <w:t>Beneficjent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766B9D" w14:textId="50DFF67F" w:rsidR="005A22A4" w:rsidRPr="00BD117A" w:rsidRDefault="00E76C84">
            <w:pPr>
              <w:pStyle w:val="Tabelatekst"/>
            </w:pPr>
            <w:proofErr w:type="spellStart"/>
            <w:r w:rsidRPr="00BD117A">
              <w:t>neu_receiverid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B165D" w14:textId="6CE9ED31" w:rsidR="005A22A4" w:rsidRPr="00BD117A" w:rsidRDefault="007D1C80">
            <w:pPr>
              <w:pStyle w:val="Tabelatekst"/>
            </w:pPr>
            <w:r w:rsidRPr="00BD117A">
              <w:t>Beneficjent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65CDB1" w14:textId="77777777" w:rsidR="005A22A4" w:rsidRPr="00BD117A" w:rsidRDefault="005A22A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90EC52" w14:textId="485B094F" w:rsidR="005A22A4" w:rsidRPr="00BD117A" w:rsidRDefault="007D1C80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C6EAA5" w14:textId="63807FF3" w:rsidR="005A22A4" w:rsidRPr="00BD117A" w:rsidRDefault="00505E7F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Nazwa relacji</w:t>
            </w:r>
            <w:r w:rsidR="00E76C84" w:rsidRPr="00BD117A">
              <w:rPr>
                <w:szCs w:val="20"/>
              </w:rPr>
              <w:t xml:space="preserve">: </w:t>
            </w:r>
            <w:proofErr w:type="spellStart"/>
            <w:r w:rsidR="00A344A2" w:rsidRPr="00BD117A">
              <w:rPr>
                <w:szCs w:val="20"/>
              </w:rPr>
              <w:t>neu_neu_receiver_neu_quote_institution_receiver_receiverid</w:t>
            </w:r>
            <w:proofErr w:type="spellEnd"/>
          </w:p>
        </w:tc>
      </w:tr>
      <w:tr w:rsidR="005A22A4" w:rsidRPr="00BD117A" w14:paraId="393D8ECE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78CF4" w14:textId="6A6A0253" w:rsidR="005A22A4" w:rsidRPr="00BD117A" w:rsidRDefault="007D1C80">
            <w:pPr>
              <w:pStyle w:val="Tabelatekst"/>
            </w:pPr>
            <w:r w:rsidRPr="00BD117A">
              <w:t>Ilość jednostek miary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74355" w14:textId="5FAF1662" w:rsidR="005A22A4" w:rsidRPr="00BD117A" w:rsidRDefault="00A344A2">
            <w:pPr>
              <w:pStyle w:val="Tabelatekst"/>
            </w:pPr>
            <w:proofErr w:type="spellStart"/>
            <w:r w:rsidRPr="00BD117A">
              <w:t>neu_unitamount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EF3CA" w14:textId="77777777" w:rsidR="005A22A4" w:rsidRPr="00BD117A" w:rsidRDefault="005A22A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1B530B" w14:textId="77777777" w:rsidR="005A22A4" w:rsidRPr="00BD117A" w:rsidRDefault="005A22A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EDCBDC" w14:textId="6CE8C88A" w:rsidR="005A22A4" w:rsidRPr="00BD117A" w:rsidRDefault="00A344A2">
            <w:pPr>
              <w:pStyle w:val="Tabelatekst"/>
            </w:pPr>
            <w:r w:rsidRPr="00BD117A">
              <w:t>Jeden wiersz tekstu</w:t>
            </w:r>
          </w:p>
          <w:p w14:paraId="3D4D8B7D" w14:textId="77777777" w:rsidR="00A344A2" w:rsidRPr="00BD117A" w:rsidRDefault="00A344A2" w:rsidP="00A344A2">
            <w:pPr>
              <w:jc w:val="center"/>
              <w:rPr>
                <w:lang w:eastAsia="pl-PL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ED009E" w14:textId="40D08918" w:rsidR="005A22A4" w:rsidRPr="00BD117A" w:rsidRDefault="005A22A4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2B4BB4" w:rsidRPr="00151B50" w14:paraId="4DF19B1B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4C96" w14:textId="2E3D2E2A" w:rsidR="002B4BB4" w:rsidRPr="00BD117A" w:rsidRDefault="007D1C80">
            <w:pPr>
              <w:pStyle w:val="Tabelatekst"/>
            </w:pPr>
            <w:r w:rsidRPr="00BD117A">
              <w:t>Placówka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CCD91" w14:textId="2047F48E" w:rsidR="002B4BB4" w:rsidRPr="00BD117A" w:rsidRDefault="00D05D55">
            <w:pPr>
              <w:pStyle w:val="Tabelatekst"/>
            </w:pPr>
            <w:proofErr w:type="spellStart"/>
            <w:r w:rsidRPr="00BD117A">
              <w:t>neu_institution_receiverid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6FA8F" w14:textId="4456AD1C" w:rsidR="002B4BB4" w:rsidRPr="00BD117A" w:rsidRDefault="007D1C80">
            <w:pPr>
              <w:pStyle w:val="Tabelatekst"/>
            </w:pPr>
            <w:r w:rsidRPr="00BD117A">
              <w:t>Placówka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271359" w14:textId="77777777" w:rsidR="002B4BB4" w:rsidRPr="00BD117A" w:rsidRDefault="002B4BB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1DF72D" w14:textId="27193E0B" w:rsidR="002B4BB4" w:rsidRPr="00BD117A" w:rsidRDefault="007D1C80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A05BE1" w14:textId="0FC9011E" w:rsidR="002B4BB4" w:rsidRPr="007931FB" w:rsidRDefault="00505E7F">
            <w:pPr>
              <w:pStyle w:val="Tabelatekst"/>
              <w:rPr>
                <w:rStyle w:val="normaltextrun"/>
                <w:szCs w:val="20"/>
                <w:lang w:val="en-US"/>
              </w:rPr>
            </w:pPr>
            <w:r>
              <w:rPr>
                <w:rStyle w:val="normaltextrun"/>
                <w:szCs w:val="20"/>
                <w:lang w:val="en-US"/>
              </w:rPr>
              <w:t xml:space="preserve">Nazwa </w:t>
            </w:r>
            <w:proofErr w:type="spellStart"/>
            <w:r>
              <w:rPr>
                <w:rStyle w:val="normaltextrun"/>
                <w:szCs w:val="20"/>
                <w:lang w:val="en-US"/>
              </w:rPr>
              <w:t>relacji</w:t>
            </w:r>
            <w:proofErr w:type="spellEnd"/>
            <w:r w:rsidR="00A344A2" w:rsidRPr="007931FB">
              <w:rPr>
                <w:rStyle w:val="normaltextrun"/>
                <w:szCs w:val="20"/>
                <w:lang w:val="en-US"/>
              </w:rPr>
              <w:t xml:space="preserve">: </w:t>
            </w:r>
            <w:r w:rsidR="00D05D55" w:rsidRPr="007931FB">
              <w:rPr>
                <w:rStyle w:val="normaltextrun"/>
                <w:szCs w:val="20"/>
                <w:lang w:val="en-US"/>
              </w:rPr>
              <w:t>neu_neu_institution_receiver_neu_quote_institution_receiver_institution_receiverid</w:t>
            </w:r>
          </w:p>
        </w:tc>
      </w:tr>
      <w:tr w:rsidR="002B4BB4" w:rsidRPr="00BD117A" w14:paraId="6047CABC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489F1" w14:textId="3D5D2D8D" w:rsidR="002B4BB4" w:rsidRPr="00BD117A" w:rsidRDefault="007D1C80">
            <w:pPr>
              <w:pStyle w:val="Tabelatekst"/>
            </w:pPr>
            <w:r w:rsidRPr="00BD117A">
              <w:t>Produkt oferty cenowej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CBAAB" w14:textId="5DA4F4F6" w:rsidR="002B4BB4" w:rsidRPr="00BD117A" w:rsidRDefault="00855AB3">
            <w:pPr>
              <w:pStyle w:val="Tabelatekst"/>
            </w:pPr>
            <w:proofErr w:type="spellStart"/>
            <w:r w:rsidRPr="00BD117A">
              <w:t>neu_quotedetailid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61FCF9" w14:textId="36D37A8F" w:rsidR="002B4BB4" w:rsidRPr="00BD117A" w:rsidRDefault="007D1C80">
            <w:pPr>
              <w:pStyle w:val="Tabelatekst"/>
            </w:pPr>
            <w:r w:rsidRPr="00BD117A">
              <w:t>Produkt oferty cenowej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32C7E8" w14:textId="77777777" w:rsidR="002B4BB4" w:rsidRPr="00BD117A" w:rsidRDefault="002B4BB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2BD4E4" w14:textId="0E6DFC3F" w:rsidR="002B4BB4" w:rsidRPr="00BD117A" w:rsidRDefault="007D1C80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92FEDA" w14:textId="09D34AD7" w:rsidR="002B4B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Nazwa relacji</w:t>
            </w:r>
            <w:r w:rsidR="00855AB3" w:rsidRPr="00BD117A">
              <w:rPr>
                <w:rStyle w:val="normaltextrun"/>
                <w:szCs w:val="20"/>
              </w:rPr>
              <w:t>: neu_neu_quotedetail_neu_quote_institution_receiver_quotedetailid</w:t>
            </w:r>
          </w:p>
        </w:tc>
      </w:tr>
      <w:tr w:rsidR="002B4BB4" w:rsidRPr="00BD117A" w14:paraId="08836C5D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E3EEC" w14:textId="77777777" w:rsidR="002B4BB4" w:rsidRPr="00BD117A" w:rsidRDefault="002B4BB4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0D52D" w14:textId="77777777" w:rsidR="002B4BB4" w:rsidRPr="00BD117A" w:rsidRDefault="002B4BB4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EF97D" w14:textId="77777777" w:rsidR="002B4BB4" w:rsidRPr="00BD117A" w:rsidRDefault="002B4BB4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F5F797" w14:textId="77777777" w:rsidR="002B4BB4" w:rsidRPr="00BD117A" w:rsidRDefault="002B4BB4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284B1F" w14:textId="77777777" w:rsidR="002B4BB4" w:rsidRPr="00BD117A" w:rsidRDefault="002B4BB4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D6DA58" w14:textId="77777777" w:rsidR="002B4BB4" w:rsidRPr="00BD117A" w:rsidRDefault="002B4BB4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wymagane, uzupełniane automatycznie </w:t>
            </w:r>
          </w:p>
        </w:tc>
      </w:tr>
    </w:tbl>
    <w:p w14:paraId="49FA5D42" w14:textId="12D510B6" w:rsidR="005A22A4" w:rsidRPr="00BD117A" w:rsidRDefault="005A22A4" w:rsidP="005A22A4">
      <w:pPr>
        <w:pStyle w:val="Legenda"/>
      </w:pPr>
      <w:bookmarkStart w:id="223" w:name="_Toc151315732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38</w:t>
      </w:r>
      <w:r w:rsidRPr="00BD117A">
        <w:fldChar w:fldCharType="end"/>
      </w:r>
      <w:r w:rsidRPr="00BD117A">
        <w:t xml:space="preserve"> Opis obiektów – </w:t>
      </w:r>
      <w:r w:rsidR="00D07F14" w:rsidRPr="00BD117A">
        <w:t>Placówka oferty cenowej</w:t>
      </w:r>
      <w:bookmarkEnd w:id="223"/>
    </w:p>
    <w:p w14:paraId="018B7F4D" w14:textId="4084CB00" w:rsidR="005A22A4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52E0CBF8" w14:textId="0F297852" w:rsidR="00037BE0" w:rsidRPr="00BD117A" w:rsidRDefault="00037BE0" w:rsidP="005A22A4">
      <w:pPr>
        <w:pStyle w:val="Nagwek3"/>
        <w:rPr>
          <w:lang w:eastAsia="pl-PL"/>
        </w:rPr>
      </w:pPr>
      <w:bookmarkStart w:id="224" w:name="_Toc151315807"/>
      <w:r w:rsidRPr="00BD117A">
        <w:lastRenderedPageBreak/>
        <w:t>Pozycja cennika producenta (</w:t>
      </w:r>
      <w:proofErr w:type="spellStart"/>
      <w:r w:rsidRPr="00BD117A">
        <w:t>neu_listproducerpricelist</w:t>
      </w:r>
      <w:proofErr w:type="spellEnd"/>
      <w:r w:rsidRPr="00BD117A">
        <w:t>)</w:t>
      </w:r>
      <w:bookmarkEnd w:id="224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5A22A4" w:rsidRPr="00BD117A" w14:paraId="30E772C7" w14:textId="77777777" w:rsidTr="00037BE0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EC97057" w14:textId="684EDA55" w:rsidR="005A22A4" w:rsidRPr="00BD117A" w:rsidRDefault="005A22A4">
            <w:pPr>
              <w:pStyle w:val="TabelaNagowek"/>
            </w:pPr>
            <w:r w:rsidRPr="00BD117A">
              <w:t>Pozycja cennika producenta (</w:t>
            </w:r>
            <w:proofErr w:type="spellStart"/>
            <w:r w:rsidR="00D961B1" w:rsidRPr="00BD117A">
              <w:t>neu_listproducerpricelist</w:t>
            </w:r>
            <w:proofErr w:type="spellEnd"/>
            <w:r w:rsidRPr="00BD117A">
              <w:t>)</w:t>
            </w:r>
          </w:p>
        </w:tc>
      </w:tr>
      <w:tr w:rsidR="005A22A4" w:rsidRPr="00BD117A" w14:paraId="66035B2C" w14:textId="77777777" w:rsidTr="00037BE0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A2B0679" w14:textId="77777777" w:rsidR="005A22A4" w:rsidRPr="00BD117A" w:rsidRDefault="005A22A4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FA4230E" w14:textId="77777777" w:rsidR="005A22A4" w:rsidRPr="00BD117A" w:rsidRDefault="005A22A4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6E1946B" w14:textId="77777777" w:rsidR="005A22A4" w:rsidRPr="00BD117A" w:rsidRDefault="005A22A4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707BFE3" w14:textId="77777777" w:rsidR="005A22A4" w:rsidRPr="00BD117A" w:rsidRDefault="005A22A4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F593A6A" w14:textId="77777777" w:rsidR="005A22A4" w:rsidRPr="00BD117A" w:rsidRDefault="005A22A4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6D22AAE7" w14:textId="77777777" w:rsidR="005A22A4" w:rsidRPr="00BD117A" w:rsidRDefault="005A22A4">
            <w:pPr>
              <w:pStyle w:val="TabelaNagowek"/>
            </w:pPr>
            <w:r w:rsidRPr="00BD117A">
              <w:t>Komentarz</w:t>
            </w:r>
          </w:p>
        </w:tc>
      </w:tr>
      <w:tr w:rsidR="00771040" w:rsidRPr="00BD117A" w14:paraId="649438CE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CBA5F" w14:textId="77777777" w:rsidR="00771040" w:rsidRPr="00BD117A" w:rsidRDefault="00771040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6BC94" w14:textId="77777777" w:rsidR="00771040" w:rsidRPr="00BD117A" w:rsidRDefault="00771040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D7372" w14:textId="77777777" w:rsidR="00771040" w:rsidRPr="00BD117A" w:rsidRDefault="00771040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A2DC04" w14:textId="77777777" w:rsidR="00771040" w:rsidRPr="00BD117A" w:rsidRDefault="00771040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DF6C1B" w14:textId="77777777" w:rsidR="00771040" w:rsidRPr="00BD117A" w:rsidRDefault="0077104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431BF3" w14:textId="300DB528" w:rsidR="00771040" w:rsidRPr="00BD117A" w:rsidRDefault="0077104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</w:p>
        </w:tc>
      </w:tr>
      <w:tr w:rsidR="00FC048D" w:rsidRPr="00BD117A" w14:paraId="183B4893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ACF5E" w14:textId="4DB93BCE" w:rsidR="00FC048D" w:rsidRPr="00BD117A" w:rsidRDefault="00F629FE">
            <w:pPr>
              <w:pStyle w:val="Tabelatekst"/>
            </w:pPr>
            <w:r w:rsidRPr="00BD117A">
              <w:t>Cennik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216B3" w14:textId="705BB7CA" w:rsidR="00FC048D" w:rsidRPr="00BD117A" w:rsidRDefault="00F629FE">
            <w:pPr>
              <w:pStyle w:val="Tabelatekst"/>
            </w:pPr>
            <w:proofErr w:type="spellStart"/>
            <w:r w:rsidRPr="00BD117A">
              <w:t>neu_producerpricelistid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DAACA" w14:textId="4DFA7D0E" w:rsidR="00FC048D" w:rsidRPr="00BD117A" w:rsidRDefault="008705CF">
            <w:pPr>
              <w:pStyle w:val="Tabelatekst"/>
            </w:pPr>
            <w:r w:rsidRPr="00BD117A">
              <w:t>Cennik producenta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BDF873" w14:textId="77777777" w:rsidR="00FC048D" w:rsidRPr="00BD117A" w:rsidRDefault="00FC048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F13149" w14:textId="51878E8F" w:rsidR="00FC048D" w:rsidRPr="00BD117A" w:rsidRDefault="008705C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FCB1BC" w14:textId="6045CC10" w:rsidR="00FC048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8705CF" w:rsidRPr="00BD117A">
              <w:rPr>
                <w:rStyle w:val="normaltextrun"/>
                <w:szCs w:val="20"/>
              </w:rPr>
              <w:t xml:space="preserve"> przy dodawaniu Pozycji cennika do Cennika, </w:t>
            </w:r>
            <w:r w:rsidR="00C60D3D" w:rsidRPr="00BD117A">
              <w:rPr>
                <w:rStyle w:val="normaltextrun"/>
                <w:szCs w:val="20"/>
              </w:rPr>
              <w:t>nazwa relacji: neu_neu_producerpricelist_neu_listproducerpricelist_producerpricelistid</w:t>
            </w:r>
          </w:p>
        </w:tc>
      </w:tr>
      <w:tr w:rsidR="00FC048D" w:rsidRPr="00BD117A" w14:paraId="03ED0DA6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B8835" w14:textId="2A1AFAC1" w:rsidR="00FC048D" w:rsidRPr="00BD117A" w:rsidRDefault="00E92B3A">
            <w:pPr>
              <w:pStyle w:val="Tabelatekst"/>
            </w:pPr>
            <w:r w:rsidRPr="00BD117A">
              <w:t>Cena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53929" w14:textId="092A9677" w:rsidR="00FC048D" w:rsidRPr="00BD117A" w:rsidRDefault="00913D29">
            <w:pPr>
              <w:pStyle w:val="Tabelatekst"/>
            </w:pPr>
            <w:proofErr w:type="spellStart"/>
            <w:r w:rsidRPr="00BD117A">
              <w:t>neu_price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FEC6EB" w14:textId="77777777" w:rsidR="00FC048D" w:rsidRPr="00BD117A" w:rsidRDefault="00FC04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21E3DD" w14:textId="04AE5A27" w:rsidR="00FC048D" w:rsidRPr="00BD117A" w:rsidRDefault="00913D29">
            <w:pPr>
              <w:pStyle w:val="Tabelatekst"/>
            </w:pPr>
            <w:r w:rsidRPr="00BD117A">
              <w:t>Cena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2F5B7F" w14:textId="4E8DBE44" w:rsidR="00FC048D" w:rsidRPr="00BD117A" w:rsidRDefault="00913D29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D5D22D" w14:textId="7BEC0556" w:rsidR="00FC048D" w:rsidRPr="00BD117A" w:rsidRDefault="00211970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1508D1" w:rsidRPr="00BD117A">
              <w:rPr>
                <w:rStyle w:val="normaltextrun"/>
                <w:szCs w:val="20"/>
              </w:rPr>
              <w:t>okładność: 2</w:t>
            </w:r>
          </w:p>
        </w:tc>
      </w:tr>
      <w:tr w:rsidR="00E92B3A" w:rsidRPr="00BD117A" w14:paraId="00208110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E46B" w14:textId="5C0C004C" w:rsidR="00E92B3A" w:rsidRPr="00BD117A" w:rsidRDefault="003B3292">
            <w:pPr>
              <w:pStyle w:val="Tabelatekst"/>
            </w:pPr>
            <w:r w:rsidRPr="00BD117A">
              <w:t>Produkt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6A973" w14:textId="0B0DED54" w:rsidR="00E92B3A" w:rsidRPr="00BD117A" w:rsidRDefault="003B3292">
            <w:pPr>
              <w:pStyle w:val="Tabelatekst"/>
            </w:pPr>
            <w:proofErr w:type="spellStart"/>
            <w:r w:rsidRPr="00BD117A">
              <w:t>neu_productid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F6CAE" w14:textId="5F5FB878" w:rsidR="00E92B3A" w:rsidRPr="00BD117A" w:rsidRDefault="00330CED">
            <w:pPr>
              <w:pStyle w:val="Tabelatekst"/>
            </w:pPr>
            <w:r w:rsidRPr="00BD117A">
              <w:t>Produkt SAP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F9291F" w14:textId="446393EA" w:rsidR="00E92B3A" w:rsidRPr="00BD117A" w:rsidRDefault="00330CED">
            <w:pPr>
              <w:pStyle w:val="Tabelatekst"/>
            </w:pPr>
            <w:r w:rsidRPr="00BD117A">
              <w:t>Produkt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AB8944" w14:textId="7AE28698" w:rsidR="00E92B3A" w:rsidRPr="00BD117A" w:rsidRDefault="00330CE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BDCAFA" w14:textId="10AC957E" w:rsidR="00E92B3A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Nazwa relacji</w:t>
            </w:r>
            <w:r w:rsidR="00330CED" w:rsidRPr="00BD117A">
              <w:rPr>
                <w:rStyle w:val="normaltextrun"/>
                <w:szCs w:val="20"/>
              </w:rPr>
              <w:t xml:space="preserve">: </w:t>
            </w:r>
            <w:proofErr w:type="spellStart"/>
            <w:r w:rsidR="00A56C65" w:rsidRPr="00BD117A">
              <w:rPr>
                <w:rStyle w:val="normaltextrun"/>
                <w:szCs w:val="20"/>
              </w:rPr>
              <w:t>neu_product_neu_listproducerpricelist_productid</w:t>
            </w:r>
            <w:proofErr w:type="spellEnd"/>
          </w:p>
        </w:tc>
      </w:tr>
      <w:tr w:rsidR="00E92B3A" w:rsidRPr="00BD117A" w14:paraId="2649D368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14AA2" w14:textId="39D9B29D" w:rsidR="00E92B3A" w:rsidRPr="00BD117A" w:rsidRDefault="00A56C65">
            <w:pPr>
              <w:pStyle w:val="Tabelatekst"/>
            </w:pPr>
            <w:r w:rsidRPr="00BD117A">
              <w:t>Limit ilościowy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92828" w14:textId="5BC8830D" w:rsidR="00E92B3A" w:rsidRPr="00BD117A" w:rsidRDefault="00A56C65">
            <w:pPr>
              <w:pStyle w:val="Tabelatekst"/>
            </w:pPr>
            <w:proofErr w:type="spellStart"/>
            <w:r w:rsidRPr="00BD117A">
              <w:t>neu_saleslimit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65163" w14:textId="77777777" w:rsidR="00E92B3A" w:rsidRPr="00BD117A" w:rsidRDefault="00E92B3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AD080C" w14:textId="61B62B43" w:rsidR="00E92B3A" w:rsidRPr="00BD117A" w:rsidRDefault="00A56C65">
            <w:pPr>
              <w:pStyle w:val="Tabelatekst"/>
            </w:pPr>
            <w:r w:rsidRPr="00BD117A">
              <w:t>Limit ilościowy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1AA054" w14:textId="3EF500EC" w:rsidR="00E92B3A" w:rsidRPr="00BD117A" w:rsidRDefault="000348D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85ACFA" w14:textId="2C75DDE9" w:rsidR="00E92B3A" w:rsidRPr="00BD117A" w:rsidRDefault="00E92B3A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BE2F87" w:rsidRPr="00BD117A" w14:paraId="5F9D6DA7" w14:textId="77777777" w:rsidTr="00037BE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59CA3" w14:textId="77777777" w:rsidR="00BE2F87" w:rsidRPr="00BD117A" w:rsidRDefault="00BE2F87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86E2DE" w14:textId="77777777" w:rsidR="00BE2F87" w:rsidRPr="00BD117A" w:rsidRDefault="00BE2F87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BA4DB1" w14:textId="77777777" w:rsidR="00BE2F87" w:rsidRPr="00BD117A" w:rsidRDefault="00BE2F87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4360A3" w14:textId="77777777" w:rsidR="00BE2F87" w:rsidRPr="00BD117A" w:rsidRDefault="00BE2F87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DEFED1" w14:textId="77777777" w:rsidR="00BE2F87" w:rsidRPr="00BD117A" w:rsidRDefault="00BE2F87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E27B34" w14:textId="77777777" w:rsidR="00BE2F87" w:rsidRPr="00BD117A" w:rsidRDefault="00BE2F87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wymagane, uzupełniane automatycznie </w:t>
            </w:r>
          </w:p>
        </w:tc>
      </w:tr>
    </w:tbl>
    <w:p w14:paraId="7C5ED091" w14:textId="2F8595C9" w:rsidR="005A22A4" w:rsidRPr="00BD117A" w:rsidRDefault="005A22A4" w:rsidP="005A22A4">
      <w:pPr>
        <w:pStyle w:val="Legenda"/>
      </w:pPr>
      <w:bookmarkStart w:id="225" w:name="_Toc151315733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39</w:t>
      </w:r>
      <w:r w:rsidRPr="00BD117A">
        <w:fldChar w:fldCharType="end"/>
      </w:r>
      <w:r w:rsidRPr="00BD117A">
        <w:t xml:space="preserve"> Opis obiektów – Pozycja cennika producenta</w:t>
      </w:r>
      <w:bookmarkEnd w:id="225"/>
    </w:p>
    <w:p w14:paraId="6AD55298" w14:textId="7BCB695F" w:rsidR="005A22A4" w:rsidRPr="00BD117A" w:rsidRDefault="00215DB7" w:rsidP="00215DB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7495DF35" w14:textId="34D62A61" w:rsidR="00E8020A" w:rsidRPr="00BD117A" w:rsidRDefault="00E8020A" w:rsidP="005A22A4">
      <w:pPr>
        <w:pStyle w:val="Nagwek3"/>
        <w:rPr>
          <w:lang w:eastAsia="pl-PL"/>
        </w:rPr>
      </w:pPr>
      <w:bookmarkStart w:id="226" w:name="_Toc151315808"/>
      <w:r w:rsidRPr="00BD117A">
        <w:lastRenderedPageBreak/>
        <w:t>Pozycja ZPZK (</w:t>
      </w:r>
      <w:proofErr w:type="spellStart"/>
      <w:r w:rsidRPr="00BD117A">
        <w:t>neu_listtradeterms</w:t>
      </w:r>
      <w:proofErr w:type="spellEnd"/>
      <w:r w:rsidRPr="00BD117A">
        <w:t>)</w:t>
      </w:r>
      <w:bookmarkEnd w:id="226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5A22A4" w:rsidRPr="00BD117A" w14:paraId="5CF23DE7" w14:textId="77777777" w:rsidTr="00E8020A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9293566" w14:textId="7945DC4B" w:rsidR="005A22A4" w:rsidRPr="00BD117A" w:rsidRDefault="005A22A4">
            <w:pPr>
              <w:pStyle w:val="TabelaNagowek"/>
            </w:pPr>
            <w:r w:rsidRPr="00BD117A">
              <w:t>Pozycja ZPZK (</w:t>
            </w:r>
            <w:proofErr w:type="spellStart"/>
            <w:r w:rsidR="00A35C1D" w:rsidRPr="00BD117A">
              <w:t>neu_listtradeterms</w:t>
            </w:r>
            <w:proofErr w:type="spellEnd"/>
            <w:r w:rsidRPr="00BD117A">
              <w:t>)</w:t>
            </w:r>
          </w:p>
        </w:tc>
      </w:tr>
      <w:tr w:rsidR="005A22A4" w:rsidRPr="00BD117A" w14:paraId="3E1A922E" w14:textId="77777777" w:rsidTr="00E8020A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43DBB6E" w14:textId="77777777" w:rsidR="005A22A4" w:rsidRPr="00BD117A" w:rsidRDefault="005A22A4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F4C561B" w14:textId="77777777" w:rsidR="005A22A4" w:rsidRPr="00BD117A" w:rsidRDefault="005A22A4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E904046" w14:textId="77777777" w:rsidR="005A22A4" w:rsidRPr="00BD117A" w:rsidRDefault="005A22A4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EFE7793" w14:textId="77777777" w:rsidR="005A22A4" w:rsidRPr="00BD117A" w:rsidRDefault="005A22A4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33E1A72" w14:textId="77777777" w:rsidR="005A22A4" w:rsidRPr="00BD117A" w:rsidRDefault="005A22A4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50894B4C" w14:textId="77777777" w:rsidR="005A22A4" w:rsidRPr="00BD117A" w:rsidRDefault="005A22A4">
            <w:pPr>
              <w:pStyle w:val="TabelaNagowek"/>
            </w:pPr>
            <w:r w:rsidRPr="00BD117A">
              <w:t>Komentarz</w:t>
            </w:r>
          </w:p>
        </w:tc>
      </w:tr>
      <w:tr w:rsidR="00FC048D" w:rsidRPr="00BD117A" w14:paraId="18C4130D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1522D" w14:textId="77777777" w:rsidR="00FC048D" w:rsidRPr="00BD117A" w:rsidRDefault="00FC048D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A5D04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F4609" w14:textId="77777777" w:rsidR="00FC048D" w:rsidRPr="00BD117A" w:rsidRDefault="00FC04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6E8A1C" w14:textId="77777777" w:rsidR="00FC048D" w:rsidRPr="00BD117A" w:rsidRDefault="00FC048D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B5088B" w14:textId="77777777" w:rsidR="00FC048D" w:rsidRPr="00BD117A" w:rsidRDefault="00FC048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15BB6C" w14:textId="77777777" w:rsidR="00FC048D" w:rsidRPr="00BD117A" w:rsidRDefault="00FC048D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wymagane, uzupełniane automatycznie przy generowaniu ZPZK z Przetargu</w:t>
            </w:r>
          </w:p>
        </w:tc>
      </w:tr>
      <w:tr w:rsidR="00FC048D" w:rsidRPr="00BD117A" w14:paraId="7C7DA0B6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B9418" w14:textId="77777777" w:rsidR="00FC048D" w:rsidRPr="00BD117A" w:rsidRDefault="00FC048D">
            <w:pPr>
              <w:pStyle w:val="Tabelatekst"/>
            </w:pPr>
            <w:r w:rsidRPr="00BD117A">
              <w:t>Cena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0D234C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neu_amount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101EDB" w14:textId="77777777" w:rsidR="00FC048D" w:rsidRPr="00BD117A" w:rsidRDefault="00FC04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7CA853" w14:textId="77777777" w:rsidR="00FC048D" w:rsidRPr="00BD117A" w:rsidRDefault="00FC048D">
            <w:pPr>
              <w:pStyle w:val="Tabelatekst"/>
            </w:pPr>
            <w:r w:rsidRPr="00BD117A">
              <w:t>Cena ZACH Pozycji ZPZK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526026" w14:textId="77777777" w:rsidR="00FC048D" w:rsidRPr="00BD117A" w:rsidRDefault="00FC048D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3F9681" w14:textId="1C8C935D" w:rsidR="00FC048D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FC048D" w:rsidRPr="00BD117A">
              <w:rPr>
                <w:rStyle w:val="normaltextrun"/>
                <w:szCs w:val="20"/>
              </w:rPr>
              <w:t>, uzupełniane przez użytkownika lub automatycznie jeśli wartość jest przepisywana z Pozycji cennika producenta, dokładność: 2, wartość minimalna: 0,00</w:t>
            </w:r>
          </w:p>
        </w:tc>
      </w:tr>
      <w:tr w:rsidR="00FC048D" w:rsidRPr="00BD117A" w14:paraId="342C2DA8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B5BC0" w14:textId="77777777" w:rsidR="00FC048D" w:rsidRPr="00BD117A" w:rsidRDefault="00FC048D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BDBD8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neu_tenderid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DDA7E" w14:textId="77777777" w:rsidR="00FC048D" w:rsidRPr="00BD117A" w:rsidRDefault="00FC048D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F3D243" w14:textId="77777777" w:rsidR="00FC048D" w:rsidRPr="00BD117A" w:rsidRDefault="00FC048D">
            <w:pPr>
              <w:pStyle w:val="Tabelatekst"/>
            </w:pPr>
            <w:r w:rsidRPr="00BD117A">
              <w:t>Unikatowy identyfikator dla elementu Zmiana oferty skojarzony z elementem Pozycja ZPZK.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D640E9" w14:textId="77777777" w:rsidR="00FC048D" w:rsidRPr="00BD117A" w:rsidRDefault="00FC048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850C0D" w14:textId="09277CAA" w:rsidR="00FC048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FC048D" w:rsidRPr="00BD117A">
              <w:rPr>
                <w:szCs w:val="20"/>
              </w:rPr>
              <w:t xml:space="preserve"> przy generowaniu ZPZK z Przetargu, nazwa relacji:</w:t>
            </w:r>
            <w:r w:rsidR="00FC048D" w:rsidRPr="00BD117A">
              <w:t xml:space="preserve"> </w:t>
            </w:r>
            <w:proofErr w:type="spellStart"/>
            <w:r w:rsidR="00FC048D" w:rsidRPr="00BD117A">
              <w:rPr>
                <w:szCs w:val="20"/>
              </w:rPr>
              <w:t>neu_opportunity_neu_listtradeterms</w:t>
            </w:r>
            <w:proofErr w:type="spellEnd"/>
          </w:p>
        </w:tc>
      </w:tr>
      <w:tr w:rsidR="00FC048D" w:rsidRPr="00BD117A" w14:paraId="0A3DE011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06531" w14:textId="77777777" w:rsidR="00FC048D" w:rsidRPr="00BD117A" w:rsidRDefault="00FC048D">
            <w:pPr>
              <w:pStyle w:val="Tabelatekst"/>
            </w:pPr>
            <w:r w:rsidRPr="00BD117A">
              <w:t>Produkt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6D680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neu_productid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FD433" w14:textId="77777777" w:rsidR="00FC048D" w:rsidRPr="00BD117A" w:rsidRDefault="00FC048D">
            <w:pPr>
              <w:pStyle w:val="Tabelatekst"/>
            </w:pPr>
            <w:r w:rsidRPr="00BD117A">
              <w:t>Produkt SAP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6C915B" w14:textId="77777777" w:rsidR="00FC048D" w:rsidRPr="00BD117A" w:rsidRDefault="00FC048D">
            <w:pPr>
              <w:pStyle w:val="Tabelatekst"/>
            </w:pPr>
            <w:r w:rsidRPr="00BD117A">
              <w:t>Produkt SAP, którego dotyczy Pozycja ZPZK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1107F4" w14:textId="77777777" w:rsidR="00FC048D" w:rsidRPr="00BD117A" w:rsidRDefault="00FC048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6B08D0" w14:textId="0047E0C7" w:rsidR="00FC048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FC048D" w:rsidRPr="00BD117A">
              <w:rPr>
                <w:szCs w:val="20"/>
              </w:rPr>
              <w:t xml:space="preserve"> przy generowaniu ZPZK z Przetargu, nazwa wyświetlana: Produkt, nazwa relacji: </w:t>
            </w:r>
            <w:proofErr w:type="spellStart"/>
            <w:r w:rsidR="00FC048D" w:rsidRPr="00BD117A">
              <w:rPr>
                <w:szCs w:val="20"/>
              </w:rPr>
              <w:t>neu_product_neu_listtradeterms_productid</w:t>
            </w:r>
            <w:proofErr w:type="spellEnd"/>
          </w:p>
        </w:tc>
      </w:tr>
      <w:tr w:rsidR="00FC048D" w:rsidRPr="00BD117A" w14:paraId="436561CB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9B11D" w14:textId="77777777" w:rsidR="00FC048D" w:rsidRPr="00BD117A" w:rsidRDefault="00FC048D">
            <w:pPr>
              <w:pStyle w:val="Tabelatekst"/>
            </w:pPr>
            <w:r w:rsidRPr="00BD117A">
              <w:lastRenderedPageBreak/>
              <w:t>Warunki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9C5D36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neu_tradetermsid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B09286" w14:textId="77777777" w:rsidR="00FC048D" w:rsidRPr="00BD117A" w:rsidRDefault="00FC048D">
            <w:pPr>
              <w:pStyle w:val="Tabelatekst"/>
            </w:pPr>
            <w:r w:rsidRPr="00BD117A">
              <w:t>ZPZK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F1E81C" w14:textId="77777777" w:rsidR="00FC048D" w:rsidRPr="00BD117A" w:rsidRDefault="00FC048D">
            <w:pPr>
              <w:pStyle w:val="Tabelatekst"/>
            </w:pPr>
            <w:r w:rsidRPr="00BD117A">
              <w:t>Warunki ZPZK, których dotyczy Pozycja ZPZK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625451" w14:textId="77777777" w:rsidR="00FC048D" w:rsidRPr="00BD117A" w:rsidRDefault="00FC048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49483F" w14:textId="4B37F758" w:rsidR="00FC048D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FC048D" w:rsidRPr="00BD117A">
              <w:rPr>
                <w:rStyle w:val="normaltextrun"/>
                <w:szCs w:val="20"/>
              </w:rPr>
              <w:t>, uzupełniane</w:t>
            </w:r>
            <w:r w:rsidR="00FC048D" w:rsidRPr="00BD117A">
              <w:rPr>
                <w:szCs w:val="20"/>
              </w:rPr>
              <w:t xml:space="preserve"> automatycznie przy generowaniu ZPZK z Przetargu, nazwa wyświetlana: Warunki handlowe, nazwa relacji: </w:t>
            </w:r>
            <w:proofErr w:type="spellStart"/>
            <w:r w:rsidR="00FC048D" w:rsidRPr="00BD117A">
              <w:rPr>
                <w:szCs w:val="20"/>
              </w:rPr>
              <w:t>neu_neu_tradeterms_neu_listtradeterms_tradetermsid</w:t>
            </w:r>
            <w:proofErr w:type="spellEnd"/>
          </w:p>
        </w:tc>
      </w:tr>
      <w:tr w:rsidR="00FC048D" w:rsidRPr="00BD117A" w14:paraId="2CB5C39D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58F7A" w14:textId="77777777" w:rsidR="00FC048D" w:rsidRPr="00BD117A" w:rsidRDefault="00FC048D">
            <w:pPr>
              <w:pStyle w:val="Tabelatekst"/>
            </w:pPr>
            <w:r w:rsidRPr="00BD117A">
              <w:t>Limit ilościowy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3DEFEC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neu_saleslimit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9F7D8" w14:textId="77777777" w:rsidR="00FC048D" w:rsidRPr="00BD117A" w:rsidRDefault="00FC04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15DB68" w14:textId="77777777" w:rsidR="00FC048D" w:rsidRPr="00BD117A" w:rsidRDefault="00FC048D">
            <w:pPr>
              <w:pStyle w:val="Tabelatekst"/>
            </w:pPr>
            <w:r w:rsidRPr="00BD117A">
              <w:t>Limit ilościowy ZPZK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8EF89F" w14:textId="77777777" w:rsidR="00FC048D" w:rsidRPr="00BD117A" w:rsidRDefault="00FC048D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E4F5C8" w14:textId="79B70AE5" w:rsidR="00FC048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C048D" w:rsidRPr="00BD117A">
              <w:rPr>
                <w:rStyle w:val="normaltextrun"/>
                <w:szCs w:val="20"/>
              </w:rPr>
              <w:t>zupełniane przez użytkownika lub automatycznie jeśli wartość jest przepisywana z Pozycji cennika producenta, wartość minimalna: 0</w:t>
            </w:r>
          </w:p>
        </w:tc>
      </w:tr>
      <w:tr w:rsidR="00FC048D" w:rsidRPr="00BD117A" w14:paraId="0EA38421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E1C3A" w14:textId="77777777" w:rsidR="00FC048D" w:rsidRPr="00BD117A" w:rsidRDefault="00FC048D">
            <w:pPr>
              <w:pStyle w:val="Tabelatekst"/>
            </w:pPr>
            <w:r w:rsidRPr="00BD117A">
              <w:t>Kod EAN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2DADC5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neu_eancode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702A18" w14:textId="77777777" w:rsidR="00FC048D" w:rsidRPr="00BD117A" w:rsidRDefault="00FC04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0BB827" w14:textId="77777777" w:rsidR="00FC048D" w:rsidRPr="00BD117A" w:rsidRDefault="00FC048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A49D6A" w14:textId="77777777" w:rsidR="00FC048D" w:rsidRPr="00BD117A" w:rsidRDefault="00FC048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37BEE7" w14:textId="2AA4B8DA" w:rsidR="00FC048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FC048D" w:rsidRPr="00BD117A">
              <w:rPr>
                <w:szCs w:val="20"/>
              </w:rPr>
              <w:t xml:space="preserve"> przy generowaniu ZPZK z Przetargu</w:t>
            </w:r>
          </w:p>
        </w:tc>
      </w:tr>
      <w:tr w:rsidR="00FC048D" w:rsidRPr="00BD117A" w14:paraId="6B4D92ED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0A228" w14:textId="77777777" w:rsidR="00FC048D" w:rsidRPr="00BD117A" w:rsidRDefault="00FC048D">
            <w:pPr>
              <w:pStyle w:val="Tabelatekst"/>
            </w:pPr>
            <w:r w:rsidRPr="00BD117A">
              <w:t>Sposób rozliczania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9ACE7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neu_settlementmethod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AE1A0" w14:textId="77777777" w:rsidR="00FC048D" w:rsidRPr="00BD117A" w:rsidRDefault="00FC04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0E8A72" w14:textId="77777777" w:rsidR="00FC048D" w:rsidRPr="00BD117A" w:rsidRDefault="00FC048D">
            <w:pPr>
              <w:pStyle w:val="Tabelatekst"/>
            </w:pPr>
            <w:r w:rsidRPr="00BD117A">
              <w:t>Sposób rozliczania Pozycji ZPZK:</w:t>
            </w:r>
          </w:p>
          <w:p w14:paraId="40E210A7" w14:textId="77777777" w:rsidR="00FC048D" w:rsidRPr="00BD117A" w:rsidRDefault="00FC048D">
            <w:pPr>
              <w:pStyle w:val="Tabelatekst"/>
            </w:pPr>
            <w:r w:rsidRPr="00BD117A">
              <w:t>retro – rozliczenie posprzedażowe,</w:t>
            </w:r>
          </w:p>
          <w:p w14:paraId="3BA5BD52" w14:textId="77777777" w:rsidR="00FC048D" w:rsidRPr="00BD117A" w:rsidRDefault="00FC048D">
            <w:pPr>
              <w:pStyle w:val="Tabelatekst"/>
            </w:pPr>
            <w:r w:rsidRPr="00BD117A">
              <w:t>nie retro – zakup w cenie warunkowej,</w:t>
            </w:r>
          </w:p>
          <w:p w14:paraId="605CC6C8" w14:textId="77777777" w:rsidR="00FC048D" w:rsidRPr="00BD117A" w:rsidRDefault="00FC048D">
            <w:pPr>
              <w:pStyle w:val="Tabelatekst"/>
            </w:pPr>
            <w:r w:rsidRPr="00BD117A">
              <w:t>nie rozliczamy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42D83F" w14:textId="77777777" w:rsidR="00FC048D" w:rsidRPr="00BD117A" w:rsidRDefault="00FC048D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6ED0D0" w14:textId="1BA47264" w:rsidR="00FC048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FC048D" w:rsidRPr="00BD117A">
              <w:rPr>
                <w:szCs w:val="20"/>
              </w:rPr>
              <w:t xml:space="preserve"> przy generowaniu ZPZK z Przetargu</w:t>
            </w:r>
          </w:p>
        </w:tc>
      </w:tr>
      <w:tr w:rsidR="00FC048D" w:rsidRPr="00BD117A" w14:paraId="6649304C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A865C" w14:textId="77777777" w:rsidR="00FC048D" w:rsidRPr="00BD117A" w:rsidRDefault="00FC048D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13F6E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7B27CB" w14:textId="77777777" w:rsidR="00FC048D" w:rsidRPr="00BD117A" w:rsidRDefault="00FC048D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B25F81" w14:textId="77777777" w:rsidR="00FC048D" w:rsidRPr="00BD117A" w:rsidRDefault="00FC048D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0699A7" w14:textId="77777777" w:rsidR="00FC048D" w:rsidRPr="00BD117A" w:rsidRDefault="00FC048D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416194" w14:textId="77777777" w:rsidR="00FC048D" w:rsidRPr="00BD117A" w:rsidRDefault="00FC048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wymagane, uzupełniane automatycznie </w:t>
            </w:r>
          </w:p>
        </w:tc>
      </w:tr>
      <w:tr w:rsidR="00FC048D" w:rsidRPr="00BD117A" w14:paraId="0506A06D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EC308" w14:textId="77777777" w:rsidR="00FC048D" w:rsidRPr="00BD117A" w:rsidRDefault="00FC048D">
            <w:pPr>
              <w:pStyle w:val="Tabelatekst"/>
            </w:pPr>
            <w:r w:rsidRPr="00BD117A">
              <w:lastRenderedPageBreak/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CC134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2CC3AD" w14:textId="77777777" w:rsidR="00FC048D" w:rsidRPr="00BD117A" w:rsidRDefault="00FC04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5BB13F" w14:textId="77777777" w:rsidR="00FC048D" w:rsidRPr="00BD117A" w:rsidRDefault="00FC048D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AB78DB" w14:textId="77777777" w:rsidR="00FC048D" w:rsidRPr="00BD117A" w:rsidRDefault="00FC048D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484187" w14:textId="77777777" w:rsidR="00FC048D" w:rsidRPr="00BD117A" w:rsidRDefault="00FC048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FC048D" w:rsidRPr="00BD117A" w14:paraId="29697011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53AE7" w14:textId="77777777" w:rsidR="00FC048D" w:rsidRPr="00BD117A" w:rsidRDefault="00FC048D">
            <w:pPr>
              <w:pStyle w:val="Tabelatekst"/>
            </w:pPr>
            <w:r w:rsidRPr="00BD117A">
              <w:t>Ilość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1B0CB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neu_unitamount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845C5" w14:textId="77777777" w:rsidR="00FC048D" w:rsidRPr="00BD117A" w:rsidRDefault="00FC04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39714E" w14:textId="77777777" w:rsidR="00FC048D" w:rsidRPr="00BD117A" w:rsidRDefault="00FC048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BC95E6" w14:textId="77777777" w:rsidR="00FC048D" w:rsidRPr="00BD117A" w:rsidRDefault="00FC048D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CF8D39" w14:textId="3E80D736" w:rsidR="00FC048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FC048D" w:rsidRPr="00BD117A">
              <w:rPr>
                <w:rStyle w:val="normaltextrun"/>
                <w:szCs w:val="20"/>
              </w:rPr>
              <w:t xml:space="preserve"> przy generowaniu ZPZK z Przetargu, dokładność: 2</w:t>
            </w:r>
          </w:p>
        </w:tc>
      </w:tr>
      <w:tr w:rsidR="00FC048D" w:rsidRPr="00BD117A" w14:paraId="0F0D4992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0408" w14:textId="77777777" w:rsidR="00FC048D" w:rsidRPr="00BD117A" w:rsidRDefault="00FC048D">
            <w:pPr>
              <w:pStyle w:val="Tabelatekst"/>
            </w:pPr>
            <w:r w:rsidRPr="00BD117A">
              <w:t>Numer Oferty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90882A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neu_code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48441" w14:textId="77777777" w:rsidR="00FC048D" w:rsidRPr="00BD117A" w:rsidRDefault="00FC04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129904" w14:textId="77777777" w:rsidR="00FC048D" w:rsidRPr="00BD117A" w:rsidRDefault="00FC048D">
            <w:pPr>
              <w:pStyle w:val="Tabelatekst"/>
            </w:pPr>
            <w:r w:rsidRPr="00BD117A">
              <w:t>Numer wewnętrzny ZPZK Producenta, których dotyczy Pozycja ZPZK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84FB68" w14:textId="77777777" w:rsidR="00FC048D" w:rsidRPr="00BD117A" w:rsidRDefault="00FC048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AD8D2A" w14:textId="5FD370F6" w:rsidR="00FC048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C048D" w:rsidRPr="00BD117A">
              <w:rPr>
                <w:rStyle w:val="normaltextrun"/>
                <w:szCs w:val="20"/>
              </w:rPr>
              <w:t>zupełniane przez użytkownika lub automatycznie jeśli wartość jest przepisywana z Cennika producenta</w:t>
            </w:r>
          </w:p>
        </w:tc>
      </w:tr>
      <w:tr w:rsidR="00FC048D" w:rsidRPr="00BD117A" w14:paraId="6CCB8799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C1A31" w14:textId="77777777" w:rsidR="00FC048D" w:rsidRPr="00BD117A" w:rsidRDefault="00FC048D">
            <w:pPr>
              <w:pStyle w:val="Tabelatekst"/>
            </w:pPr>
            <w:r w:rsidRPr="00BD117A">
              <w:t>Wysłany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58D76" w14:textId="77777777" w:rsidR="00FC048D" w:rsidRPr="00BD117A" w:rsidRDefault="00FC048D">
            <w:pPr>
              <w:pStyle w:val="Tabelatekst"/>
            </w:pPr>
            <w:proofErr w:type="spellStart"/>
            <w:r w:rsidRPr="00BD117A">
              <w:t>neu_issenttosap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0C288" w14:textId="77777777" w:rsidR="00FC048D" w:rsidRPr="00BD117A" w:rsidRDefault="00FC048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93AD00" w14:textId="77777777" w:rsidR="00FC048D" w:rsidRPr="00BD117A" w:rsidRDefault="00FC048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60D1C8" w14:textId="77777777" w:rsidR="00FC048D" w:rsidRPr="00BD117A" w:rsidRDefault="00FC048D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5CDE5E" w14:textId="784AA7EF" w:rsidR="00FC048D" w:rsidRPr="00BD117A" w:rsidRDefault="009E6924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C048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C048D" w:rsidRPr="00BD117A" w14:paraId="627762BC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DF569" w14:textId="77777777" w:rsidR="00FC048D" w:rsidRPr="00BD117A" w:rsidRDefault="00FC048D">
            <w:pPr>
              <w:pStyle w:val="Tabelatekst"/>
            </w:pPr>
            <w:r w:rsidRPr="00BD117A">
              <w:t>Produkty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CAEA9" w14:textId="77777777" w:rsidR="00FC048D" w:rsidRPr="00BD117A" w:rsidRDefault="00FC048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56A5B" w14:textId="77777777" w:rsidR="00FC048D" w:rsidRPr="00BD117A" w:rsidRDefault="00FC048D">
            <w:pPr>
              <w:pStyle w:val="Tabelatekst"/>
            </w:pPr>
            <w:r w:rsidRPr="00BD117A">
              <w:t>Produkt Przetargu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EDDA2F" w14:textId="77777777" w:rsidR="00FC048D" w:rsidRPr="00BD117A" w:rsidRDefault="00FC048D">
            <w:pPr>
              <w:pStyle w:val="Tabelatekst"/>
            </w:pPr>
            <w:r w:rsidRPr="00BD117A">
              <w:t>Tabela rekordów Produkt Przetargu pokrewnych do Pozycji ZPZK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D80E9A" w14:textId="77777777" w:rsidR="00FC048D" w:rsidRPr="00BD117A" w:rsidRDefault="00FC048D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B4CF08" w14:textId="40BF064C" w:rsidR="00FC048D" w:rsidRPr="00BD117A" w:rsidRDefault="006E30F7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C048D" w:rsidRPr="00BD117A">
              <w:rPr>
                <w:rStyle w:val="normaltextrun"/>
                <w:szCs w:val="20"/>
              </w:rPr>
              <w:t xml:space="preserve">zupełniana automatycznie, nazwa relacji: </w:t>
            </w:r>
            <w:proofErr w:type="spellStart"/>
            <w:r w:rsidR="00FC048D" w:rsidRPr="00BD117A">
              <w:rPr>
                <w:rStyle w:val="normaltextrun"/>
                <w:szCs w:val="20"/>
              </w:rPr>
              <w:t>neu_neu_tenderproduct_neu_listtradeterms_tenderproductid</w:t>
            </w:r>
            <w:proofErr w:type="spellEnd"/>
          </w:p>
        </w:tc>
      </w:tr>
    </w:tbl>
    <w:p w14:paraId="1AB60AB4" w14:textId="6B6D3C65" w:rsidR="005A22A4" w:rsidRPr="00BD117A" w:rsidRDefault="005A22A4" w:rsidP="005A22A4">
      <w:pPr>
        <w:pStyle w:val="Legenda"/>
      </w:pPr>
      <w:bookmarkStart w:id="227" w:name="_Toc151315734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40</w:t>
      </w:r>
      <w:r w:rsidRPr="00BD117A">
        <w:fldChar w:fldCharType="end"/>
      </w:r>
      <w:r w:rsidRPr="00BD117A">
        <w:t xml:space="preserve"> Opis obiektów – Pozycja ZPZK</w:t>
      </w:r>
      <w:bookmarkEnd w:id="227"/>
    </w:p>
    <w:p w14:paraId="7D4D2BFE" w14:textId="1286B931" w:rsidR="005A22A4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6A715A8D" w14:textId="2EB239B5" w:rsidR="00E8020A" w:rsidRPr="00BD117A" w:rsidRDefault="00E8020A" w:rsidP="00257AB5">
      <w:pPr>
        <w:pStyle w:val="Nagwek3"/>
        <w:rPr>
          <w:lang w:eastAsia="pl-PL"/>
        </w:rPr>
      </w:pPr>
      <w:bookmarkStart w:id="228" w:name="_Toc151315809"/>
      <w:r w:rsidRPr="00BD117A">
        <w:lastRenderedPageBreak/>
        <w:t>Pozycja ZPZK &lt;-&gt; Produkt Dopasowany (</w:t>
      </w:r>
      <w:proofErr w:type="spellStart"/>
      <w:r w:rsidRPr="00BD117A">
        <w:t>neu_listtradetermstenderproduct</w:t>
      </w:r>
      <w:proofErr w:type="spellEnd"/>
      <w:r w:rsidRPr="00BD117A">
        <w:t>)</w:t>
      </w:r>
      <w:bookmarkEnd w:id="228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257AB5" w:rsidRPr="00BD117A" w14:paraId="7B634FCD" w14:textId="77777777" w:rsidTr="00E8020A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C90D5B5" w14:textId="7147D580" w:rsidR="00257AB5" w:rsidRPr="00BD117A" w:rsidRDefault="00257AB5">
            <w:pPr>
              <w:pStyle w:val="TabelaNagowek"/>
            </w:pPr>
            <w:r w:rsidRPr="00BD117A">
              <w:t>Pozycja ZPZK &lt;-&gt;</w:t>
            </w:r>
            <w:r w:rsidR="005A22A4" w:rsidRPr="00BD117A">
              <w:t xml:space="preserve"> Produkt Dopasowany</w:t>
            </w:r>
            <w:r w:rsidRPr="00BD117A">
              <w:t xml:space="preserve"> (</w:t>
            </w:r>
            <w:proofErr w:type="spellStart"/>
            <w:r w:rsidR="009A348B" w:rsidRPr="00BD117A">
              <w:t>neu_listtradetermstenderproduct</w:t>
            </w:r>
            <w:proofErr w:type="spellEnd"/>
            <w:r w:rsidRPr="00BD117A">
              <w:t>)</w:t>
            </w:r>
          </w:p>
        </w:tc>
      </w:tr>
      <w:tr w:rsidR="00257AB5" w:rsidRPr="00BD117A" w14:paraId="1E06C4C3" w14:textId="77777777" w:rsidTr="00E8020A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BF95D84" w14:textId="77777777" w:rsidR="00257AB5" w:rsidRPr="00BD117A" w:rsidRDefault="00257AB5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885561D" w14:textId="77777777" w:rsidR="00257AB5" w:rsidRPr="00BD117A" w:rsidRDefault="00257AB5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E45631C" w14:textId="77777777" w:rsidR="00257AB5" w:rsidRPr="00BD117A" w:rsidRDefault="00257AB5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6F81B70" w14:textId="77777777" w:rsidR="00257AB5" w:rsidRPr="00BD117A" w:rsidRDefault="00257AB5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741719B" w14:textId="77777777" w:rsidR="00257AB5" w:rsidRPr="00BD117A" w:rsidRDefault="00257AB5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74AFF995" w14:textId="77777777" w:rsidR="00257AB5" w:rsidRPr="00BD117A" w:rsidRDefault="00257AB5">
            <w:pPr>
              <w:pStyle w:val="TabelaNagowek"/>
            </w:pPr>
            <w:r w:rsidRPr="00BD117A">
              <w:t>Komentarz</w:t>
            </w:r>
          </w:p>
        </w:tc>
      </w:tr>
      <w:tr w:rsidR="00257AB5" w:rsidRPr="00BD117A" w14:paraId="438D3861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3B98" w14:textId="1193A8AC" w:rsidR="00257AB5" w:rsidRPr="00BD117A" w:rsidRDefault="00973173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5E607" w14:textId="4AF02682" w:rsidR="00257AB5" w:rsidRPr="00BD117A" w:rsidRDefault="00377B51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649AC" w14:textId="77777777" w:rsidR="00257AB5" w:rsidRPr="00BD117A" w:rsidRDefault="00257AB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452EFE" w14:textId="304FF308" w:rsidR="00257AB5" w:rsidRPr="00BD117A" w:rsidRDefault="00377B51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288224" w14:textId="720E4DA5" w:rsidR="00257AB5" w:rsidRPr="00BD117A" w:rsidRDefault="00377B51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157DF0" w14:textId="5D13EE77" w:rsidR="00257AB5" w:rsidRPr="00BD117A" w:rsidRDefault="00377B51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</w:t>
            </w:r>
            <w:r w:rsidR="006A2F3E" w:rsidRPr="00BD117A">
              <w:rPr>
                <w:szCs w:val="20"/>
              </w:rPr>
              <w:t>, uzupełniane automatycznie</w:t>
            </w:r>
          </w:p>
        </w:tc>
      </w:tr>
      <w:tr w:rsidR="00257AB5" w:rsidRPr="00BD117A" w14:paraId="28953CAC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8B310" w14:textId="3DEC61DF" w:rsidR="00257AB5" w:rsidRPr="00BD117A" w:rsidRDefault="00EB25F3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BA2DC7" w14:textId="290B946D" w:rsidR="00257AB5" w:rsidRPr="00BD117A" w:rsidRDefault="00EB25F3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7AF146" w14:textId="3DEECC02" w:rsidR="00257AB5" w:rsidRPr="00BD117A" w:rsidRDefault="00EB25F3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86FD4B" w14:textId="2AA531D1" w:rsidR="00257AB5" w:rsidRPr="00BD117A" w:rsidRDefault="006A2F3E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B0118C" w14:textId="633F85A4" w:rsidR="00257AB5" w:rsidRPr="00BD117A" w:rsidRDefault="006A2F3E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9DDF88" w14:textId="0A001D37" w:rsidR="00257AB5" w:rsidRPr="00BD117A" w:rsidRDefault="006A2F3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  <w:tr w:rsidR="005823DD" w:rsidRPr="00BD117A" w14:paraId="36B9EB5B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3C202" w14:textId="21D66B66" w:rsidR="005823DD" w:rsidRPr="00BD117A" w:rsidRDefault="006529BE">
            <w:pPr>
              <w:pStyle w:val="Tabelatekst"/>
            </w:pPr>
            <w:r w:rsidRPr="00BD117A">
              <w:t>Pozycja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16A7B0" w14:textId="1ED7AC21" w:rsidR="005823DD" w:rsidRPr="00BD117A" w:rsidRDefault="006529BE">
            <w:pPr>
              <w:pStyle w:val="Tabelatekst"/>
            </w:pPr>
            <w:proofErr w:type="spellStart"/>
            <w:r w:rsidRPr="00BD117A">
              <w:t>neu_listtradetermsid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BC010" w14:textId="1DEAF214" w:rsidR="005823DD" w:rsidRPr="00BD117A" w:rsidRDefault="006529BE">
            <w:pPr>
              <w:pStyle w:val="Tabelatekst"/>
            </w:pPr>
            <w:r w:rsidRPr="00BD117A">
              <w:t>Pozycja ZPZK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73F756" w14:textId="4C81E995" w:rsidR="005823DD" w:rsidRPr="00BD117A" w:rsidRDefault="006529BE">
            <w:pPr>
              <w:pStyle w:val="Tabelatekst"/>
            </w:pPr>
            <w:r w:rsidRPr="00BD117A">
              <w:t>Unikatowy identyfikator dla elementu Pozycja ZPZK skojarzony z elementem Pozycja ZPZK &lt;-&gt; Produkt Przetargu.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E469B3" w14:textId="0A8CE30C" w:rsidR="005823DD" w:rsidRPr="00BD117A" w:rsidRDefault="006529BE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B7A822" w14:textId="4696502E" w:rsidR="005823D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36640D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0D0DBE" w:rsidRPr="00BD117A">
              <w:rPr>
                <w:rStyle w:val="normaltextrun"/>
                <w:szCs w:val="20"/>
              </w:rPr>
              <w:t>neu_neu_listtradeterms_neu_listtradetermstend</w:t>
            </w:r>
            <w:proofErr w:type="spellEnd"/>
          </w:p>
        </w:tc>
      </w:tr>
      <w:tr w:rsidR="005823DD" w:rsidRPr="00BD117A" w14:paraId="1AC0D4D3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573CD" w14:textId="63250A0E" w:rsidR="005823DD" w:rsidRPr="00BD117A" w:rsidRDefault="000D0DBE">
            <w:pPr>
              <w:pStyle w:val="Tabelatekst"/>
            </w:pPr>
            <w:r w:rsidRPr="00BD117A">
              <w:t>Ilość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83BCA" w14:textId="0233E152" w:rsidR="005823DD" w:rsidRPr="00BD117A" w:rsidRDefault="00A77E20">
            <w:pPr>
              <w:pStyle w:val="Tabelatekst"/>
            </w:pPr>
            <w:proofErr w:type="spellStart"/>
            <w:r w:rsidRPr="00BD117A">
              <w:t>neu_unitamount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BA96AF" w14:textId="77777777" w:rsidR="005823DD" w:rsidRPr="00BD117A" w:rsidRDefault="005823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33C3C4" w14:textId="77777777" w:rsidR="005823DD" w:rsidRPr="00BD117A" w:rsidRDefault="005823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EA0A58" w14:textId="0C699FD1" w:rsidR="005823DD" w:rsidRPr="00BD117A" w:rsidRDefault="00A77E2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9BD17F" w14:textId="7634B645" w:rsidR="005823D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A77E20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5823DD" w:rsidRPr="00BD117A" w14:paraId="39CA3A67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7D548" w14:textId="1ED9AFB0" w:rsidR="005823DD" w:rsidRPr="00BD117A" w:rsidRDefault="00CD23C1">
            <w:pPr>
              <w:pStyle w:val="Tabelatekst"/>
            </w:pPr>
            <w:r w:rsidRPr="00BD117A">
              <w:t>Produkt Dopasowany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E26C9" w14:textId="0C4EB93C" w:rsidR="005823DD" w:rsidRPr="00BD117A" w:rsidRDefault="00CD23C1">
            <w:pPr>
              <w:pStyle w:val="Tabelatekst"/>
            </w:pPr>
            <w:proofErr w:type="spellStart"/>
            <w:r w:rsidRPr="00BD117A">
              <w:t>neu_mappedproductid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2E221" w14:textId="72F2C55F" w:rsidR="005823DD" w:rsidRPr="00BD117A" w:rsidRDefault="00CD23C1">
            <w:pPr>
              <w:pStyle w:val="Tabelatekst"/>
            </w:pPr>
            <w:r w:rsidRPr="00BD117A">
              <w:t>Produkt Dopasowany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5A0885" w14:textId="119C686B" w:rsidR="005823DD" w:rsidRPr="00BD117A" w:rsidRDefault="00CD23C1">
            <w:pPr>
              <w:pStyle w:val="Tabelatekst"/>
            </w:pPr>
            <w:r w:rsidRPr="00BD117A">
              <w:t>Unikatowy identyfikator dla elementu Produkt Dopasowany skojarzony z elementem Pozycja ZPZK &lt;-&gt; Produkt Przetargu.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05ABF5" w14:textId="56A235D8" w:rsidR="005823DD" w:rsidRPr="00BD117A" w:rsidRDefault="00CD23C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A2C773" w14:textId="6A7989A0" w:rsidR="005823DD" w:rsidRPr="00BD117A" w:rsidRDefault="00F522D6">
            <w:pPr>
              <w:pStyle w:val="Tabelatekst"/>
            </w:pPr>
            <w:r>
              <w:rPr>
                <w:rStyle w:val="normaltextrun"/>
                <w:szCs w:val="20"/>
              </w:rPr>
              <w:t>Uzupełniane automatycznie</w:t>
            </w:r>
            <w:r w:rsidR="00CD23C1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CD23C1" w:rsidRPr="00BD117A">
              <w:rPr>
                <w:rStyle w:val="normaltextrun"/>
                <w:szCs w:val="20"/>
              </w:rPr>
              <w:t>neu_neu_mappedproduct_neu_listtradetermstende</w:t>
            </w:r>
            <w:proofErr w:type="spellEnd"/>
          </w:p>
        </w:tc>
      </w:tr>
      <w:tr w:rsidR="005823DD" w:rsidRPr="00BD117A" w14:paraId="1B559DEE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579CE" w14:textId="0D2F2BC4" w:rsidR="005823DD" w:rsidRPr="00BD117A" w:rsidRDefault="00E429E8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EC414" w14:textId="7420FE9B" w:rsidR="005823DD" w:rsidRPr="00BD117A" w:rsidRDefault="00E429E8">
            <w:pPr>
              <w:pStyle w:val="Tabelatekst"/>
            </w:pPr>
            <w:proofErr w:type="spellStart"/>
            <w:r w:rsidRPr="00BD117A">
              <w:t>neu_tenderid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51100" w14:textId="525F7BAE" w:rsidR="005823DD" w:rsidRPr="00BD117A" w:rsidRDefault="00E429E8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3A0FC2" w14:textId="77777777" w:rsidR="005823DD" w:rsidRPr="00BD117A" w:rsidRDefault="005823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7B4864" w14:textId="26148526" w:rsidR="005823DD" w:rsidRPr="00BD117A" w:rsidRDefault="00E429E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94DFAB" w14:textId="643384CD" w:rsidR="005823DD" w:rsidRPr="00BD117A" w:rsidRDefault="009E6924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42078" w:rsidRPr="00BD117A">
              <w:rPr>
                <w:rStyle w:val="normaltextrun"/>
                <w:szCs w:val="20"/>
              </w:rPr>
              <w:t xml:space="preserve">, uzupełniane automatycznie, nazwa relacji: </w:t>
            </w:r>
            <w:proofErr w:type="spellStart"/>
            <w:r w:rsidR="00742078" w:rsidRPr="00BD117A">
              <w:rPr>
                <w:rStyle w:val="normaltextrun"/>
                <w:szCs w:val="20"/>
              </w:rPr>
              <w:t>neu_opportunity_neu_listtradetermstenderproduct_tenderid</w:t>
            </w:r>
            <w:proofErr w:type="spellEnd"/>
          </w:p>
        </w:tc>
      </w:tr>
    </w:tbl>
    <w:p w14:paraId="57C0D7E4" w14:textId="7140C012" w:rsidR="00257AB5" w:rsidRPr="00BD117A" w:rsidRDefault="00257AB5" w:rsidP="00257AB5">
      <w:pPr>
        <w:pStyle w:val="Legenda"/>
      </w:pPr>
      <w:bookmarkStart w:id="229" w:name="_Toc151315735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41</w:t>
      </w:r>
      <w:r w:rsidRPr="00BD117A">
        <w:fldChar w:fldCharType="end"/>
      </w:r>
      <w:r w:rsidRPr="00BD117A">
        <w:t xml:space="preserve"> Opis obiektów – </w:t>
      </w:r>
      <w:r w:rsidR="00AA255D" w:rsidRPr="00BD117A">
        <w:t>Pozycja ZPZK &lt;-&gt; Produkt Dopasowany</w:t>
      </w:r>
      <w:bookmarkEnd w:id="229"/>
    </w:p>
    <w:p w14:paraId="6332C2B7" w14:textId="0643C58D" w:rsidR="00257AB5" w:rsidRPr="00BD117A" w:rsidRDefault="00215DB7" w:rsidP="00215DB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2CDF38C6" w14:textId="47FD3BFC" w:rsidR="00E8020A" w:rsidRPr="00BD117A" w:rsidRDefault="00E8020A" w:rsidP="00257AB5">
      <w:pPr>
        <w:pStyle w:val="Nagwek3"/>
        <w:rPr>
          <w:lang w:eastAsia="pl-PL"/>
        </w:rPr>
      </w:pPr>
      <w:bookmarkStart w:id="230" w:name="_Toc151315810"/>
      <w:r w:rsidRPr="00BD117A">
        <w:lastRenderedPageBreak/>
        <w:t>Producent (</w:t>
      </w:r>
      <w:proofErr w:type="spellStart"/>
      <w:r w:rsidRPr="00BD117A">
        <w:t>neu_producer</w:t>
      </w:r>
      <w:proofErr w:type="spellEnd"/>
      <w:r w:rsidRPr="00BD117A">
        <w:t>)</w:t>
      </w:r>
      <w:bookmarkEnd w:id="230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257AB5" w:rsidRPr="00BD117A" w14:paraId="2EFBBDDE" w14:textId="77777777" w:rsidTr="00E8020A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E88BE5D" w14:textId="23A90D01" w:rsidR="00257AB5" w:rsidRPr="00BD117A" w:rsidRDefault="00257AB5">
            <w:pPr>
              <w:pStyle w:val="TabelaNagowek"/>
            </w:pPr>
            <w:r w:rsidRPr="00BD117A">
              <w:t>Producent (</w:t>
            </w:r>
            <w:proofErr w:type="spellStart"/>
            <w:r w:rsidR="0052597D" w:rsidRPr="00BD117A">
              <w:t>neu_producer</w:t>
            </w:r>
            <w:proofErr w:type="spellEnd"/>
            <w:r w:rsidRPr="00BD117A">
              <w:t>)</w:t>
            </w:r>
          </w:p>
        </w:tc>
      </w:tr>
      <w:tr w:rsidR="00257AB5" w:rsidRPr="00BD117A" w14:paraId="5C2A5EA0" w14:textId="77777777" w:rsidTr="00E8020A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AAFBD73" w14:textId="77777777" w:rsidR="00257AB5" w:rsidRPr="00BD117A" w:rsidRDefault="00257AB5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303A96A" w14:textId="77777777" w:rsidR="00257AB5" w:rsidRPr="00BD117A" w:rsidRDefault="00257AB5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E8709AC" w14:textId="77777777" w:rsidR="00257AB5" w:rsidRPr="00BD117A" w:rsidRDefault="00257AB5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D8ACDDE" w14:textId="77777777" w:rsidR="00257AB5" w:rsidRPr="00BD117A" w:rsidRDefault="00257AB5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108BB4F" w14:textId="77777777" w:rsidR="00257AB5" w:rsidRPr="00BD117A" w:rsidRDefault="00257AB5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7066A57" w14:textId="77777777" w:rsidR="00257AB5" w:rsidRPr="00BD117A" w:rsidRDefault="00257AB5">
            <w:pPr>
              <w:pStyle w:val="TabelaNagowek"/>
            </w:pPr>
            <w:r w:rsidRPr="00BD117A">
              <w:t>Komentarz</w:t>
            </w:r>
          </w:p>
        </w:tc>
      </w:tr>
      <w:tr w:rsidR="00257AB5" w:rsidRPr="00BD117A" w14:paraId="48D37747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D0F51" w14:textId="2BE79F53" w:rsidR="00257AB5" w:rsidRPr="00BD117A" w:rsidRDefault="00AC3F04">
            <w:pPr>
              <w:pStyle w:val="Tabelatekst"/>
            </w:pPr>
            <w:r w:rsidRPr="00BD117A">
              <w:t>Producent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C1858C" w14:textId="3A280553" w:rsidR="00257AB5" w:rsidRPr="00BD117A" w:rsidRDefault="00AC3F04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D0DA5" w14:textId="77777777" w:rsidR="00257AB5" w:rsidRPr="00BD117A" w:rsidRDefault="00257AB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715F37" w14:textId="027F6A80" w:rsidR="00257AB5" w:rsidRPr="00BD117A" w:rsidRDefault="008C1F99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5E8696" w14:textId="58EE51DB" w:rsidR="00257AB5" w:rsidRPr="00BD117A" w:rsidRDefault="008C1F99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5E1EE1" w14:textId="5A207FE0" w:rsidR="00257AB5" w:rsidRPr="00BD117A" w:rsidRDefault="008C1F99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Domyślne pole, </w:t>
            </w:r>
            <w:r w:rsidR="000F1969" w:rsidRPr="00BD117A">
              <w:rPr>
                <w:szCs w:val="20"/>
              </w:rPr>
              <w:t>wymagane</w:t>
            </w:r>
          </w:p>
        </w:tc>
      </w:tr>
      <w:tr w:rsidR="00257AB5" w:rsidRPr="00BD117A" w14:paraId="6D91CC38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BAF4" w14:textId="6ADB72F8" w:rsidR="00257AB5" w:rsidRPr="00BD117A" w:rsidRDefault="00947A8F">
            <w:pPr>
              <w:pStyle w:val="Tabelatekst"/>
            </w:pPr>
            <w:r w:rsidRPr="00BD117A">
              <w:t>Kod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80C85" w14:textId="690E4825" w:rsidR="00257AB5" w:rsidRPr="00BD117A" w:rsidRDefault="008F5A2B">
            <w:pPr>
              <w:pStyle w:val="Tabelatekst"/>
            </w:pPr>
            <w:proofErr w:type="spellStart"/>
            <w:r w:rsidRPr="00BD117A">
              <w:t>neu_sapcode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84F0C1" w14:textId="77777777" w:rsidR="00257AB5" w:rsidRPr="00BD117A" w:rsidRDefault="00257AB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14FCEC" w14:textId="77777777" w:rsidR="00257AB5" w:rsidRPr="00BD117A" w:rsidRDefault="00257AB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37B749" w14:textId="596D79A5" w:rsidR="00257AB5" w:rsidRPr="00BD117A" w:rsidRDefault="008F5A2B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7F4549" w14:textId="2AB2E6C5" w:rsidR="00257AB5" w:rsidRPr="00BD117A" w:rsidRDefault="00257AB5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585B51" w:rsidRPr="00BD117A" w14:paraId="37075693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554CA" w14:textId="209C785E" w:rsidR="00585B51" w:rsidRPr="00BD117A" w:rsidRDefault="003E7C7D">
            <w:pPr>
              <w:pStyle w:val="Tabelatekst"/>
            </w:pPr>
            <w:r w:rsidRPr="00BD117A">
              <w:t>Sposób rozliczania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284F3" w14:textId="373EBFA0" w:rsidR="00585B51" w:rsidRPr="00BD117A" w:rsidRDefault="003E7C7D">
            <w:pPr>
              <w:pStyle w:val="Tabelatekst"/>
            </w:pPr>
            <w:proofErr w:type="spellStart"/>
            <w:r w:rsidRPr="00BD117A">
              <w:t>neu_settlementmethod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B347A1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A42273" w14:textId="77777777" w:rsidR="00585B51" w:rsidRPr="00BD117A" w:rsidRDefault="007B5FFD">
            <w:pPr>
              <w:pStyle w:val="Tabelatekst"/>
            </w:pPr>
            <w:r w:rsidRPr="00BD117A">
              <w:t>Sposób rozliczania dla Producenta sprzedażowego</w:t>
            </w:r>
            <w:r w:rsidR="00820A8E" w:rsidRPr="00BD117A">
              <w:t>:</w:t>
            </w:r>
          </w:p>
          <w:p w14:paraId="0C59E116" w14:textId="77777777" w:rsidR="00820A8E" w:rsidRPr="00BD117A" w:rsidRDefault="00820A8E">
            <w:pPr>
              <w:pStyle w:val="Tabelatekst"/>
            </w:pPr>
            <w:r w:rsidRPr="00BD117A">
              <w:t>retro – rozliczenie posprzedażowe,</w:t>
            </w:r>
          </w:p>
          <w:p w14:paraId="00B97BC2" w14:textId="77777777" w:rsidR="00820A8E" w:rsidRPr="00BD117A" w:rsidRDefault="00820A8E">
            <w:pPr>
              <w:pStyle w:val="Tabelatekst"/>
            </w:pPr>
            <w:r w:rsidRPr="00BD117A">
              <w:t>nie retro – zakup w cenie warunkowej,</w:t>
            </w:r>
          </w:p>
          <w:p w14:paraId="1ACFADCD" w14:textId="30B0DCB3" w:rsidR="00820A8E" w:rsidRPr="00BD117A" w:rsidRDefault="00820A8E">
            <w:pPr>
              <w:pStyle w:val="Tabelatekst"/>
            </w:pPr>
            <w:r w:rsidRPr="00BD117A">
              <w:t>nie rozliczamy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4B61CC" w14:textId="0BCC80B0" w:rsidR="00585B51" w:rsidRPr="00BD117A" w:rsidRDefault="00D94110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F39E28" w14:textId="2C4BD44E" w:rsidR="00585B51" w:rsidRPr="00BD117A" w:rsidRDefault="00585B51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585B51" w:rsidRPr="00BD117A" w14:paraId="19E57333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ECA5D" w14:textId="1FB8D8CB" w:rsidR="00585B51" w:rsidRPr="00BD117A" w:rsidRDefault="00C2568F">
            <w:pPr>
              <w:pStyle w:val="Tabelatekst"/>
            </w:pPr>
            <w:r w:rsidRPr="00BD117A">
              <w:t>Przedstawiciel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616DF" w14:textId="3F6798F5" w:rsidR="00585B51" w:rsidRPr="00BD117A" w:rsidRDefault="00C2568F">
            <w:pPr>
              <w:pStyle w:val="Tabelatekst"/>
            </w:pPr>
            <w:proofErr w:type="spellStart"/>
            <w:r w:rsidRPr="00BD117A">
              <w:t>neu_contactid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82E9F" w14:textId="2CE3B2D4" w:rsidR="00585B51" w:rsidRPr="00BD117A" w:rsidRDefault="00107238">
            <w:pPr>
              <w:pStyle w:val="Tabelatekst"/>
            </w:pPr>
            <w:r w:rsidRPr="00BD117A">
              <w:t>Kontakt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0159C9" w14:textId="1FAD612A" w:rsidR="00585B51" w:rsidRPr="00BD117A" w:rsidRDefault="00107238">
            <w:pPr>
              <w:pStyle w:val="Tabelatekst"/>
            </w:pPr>
            <w:r w:rsidRPr="00BD117A">
              <w:t>Przedstawiciel Producenta sprzedażowego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DE4D8E" w14:textId="5B935D85" w:rsidR="00585B51" w:rsidRPr="00BD117A" w:rsidRDefault="0010723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52431D" w14:textId="53A5361C" w:rsidR="00585B51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Nazwa relacji</w:t>
            </w:r>
            <w:r w:rsidR="00107238" w:rsidRPr="00BD117A">
              <w:rPr>
                <w:rStyle w:val="normaltextrun"/>
                <w:szCs w:val="20"/>
              </w:rPr>
              <w:t xml:space="preserve">: </w:t>
            </w:r>
            <w:proofErr w:type="spellStart"/>
            <w:r w:rsidR="00107238" w:rsidRPr="00BD117A">
              <w:rPr>
                <w:rStyle w:val="normaltextrun"/>
                <w:szCs w:val="20"/>
              </w:rPr>
              <w:t>neu_contact_neu_producer</w:t>
            </w:r>
            <w:proofErr w:type="spellEnd"/>
          </w:p>
        </w:tc>
      </w:tr>
      <w:tr w:rsidR="00585B51" w:rsidRPr="00BD117A" w14:paraId="3B8D5842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9211F" w14:textId="22F347DC" w:rsidR="00585B51" w:rsidRPr="00BD117A" w:rsidRDefault="006508EF">
            <w:pPr>
              <w:pStyle w:val="Tabelatekst"/>
            </w:pPr>
            <w:r w:rsidRPr="00BD117A">
              <w:t>Adres e-mail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85584" w14:textId="102E6264" w:rsidR="00585B51" w:rsidRPr="00BD117A" w:rsidRDefault="006508EF">
            <w:pPr>
              <w:pStyle w:val="Tabelatekst"/>
            </w:pPr>
            <w:proofErr w:type="spellStart"/>
            <w:r w:rsidRPr="00BD117A">
              <w:t>emailaddress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0565B8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1C2999" w14:textId="723887AC" w:rsidR="00585B51" w:rsidRPr="00BD117A" w:rsidRDefault="006508EF">
            <w:pPr>
              <w:pStyle w:val="Tabelatekst"/>
            </w:pPr>
            <w:r w:rsidRPr="00BD117A">
              <w:t>Podstawowy adres e-mail encji.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749FAF" w14:textId="2E15EC43" w:rsidR="00585B51" w:rsidRPr="00BD117A" w:rsidRDefault="00F73208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1ED2E4" w14:textId="1A665849" w:rsidR="00585B51" w:rsidRPr="00BD117A" w:rsidRDefault="00F73208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format: Adres e-mail</w:t>
            </w:r>
          </w:p>
        </w:tc>
      </w:tr>
      <w:tr w:rsidR="00585B51" w:rsidRPr="00BD117A" w14:paraId="1967910F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4DC98" w14:textId="5074786C" w:rsidR="00585B51" w:rsidRPr="00BD117A" w:rsidRDefault="00F73208">
            <w:pPr>
              <w:pStyle w:val="Tabelatekst"/>
            </w:pPr>
            <w:r w:rsidRPr="00BD117A">
              <w:t>Telefon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F6C17" w14:textId="6BFE0965" w:rsidR="00585B51" w:rsidRPr="00BD117A" w:rsidRDefault="00F73208">
            <w:pPr>
              <w:pStyle w:val="Tabelatekst"/>
            </w:pPr>
            <w:proofErr w:type="spellStart"/>
            <w:r w:rsidRPr="00BD117A">
              <w:t>neu_phone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28307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7960C2" w14:textId="77777777" w:rsidR="00585B51" w:rsidRPr="00BD117A" w:rsidRDefault="00585B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81DBAE" w14:textId="57BCFAEF" w:rsidR="00585B51" w:rsidRPr="00BD117A" w:rsidRDefault="0081243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D55696" w14:textId="062B2A29" w:rsidR="00585B51" w:rsidRPr="00BD117A" w:rsidRDefault="00585B51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585B51" w:rsidRPr="00BD117A" w14:paraId="221CD609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CEDB0" w14:textId="10BB4C5F" w:rsidR="00585B51" w:rsidRPr="00BD117A" w:rsidRDefault="0081243E">
            <w:pPr>
              <w:pStyle w:val="Tabelatekst"/>
            </w:pPr>
            <w:r w:rsidRPr="00BD117A">
              <w:t>Fax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74151" w14:textId="4152AE2B" w:rsidR="00585B51" w:rsidRPr="00BD117A" w:rsidRDefault="0081243E">
            <w:pPr>
              <w:pStyle w:val="Tabelatekst"/>
            </w:pPr>
            <w:proofErr w:type="spellStart"/>
            <w:r w:rsidRPr="00BD117A">
              <w:t>neu_fax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61AC19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141599" w14:textId="77777777" w:rsidR="00585B51" w:rsidRPr="00BD117A" w:rsidRDefault="00585B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8D523E" w14:textId="0FA82E59" w:rsidR="00585B51" w:rsidRPr="00BD117A" w:rsidRDefault="009C72EB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98EF30" w14:textId="40FD2ADB" w:rsidR="00585B51" w:rsidRPr="00BD117A" w:rsidRDefault="00585B51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585B51" w:rsidRPr="00BD117A" w14:paraId="40BB39D4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A04B0" w14:textId="35A4C876" w:rsidR="00585B51" w:rsidRPr="00BD117A" w:rsidRDefault="009C72EB">
            <w:pPr>
              <w:pStyle w:val="Tabelatekst"/>
            </w:pPr>
            <w:r w:rsidRPr="00BD117A">
              <w:t>Ulica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2B951" w14:textId="0BCE86CF" w:rsidR="00585B51" w:rsidRPr="00BD117A" w:rsidRDefault="009C72EB">
            <w:pPr>
              <w:pStyle w:val="Tabelatekst"/>
            </w:pPr>
            <w:proofErr w:type="spellStart"/>
            <w:r w:rsidRPr="00BD117A">
              <w:t>neu_street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C290D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8F9C49" w14:textId="77777777" w:rsidR="00585B51" w:rsidRPr="00BD117A" w:rsidRDefault="00585B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6B57B7" w14:textId="10AE5FA5" w:rsidR="00585B51" w:rsidRPr="00BD117A" w:rsidRDefault="009C72EB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10CDFE" w14:textId="4B61E3BB" w:rsidR="00585B51" w:rsidRPr="00BD117A" w:rsidRDefault="00585B51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585B51" w:rsidRPr="00BD117A" w14:paraId="52E3537E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81128" w14:textId="289552A3" w:rsidR="00585B51" w:rsidRPr="00BD117A" w:rsidRDefault="00422EEB">
            <w:pPr>
              <w:pStyle w:val="Tabelatekst"/>
            </w:pPr>
            <w:r w:rsidRPr="00BD117A">
              <w:t>Kod pocztowy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A6F722" w14:textId="3B20F0C5" w:rsidR="00585B51" w:rsidRPr="00BD117A" w:rsidRDefault="00422EEB">
            <w:pPr>
              <w:pStyle w:val="Tabelatekst"/>
            </w:pPr>
            <w:proofErr w:type="spellStart"/>
            <w:r w:rsidRPr="00BD117A">
              <w:t>neu_postalcode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3B7C1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8D503C" w14:textId="77777777" w:rsidR="00585B51" w:rsidRPr="00BD117A" w:rsidRDefault="00585B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4C0802" w14:textId="77FCD598" w:rsidR="00585B51" w:rsidRPr="00BD117A" w:rsidRDefault="00422EEB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DBF218" w14:textId="056A646A" w:rsidR="00585B51" w:rsidRPr="00BD117A" w:rsidRDefault="00585B51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585B51" w:rsidRPr="00BD117A" w14:paraId="41A3FC16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E550D" w14:textId="68F8E87A" w:rsidR="00585B51" w:rsidRPr="00BD117A" w:rsidRDefault="00B12BED">
            <w:pPr>
              <w:pStyle w:val="Tabelatekst"/>
            </w:pPr>
            <w:r w:rsidRPr="00BD117A">
              <w:t>Miasto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1834D" w14:textId="6B0C80E1" w:rsidR="00585B51" w:rsidRPr="00BD117A" w:rsidRDefault="00B12BED">
            <w:pPr>
              <w:pStyle w:val="Tabelatekst"/>
            </w:pPr>
            <w:proofErr w:type="spellStart"/>
            <w:r w:rsidRPr="00BD117A">
              <w:t>neu_city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707ED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87D89A" w14:textId="77777777" w:rsidR="00585B51" w:rsidRPr="00BD117A" w:rsidRDefault="00585B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8D6D0D" w14:textId="64DEE8E6" w:rsidR="00585B51" w:rsidRPr="00BD117A" w:rsidRDefault="00B12B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9D7525" w14:textId="5D9AE410" w:rsidR="00585B51" w:rsidRPr="00BD117A" w:rsidRDefault="00585B51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585B51" w:rsidRPr="00BD117A" w14:paraId="1EC67847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2A23" w14:textId="7B5698A3" w:rsidR="00585B51" w:rsidRPr="00BD117A" w:rsidRDefault="00220862">
            <w:pPr>
              <w:pStyle w:val="Tabelatekst"/>
            </w:pPr>
            <w:r w:rsidRPr="00BD117A">
              <w:t>Kraj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AD663D" w14:textId="6AE2C5C2" w:rsidR="00585B51" w:rsidRPr="00BD117A" w:rsidRDefault="00220862">
            <w:pPr>
              <w:pStyle w:val="Tabelatekst"/>
            </w:pPr>
            <w:proofErr w:type="spellStart"/>
            <w:r w:rsidRPr="00BD117A">
              <w:t>neu_country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83715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A60376" w14:textId="77777777" w:rsidR="00585B51" w:rsidRPr="00BD117A" w:rsidRDefault="00585B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DF8FC0" w14:textId="04401E52" w:rsidR="00585B51" w:rsidRPr="00BD117A" w:rsidRDefault="00220862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9A6FF8" w14:textId="1A2C2470" w:rsidR="00585B51" w:rsidRPr="00BD117A" w:rsidRDefault="00585B51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585B51" w:rsidRPr="00BD117A" w14:paraId="2B24CA2B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8A6CB" w14:textId="1B470663" w:rsidR="00585B51" w:rsidRPr="00BD117A" w:rsidRDefault="0027196E">
            <w:pPr>
              <w:pStyle w:val="Tabelatekst"/>
            </w:pPr>
            <w:r w:rsidRPr="00BD117A">
              <w:t>Producent lecznictwa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38CC5" w14:textId="7098C87F" w:rsidR="00585B51" w:rsidRPr="00BD117A" w:rsidRDefault="0027196E">
            <w:pPr>
              <w:pStyle w:val="Tabelatekst"/>
            </w:pPr>
            <w:proofErr w:type="spellStart"/>
            <w:r w:rsidRPr="00BD117A">
              <w:t>neu_isproducerofproduct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C1EEE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AB8798" w14:textId="77777777" w:rsidR="00585B51" w:rsidRPr="00BD117A" w:rsidRDefault="00585B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7DCB3A" w14:textId="57668644" w:rsidR="00585B51" w:rsidRPr="00BD117A" w:rsidRDefault="002C602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EA5753" w14:textId="4DC05742" w:rsidR="00585B51" w:rsidRPr="00BD117A" w:rsidRDefault="00211970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2C6025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585B51" w:rsidRPr="00BD117A" w14:paraId="66C423B3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585C4" w14:textId="6F02883A" w:rsidR="00585B51" w:rsidRPr="00BD117A" w:rsidRDefault="000A102F">
            <w:pPr>
              <w:pStyle w:val="Tabelatekst"/>
            </w:pPr>
            <w:r w:rsidRPr="00BD117A">
              <w:t>Producent udziela warunków dla Lecznictwa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D9BC8A" w14:textId="66BCB498" w:rsidR="00585B51" w:rsidRPr="00BD117A" w:rsidRDefault="000A102F">
            <w:pPr>
              <w:pStyle w:val="Tabelatekst"/>
            </w:pPr>
            <w:proofErr w:type="spellStart"/>
            <w:r w:rsidRPr="00BD117A">
              <w:t>neu_istenderzpzkproducer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30294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26B8C3" w14:textId="77777777" w:rsidR="00585B51" w:rsidRPr="00BD117A" w:rsidRDefault="00585B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8AF83E" w14:textId="6D038098" w:rsidR="00585B51" w:rsidRPr="00BD117A" w:rsidRDefault="000A102F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622F7A" w14:textId="63A30C9A" w:rsidR="00585B51" w:rsidRPr="00BD117A" w:rsidRDefault="00211970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0A102F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585B51" w:rsidRPr="00BD117A" w14:paraId="49DDCE66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8295B" w14:textId="572E6D68" w:rsidR="00585B51" w:rsidRPr="00BD117A" w:rsidRDefault="00CE6F39">
            <w:pPr>
              <w:pStyle w:val="Tabelatekst"/>
            </w:pPr>
            <w:proofErr w:type="spellStart"/>
            <w:r w:rsidRPr="00BD117A">
              <w:t>Plugin</w:t>
            </w:r>
            <w:proofErr w:type="spellEnd"/>
            <w:r w:rsidRPr="00BD117A">
              <w:t xml:space="preserve"> do generowania emaila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5747E5" w14:textId="4A2FB133" w:rsidR="00585B51" w:rsidRPr="00BD117A" w:rsidRDefault="00CE6F39">
            <w:pPr>
              <w:pStyle w:val="Tabelatekst"/>
            </w:pPr>
            <w:proofErr w:type="spellStart"/>
            <w:r w:rsidRPr="00BD117A">
              <w:t>neu_createemailflag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6E131B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DFB066" w14:textId="77777777" w:rsidR="00585B51" w:rsidRPr="00BD117A" w:rsidRDefault="00585B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7F1EBC" w14:textId="6894963D" w:rsidR="00585B51" w:rsidRPr="00BD117A" w:rsidRDefault="00AE2A2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CAD86E" w14:textId="7CE2C5F4" w:rsidR="00585B51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</w:p>
        </w:tc>
      </w:tr>
      <w:tr w:rsidR="00585B51" w:rsidRPr="00BD117A" w14:paraId="1834C919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1B99B" w14:textId="7E96F4AC" w:rsidR="00585B51" w:rsidRPr="00BD117A" w:rsidRDefault="00623D8F">
            <w:pPr>
              <w:pStyle w:val="Tabelatekst"/>
            </w:pPr>
            <w:r w:rsidRPr="00BD117A">
              <w:t>Notatka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A58BC" w14:textId="43CE7BB6" w:rsidR="00585B51" w:rsidRPr="00BD117A" w:rsidRDefault="00623D8F">
            <w:pPr>
              <w:pStyle w:val="Tabelatekst"/>
            </w:pPr>
            <w:proofErr w:type="spellStart"/>
            <w:r w:rsidRPr="00BD117A">
              <w:t>neu_note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0AEDA6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4BF2D7" w14:textId="77777777" w:rsidR="00585B51" w:rsidRPr="00BD117A" w:rsidRDefault="00585B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AFED68" w14:textId="08E4DF8F" w:rsidR="00585B51" w:rsidRPr="00BD117A" w:rsidRDefault="00AE0EE2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339DAD" w14:textId="7754FDB1" w:rsidR="00585B51" w:rsidRPr="00BD117A" w:rsidRDefault="00585B51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585B51" w:rsidRPr="00151B50" w14:paraId="2C08A6CE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9159C" w14:textId="6064FFBE" w:rsidR="00585B51" w:rsidRPr="00BD117A" w:rsidRDefault="006926A5">
            <w:pPr>
              <w:pStyle w:val="Tabelatekst"/>
            </w:pPr>
            <w:r w:rsidRPr="00BD117A">
              <w:lastRenderedPageBreak/>
              <w:t>Wyślij informację o wygranym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EE3E7" w14:textId="24AB181E" w:rsidR="00585B51" w:rsidRPr="00BD117A" w:rsidRDefault="00B44D11">
            <w:pPr>
              <w:pStyle w:val="Tabelatekst"/>
            </w:pPr>
            <w:proofErr w:type="spellStart"/>
            <w:r w:rsidRPr="00BD117A">
              <w:t>WebResource_ButtonProducerCreateEmail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39F3C6" w14:textId="77777777" w:rsidR="00585B51" w:rsidRPr="00BD117A" w:rsidRDefault="00585B5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49F17D" w14:textId="18F264F6" w:rsidR="00585B51" w:rsidRPr="00BD117A" w:rsidRDefault="009E4883">
            <w:pPr>
              <w:pStyle w:val="Tabelatekst"/>
            </w:pPr>
            <w:r w:rsidRPr="00BD117A">
              <w:t>Przycisk „Wyślij informację o wygranym przetargu”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C1F3DF" w14:textId="0EB4265A" w:rsidR="00585B51" w:rsidRPr="00BD117A" w:rsidRDefault="00284B8F">
            <w:pPr>
              <w:pStyle w:val="Tabelatekst"/>
            </w:pPr>
            <w:r w:rsidRPr="00BD117A">
              <w:rPr>
                <w:rStyle w:val="normaltextrun"/>
                <w:szCs w:val="20"/>
              </w:rPr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B572F9" w14:textId="03E98F13" w:rsidR="00585B51" w:rsidRPr="007931FB" w:rsidRDefault="00284B8F">
            <w:pPr>
              <w:pStyle w:val="Tabelatekst"/>
              <w:rPr>
                <w:rStyle w:val="normaltextrun"/>
                <w:szCs w:val="20"/>
                <w:lang w:val="en-US"/>
              </w:rPr>
            </w:pPr>
            <w:proofErr w:type="spellStart"/>
            <w:r w:rsidRPr="007931FB">
              <w:rPr>
                <w:rStyle w:val="normaltextrun"/>
                <w:szCs w:val="20"/>
                <w:lang w:val="en-US"/>
              </w:rPr>
              <w:t>Zasób</w:t>
            </w:r>
            <w:proofErr w:type="spellEnd"/>
            <w:r w:rsidRPr="007931FB">
              <w:rPr>
                <w:rStyle w:val="normaltextrun"/>
                <w:szCs w:val="20"/>
                <w:lang w:val="en-US"/>
              </w:rPr>
              <w:t xml:space="preserve"> </w:t>
            </w:r>
            <w:proofErr w:type="spellStart"/>
            <w:r w:rsidRPr="007931FB">
              <w:rPr>
                <w:rStyle w:val="normaltextrun"/>
                <w:szCs w:val="20"/>
                <w:lang w:val="en-US"/>
              </w:rPr>
              <w:t>sieci</w:t>
            </w:r>
            <w:proofErr w:type="spellEnd"/>
            <w:r w:rsidRPr="007931FB">
              <w:rPr>
                <w:rStyle w:val="normaltextrun"/>
                <w:szCs w:val="20"/>
                <w:lang w:val="en-US"/>
              </w:rPr>
              <w:t xml:space="preserve"> Web: </w:t>
            </w:r>
            <w:r w:rsidRPr="007931FB">
              <w:rPr>
                <w:rStyle w:val="ms-crm-lookupitem-name"/>
                <w:lang w:val="en-US"/>
              </w:rPr>
              <w:t>neu_/html/neu_producer_createEmail.html</w:t>
            </w:r>
          </w:p>
        </w:tc>
      </w:tr>
      <w:tr w:rsidR="00EB44A3" w:rsidRPr="00BD117A" w14:paraId="7967472C" w14:textId="77777777" w:rsidTr="00E8020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841F1" w14:textId="77777777" w:rsidR="00EB44A3" w:rsidRPr="00BD117A" w:rsidRDefault="00EB44A3">
            <w:pPr>
              <w:pStyle w:val="Tabelatekst"/>
            </w:pPr>
            <w:r w:rsidRPr="00BD117A">
              <w:t>Działania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866988" w14:textId="77777777" w:rsidR="00EB44A3" w:rsidRPr="00BD117A" w:rsidRDefault="00EB44A3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8B5BF9" w14:textId="77777777" w:rsidR="00EB44A3" w:rsidRPr="00BD117A" w:rsidRDefault="00EB44A3">
            <w:pPr>
              <w:pStyle w:val="Tabelatekst"/>
            </w:pPr>
            <w:r w:rsidRPr="00BD117A">
              <w:t>Działanie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5449EF" w14:textId="38289258" w:rsidR="00EB44A3" w:rsidRPr="00BD117A" w:rsidRDefault="00EB44A3">
            <w:pPr>
              <w:pStyle w:val="Tabelatekst"/>
            </w:pPr>
            <w:r w:rsidRPr="00BD117A">
              <w:t>Karta zarządzania Działaniami dotyczącymi Producenta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A50D91" w14:textId="77777777" w:rsidR="00EB44A3" w:rsidRPr="00BD117A" w:rsidRDefault="00EB44A3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067946" w14:textId="1DB6AD3A" w:rsidR="00EB44A3" w:rsidRPr="00BD117A" w:rsidRDefault="00EB44A3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Domyślna karta, nazwa relacji:</w:t>
            </w:r>
            <w:r w:rsidRPr="00BD117A">
              <w:t xml:space="preserve"> </w:t>
            </w:r>
            <w:proofErr w:type="spellStart"/>
            <w:r w:rsidR="0010328A" w:rsidRPr="00BD117A">
              <w:t>neu_producer_ActivityPointers</w:t>
            </w:r>
            <w:proofErr w:type="spellEnd"/>
          </w:p>
        </w:tc>
      </w:tr>
      <w:tr w:rsidR="00EB44A3" w:rsidRPr="00BD117A" w14:paraId="0015511D" w14:textId="77777777" w:rsidTr="00E8020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4D89" w14:textId="77777777" w:rsidR="00EB44A3" w:rsidRPr="00BD117A" w:rsidRDefault="00EB44A3">
            <w:pPr>
              <w:pStyle w:val="Tabelatekst"/>
            </w:pPr>
            <w:r w:rsidRPr="00BD117A">
              <w:t>Notatki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53FA2" w14:textId="77777777" w:rsidR="00EB44A3" w:rsidRPr="00BD117A" w:rsidRDefault="00EB44A3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712E7" w14:textId="77777777" w:rsidR="00EB44A3" w:rsidRPr="00BD117A" w:rsidRDefault="00EB44A3">
            <w:pPr>
              <w:pStyle w:val="Tabelatekst"/>
            </w:pPr>
            <w:r w:rsidRPr="00BD117A">
              <w:t>Notatka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4CF4B9" w14:textId="6CAA47AF" w:rsidR="00EB44A3" w:rsidRPr="00BD117A" w:rsidRDefault="00EB44A3">
            <w:pPr>
              <w:pStyle w:val="Tabelatekst"/>
            </w:pPr>
            <w:r w:rsidRPr="00BD117A">
              <w:t>Karta zarządzania Notatkami dotyczącymi Producenta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5517A7" w14:textId="77777777" w:rsidR="00EB44A3" w:rsidRPr="00BD117A" w:rsidRDefault="00EB44A3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792F37" w14:textId="6FE04ADA" w:rsidR="00EB44A3" w:rsidRPr="00BD117A" w:rsidRDefault="00EB44A3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Domyślna karta, nazwa relacji: </w:t>
            </w:r>
            <w:proofErr w:type="spellStart"/>
            <w:r w:rsidR="0010328A" w:rsidRPr="00BD117A">
              <w:rPr>
                <w:rStyle w:val="normaltextrun"/>
                <w:szCs w:val="20"/>
              </w:rPr>
              <w:t>neu_producer_Annotations</w:t>
            </w:r>
            <w:proofErr w:type="spellEnd"/>
          </w:p>
        </w:tc>
      </w:tr>
      <w:tr w:rsidR="00585B51" w:rsidRPr="00BD117A" w14:paraId="479E7741" w14:textId="77777777" w:rsidTr="00E8020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7892A" w14:textId="6376F5DD" w:rsidR="00585B51" w:rsidRPr="00BD117A" w:rsidRDefault="008537FB">
            <w:pPr>
              <w:pStyle w:val="Tabelatekst"/>
            </w:pPr>
            <w:r w:rsidRPr="00BD117A">
              <w:t>Producenci farmaceutyczni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6158F" w14:textId="77777777" w:rsidR="00585B51" w:rsidRPr="00BD117A" w:rsidRDefault="00585B5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05C7D2" w14:textId="506073B5" w:rsidR="00585B51" w:rsidRPr="00BD117A" w:rsidRDefault="008537FB">
            <w:pPr>
              <w:pStyle w:val="Tabelatekst"/>
            </w:pPr>
            <w:r w:rsidRPr="00BD117A">
              <w:t xml:space="preserve">Producent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CF97F5" w14:textId="5F36637B" w:rsidR="00585B51" w:rsidRPr="00BD117A" w:rsidRDefault="008537FB">
            <w:pPr>
              <w:pStyle w:val="Tabelatekst"/>
            </w:pPr>
            <w:r w:rsidRPr="00BD117A">
              <w:t xml:space="preserve">Tabela rekordów Producent </w:t>
            </w:r>
            <w:proofErr w:type="spellStart"/>
            <w:r w:rsidRPr="00BD117A">
              <w:t>Pharmindex</w:t>
            </w:r>
            <w:proofErr w:type="spellEnd"/>
            <w:r w:rsidRPr="00BD117A">
              <w:t xml:space="preserve"> pokrewnych do Producenta</w:t>
            </w:r>
            <w:r w:rsidR="00D25A21" w:rsidRPr="00BD117A">
              <w:t xml:space="preserve"> sprzedażowego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057595" w14:textId="03F64DC6" w:rsidR="00585B51" w:rsidRPr="00BD117A" w:rsidRDefault="00D25A21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7CBE54" w14:textId="0E146D6D" w:rsidR="00585B51" w:rsidRPr="00BD117A" w:rsidRDefault="006E30F7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D25A21" w:rsidRPr="00BD117A">
              <w:rPr>
                <w:rStyle w:val="normaltextrun"/>
                <w:szCs w:val="20"/>
              </w:rPr>
              <w:t>zupełniana automatycznie</w:t>
            </w:r>
            <w:r w:rsidR="00523DBE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2C4A1D" w:rsidRPr="00BD117A">
              <w:rPr>
                <w:rStyle w:val="normaltextrun"/>
                <w:szCs w:val="20"/>
              </w:rPr>
              <w:t>neu_neu_producer_neu_producerofproduct</w:t>
            </w:r>
            <w:proofErr w:type="spellEnd"/>
          </w:p>
        </w:tc>
      </w:tr>
    </w:tbl>
    <w:p w14:paraId="26180511" w14:textId="2D5E3645" w:rsidR="00257AB5" w:rsidRPr="00BD117A" w:rsidRDefault="00257AB5" w:rsidP="00257AB5">
      <w:pPr>
        <w:pStyle w:val="Legenda"/>
      </w:pPr>
      <w:bookmarkStart w:id="231" w:name="_Toc151315736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42</w:t>
      </w:r>
      <w:r w:rsidRPr="00BD117A">
        <w:fldChar w:fldCharType="end"/>
      </w:r>
      <w:r w:rsidRPr="00BD117A">
        <w:t xml:space="preserve"> Opis obiektów – Producent</w:t>
      </w:r>
      <w:bookmarkEnd w:id="231"/>
    </w:p>
    <w:p w14:paraId="72C587D4" w14:textId="5FC2B973" w:rsidR="00257AB5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449795D9" w14:textId="34DC42DC" w:rsidR="00E8020A" w:rsidRPr="00BD117A" w:rsidRDefault="00E8020A" w:rsidP="00AE3E5D">
      <w:pPr>
        <w:pStyle w:val="Nagwek3"/>
        <w:rPr>
          <w:lang w:eastAsia="pl-PL"/>
        </w:rPr>
      </w:pPr>
      <w:bookmarkStart w:id="232" w:name="_Toc151315811"/>
      <w:r w:rsidRPr="00BD117A">
        <w:lastRenderedPageBreak/>
        <w:t xml:space="preserve">Producent </w:t>
      </w:r>
      <w:proofErr w:type="spellStart"/>
      <w:r w:rsidRPr="00BD117A">
        <w:t>Pharmindex</w:t>
      </w:r>
      <w:proofErr w:type="spellEnd"/>
      <w:r w:rsidRPr="00BD117A">
        <w:t xml:space="preserve"> (</w:t>
      </w:r>
      <w:proofErr w:type="spellStart"/>
      <w:r w:rsidRPr="00BD117A">
        <w:t>neu_producerofproduct</w:t>
      </w:r>
      <w:proofErr w:type="spellEnd"/>
      <w:r w:rsidRPr="00BD117A">
        <w:t>)</w:t>
      </w:r>
      <w:bookmarkEnd w:id="232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AE3E5D" w:rsidRPr="00BD117A" w14:paraId="5A5672E4" w14:textId="77777777" w:rsidTr="000F6E9C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E4D6632" w14:textId="70C89445" w:rsidR="00AE3E5D" w:rsidRPr="00BD117A" w:rsidRDefault="009F311B">
            <w:pPr>
              <w:pStyle w:val="TabelaNagowek"/>
            </w:pPr>
            <w:r w:rsidRPr="00BD117A">
              <w:t xml:space="preserve">Producent </w:t>
            </w:r>
            <w:proofErr w:type="spellStart"/>
            <w:r w:rsidRPr="00BD117A">
              <w:t>Pharmindex</w:t>
            </w:r>
            <w:proofErr w:type="spellEnd"/>
            <w:r w:rsidR="00AE3E5D" w:rsidRPr="00BD117A">
              <w:t xml:space="preserve"> (</w:t>
            </w:r>
            <w:proofErr w:type="spellStart"/>
            <w:r w:rsidR="00102049" w:rsidRPr="00BD117A">
              <w:t>neu_producerofproduct</w:t>
            </w:r>
            <w:proofErr w:type="spellEnd"/>
            <w:r w:rsidR="00AE3E5D" w:rsidRPr="00BD117A">
              <w:t>)</w:t>
            </w:r>
          </w:p>
        </w:tc>
      </w:tr>
      <w:tr w:rsidR="00AE3E5D" w:rsidRPr="00BD117A" w14:paraId="72D25305" w14:textId="77777777" w:rsidTr="000F6E9C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1826FCB" w14:textId="77777777" w:rsidR="00AE3E5D" w:rsidRPr="00BD117A" w:rsidRDefault="00AE3E5D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40785DA" w14:textId="77777777" w:rsidR="00AE3E5D" w:rsidRPr="00BD117A" w:rsidRDefault="00AE3E5D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FA6E47E" w14:textId="77777777" w:rsidR="00AE3E5D" w:rsidRPr="00BD117A" w:rsidRDefault="00AE3E5D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098AFFB" w14:textId="77777777" w:rsidR="00AE3E5D" w:rsidRPr="00BD117A" w:rsidRDefault="00AE3E5D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CA413EA" w14:textId="77777777" w:rsidR="00AE3E5D" w:rsidRPr="00BD117A" w:rsidRDefault="00AE3E5D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2D9CC8DB" w14:textId="77777777" w:rsidR="00AE3E5D" w:rsidRPr="00BD117A" w:rsidRDefault="00AE3E5D">
            <w:pPr>
              <w:pStyle w:val="TabelaNagowek"/>
            </w:pPr>
            <w:r w:rsidRPr="00BD117A">
              <w:t>Komentarz</w:t>
            </w:r>
          </w:p>
        </w:tc>
      </w:tr>
      <w:tr w:rsidR="006D0431" w:rsidRPr="00BD117A" w14:paraId="2EB5136F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20AB0" w14:textId="35809B20" w:rsidR="006D0431" w:rsidRPr="00BD117A" w:rsidRDefault="006D0431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0D39C" w14:textId="2E8695DD" w:rsidR="006D0431" w:rsidRPr="00BD117A" w:rsidRDefault="006D0431">
            <w:pPr>
              <w:pStyle w:val="Tabelatekst"/>
            </w:pPr>
            <w:proofErr w:type="spellStart"/>
            <w:r w:rsidRPr="00BD117A">
              <w:t>statuscode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2E110" w14:textId="77777777" w:rsidR="006D0431" w:rsidRPr="00BD117A" w:rsidRDefault="006D043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F0F10A" w14:textId="237D88D7" w:rsidR="006D0431" w:rsidRPr="00BD117A" w:rsidRDefault="006D0431">
            <w:pPr>
              <w:pStyle w:val="Tabelatekst"/>
            </w:pPr>
            <w:r w:rsidRPr="00BD117A">
              <w:t>Przyczyna stanu elementu/elementów Producent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5BD862" w14:textId="14666D6F" w:rsidR="006D0431" w:rsidRPr="00BD117A" w:rsidRDefault="00AF4056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8919F2" w14:textId="33BA7680" w:rsidR="006D0431" w:rsidRPr="00BD117A" w:rsidRDefault="00AF405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</w:t>
            </w:r>
          </w:p>
        </w:tc>
      </w:tr>
      <w:tr w:rsidR="00AE3E5D" w:rsidRPr="00BD117A" w14:paraId="070B20CF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7E260" w14:textId="1E6E739C" w:rsidR="00AE3E5D" w:rsidRPr="00BD117A" w:rsidRDefault="003F0076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444495" w14:textId="4E40700A" w:rsidR="00AE3E5D" w:rsidRPr="00BD117A" w:rsidRDefault="00317558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7DB73" w14:textId="77777777" w:rsidR="00AE3E5D" w:rsidRPr="00BD117A" w:rsidRDefault="00AE3E5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7AA404" w14:textId="22966481" w:rsidR="00AE3E5D" w:rsidRPr="00BD117A" w:rsidRDefault="00317558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F3141B" w14:textId="29584AB9" w:rsidR="00AE3E5D" w:rsidRPr="00BD117A" w:rsidRDefault="00317558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5723F5" w14:textId="3412CBA9" w:rsidR="00AE3E5D" w:rsidRPr="00BD117A" w:rsidRDefault="00317558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wymagane, zablokowane</w:t>
            </w:r>
          </w:p>
        </w:tc>
      </w:tr>
      <w:tr w:rsidR="00AE3E5D" w:rsidRPr="00BD117A" w14:paraId="7E68E987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65E85" w14:textId="572F6FA0" w:rsidR="00AE3E5D" w:rsidRPr="00BD117A" w:rsidRDefault="001D5347">
            <w:pPr>
              <w:pStyle w:val="Tabelatekst"/>
            </w:pPr>
            <w:r w:rsidRPr="00BD117A">
              <w:t>Producent sprzedażowy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4F7F0" w14:textId="27CEC82A" w:rsidR="00AE3E5D" w:rsidRPr="00BD117A" w:rsidRDefault="00DB1B31">
            <w:pPr>
              <w:pStyle w:val="Tabelatekst"/>
            </w:pPr>
            <w:proofErr w:type="spellStart"/>
            <w:r w:rsidRPr="00BD117A">
              <w:t>neu_producersapid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F86549" w14:textId="768FE78B" w:rsidR="00AE3E5D" w:rsidRPr="00BD117A" w:rsidRDefault="00DB1B31">
            <w:pPr>
              <w:pStyle w:val="Tabelatekst"/>
            </w:pPr>
            <w:r w:rsidRPr="00BD117A">
              <w:t>Producent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529D14" w14:textId="497F975E" w:rsidR="00AE3E5D" w:rsidRPr="00BD117A" w:rsidRDefault="00DB1B31">
            <w:pPr>
              <w:pStyle w:val="Tabelatekst"/>
            </w:pPr>
            <w:r w:rsidRPr="00BD117A">
              <w:t xml:space="preserve">Unikatowy identyfikator dla elementu Producent skojarzony z elementem Producent </w:t>
            </w:r>
            <w:proofErr w:type="spellStart"/>
            <w:r w:rsidRPr="00BD117A">
              <w:t>Pharmindex</w:t>
            </w:r>
            <w:proofErr w:type="spellEnd"/>
            <w:r w:rsidRPr="00BD117A">
              <w:t>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60CFFA" w14:textId="4145C219" w:rsidR="00AE3E5D" w:rsidRPr="00BD117A" w:rsidRDefault="00DB1B3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1756C7" w14:textId="559DDD95" w:rsidR="00AE3E5D" w:rsidRPr="00BD117A" w:rsidRDefault="00D00841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DB1B31" w:rsidRPr="00BD117A">
              <w:rPr>
                <w:rStyle w:val="normaltextrun"/>
                <w:szCs w:val="20"/>
              </w:rPr>
              <w:t xml:space="preserve">azwa relacji: </w:t>
            </w:r>
            <w:proofErr w:type="spellStart"/>
            <w:r w:rsidR="00DB1B31" w:rsidRPr="00BD117A">
              <w:rPr>
                <w:rStyle w:val="normaltextrun"/>
                <w:szCs w:val="20"/>
              </w:rPr>
              <w:t>neu_neu_producer_neu_producerofproduct</w:t>
            </w:r>
            <w:proofErr w:type="spellEnd"/>
          </w:p>
        </w:tc>
      </w:tr>
      <w:tr w:rsidR="004176E7" w:rsidRPr="00BD117A" w14:paraId="543C103D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0F895" w14:textId="649E4397" w:rsidR="004176E7" w:rsidRPr="00BD117A" w:rsidRDefault="00173842">
            <w:pPr>
              <w:pStyle w:val="Tabelatekst"/>
            </w:pPr>
            <w:r w:rsidRPr="00BD117A">
              <w:t>Kod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D3C9A" w14:textId="4B25C2CB" w:rsidR="004176E7" w:rsidRPr="00BD117A" w:rsidRDefault="00E42B7D">
            <w:pPr>
              <w:pStyle w:val="Tabelatekst"/>
            </w:pPr>
            <w:proofErr w:type="spellStart"/>
            <w:r w:rsidRPr="00BD117A">
              <w:t>neu_sapcode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ABCEE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DEE042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4E3018" w14:textId="45415DE6" w:rsidR="004176E7" w:rsidRPr="00BD117A" w:rsidRDefault="00E42B7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980D1E" w14:textId="34FDAC97" w:rsidR="004176E7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E42B7D" w:rsidRPr="00BD117A">
              <w:rPr>
                <w:rStyle w:val="normaltextrun"/>
                <w:szCs w:val="20"/>
              </w:rPr>
              <w:t>, zablokowane</w:t>
            </w:r>
          </w:p>
        </w:tc>
      </w:tr>
      <w:tr w:rsidR="004176E7" w:rsidRPr="00BD117A" w14:paraId="25FCDCD5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D7273" w14:textId="7FD76106" w:rsidR="004176E7" w:rsidRPr="00BD117A" w:rsidRDefault="006B6EF5">
            <w:pPr>
              <w:pStyle w:val="Tabelatekst"/>
            </w:pPr>
            <w:r w:rsidRPr="00BD117A">
              <w:t>Rodzaj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3C7055" w14:textId="49867578" w:rsidR="004176E7" w:rsidRPr="00BD117A" w:rsidRDefault="000F0E4C">
            <w:pPr>
              <w:pStyle w:val="Tabelatekst"/>
            </w:pPr>
            <w:proofErr w:type="spellStart"/>
            <w:r w:rsidRPr="00BD117A">
              <w:t>neu_type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E3C74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2637C0" w14:textId="77777777" w:rsidR="004176E7" w:rsidRPr="00BD117A" w:rsidRDefault="000F0E4C">
            <w:pPr>
              <w:pStyle w:val="Tabelatekst"/>
            </w:pPr>
            <w:r w:rsidRPr="00BD117A">
              <w:t>Sprzedażowy,</w:t>
            </w:r>
          </w:p>
          <w:p w14:paraId="123B7AC3" w14:textId="77777777" w:rsidR="000F0E4C" w:rsidRPr="00BD117A" w:rsidRDefault="000F0E4C">
            <w:pPr>
              <w:pStyle w:val="Tabelatekst"/>
            </w:pPr>
            <w:r w:rsidRPr="00BD117A">
              <w:t>Farmaceutyczny,</w:t>
            </w:r>
          </w:p>
          <w:p w14:paraId="0152043D" w14:textId="3019178E" w:rsidR="000F0E4C" w:rsidRPr="00BD117A" w:rsidRDefault="000F0E4C">
            <w:pPr>
              <w:pStyle w:val="Tabelatekst"/>
            </w:pPr>
            <w:r w:rsidRPr="00BD117A">
              <w:t>Zaopatrzeniowy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794052" w14:textId="18BE0BB9" w:rsidR="004176E7" w:rsidRPr="00BD117A" w:rsidRDefault="000F0E4C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A5716B" w14:textId="79827388" w:rsidR="004176E7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0F0E4C" w:rsidRPr="00BD117A">
              <w:rPr>
                <w:rStyle w:val="normaltextrun"/>
                <w:szCs w:val="20"/>
              </w:rPr>
              <w:t>, zablokowane</w:t>
            </w:r>
            <w:r w:rsidR="00BB40BF" w:rsidRPr="00BD117A">
              <w:rPr>
                <w:rStyle w:val="normaltextrun"/>
                <w:szCs w:val="20"/>
              </w:rPr>
              <w:t>, domyślnie: Nieprzypisana wartość</w:t>
            </w:r>
          </w:p>
        </w:tc>
      </w:tr>
      <w:tr w:rsidR="004176E7" w:rsidRPr="00BD117A" w14:paraId="0D8F1CC5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BA016" w14:textId="785B1A6C" w:rsidR="004176E7" w:rsidRPr="00BD117A" w:rsidRDefault="003C76E5">
            <w:pPr>
              <w:pStyle w:val="Tabelatekst"/>
            </w:pPr>
            <w:r w:rsidRPr="00BD117A">
              <w:t>Producent własny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923BD" w14:textId="6FADA385" w:rsidR="004176E7" w:rsidRPr="00BD117A" w:rsidRDefault="003C76E5">
            <w:pPr>
              <w:pStyle w:val="Tabelatekst"/>
            </w:pPr>
            <w:proofErr w:type="spellStart"/>
            <w:r w:rsidRPr="00BD117A">
              <w:t>neu_isownproducer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CE8E5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6942F7" w14:textId="77777777" w:rsidR="004176E7" w:rsidRPr="00BD117A" w:rsidRDefault="00795827">
            <w:pPr>
              <w:pStyle w:val="Tabelatekst"/>
            </w:pPr>
            <w:r w:rsidRPr="00BD117A">
              <w:t>Czy producent jest własny:</w:t>
            </w:r>
          </w:p>
          <w:p w14:paraId="12E49043" w14:textId="77777777" w:rsidR="00795827" w:rsidRPr="00BD117A" w:rsidRDefault="00795827">
            <w:pPr>
              <w:pStyle w:val="Tabelatekst"/>
            </w:pPr>
            <w:r w:rsidRPr="00BD117A">
              <w:t>Nie,</w:t>
            </w:r>
          </w:p>
          <w:p w14:paraId="2B7F6DDD" w14:textId="17B5F790" w:rsidR="00795827" w:rsidRPr="00BD117A" w:rsidRDefault="00795827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A67480" w14:textId="0B47383B" w:rsidR="004176E7" w:rsidRPr="00BD117A" w:rsidRDefault="0079582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D03BB3" w14:textId="196D2BF2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BB40BF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4176E7" w:rsidRPr="00BD117A" w14:paraId="22EC826A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7D97" w14:textId="3E926AD8" w:rsidR="004176E7" w:rsidRPr="00BD117A" w:rsidRDefault="00994876">
            <w:pPr>
              <w:pStyle w:val="Tabelatekst"/>
            </w:pPr>
            <w:r w:rsidRPr="00BD117A">
              <w:t xml:space="preserve">ID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63B0E4" w14:textId="3DE5395B" w:rsidR="004176E7" w:rsidRPr="00BD117A" w:rsidRDefault="00994876">
            <w:pPr>
              <w:pStyle w:val="Tabelatekst"/>
            </w:pPr>
            <w:proofErr w:type="spellStart"/>
            <w:r w:rsidRPr="00BD117A">
              <w:t>neu_pharmindexid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860D06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AE4BC4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9D549A" w14:textId="2A311419" w:rsidR="004176E7" w:rsidRPr="00BD117A" w:rsidRDefault="0099487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C37857" w14:textId="66CB7790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</w:p>
        </w:tc>
      </w:tr>
      <w:tr w:rsidR="004176E7" w:rsidRPr="00BD117A" w14:paraId="153CCBD3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04D9A" w14:textId="252A48F2" w:rsidR="004176E7" w:rsidRPr="00BD117A" w:rsidRDefault="00A32648">
            <w:pPr>
              <w:pStyle w:val="Tabelatekst"/>
            </w:pPr>
            <w:r w:rsidRPr="00BD117A">
              <w:t>Status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E1250" w14:textId="751890CA" w:rsidR="004176E7" w:rsidRPr="00BD117A" w:rsidRDefault="00A32648">
            <w:pPr>
              <w:pStyle w:val="Tabelatekst"/>
            </w:pPr>
            <w:proofErr w:type="spellStart"/>
            <w:r w:rsidRPr="00BD117A">
              <w:t>neu_state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1938D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B4570A" w14:textId="77777777" w:rsidR="004176E7" w:rsidRPr="00BD117A" w:rsidRDefault="0088451B">
            <w:pPr>
              <w:pStyle w:val="Tabelatekst"/>
            </w:pPr>
            <w:r w:rsidRPr="00BD117A">
              <w:t>Aktywny,</w:t>
            </w:r>
          </w:p>
          <w:p w14:paraId="3026783E" w14:textId="30CE5BEE" w:rsidR="0088451B" w:rsidRPr="00BD117A" w:rsidRDefault="0088451B">
            <w:pPr>
              <w:pStyle w:val="Tabelatekst"/>
            </w:pPr>
            <w:r w:rsidRPr="00BD117A">
              <w:t>Nieaktywny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DFAB47" w14:textId="02DF4C08" w:rsidR="004176E7" w:rsidRPr="00BD117A" w:rsidRDefault="008F2F0D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BAAAF1" w14:textId="4E5ACB97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8F2F0D" w:rsidRPr="00BD117A">
              <w:rPr>
                <w:rStyle w:val="normaltextrun"/>
                <w:szCs w:val="20"/>
              </w:rPr>
              <w:t>, domyślnie:</w:t>
            </w:r>
            <w:r w:rsidR="00A32648" w:rsidRPr="00BD117A">
              <w:rPr>
                <w:rStyle w:val="normaltextrun"/>
                <w:szCs w:val="20"/>
              </w:rPr>
              <w:t xml:space="preserve"> Nieprzypisana wartość</w:t>
            </w:r>
          </w:p>
        </w:tc>
      </w:tr>
      <w:tr w:rsidR="004176E7" w:rsidRPr="00BD117A" w14:paraId="2D6A6E97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629D9" w14:textId="1F01CBEF" w:rsidR="004176E7" w:rsidRPr="00BD117A" w:rsidRDefault="00CE2A1E">
            <w:pPr>
              <w:pStyle w:val="Tabelatekst"/>
            </w:pPr>
            <w:r w:rsidRPr="00BD117A">
              <w:t>Opis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C03B81" w14:textId="37FBD428" w:rsidR="004176E7" w:rsidRPr="00BD117A" w:rsidRDefault="00625EDA">
            <w:pPr>
              <w:pStyle w:val="Tabelatekst"/>
            </w:pPr>
            <w:proofErr w:type="spellStart"/>
            <w:r w:rsidRPr="00BD117A">
              <w:t>neu_description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B79D40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1894D7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12C7DB" w14:textId="76BA4E0E" w:rsidR="004176E7" w:rsidRPr="00BD117A" w:rsidRDefault="00625EDA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8A0EE6" w14:textId="3E0CEACD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</w:p>
        </w:tc>
      </w:tr>
      <w:tr w:rsidR="004176E7" w:rsidRPr="00BD117A" w14:paraId="7D5CA82B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3AC4E" w14:textId="49D7B6F8" w:rsidR="004176E7" w:rsidRPr="00BD117A" w:rsidRDefault="00C6693F">
            <w:pPr>
              <w:pStyle w:val="Tabelatekst"/>
            </w:pPr>
            <w:r w:rsidRPr="00BD117A">
              <w:t>Przedstawiciel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262F8A" w14:textId="36AB8AEF" w:rsidR="004176E7" w:rsidRPr="00BD117A" w:rsidRDefault="00C6693F">
            <w:pPr>
              <w:pStyle w:val="Tabelatekst"/>
            </w:pPr>
            <w:proofErr w:type="spellStart"/>
            <w:r w:rsidRPr="00BD117A">
              <w:t>neu_contactid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A76B4" w14:textId="7102D65B" w:rsidR="004176E7" w:rsidRPr="00BD117A" w:rsidRDefault="00917722">
            <w:pPr>
              <w:pStyle w:val="Tabelatekst"/>
            </w:pPr>
            <w:r w:rsidRPr="00BD117A">
              <w:t>Kontakt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A8D2B9" w14:textId="5E6C8D5D" w:rsidR="004176E7" w:rsidRPr="00BD117A" w:rsidRDefault="00C6693F">
            <w:pPr>
              <w:pStyle w:val="Tabelatekst"/>
            </w:pPr>
            <w:r w:rsidRPr="00BD117A">
              <w:t>Przedstawiciel Producenta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A8DC73" w14:textId="7B237357" w:rsidR="004176E7" w:rsidRPr="00BD117A" w:rsidRDefault="00917722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1DE812" w14:textId="47E91976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917722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FF2F10" w:rsidRPr="00BD117A">
              <w:rPr>
                <w:rStyle w:val="normaltextrun"/>
                <w:szCs w:val="20"/>
              </w:rPr>
              <w:t>neu_contact_neu_producerofproduct</w:t>
            </w:r>
            <w:proofErr w:type="spellEnd"/>
          </w:p>
        </w:tc>
      </w:tr>
      <w:tr w:rsidR="004176E7" w:rsidRPr="00BD117A" w14:paraId="3638ED9F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A024" w14:textId="2EF68E0F" w:rsidR="004176E7" w:rsidRPr="00BD117A" w:rsidRDefault="00EB1F06">
            <w:pPr>
              <w:pStyle w:val="Tabelatekst"/>
            </w:pPr>
            <w:r w:rsidRPr="00BD117A">
              <w:t>E-mail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F3F73" w14:textId="34B2F9F6" w:rsidR="004176E7" w:rsidRPr="00BD117A" w:rsidRDefault="00EB1F06">
            <w:pPr>
              <w:pStyle w:val="Tabelatekst"/>
            </w:pPr>
            <w:proofErr w:type="spellStart"/>
            <w:r w:rsidRPr="00BD117A">
              <w:t>neu_email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1E55B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B8D84E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4F191B" w14:textId="7168827E" w:rsidR="004176E7" w:rsidRPr="00BD117A" w:rsidRDefault="002F7B5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82E286" w14:textId="2F76569F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B1F06" w:rsidRPr="00BD117A">
              <w:rPr>
                <w:rStyle w:val="normaltextrun"/>
                <w:szCs w:val="20"/>
              </w:rPr>
              <w:t>, format: Adres e-mail</w:t>
            </w:r>
          </w:p>
        </w:tc>
      </w:tr>
      <w:tr w:rsidR="004176E7" w:rsidRPr="00BD117A" w14:paraId="1C51722F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36C13" w14:textId="2C394E87" w:rsidR="004176E7" w:rsidRPr="00BD117A" w:rsidRDefault="002F7B56">
            <w:pPr>
              <w:pStyle w:val="Tabelatekst"/>
            </w:pPr>
            <w:r w:rsidRPr="00BD117A">
              <w:t>Telefon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15D665" w14:textId="29BABFC7" w:rsidR="004176E7" w:rsidRPr="00BD117A" w:rsidRDefault="002F7B56">
            <w:pPr>
              <w:pStyle w:val="Tabelatekst"/>
            </w:pPr>
            <w:proofErr w:type="spellStart"/>
            <w:r w:rsidRPr="00BD117A">
              <w:t>neu_phone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CE8AB9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ACD796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D7836A" w14:textId="5CE0F864" w:rsidR="004176E7" w:rsidRPr="00BD117A" w:rsidRDefault="00B67F2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D93EF8" w14:textId="31226BEF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B67F20" w:rsidRPr="00BD117A">
              <w:rPr>
                <w:rStyle w:val="normaltextrun"/>
                <w:szCs w:val="20"/>
              </w:rPr>
              <w:t>, format: Telefon</w:t>
            </w:r>
          </w:p>
        </w:tc>
      </w:tr>
      <w:tr w:rsidR="004176E7" w:rsidRPr="00BD117A" w14:paraId="2C5590B4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AFE43" w14:textId="253CC945" w:rsidR="004176E7" w:rsidRPr="00BD117A" w:rsidRDefault="00B67F20">
            <w:pPr>
              <w:pStyle w:val="Tabelatekst"/>
            </w:pPr>
            <w:r w:rsidRPr="00BD117A">
              <w:t>Fax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0907B7" w14:textId="62BB01D1" w:rsidR="004176E7" w:rsidRPr="00BD117A" w:rsidRDefault="00377154">
            <w:pPr>
              <w:pStyle w:val="Tabelatekst"/>
            </w:pPr>
            <w:proofErr w:type="spellStart"/>
            <w:r w:rsidRPr="00BD117A">
              <w:t>neu_fax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9B3E0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F65B4A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18E139" w14:textId="026DCDC3" w:rsidR="004176E7" w:rsidRPr="00BD117A" w:rsidRDefault="00377154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854283" w14:textId="0509E7F9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377154" w:rsidRPr="00BD117A">
              <w:rPr>
                <w:rStyle w:val="normaltextrun"/>
                <w:szCs w:val="20"/>
              </w:rPr>
              <w:t>, format: Telefon</w:t>
            </w:r>
          </w:p>
        </w:tc>
      </w:tr>
      <w:tr w:rsidR="004176E7" w:rsidRPr="00BD117A" w14:paraId="7BDC7D3D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E6197" w14:textId="2EE24F95" w:rsidR="004176E7" w:rsidRPr="00BD117A" w:rsidRDefault="00DC2853">
            <w:pPr>
              <w:pStyle w:val="Tabelatekst"/>
            </w:pPr>
            <w:r w:rsidRPr="00BD117A">
              <w:lastRenderedPageBreak/>
              <w:t>Ulica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2D9EF" w14:textId="7B34200E" w:rsidR="004176E7" w:rsidRPr="00BD117A" w:rsidRDefault="00DC2853">
            <w:pPr>
              <w:pStyle w:val="Tabelatekst"/>
            </w:pPr>
            <w:r w:rsidRPr="00BD117A">
              <w:t>neu_adress_line1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AF9E3C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5639BD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F1EE9D" w14:textId="1922294F" w:rsidR="004176E7" w:rsidRPr="00BD117A" w:rsidRDefault="00B4661B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5BC68B" w14:textId="0378B705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</w:p>
        </w:tc>
      </w:tr>
      <w:tr w:rsidR="004176E7" w:rsidRPr="00BD117A" w14:paraId="6EDA8098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47A48" w14:textId="32EF2A24" w:rsidR="004176E7" w:rsidRPr="00BD117A" w:rsidRDefault="00B6253F">
            <w:pPr>
              <w:pStyle w:val="Tabelatekst"/>
            </w:pPr>
            <w:r w:rsidRPr="00BD117A">
              <w:t>Nr domu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3E091" w14:textId="53C65832" w:rsidR="004176E7" w:rsidRPr="00BD117A" w:rsidRDefault="00C06286">
            <w:pPr>
              <w:pStyle w:val="Tabelatekst"/>
            </w:pPr>
            <w:r w:rsidRPr="00BD117A">
              <w:t>neu_adress_line2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AEE4B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B4A85B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ABA7AB" w14:textId="7EC594E7" w:rsidR="004176E7" w:rsidRPr="00BD117A" w:rsidRDefault="00C0628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4C014C" w14:textId="51E3AE6A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</w:p>
        </w:tc>
      </w:tr>
      <w:tr w:rsidR="004176E7" w:rsidRPr="00BD117A" w14:paraId="75AD032E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E8E47" w14:textId="1E9D6856" w:rsidR="004176E7" w:rsidRPr="00BD117A" w:rsidRDefault="00C06286">
            <w:pPr>
              <w:pStyle w:val="Tabelatekst"/>
            </w:pPr>
            <w:r w:rsidRPr="00BD117A">
              <w:t>Nr lokalu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B4FEA7" w14:textId="3C9DD13B" w:rsidR="004176E7" w:rsidRPr="00BD117A" w:rsidRDefault="00C06286">
            <w:pPr>
              <w:pStyle w:val="Tabelatekst"/>
            </w:pPr>
            <w:r w:rsidRPr="00BD117A">
              <w:t>neu_adress_line3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9A23BD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59BFB0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1B74FD" w14:textId="4148D692" w:rsidR="004176E7" w:rsidRPr="00BD117A" w:rsidRDefault="006C1C1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63F4A3" w14:textId="6F60FE58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</w:p>
        </w:tc>
      </w:tr>
      <w:tr w:rsidR="004176E7" w:rsidRPr="00BD117A" w14:paraId="613651D6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48CC" w14:textId="1284CB02" w:rsidR="004176E7" w:rsidRPr="00BD117A" w:rsidRDefault="006C1C16">
            <w:pPr>
              <w:pStyle w:val="Tabelatekst"/>
            </w:pPr>
            <w:r w:rsidRPr="00BD117A">
              <w:t>Kod pocztowy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D57321" w14:textId="7BAA26BA" w:rsidR="004176E7" w:rsidRPr="00BD117A" w:rsidRDefault="006C1C16">
            <w:pPr>
              <w:pStyle w:val="Tabelatekst"/>
            </w:pPr>
            <w:proofErr w:type="spellStart"/>
            <w:r w:rsidRPr="00BD117A">
              <w:t>neu_adress_postalcode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AE9B97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93F18F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A6BE9C" w14:textId="0D0B6D78" w:rsidR="004176E7" w:rsidRPr="00BD117A" w:rsidRDefault="00200622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EB4156" w14:textId="65701E3B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</w:p>
        </w:tc>
      </w:tr>
      <w:tr w:rsidR="004176E7" w:rsidRPr="00BD117A" w14:paraId="3E757F80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90E41" w14:textId="24ADA7C3" w:rsidR="004176E7" w:rsidRPr="00BD117A" w:rsidRDefault="00200622">
            <w:pPr>
              <w:pStyle w:val="Tabelatekst"/>
            </w:pPr>
            <w:r w:rsidRPr="00BD117A">
              <w:t>Miasto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74A55C" w14:textId="69BDA745" w:rsidR="004176E7" w:rsidRPr="00BD117A" w:rsidRDefault="00200622">
            <w:pPr>
              <w:pStyle w:val="Tabelatekst"/>
            </w:pPr>
            <w:proofErr w:type="spellStart"/>
            <w:r w:rsidRPr="00BD117A">
              <w:t>neu_adress_city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89AC8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56B4C3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6168F8" w14:textId="3BF0DAFD" w:rsidR="004176E7" w:rsidRPr="00BD117A" w:rsidRDefault="00200622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04BA8D" w14:textId="7C62B0F0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</w:p>
        </w:tc>
      </w:tr>
      <w:tr w:rsidR="004176E7" w:rsidRPr="00BD117A" w14:paraId="05D92B30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76CA3" w14:textId="1A7D043B" w:rsidR="004176E7" w:rsidRPr="00BD117A" w:rsidRDefault="00347866">
            <w:pPr>
              <w:pStyle w:val="Tabelatekst"/>
            </w:pPr>
            <w:r w:rsidRPr="00BD117A">
              <w:t>Powiat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F8215" w14:textId="5108C5ED" w:rsidR="004176E7" w:rsidRPr="00BD117A" w:rsidRDefault="00347866">
            <w:pPr>
              <w:pStyle w:val="Tabelatekst"/>
            </w:pPr>
            <w:proofErr w:type="spellStart"/>
            <w:r w:rsidRPr="00BD117A">
              <w:t>neu_adress_district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E2371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F2684B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97A83D" w14:textId="644E85D1" w:rsidR="004176E7" w:rsidRPr="00BD117A" w:rsidRDefault="0034786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1DFF54" w14:textId="132759AB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</w:p>
        </w:tc>
      </w:tr>
      <w:tr w:rsidR="004176E7" w:rsidRPr="00BD117A" w14:paraId="4873E5EE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17DC9" w14:textId="3EA61C7C" w:rsidR="004176E7" w:rsidRPr="00BD117A" w:rsidRDefault="004301F3">
            <w:pPr>
              <w:pStyle w:val="Tabelatekst"/>
            </w:pPr>
            <w:r w:rsidRPr="00BD117A">
              <w:t>Województwo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36F46" w14:textId="315C05EB" w:rsidR="004176E7" w:rsidRPr="00BD117A" w:rsidRDefault="004301F3">
            <w:pPr>
              <w:pStyle w:val="Tabelatekst"/>
            </w:pPr>
            <w:proofErr w:type="spellStart"/>
            <w:r w:rsidRPr="00BD117A">
              <w:t>neu_adress_province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E08F73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EBD909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F21932" w14:textId="59244749" w:rsidR="004176E7" w:rsidRPr="00BD117A" w:rsidRDefault="004301F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BD4E5C" w14:textId="27603738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</w:p>
        </w:tc>
      </w:tr>
      <w:tr w:rsidR="004176E7" w:rsidRPr="00BD117A" w14:paraId="00ABC4DD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BA725" w14:textId="13823982" w:rsidR="004176E7" w:rsidRPr="00BD117A" w:rsidRDefault="004301F3">
            <w:pPr>
              <w:pStyle w:val="Tabelatekst"/>
            </w:pPr>
            <w:r w:rsidRPr="00BD117A">
              <w:t>Kraj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382676" w14:textId="345AEEB5" w:rsidR="004176E7" w:rsidRPr="00BD117A" w:rsidRDefault="004301F3">
            <w:pPr>
              <w:pStyle w:val="Tabelatekst"/>
            </w:pPr>
            <w:proofErr w:type="spellStart"/>
            <w:r w:rsidRPr="00BD117A">
              <w:t>neu_country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8458C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00ED0C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928919" w14:textId="08AF1A8F" w:rsidR="004176E7" w:rsidRPr="00BD117A" w:rsidRDefault="0073127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A27692" w14:textId="133CE7BC" w:rsidR="004176E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</w:p>
        </w:tc>
      </w:tr>
      <w:tr w:rsidR="004176E7" w:rsidRPr="00BD117A" w14:paraId="36BD0526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92D54" w14:textId="442642B5" w:rsidR="004176E7" w:rsidRPr="00BD117A" w:rsidRDefault="00D02BED">
            <w:pPr>
              <w:pStyle w:val="Tabelatekst"/>
            </w:pPr>
            <w:r w:rsidRPr="00BD117A">
              <w:t xml:space="preserve">Produkty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CA099" w14:textId="77777777" w:rsidR="004176E7" w:rsidRPr="00BD117A" w:rsidRDefault="004176E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9C016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6ACFCD" w14:textId="05735B3E" w:rsidR="004176E7" w:rsidRPr="00BD117A" w:rsidRDefault="00D02BED">
            <w:pPr>
              <w:pStyle w:val="Tabelatekst"/>
            </w:pPr>
            <w:r w:rsidRPr="00BD117A">
              <w:t xml:space="preserve">Tabela rekordów Produkt </w:t>
            </w:r>
            <w:proofErr w:type="spellStart"/>
            <w:r w:rsidRPr="00BD117A">
              <w:t>Pharmindex</w:t>
            </w:r>
            <w:proofErr w:type="spellEnd"/>
            <w:r w:rsidR="006D5488" w:rsidRPr="00BD117A">
              <w:t xml:space="preserve"> pokrewnych do Producenta </w:t>
            </w:r>
            <w:proofErr w:type="spellStart"/>
            <w:r w:rsidR="006D5488" w:rsidRPr="00BD117A">
              <w:t>Pharmindex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B2D414" w14:textId="3C4AFE92" w:rsidR="004176E7" w:rsidRPr="00BD117A" w:rsidRDefault="006D5488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7EA643" w14:textId="6BE14BB3" w:rsidR="004176E7" w:rsidRPr="00BD117A" w:rsidRDefault="006D5488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N</w:t>
            </w:r>
            <w:r w:rsidR="004841CF" w:rsidRPr="00BD117A">
              <w:rPr>
                <w:rStyle w:val="normaltextrun"/>
                <w:szCs w:val="20"/>
              </w:rPr>
              <w:t xml:space="preserve">azwa relacji: </w:t>
            </w:r>
            <w:proofErr w:type="spellStart"/>
            <w:r w:rsidR="00D058D4" w:rsidRPr="00BD117A">
              <w:rPr>
                <w:rStyle w:val="normaltextrun"/>
                <w:szCs w:val="20"/>
              </w:rPr>
              <w:t>neu_neu_producerofproduct_neu_drugpharmindex</w:t>
            </w:r>
            <w:proofErr w:type="spellEnd"/>
          </w:p>
        </w:tc>
      </w:tr>
      <w:tr w:rsidR="004176E7" w:rsidRPr="00BD117A" w14:paraId="46A5DBAD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7407C" w14:textId="7C5FB735" w:rsidR="004176E7" w:rsidRPr="00BD117A" w:rsidRDefault="00CD6841">
            <w:pPr>
              <w:pStyle w:val="Tabelatekst"/>
            </w:pPr>
            <w:r w:rsidRPr="00BD117A">
              <w:t>Utworzony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31CE81" w14:textId="5362163F" w:rsidR="004176E7" w:rsidRPr="00BD117A" w:rsidRDefault="00CD6841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C158F" w14:textId="35811270" w:rsidR="004176E7" w:rsidRPr="00BD117A" w:rsidRDefault="00CD6841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6401F7" w14:textId="11943272" w:rsidR="004176E7" w:rsidRPr="00BD117A" w:rsidRDefault="00E804C6">
            <w:pPr>
              <w:pStyle w:val="Tabelatekst"/>
            </w:pPr>
            <w:r w:rsidRPr="00BD117A">
              <w:t>Unikatowy identyfikator użytkownika, który utworzył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AC339B" w14:textId="349132E9" w:rsidR="004176E7" w:rsidRPr="00BD117A" w:rsidRDefault="00E804C6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4470BC" w14:textId="32F0E160" w:rsidR="004176E7" w:rsidRPr="00BD117A" w:rsidRDefault="00C75729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</w:t>
            </w:r>
            <w:r w:rsidR="00E804C6" w:rsidRPr="00BD117A">
              <w:rPr>
                <w:rStyle w:val="normaltextrun"/>
                <w:szCs w:val="20"/>
              </w:rPr>
              <w:t xml:space="preserve"> pole, zablokowane, </w:t>
            </w:r>
            <w:r w:rsidR="00643B8D" w:rsidRPr="00BD117A">
              <w:rPr>
                <w:rStyle w:val="normaltextrun"/>
                <w:szCs w:val="20"/>
              </w:rPr>
              <w:t xml:space="preserve">uzupełniane automatycznie, </w:t>
            </w:r>
            <w:r w:rsidR="00E804C6" w:rsidRPr="00BD117A">
              <w:rPr>
                <w:rStyle w:val="normaltextrun"/>
                <w:szCs w:val="20"/>
              </w:rPr>
              <w:t>nazwa relacji:</w:t>
            </w:r>
            <w:r w:rsidR="009A0011" w:rsidRPr="00BD117A">
              <w:t xml:space="preserve"> </w:t>
            </w:r>
            <w:proofErr w:type="spellStart"/>
            <w:r w:rsidR="009A0011" w:rsidRPr="00BD117A">
              <w:rPr>
                <w:rStyle w:val="normaltextrun"/>
                <w:szCs w:val="20"/>
              </w:rPr>
              <w:t>lk_neu_producerofproduct_createdby</w:t>
            </w:r>
            <w:proofErr w:type="spellEnd"/>
            <w:r w:rsidR="00E804C6" w:rsidRPr="00BD117A">
              <w:rPr>
                <w:rStyle w:val="normaltextrun"/>
                <w:szCs w:val="20"/>
              </w:rPr>
              <w:t xml:space="preserve"> </w:t>
            </w:r>
          </w:p>
        </w:tc>
      </w:tr>
      <w:tr w:rsidR="004176E7" w:rsidRPr="00BD117A" w14:paraId="4486615D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A55C0" w14:textId="441A8EEF" w:rsidR="004176E7" w:rsidRPr="00BD117A" w:rsidRDefault="00D57D64">
            <w:pPr>
              <w:pStyle w:val="Tabelatekst"/>
            </w:pPr>
            <w:r w:rsidRPr="00BD117A">
              <w:t>Zmodyfikowane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E89125" w14:textId="78C316A6" w:rsidR="004176E7" w:rsidRPr="00BD117A" w:rsidRDefault="00D57D64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535F1" w14:textId="0B220B05" w:rsidR="004176E7" w:rsidRPr="00BD117A" w:rsidRDefault="00CD6841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C36859" w14:textId="33038153" w:rsidR="004176E7" w:rsidRPr="00BD117A" w:rsidRDefault="00D57D64">
            <w:pPr>
              <w:pStyle w:val="Tabelatekst"/>
            </w:pPr>
            <w:r w:rsidRPr="00BD117A">
              <w:t>Unikatowy identyfikator użytkownika, który zmodyfikował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86D34E" w14:textId="5AC81347" w:rsidR="004176E7" w:rsidRPr="00BD117A" w:rsidRDefault="00D57D64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654149" w14:textId="6BF4531D" w:rsidR="004176E7" w:rsidRPr="00BD117A" w:rsidRDefault="00C75729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</w:t>
            </w:r>
            <w:r w:rsidR="00643B8D" w:rsidRPr="00BD117A">
              <w:rPr>
                <w:rStyle w:val="normaltextrun"/>
                <w:szCs w:val="20"/>
              </w:rPr>
              <w:t xml:space="preserve">uzupełniane automatycznie, </w:t>
            </w:r>
            <w:r w:rsidRPr="00BD117A">
              <w:rPr>
                <w:rStyle w:val="normaltextrun"/>
                <w:szCs w:val="20"/>
              </w:rPr>
              <w:t>nazwa relacji:</w:t>
            </w:r>
            <w:r w:rsidR="00254158" w:rsidRPr="00BD117A">
              <w:t xml:space="preserve"> </w:t>
            </w:r>
            <w:proofErr w:type="spellStart"/>
            <w:r w:rsidR="00254158" w:rsidRPr="00BD117A">
              <w:rPr>
                <w:rStyle w:val="normaltextrun"/>
                <w:szCs w:val="20"/>
              </w:rPr>
              <w:t>lk_neu_producerofproduct_modifiedby</w:t>
            </w:r>
            <w:proofErr w:type="spellEnd"/>
          </w:p>
        </w:tc>
      </w:tr>
      <w:tr w:rsidR="004176E7" w:rsidRPr="00BD117A" w14:paraId="586BA676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6D99F" w14:textId="57F95657" w:rsidR="004176E7" w:rsidRPr="00BD117A" w:rsidRDefault="00D57D64">
            <w:pPr>
              <w:pStyle w:val="Tabelatekst"/>
            </w:pPr>
            <w:r w:rsidRPr="00BD117A">
              <w:lastRenderedPageBreak/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27981B" w14:textId="256FB8C4" w:rsidR="004176E7" w:rsidRPr="00BD117A" w:rsidRDefault="00D57D64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31AA8" w14:textId="340D839A" w:rsidR="004176E7" w:rsidRPr="00BD117A" w:rsidRDefault="00CD6841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224026" w14:textId="00FAD5AC" w:rsidR="004176E7" w:rsidRPr="00BD117A" w:rsidRDefault="00692D7A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03D694" w14:textId="1853A9E6" w:rsidR="004176E7" w:rsidRPr="00BD117A" w:rsidRDefault="00C75729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4BF7BC" w14:textId="74533A43" w:rsidR="004176E7" w:rsidRPr="00BD117A" w:rsidRDefault="00C75729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</w:t>
            </w:r>
            <w:r w:rsidR="00643B8D" w:rsidRPr="00BD117A">
              <w:rPr>
                <w:rStyle w:val="normaltextrun"/>
                <w:szCs w:val="20"/>
              </w:rPr>
              <w:t xml:space="preserve">uzupełniane automatycznie, </w:t>
            </w:r>
            <w:r w:rsidRPr="00BD117A">
              <w:rPr>
                <w:rStyle w:val="normaltextrun"/>
                <w:szCs w:val="20"/>
              </w:rPr>
              <w:t>nazwa relacji:</w:t>
            </w:r>
            <w:r w:rsidR="00254158" w:rsidRPr="00BD117A">
              <w:t xml:space="preserve"> </w:t>
            </w:r>
            <w:proofErr w:type="spellStart"/>
            <w:r w:rsidR="00254158" w:rsidRPr="00BD117A">
              <w:rPr>
                <w:rStyle w:val="normaltextrun"/>
                <w:szCs w:val="20"/>
              </w:rPr>
              <w:t>owner_neu_producerofproduct</w:t>
            </w:r>
            <w:proofErr w:type="spellEnd"/>
          </w:p>
        </w:tc>
      </w:tr>
      <w:tr w:rsidR="004176E7" w:rsidRPr="00BD117A" w14:paraId="5F452766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DA36B" w14:textId="0B08F799" w:rsidR="004176E7" w:rsidRPr="00BD117A" w:rsidRDefault="00692D7A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2EDA6" w14:textId="1DCC47C8" w:rsidR="004176E7" w:rsidRPr="00BD117A" w:rsidRDefault="00643B8D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73F8D4" w14:textId="77777777" w:rsidR="004176E7" w:rsidRPr="00BD117A" w:rsidRDefault="004176E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1DE310" w14:textId="2CDB63B5" w:rsidR="004176E7" w:rsidRPr="00BD117A" w:rsidRDefault="00643B8D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9CB500" w14:textId="5C66B654" w:rsidR="004176E7" w:rsidRPr="00BD117A" w:rsidRDefault="00643B8D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D8B92F" w14:textId="146E31CF" w:rsidR="004176E7" w:rsidRPr="00BD117A" w:rsidRDefault="00643B8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0F6E9C" w:rsidRPr="00BD117A" w14:paraId="55642B48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614E6" w14:textId="77777777" w:rsidR="000F6E9C" w:rsidRPr="00BD117A" w:rsidRDefault="000F6E9C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CB815" w14:textId="77777777" w:rsidR="000F6E9C" w:rsidRPr="00BD117A" w:rsidRDefault="000F6E9C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EF97B" w14:textId="77777777" w:rsidR="000F6E9C" w:rsidRPr="00BD117A" w:rsidRDefault="000F6E9C">
            <w:pPr>
              <w:pStyle w:val="Tabelatekst"/>
              <w:ind w:left="0" w:firstLine="0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35EDA0" w14:textId="77777777" w:rsidR="000F6E9C" w:rsidRPr="00BD117A" w:rsidRDefault="000F6E9C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E9FC65" w14:textId="77777777" w:rsidR="000F6E9C" w:rsidRPr="00BD117A" w:rsidRDefault="000F6E9C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84B6C3" w14:textId="77777777" w:rsidR="000F6E9C" w:rsidRPr="00BD117A" w:rsidRDefault="000F6E9C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</w:tbl>
    <w:p w14:paraId="37EB9458" w14:textId="6D301725" w:rsidR="00AE3E5D" w:rsidRPr="00BD117A" w:rsidRDefault="00AE3E5D" w:rsidP="00AE3E5D">
      <w:pPr>
        <w:pStyle w:val="Legenda"/>
      </w:pPr>
      <w:bookmarkStart w:id="233" w:name="_Toc151315737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43</w:t>
      </w:r>
      <w:r w:rsidRPr="00BD117A">
        <w:fldChar w:fldCharType="end"/>
      </w:r>
      <w:r w:rsidRPr="00BD117A">
        <w:t xml:space="preserve"> Opis obiektów – </w:t>
      </w:r>
      <w:r w:rsidR="00257AB5" w:rsidRPr="00BD117A">
        <w:t xml:space="preserve">Producent </w:t>
      </w:r>
      <w:proofErr w:type="spellStart"/>
      <w:r w:rsidR="00257AB5" w:rsidRPr="00BD117A">
        <w:t>Pharmindex</w:t>
      </w:r>
      <w:bookmarkEnd w:id="233"/>
      <w:proofErr w:type="spellEnd"/>
    </w:p>
    <w:p w14:paraId="3A05B2F4" w14:textId="3F62736B" w:rsidR="00AE3E5D" w:rsidRPr="00BD117A" w:rsidRDefault="00857F8D" w:rsidP="00857F8D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44C3EB21" w14:textId="75C340C2" w:rsidR="000F6E9C" w:rsidRPr="00BD117A" w:rsidRDefault="000F6E9C" w:rsidP="00AE3E5D">
      <w:pPr>
        <w:pStyle w:val="Nagwek3"/>
        <w:rPr>
          <w:lang w:eastAsia="pl-PL"/>
        </w:rPr>
      </w:pPr>
      <w:bookmarkStart w:id="234" w:name="_Toc151315812"/>
      <w:r w:rsidRPr="00BD117A">
        <w:lastRenderedPageBreak/>
        <w:t>Producent Preferowany (</w:t>
      </w:r>
      <w:proofErr w:type="spellStart"/>
      <w:r w:rsidRPr="00BD117A">
        <w:t>neu_preferredproducer</w:t>
      </w:r>
      <w:proofErr w:type="spellEnd"/>
      <w:r w:rsidRPr="00BD117A">
        <w:t>)</w:t>
      </w:r>
      <w:bookmarkEnd w:id="234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AE3E5D" w:rsidRPr="00BD117A" w14:paraId="3EBEB3B9" w14:textId="77777777" w:rsidTr="000F6E9C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F133400" w14:textId="6B2D700A" w:rsidR="00AE3E5D" w:rsidRPr="00BD117A" w:rsidRDefault="00AE3E5D">
            <w:pPr>
              <w:pStyle w:val="TabelaNagowek"/>
            </w:pPr>
            <w:r w:rsidRPr="00BD117A">
              <w:t>Producent Preferowany (</w:t>
            </w:r>
            <w:proofErr w:type="spellStart"/>
            <w:r w:rsidR="00102049" w:rsidRPr="00BD117A">
              <w:t>neu_preferredproducer</w:t>
            </w:r>
            <w:proofErr w:type="spellEnd"/>
            <w:r w:rsidRPr="00BD117A">
              <w:t>)</w:t>
            </w:r>
          </w:p>
        </w:tc>
      </w:tr>
      <w:tr w:rsidR="00AE3E5D" w:rsidRPr="00BD117A" w14:paraId="2166E893" w14:textId="77777777" w:rsidTr="000F6E9C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501A43D" w14:textId="77777777" w:rsidR="00AE3E5D" w:rsidRPr="00BD117A" w:rsidRDefault="00AE3E5D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B067E72" w14:textId="77777777" w:rsidR="00AE3E5D" w:rsidRPr="00BD117A" w:rsidRDefault="00AE3E5D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32D9D6D" w14:textId="77777777" w:rsidR="00AE3E5D" w:rsidRPr="00BD117A" w:rsidRDefault="00AE3E5D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7FD3969" w14:textId="77777777" w:rsidR="00AE3E5D" w:rsidRPr="00BD117A" w:rsidRDefault="00AE3E5D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89050AD" w14:textId="77777777" w:rsidR="00AE3E5D" w:rsidRPr="00BD117A" w:rsidRDefault="00AE3E5D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5373ED64" w14:textId="77777777" w:rsidR="00AE3E5D" w:rsidRPr="00BD117A" w:rsidRDefault="00AE3E5D">
            <w:pPr>
              <w:pStyle w:val="TabelaNagowek"/>
            </w:pPr>
            <w:r w:rsidRPr="00BD117A">
              <w:t>Komentarz</w:t>
            </w:r>
          </w:p>
        </w:tc>
      </w:tr>
      <w:tr w:rsidR="00AE3E5D" w:rsidRPr="00BD117A" w14:paraId="064C9FC7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521AD" w14:textId="064C53ED" w:rsidR="00AE3E5D" w:rsidRPr="00BD117A" w:rsidRDefault="00E30122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9AE41" w14:textId="5F58DD35" w:rsidR="00AE3E5D" w:rsidRPr="00BD117A" w:rsidRDefault="00BF4D45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EED98" w14:textId="77777777" w:rsidR="00AE3E5D" w:rsidRPr="00BD117A" w:rsidRDefault="00AE3E5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2DD556" w14:textId="04FE6C44" w:rsidR="00AE3E5D" w:rsidRPr="00BD117A" w:rsidRDefault="00BF4D45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5DF40B" w14:textId="0590A95C" w:rsidR="00AE3E5D" w:rsidRPr="00BD117A" w:rsidRDefault="00BF4D4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6845DA" w14:textId="1828E72D" w:rsidR="00AE3E5D" w:rsidRPr="00BD117A" w:rsidRDefault="00BF4D45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Domyślne pole, zablokowane, </w:t>
            </w:r>
            <w:r w:rsidR="00E94663" w:rsidRPr="00BD117A">
              <w:rPr>
                <w:szCs w:val="20"/>
              </w:rPr>
              <w:t xml:space="preserve">ukryte, </w:t>
            </w:r>
            <w:r w:rsidRPr="00BD117A">
              <w:rPr>
                <w:szCs w:val="20"/>
              </w:rPr>
              <w:t>uzupełniane automatycznie</w:t>
            </w:r>
            <w:r w:rsidR="00E94663" w:rsidRPr="00BD117A">
              <w:rPr>
                <w:szCs w:val="20"/>
              </w:rPr>
              <w:t xml:space="preserve"> na podstawie nazwy z pola „Producent sprzedażowy"</w:t>
            </w:r>
          </w:p>
        </w:tc>
      </w:tr>
      <w:tr w:rsidR="00AE3E5D" w:rsidRPr="00BD117A" w14:paraId="1A93B3A1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A5821" w14:textId="2A79FE4C" w:rsidR="00AE3E5D" w:rsidRPr="00BD117A" w:rsidRDefault="00E6534F">
            <w:pPr>
              <w:pStyle w:val="Tabelatekst"/>
            </w:pPr>
            <w:r w:rsidRPr="00BD117A">
              <w:t>Pakiet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3C4B9" w14:textId="2422CE79" w:rsidR="00AE3E5D" w:rsidRPr="00BD117A" w:rsidRDefault="00E6534F">
            <w:pPr>
              <w:pStyle w:val="Tabelatekst"/>
            </w:pPr>
            <w:proofErr w:type="spellStart"/>
            <w:r w:rsidRPr="00BD117A">
              <w:t>neu_tenderbundleid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EEC24" w14:textId="4DA7F0BE" w:rsidR="00AE3E5D" w:rsidRPr="00BD117A" w:rsidRDefault="00E6534F">
            <w:pPr>
              <w:pStyle w:val="Tabelatekst"/>
            </w:pPr>
            <w:r w:rsidRPr="00BD117A">
              <w:t>Pakiet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85C92B" w14:textId="14997970" w:rsidR="00AE3E5D" w:rsidRPr="00BD117A" w:rsidRDefault="00E6534F">
            <w:pPr>
              <w:pStyle w:val="Tabelatekst"/>
            </w:pPr>
            <w:r w:rsidRPr="00BD117A">
              <w:t>Pakiet, którego dotyczy Producent Preferowany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8330EA" w14:textId="73090340" w:rsidR="00AE3E5D" w:rsidRPr="00BD117A" w:rsidRDefault="00E6534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F866FB" w14:textId="4D56BE6B" w:rsidR="00AE3E5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5E3E66" w:rsidRPr="00BD117A">
              <w:rPr>
                <w:rStyle w:val="normaltextrun"/>
                <w:szCs w:val="20"/>
              </w:rPr>
              <w:t xml:space="preserve"> </w:t>
            </w:r>
            <w:r w:rsidR="00534DE5" w:rsidRPr="00BD117A">
              <w:rPr>
                <w:rStyle w:val="normaltextrun"/>
                <w:szCs w:val="20"/>
              </w:rPr>
              <w:t xml:space="preserve">przy </w:t>
            </w:r>
            <w:r w:rsidR="00454BD3" w:rsidRPr="00BD117A">
              <w:rPr>
                <w:rStyle w:val="normaltextrun"/>
                <w:szCs w:val="20"/>
              </w:rPr>
              <w:t xml:space="preserve">dodawaniu rekordu do Pakietu, nazwa relacji: </w:t>
            </w:r>
            <w:proofErr w:type="spellStart"/>
            <w:r w:rsidR="00ED1DB3" w:rsidRPr="00BD117A">
              <w:rPr>
                <w:rStyle w:val="normaltextrun"/>
                <w:szCs w:val="20"/>
              </w:rPr>
              <w:t>neu_neu_tenderbundle_neu_preferredproducer</w:t>
            </w:r>
            <w:proofErr w:type="spellEnd"/>
          </w:p>
        </w:tc>
      </w:tr>
      <w:tr w:rsidR="00ED1DB3" w:rsidRPr="00BD117A" w14:paraId="3F4A0016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81FF" w14:textId="56BAEE76" w:rsidR="00ED1DB3" w:rsidRPr="00BD117A" w:rsidRDefault="00875247">
            <w:pPr>
              <w:pStyle w:val="Tabelatekst"/>
            </w:pPr>
            <w:r w:rsidRPr="00BD117A">
              <w:t>Producent sprzedażowy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2CB534" w14:textId="3E981D2A" w:rsidR="00ED1DB3" w:rsidRPr="00BD117A" w:rsidRDefault="00875247">
            <w:pPr>
              <w:pStyle w:val="Tabelatekst"/>
            </w:pPr>
            <w:proofErr w:type="spellStart"/>
            <w:r w:rsidRPr="00BD117A">
              <w:t>neu_producersapid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0741E" w14:textId="450B02B9" w:rsidR="00ED1DB3" w:rsidRPr="00BD117A" w:rsidRDefault="004A797D">
            <w:pPr>
              <w:pStyle w:val="Tabelatekst"/>
            </w:pPr>
            <w:r w:rsidRPr="00BD117A">
              <w:t>Producent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E36FC6" w14:textId="4DF5ECE1" w:rsidR="00ED1DB3" w:rsidRPr="00BD117A" w:rsidRDefault="004A797D">
            <w:pPr>
              <w:pStyle w:val="Tabelatekst"/>
            </w:pPr>
            <w:r w:rsidRPr="00BD117A">
              <w:t>Unikatowy identyfikator dla elementu Producent skojarzony z elementem Producent Preferowany.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43E6B5" w14:textId="34FE1FFC" w:rsidR="00ED1DB3" w:rsidRPr="00BD117A" w:rsidRDefault="004A797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F67742" w14:textId="6F0ECE34" w:rsidR="00ED1DB3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4A797D" w:rsidRPr="00BD117A">
              <w:rPr>
                <w:rStyle w:val="normaltextrun"/>
                <w:szCs w:val="20"/>
              </w:rPr>
              <w:t xml:space="preserve">, nazwa </w:t>
            </w:r>
            <w:proofErr w:type="spellStart"/>
            <w:r w:rsidR="004A797D" w:rsidRPr="00BD117A">
              <w:rPr>
                <w:rStyle w:val="normaltextrun"/>
                <w:szCs w:val="20"/>
              </w:rPr>
              <w:t>realcji</w:t>
            </w:r>
            <w:proofErr w:type="spellEnd"/>
            <w:r w:rsidR="004A797D" w:rsidRPr="00BD117A">
              <w:rPr>
                <w:rStyle w:val="normaltextrun"/>
                <w:szCs w:val="20"/>
              </w:rPr>
              <w:t xml:space="preserve">: </w:t>
            </w:r>
            <w:proofErr w:type="spellStart"/>
            <w:r w:rsidR="004C4A7C" w:rsidRPr="00BD117A">
              <w:rPr>
                <w:rStyle w:val="normaltextrun"/>
                <w:szCs w:val="20"/>
              </w:rPr>
              <w:t>neu_neu_producer_neu_preferredproducer</w:t>
            </w:r>
            <w:proofErr w:type="spellEnd"/>
          </w:p>
        </w:tc>
      </w:tr>
      <w:tr w:rsidR="00875247" w:rsidRPr="00BD117A" w14:paraId="163B87FD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90B5" w14:textId="3C6FFEFA" w:rsidR="00875247" w:rsidRPr="00BD117A" w:rsidRDefault="004C4A7C">
            <w:pPr>
              <w:pStyle w:val="Tabelatekst"/>
            </w:pPr>
            <w:r w:rsidRPr="00BD117A">
              <w:t>Priorytet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14EFE" w14:textId="35CF1A33" w:rsidR="00875247" w:rsidRPr="00BD117A" w:rsidRDefault="004C4A7C">
            <w:pPr>
              <w:pStyle w:val="Tabelatekst"/>
            </w:pPr>
            <w:proofErr w:type="spellStart"/>
            <w:r w:rsidRPr="00BD117A">
              <w:t>neu_prioritycode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01494" w14:textId="77777777" w:rsidR="00875247" w:rsidRPr="00BD117A" w:rsidRDefault="0087524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67C4C5" w14:textId="77777777" w:rsidR="00875247" w:rsidRPr="00BD117A" w:rsidRDefault="007B3C5C">
            <w:pPr>
              <w:pStyle w:val="Tabelatekst"/>
            </w:pPr>
            <w:r w:rsidRPr="00BD117A">
              <w:t>Pierwszy wybór,</w:t>
            </w:r>
          </w:p>
          <w:p w14:paraId="2D0D62B8" w14:textId="77777777" w:rsidR="007B3C5C" w:rsidRPr="00BD117A" w:rsidRDefault="007B3C5C">
            <w:pPr>
              <w:pStyle w:val="Tabelatekst"/>
            </w:pPr>
            <w:r w:rsidRPr="00BD117A">
              <w:t>Drugi wybór,</w:t>
            </w:r>
          </w:p>
          <w:p w14:paraId="70B25558" w14:textId="35B75F65" w:rsidR="007B3C5C" w:rsidRPr="00BD117A" w:rsidRDefault="007B3C5C">
            <w:pPr>
              <w:pStyle w:val="Tabelatekst"/>
            </w:pPr>
            <w:r w:rsidRPr="00BD117A">
              <w:t>Trzeci wybór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80FA2C" w14:textId="41BF3C62" w:rsidR="00875247" w:rsidRPr="00BD117A" w:rsidRDefault="004C4A7C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0A1E5C" w14:textId="5B4D7DD7" w:rsidR="00875247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0F6E9C" w:rsidRPr="00BD117A" w14:paraId="50BF9FF5" w14:textId="77777777" w:rsidTr="000F6E9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B8A82" w14:textId="77777777" w:rsidR="000F6E9C" w:rsidRPr="00BD117A" w:rsidRDefault="000F6E9C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D7D5D" w14:textId="77777777" w:rsidR="000F6E9C" w:rsidRPr="00BD117A" w:rsidRDefault="000F6E9C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F0DFC" w14:textId="77777777" w:rsidR="000F6E9C" w:rsidRPr="00BD117A" w:rsidRDefault="000F6E9C">
            <w:pPr>
              <w:pStyle w:val="Tabelatekst"/>
              <w:ind w:left="0" w:firstLine="0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F85509" w14:textId="77777777" w:rsidR="000F6E9C" w:rsidRPr="00BD117A" w:rsidRDefault="000F6E9C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E327F6" w14:textId="77777777" w:rsidR="000F6E9C" w:rsidRPr="00BD117A" w:rsidRDefault="000F6E9C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810592" w14:textId="77777777" w:rsidR="000F6E9C" w:rsidRPr="00BD117A" w:rsidRDefault="000F6E9C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</w:tbl>
    <w:p w14:paraId="07C98AAC" w14:textId="1A0D1F0E" w:rsidR="00AE3E5D" w:rsidRPr="00BD117A" w:rsidRDefault="00AE3E5D" w:rsidP="00AE3E5D">
      <w:pPr>
        <w:pStyle w:val="Legenda"/>
      </w:pPr>
      <w:bookmarkStart w:id="235" w:name="_Toc151315738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44</w:t>
      </w:r>
      <w:r w:rsidRPr="00BD117A">
        <w:fldChar w:fldCharType="end"/>
      </w:r>
      <w:r w:rsidRPr="00BD117A">
        <w:t xml:space="preserve"> Opis obiektów – Producent Preferowany</w:t>
      </w:r>
      <w:bookmarkEnd w:id="235"/>
    </w:p>
    <w:p w14:paraId="6557F027" w14:textId="159913EE" w:rsidR="00AE3E5D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70AF8A8B" w14:textId="4372C1F7" w:rsidR="00C02425" w:rsidRPr="00BD117A" w:rsidRDefault="00C02425" w:rsidP="00AE3E5D">
      <w:pPr>
        <w:pStyle w:val="Nagwek3"/>
        <w:rPr>
          <w:lang w:eastAsia="pl-PL"/>
        </w:rPr>
      </w:pPr>
      <w:bookmarkStart w:id="236" w:name="_Toc151315813"/>
      <w:r w:rsidRPr="00BD117A">
        <w:lastRenderedPageBreak/>
        <w:t>Produkt Dopasowany (</w:t>
      </w:r>
      <w:proofErr w:type="spellStart"/>
      <w:r w:rsidRPr="00BD117A">
        <w:t>neu_mappedproduct</w:t>
      </w:r>
      <w:proofErr w:type="spellEnd"/>
      <w:r w:rsidRPr="00BD117A">
        <w:t>)</w:t>
      </w:r>
      <w:bookmarkEnd w:id="236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AE3E5D" w:rsidRPr="00BD117A" w14:paraId="79790B82" w14:textId="77777777" w:rsidTr="00C02425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0821553" w14:textId="03061B21" w:rsidR="00AE3E5D" w:rsidRPr="00BD117A" w:rsidRDefault="00AE3E5D">
            <w:pPr>
              <w:pStyle w:val="TabelaNagowek"/>
            </w:pPr>
            <w:r w:rsidRPr="00BD117A">
              <w:t>Produkt Dopasowany (</w:t>
            </w:r>
            <w:proofErr w:type="spellStart"/>
            <w:r w:rsidR="006B4649" w:rsidRPr="00BD117A">
              <w:t>neu_mappedproduct</w:t>
            </w:r>
            <w:proofErr w:type="spellEnd"/>
            <w:r w:rsidRPr="00BD117A">
              <w:t>)</w:t>
            </w:r>
          </w:p>
        </w:tc>
      </w:tr>
      <w:tr w:rsidR="00AE3E5D" w:rsidRPr="00BD117A" w14:paraId="0EF2FEDF" w14:textId="77777777" w:rsidTr="00C02425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3BB6BD2" w14:textId="77777777" w:rsidR="00AE3E5D" w:rsidRPr="00BD117A" w:rsidRDefault="00AE3E5D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382418DA" w14:textId="77777777" w:rsidR="00AE3E5D" w:rsidRPr="00BD117A" w:rsidRDefault="00AE3E5D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BDA3A8F" w14:textId="77777777" w:rsidR="00AE3E5D" w:rsidRPr="00BD117A" w:rsidRDefault="00AE3E5D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E057835" w14:textId="77777777" w:rsidR="00AE3E5D" w:rsidRPr="00BD117A" w:rsidRDefault="00AE3E5D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2E1778D" w14:textId="77777777" w:rsidR="00AE3E5D" w:rsidRPr="00BD117A" w:rsidRDefault="00AE3E5D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6EB41E15" w14:textId="77777777" w:rsidR="00AE3E5D" w:rsidRPr="00BD117A" w:rsidRDefault="00AE3E5D">
            <w:pPr>
              <w:pStyle w:val="TabelaNagowek"/>
            </w:pPr>
            <w:r w:rsidRPr="00BD117A">
              <w:t>Komentarz</w:t>
            </w:r>
          </w:p>
        </w:tc>
      </w:tr>
      <w:tr w:rsidR="00AE3E5D" w:rsidRPr="00BD117A" w14:paraId="5BE4D5C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7294" w14:textId="3625279F" w:rsidR="00AE3E5D" w:rsidRPr="00BD117A" w:rsidRDefault="00624139">
            <w:pPr>
              <w:pStyle w:val="Tabelatekst"/>
            </w:pPr>
            <w:r w:rsidRPr="00BD117A">
              <w:t xml:space="preserve">Przyczyna </w:t>
            </w:r>
            <w:r w:rsidR="00EF401D" w:rsidRPr="00BD117A">
              <w:t>stanu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C048C4" w14:textId="43386F05" w:rsidR="00AE3E5D" w:rsidRPr="00BD117A" w:rsidRDefault="008B2238">
            <w:pPr>
              <w:pStyle w:val="Tabelatekst"/>
            </w:pPr>
            <w:proofErr w:type="spellStart"/>
            <w:r w:rsidRPr="00BD117A">
              <w:t>statuscode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B47F76" w14:textId="77777777" w:rsidR="00AE3E5D" w:rsidRPr="00BD117A" w:rsidRDefault="00AE3E5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8AC03E" w14:textId="76356976" w:rsidR="00AE3E5D" w:rsidRPr="00BD117A" w:rsidRDefault="008B2238">
            <w:pPr>
              <w:pStyle w:val="Tabelatekst"/>
            </w:pPr>
            <w:r w:rsidRPr="00BD117A">
              <w:t>Przyczyna stanu elementu/elementów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FDACFD" w14:textId="1E41AAEE" w:rsidR="00AE3E5D" w:rsidRPr="00BD117A" w:rsidRDefault="006D4618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E25507" w14:textId="4D493B31" w:rsidR="00AE3E5D" w:rsidRPr="00BD117A" w:rsidRDefault="006D4618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</w:t>
            </w:r>
            <w:r w:rsidR="008E3384" w:rsidRPr="00BD117A">
              <w:rPr>
                <w:szCs w:val="20"/>
              </w:rPr>
              <w:t xml:space="preserve"> pole</w:t>
            </w:r>
            <w:r w:rsidRPr="00BD117A">
              <w:rPr>
                <w:szCs w:val="20"/>
              </w:rPr>
              <w:t>, uzupełniane automatycznie</w:t>
            </w:r>
          </w:p>
        </w:tc>
      </w:tr>
      <w:tr w:rsidR="00AE3E5D" w:rsidRPr="00BD117A" w14:paraId="32A12EEC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9B371" w14:textId="2277F47E" w:rsidR="00AE3E5D" w:rsidRPr="00BD117A" w:rsidRDefault="006D4618">
            <w:pPr>
              <w:pStyle w:val="Tabelatekst"/>
            </w:pPr>
            <w:r w:rsidRPr="00BD117A">
              <w:t>% 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5DDD4" w14:textId="45571B77" w:rsidR="00AE3E5D" w:rsidRPr="00BD117A" w:rsidRDefault="008B2238">
            <w:pPr>
              <w:pStyle w:val="Tabelatekst"/>
            </w:pPr>
            <w:proofErr w:type="spellStart"/>
            <w:r w:rsidRPr="00BD117A">
              <w:t>neu_marginbruttopercent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BD785" w14:textId="77777777" w:rsidR="00AE3E5D" w:rsidRPr="00BD117A" w:rsidRDefault="00AE3E5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37EA6C" w14:textId="015089BD" w:rsidR="00AE3E5D" w:rsidRPr="00BD117A" w:rsidRDefault="008B2238">
            <w:pPr>
              <w:pStyle w:val="Tabelatekst"/>
            </w:pPr>
            <w:r w:rsidRPr="00BD117A">
              <w:t>Marża brutto dla Produktu Dopasowanego, wyrażona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291AA9" w14:textId="47FDC53A" w:rsidR="00AE3E5D" w:rsidRPr="00BD117A" w:rsidRDefault="008B2238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F08EC1" w14:textId="43907FEB" w:rsidR="00AE3E5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8B2238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0701A9" w:rsidRPr="00BD117A" w14:paraId="51426A69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F43DD" w14:textId="475F4EF6" w:rsidR="000701A9" w:rsidRPr="00BD117A" w:rsidRDefault="006D4618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7B4349" w14:textId="2D5F421C" w:rsidR="000701A9" w:rsidRPr="00BD117A" w:rsidRDefault="00897CAB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D124BB" w14:textId="77777777" w:rsidR="000701A9" w:rsidRPr="00BD117A" w:rsidRDefault="000701A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7AF247" w14:textId="3AAFBFC1" w:rsidR="000701A9" w:rsidRPr="00BD117A" w:rsidRDefault="00897CAB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AD4730" w14:textId="21C8A24B" w:rsidR="000701A9" w:rsidRPr="00BD117A" w:rsidRDefault="008E3384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90DB85" w14:textId="33B20ADB" w:rsidR="000701A9" w:rsidRPr="00BD117A" w:rsidRDefault="008E3384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zalecane, uzupełniane automatycznie lub przez użytkownika</w:t>
            </w:r>
          </w:p>
        </w:tc>
      </w:tr>
      <w:tr w:rsidR="000701A9" w:rsidRPr="00BD117A" w14:paraId="20E8EB48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4F3A9" w14:textId="397C0C18" w:rsidR="000701A9" w:rsidRPr="00BD117A" w:rsidRDefault="00AB3165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48C70" w14:textId="3B76551F" w:rsidR="000701A9" w:rsidRPr="00BD117A" w:rsidRDefault="00AB3165">
            <w:pPr>
              <w:pStyle w:val="Tabelatekst"/>
            </w:pPr>
            <w:proofErr w:type="spellStart"/>
            <w:r w:rsidRPr="00BD117A">
              <w:t>neu_tenderid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CC69B2" w14:textId="69FFF224" w:rsidR="000701A9" w:rsidRPr="00BD117A" w:rsidRDefault="00AB3165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FFB6AA" w14:textId="74A019A6" w:rsidR="000701A9" w:rsidRPr="00BD117A" w:rsidRDefault="00AB3165">
            <w:pPr>
              <w:pStyle w:val="Tabelatekst"/>
            </w:pPr>
            <w:r w:rsidRPr="00BD117A">
              <w:t>Przetarg, którego dotyczy produkt dopasowany.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0F9243" w14:textId="5EFBEDFF" w:rsidR="000701A9" w:rsidRPr="00BD117A" w:rsidRDefault="00AB3165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6B13F1" w14:textId="75E9CF0B" w:rsidR="000701A9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51FB" w:rsidRPr="00BD117A">
              <w:rPr>
                <w:rStyle w:val="normaltextrun"/>
                <w:szCs w:val="20"/>
              </w:rPr>
              <w:t>,</w:t>
            </w:r>
            <w:r w:rsidR="00AB3165" w:rsidRPr="00BD117A">
              <w:rPr>
                <w:rStyle w:val="normaltextrun"/>
                <w:szCs w:val="20"/>
              </w:rPr>
              <w:t xml:space="preserve"> uzupełniane automatycznie</w:t>
            </w:r>
            <w:r w:rsidR="00BC5C10" w:rsidRPr="00BD117A">
              <w:rPr>
                <w:rStyle w:val="normaltextrun"/>
                <w:szCs w:val="20"/>
              </w:rPr>
              <w:t>, nazwa relacji:</w:t>
            </w:r>
            <w:r w:rsidR="005E40F6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5E40F6" w:rsidRPr="00BD117A">
              <w:rPr>
                <w:rStyle w:val="normaltextrun"/>
                <w:szCs w:val="20"/>
              </w:rPr>
              <w:t>neu_opportunity_neu_mappedproduct</w:t>
            </w:r>
            <w:proofErr w:type="spellEnd"/>
          </w:p>
        </w:tc>
      </w:tr>
      <w:tr w:rsidR="000701A9" w:rsidRPr="00BD117A" w14:paraId="6419684A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8D61" w14:textId="47EFB413" w:rsidR="000701A9" w:rsidRPr="00BD117A" w:rsidRDefault="005E40F6">
            <w:pPr>
              <w:pStyle w:val="Tabelatekst"/>
            </w:pPr>
            <w:r w:rsidRPr="00BD117A">
              <w:t>Struktura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382DB" w14:textId="67A8346E" w:rsidR="000701A9" w:rsidRPr="00BD117A" w:rsidRDefault="004414AA">
            <w:pPr>
              <w:pStyle w:val="Tabelatekst"/>
            </w:pPr>
            <w:proofErr w:type="spellStart"/>
            <w:r w:rsidRPr="00BD117A">
              <w:t>neu_tenderstructureid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FF377" w14:textId="0171E3A3" w:rsidR="000701A9" w:rsidRPr="00BD117A" w:rsidRDefault="004414AA">
            <w:pPr>
              <w:pStyle w:val="Tabelatekst"/>
            </w:pPr>
            <w:r w:rsidRPr="00BD117A">
              <w:t>Struktura Przetargu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ABFB76" w14:textId="0BDC6535" w:rsidR="000701A9" w:rsidRPr="00BD117A" w:rsidRDefault="004414AA">
            <w:pPr>
              <w:pStyle w:val="Tabelatekst"/>
            </w:pPr>
            <w:r w:rsidRPr="00BD117A">
              <w:t>Struktura przetargu, której dotyczy produkt dopasowany.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DAD8E7" w14:textId="3FF0918F" w:rsidR="000701A9" w:rsidRPr="00BD117A" w:rsidRDefault="004414AA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BFD34A" w14:textId="40CFFB7F" w:rsidR="000701A9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414AA" w:rsidRPr="00BD117A">
              <w:rPr>
                <w:rStyle w:val="normaltextrun"/>
                <w:szCs w:val="20"/>
              </w:rPr>
              <w:t>, uzupełniane automatycznie, nazwa relacji:</w:t>
            </w:r>
            <w:r w:rsidR="00CA313C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CA313C" w:rsidRPr="00BD117A">
              <w:rPr>
                <w:rStyle w:val="normaltextrun"/>
                <w:szCs w:val="20"/>
              </w:rPr>
              <w:t>neu_neu_tenderstructure_neu_mappedproduct</w:t>
            </w:r>
            <w:proofErr w:type="spellEnd"/>
          </w:p>
        </w:tc>
      </w:tr>
      <w:tr w:rsidR="000701A9" w:rsidRPr="00BD117A" w14:paraId="6111786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B3233" w14:textId="5741AAD2" w:rsidR="000701A9" w:rsidRPr="00BD117A" w:rsidRDefault="00CA313C">
            <w:pPr>
              <w:pStyle w:val="Tabelatekst"/>
            </w:pPr>
            <w:r w:rsidRPr="00BD117A">
              <w:t>Typ dopasowania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F1BCE6" w14:textId="2F9A1F8D" w:rsidR="000701A9" w:rsidRPr="00BD117A" w:rsidRDefault="007E23C1">
            <w:pPr>
              <w:pStyle w:val="Tabelatekst"/>
            </w:pPr>
            <w:proofErr w:type="spellStart"/>
            <w:r w:rsidRPr="00BD117A">
              <w:t>neu_type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E88C62" w14:textId="77777777" w:rsidR="000701A9" w:rsidRPr="00BD117A" w:rsidRDefault="000701A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4526BD" w14:textId="77777777" w:rsidR="000701A9" w:rsidRPr="00BD117A" w:rsidRDefault="007E23C1">
            <w:pPr>
              <w:pStyle w:val="Tabelatekst"/>
            </w:pPr>
            <w:r w:rsidRPr="00BD117A">
              <w:t>Typ dopasowania Produktu:</w:t>
            </w:r>
          </w:p>
          <w:p w14:paraId="663F3A33" w14:textId="77777777" w:rsidR="007E23C1" w:rsidRPr="00BD117A" w:rsidRDefault="007E23C1">
            <w:pPr>
              <w:pStyle w:val="Tabelatekst"/>
            </w:pPr>
            <w:r w:rsidRPr="00BD117A">
              <w:t>produkt główny,</w:t>
            </w:r>
          </w:p>
          <w:p w14:paraId="5DFD35F1" w14:textId="77777777" w:rsidR="007E23C1" w:rsidRPr="00BD117A" w:rsidRDefault="007E23C1">
            <w:pPr>
              <w:pStyle w:val="Tabelatekst"/>
            </w:pPr>
            <w:r w:rsidRPr="00BD117A">
              <w:t>produkt równoważny,</w:t>
            </w:r>
          </w:p>
          <w:p w14:paraId="6A67CA10" w14:textId="77777777" w:rsidR="007E23C1" w:rsidRPr="00BD117A" w:rsidRDefault="00F12862">
            <w:pPr>
              <w:pStyle w:val="Tabelatekst"/>
            </w:pPr>
            <w:proofErr w:type="spellStart"/>
            <w:r w:rsidRPr="00BD117A">
              <w:t>alternatywnik</w:t>
            </w:r>
            <w:proofErr w:type="spellEnd"/>
            <w:r w:rsidRPr="00BD117A">
              <w:t xml:space="preserve"> nr 1,</w:t>
            </w:r>
          </w:p>
          <w:p w14:paraId="57CA6F30" w14:textId="77777777" w:rsidR="00F12862" w:rsidRPr="00BD117A" w:rsidRDefault="00F12862">
            <w:pPr>
              <w:pStyle w:val="Tabelatekst"/>
            </w:pPr>
            <w:proofErr w:type="spellStart"/>
            <w:r w:rsidRPr="00BD117A">
              <w:t>alternatywnik</w:t>
            </w:r>
            <w:proofErr w:type="spellEnd"/>
            <w:r w:rsidRPr="00BD117A">
              <w:t xml:space="preserve"> nr 2,</w:t>
            </w:r>
          </w:p>
          <w:p w14:paraId="255E7AB9" w14:textId="0860D510" w:rsidR="00F12862" w:rsidRPr="00BD117A" w:rsidRDefault="00F12862">
            <w:pPr>
              <w:pStyle w:val="Tabelatekst"/>
            </w:pPr>
            <w:proofErr w:type="spellStart"/>
            <w:r w:rsidRPr="00BD117A">
              <w:t>alternatywnik</w:t>
            </w:r>
            <w:proofErr w:type="spellEnd"/>
            <w:r w:rsidRPr="00BD117A">
              <w:t xml:space="preserve"> nr 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96CCFF" w14:textId="2B1D7E6E" w:rsidR="000701A9" w:rsidRPr="00BD117A" w:rsidRDefault="00CA313C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43188C" w14:textId="6E6C4915" w:rsidR="000701A9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CA313C" w:rsidRPr="00BD117A">
              <w:rPr>
                <w:rStyle w:val="normaltextrun"/>
                <w:szCs w:val="20"/>
              </w:rPr>
              <w:t xml:space="preserve">, uzupełniane automatycznie lub przez użytkownika, domyślnie: </w:t>
            </w:r>
            <w:r w:rsidR="007E23C1" w:rsidRPr="00BD117A">
              <w:rPr>
                <w:rStyle w:val="normaltextrun"/>
                <w:szCs w:val="20"/>
              </w:rPr>
              <w:t>Nieprzypisana</w:t>
            </w:r>
            <w:r w:rsidR="00CA313C" w:rsidRPr="00BD117A">
              <w:rPr>
                <w:rStyle w:val="normaltextrun"/>
                <w:szCs w:val="20"/>
              </w:rPr>
              <w:t xml:space="preserve"> wartość</w:t>
            </w:r>
          </w:p>
        </w:tc>
      </w:tr>
      <w:tr w:rsidR="000701A9" w:rsidRPr="00BD117A" w14:paraId="2B1855DE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E8E82" w14:textId="3D20183C" w:rsidR="000701A9" w:rsidRPr="00BD117A" w:rsidRDefault="00F12862">
            <w:pPr>
              <w:pStyle w:val="Tabelatekst"/>
            </w:pPr>
            <w:r w:rsidRPr="00BD117A">
              <w:lastRenderedPageBreak/>
              <w:t>Produkt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DD1F7" w14:textId="00EF5F4D" w:rsidR="000701A9" w:rsidRPr="00BD117A" w:rsidRDefault="0049113D">
            <w:pPr>
              <w:pStyle w:val="Tabelatekst"/>
            </w:pPr>
            <w:proofErr w:type="spellStart"/>
            <w:r w:rsidRPr="00BD117A">
              <w:t>neu_tenderproductid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2CC82B" w14:textId="669C5C0D" w:rsidR="000701A9" w:rsidRPr="00BD117A" w:rsidRDefault="0049113D">
            <w:pPr>
              <w:pStyle w:val="Tabelatekst"/>
            </w:pPr>
            <w:r w:rsidRPr="00BD117A">
              <w:t>Produkt Przetargu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0818DA" w14:textId="0FF435FC" w:rsidR="000701A9" w:rsidRPr="00BD117A" w:rsidRDefault="00AF6128">
            <w:pPr>
              <w:pStyle w:val="Tabelatekst"/>
            </w:pPr>
            <w:r w:rsidRPr="00BD117A">
              <w:t>Produkt Przetargu,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AE2727" w14:textId="048AD99A" w:rsidR="000701A9" w:rsidRPr="00BD117A" w:rsidRDefault="0049113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20F9B5" w14:textId="6626F439" w:rsidR="000701A9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769F9" w:rsidRPr="00BD117A">
              <w:rPr>
                <w:rStyle w:val="normaltextrun"/>
                <w:szCs w:val="20"/>
              </w:rPr>
              <w:t>, uzupełniane automatycznie, nazwa relacji:</w:t>
            </w:r>
            <w:r w:rsidR="00AF6128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AF6128" w:rsidRPr="00BD117A">
              <w:rPr>
                <w:rStyle w:val="normaltextrun"/>
                <w:szCs w:val="20"/>
              </w:rPr>
              <w:t>neu_neu_tenderproduct_neu_mappedproduct</w:t>
            </w:r>
            <w:proofErr w:type="spellEnd"/>
          </w:p>
        </w:tc>
      </w:tr>
      <w:tr w:rsidR="000701A9" w:rsidRPr="00BD117A" w14:paraId="5B60E67F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D3F40" w14:textId="382A4786" w:rsidR="000701A9" w:rsidRPr="00BD117A" w:rsidRDefault="00AF6128">
            <w:pPr>
              <w:pStyle w:val="Tabelatekst"/>
            </w:pPr>
            <w:r w:rsidRPr="00BD117A">
              <w:t>Produkt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058BD" w14:textId="77EB5DBB" w:rsidR="000701A9" w:rsidRPr="00BD117A" w:rsidRDefault="005E40E4">
            <w:pPr>
              <w:pStyle w:val="Tabelatekst"/>
            </w:pPr>
            <w:proofErr w:type="spellStart"/>
            <w:r w:rsidRPr="00BD117A">
              <w:t>neu_productid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E90003" w14:textId="56587EAE" w:rsidR="000701A9" w:rsidRPr="00BD117A" w:rsidRDefault="00AF6128">
            <w:pPr>
              <w:pStyle w:val="Tabelatekst"/>
            </w:pPr>
            <w:r w:rsidRPr="00BD117A">
              <w:t>Produkt SAP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B23328" w14:textId="71DFF132" w:rsidR="000701A9" w:rsidRPr="00BD117A" w:rsidRDefault="005E40E4">
            <w:pPr>
              <w:pStyle w:val="Tabelatekst"/>
            </w:pPr>
            <w:r w:rsidRPr="00BD117A">
              <w:t>Produkt,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61449F" w14:textId="5DCA8B30" w:rsidR="000701A9" w:rsidRPr="00BD117A" w:rsidRDefault="0049113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925F5B" w14:textId="19D4A6F4" w:rsidR="000701A9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AF6128" w:rsidRPr="00BD117A">
              <w:rPr>
                <w:rStyle w:val="normaltextrun"/>
                <w:szCs w:val="20"/>
              </w:rPr>
              <w:t xml:space="preserve"> lub przez użytkownika</w:t>
            </w:r>
            <w:r w:rsidR="00271D63" w:rsidRPr="00BD117A">
              <w:rPr>
                <w:rStyle w:val="normaltextrun"/>
                <w:szCs w:val="20"/>
              </w:rPr>
              <w:t>, nazwa relacji:</w:t>
            </w:r>
            <w:r w:rsidR="005E40E4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5E40E4" w:rsidRPr="00BD117A">
              <w:rPr>
                <w:rStyle w:val="normaltextrun"/>
                <w:szCs w:val="20"/>
              </w:rPr>
              <w:t>neu_product_neu_mappedproduct</w:t>
            </w:r>
            <w:proofErr w:type="spellEnd"/>
          </w:p>
        </w:tc>
      </w:tr>
      <w:tr w:rsidR="000701A9" w:rsidRPr="00BD117A" w14:paraId="7D92C386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E0837" w14:textId="0FA0D303" w:rsidR="000701A9" w:rsidRPr="00BD117A" w:rsidRDefault="00A70B42">
            <w:pPr>
              <w:pStyle w:val="Tabelatekst"/>
            </w:pPr>
            <w:r w:rsidRPr="00BD117A">
              <w:t>Producent sprzedażowy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2DE080" w14:textId="74884ED7" w:rsidR="000701A9" w:rsidRPr="00BD117A" w:rsidRDefault="00A70B42">
            <w:pPr>
              <w:pStyle w:val="Tabelatekst"/>
            </w:pPr>
            <w:proofErr w:type="spellStart"/>
            <w:r w:rsidRPr="00BD117A">
              <w:t>neu_salesproducerid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A6306" w14:textId="32FE13DF" w:rsidR="000701A9" w:rsidRPr="00BD117A" w:rsidRDefault="00A70B42">
            <w:pPr>
              <w:pStyle w:val="Tabelatekst"/>
            </w:pPr>
            <w:r w:rsidRPr="00BD117A">
              <w:t>Producent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858C75" w14:textId="32E7F7E8" w:rsidR="000701A9" w:rsidRPr="00BD117A" w:rsidRDefault="00A70B42">
            <w:pPr>
              <w:pStyle w:val="Tabelatekst"/>
            </w:pPr>
            <w:r w:rsidRPr="00BD117A">
              <w:t>Unikatowy identyfikator dla elementu Producent skojarzony z elementem Produkt Dopasowany.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6A55F2" w14:textId="3E4A8AA7" w:rsidR="000701A9" w:rsidRPr="00BD117A" w:rsidRDefault="0049113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6FFEE7" w14:textId="2405372D" w:rsidR="000701A9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71D63" w:rsidRPr="00BD117A">
              <w:rPr>
                <w:rStyle w:val="normaltextrun"/>
                <w:szCs w:val="20"/>
              </w:rPr>
              <w:t>, uzupełniane automatycznie, nazwa relacji:</w:t>
            </w:r>
            <w:r w:rsidR="007A324D" w:rsidRPr="00BD117A">
              <w:t xml:space="preserve"> </w:t>
            </w:r>
            <w:proofErr w:type="spellStart"/>
            <w:r w:rsidR="007A324D" w:rsidRPr="00BD117A">
              <w:rPr>
                <w:rStyle w:val="normaltextrun"/>
                <w:szCs w:val="20"/>
              </w:rPr>
              <w:t>neu_neu_producer_neu_mappedproduct</w:t>
            </w:r>
            <w:proofErr w:type="spellEnd"/>
          </w:p>
        </w:tc>
      </w:tr>
      <w:tr w:rsidR="000701A9" w:rsidRPr="00BD117A" w14:paraId="292A67D5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A10B5" w14:textId="55406BC6" w:rsidR="000701A9" w:rsidRPr="00BD117A" w:rsidRDefault="007A324D">
            <w:pPr>
              <w:pStyle w:val="Tabelatekst"/>
            </w:pPr>
            <w:r w:rsidRPr="00BD117A">
              <w:t>Nieaktywny Produkt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FB00A" w14:textId="59086CD8" w:rsidR="000701A9" w:rsidRPr="00BD117A" w:rsidRDefault="007A324D">
            <w:pPr>
              <w:pStyle w:val="Tabelatekst"/>
            </w:pPr>
            <w:proofErr w:type="spellStart"/>
            <w:r w:rsidRPr="00BD117A">
              <w:t>neu_isinactiveproductsap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169FE" w14:textId="77777777" w:rsidR="000701A9" w:rsidRPr="00BD117A" w:rsidRDefault="000701A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6C0095" w14:textId="58A0AF5C" w:rsidR="000701A9" w:rsidRPr="00BD117A" w:rsidRDefault="00D73DCF">
            <w:pPr>
              <w:pStyle w:val="Tabelatekst"/>
            </w:pPr>
            <w:r w:rsidRPr="00BD117A">
              <w:t>Czy Produkt SAP ma status nieaktywny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5EF64C" w14:textId="038FCD7C" w:rsidR="000701A9" w:rsidRPr="00BD117A" w:rsidRDefault="00271D63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1B94DA" w14:textId="0230C43D" w:rsidR="000701A9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71D63" w:rsidRPr="00BD117A">
              <w:rPr>
                <w:rStyle w:val="normaltextrun"/>
                <w:szCs w:val="20"/>
              </w:rPr>
              <w:t>, uzupełniane automatycznie</w:t>
            </w:r>
            <w:r w:rsidR="00D73DCF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0701A9" w:rsidRPr="00BD117A" w14:paraId="5A5D5E41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C918A" w14:textId="6B22E2B0" w:rsidR="000701A9" w:rsidRPr="00BD117A" w:rsidRDefault="00D73DCF">
            <w:pPr>
              <w:pStyle w:val="Tabelatekst"/>
            </w:pPr>
            <w:r w:rsidRPr="00BD117A">
              <w:t xml:space="preserve">Produkt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839FF" w14:textId="782E13B3" w:rsidR="000701A9" w:rsidRPr="00BD117A" w:rsidRDefault="00BE035B">
            <w:pPr>
              <w:pStyle w:val="Tabelatekst"/>
            </w:pPr>
            <w:proofErr w:type="spellStart"/>
            <w:r w:rsidRPr="00BD117A">
              <w:t>neu_productpharmindexid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59D76" w14:textId="46B596AC" w:rsidR="000701A9" w:rsidRPr="00BD117A" w:rsidRDefault="00BE035B">
            <w:pPr>
              <w:pStyle w:val="Tabelatekst"/>
            </w:pPr>
            <w:proofErr w:type="spellStart"/>
            <w:r w:rsidRPr="00BD117A">
              <w:t>DrugForm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16B00E" w14:textId="5586E042" w:rsidR="000701A9" w:rsidRPr="00BD117A" w:rsidRDefault="00BE035B">
            <w:pPr>
              <w:pStyle w:val="Tabelatekst"/>
            </w:pPr>
            <w:r w:rsidRPr="00BD117A">
              <w:t xml:space="preserve">Unikatowy identyfikator dla elementu </w:t>
            </w:r>
            <w:proofErr w:type="spellStart"/>
            <w:r w:rsidRPr="00BD117A">
              <w:t>DrugForm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  <w:r w:rsidRPr="00BD117A">
              <w:t xml:space="preserve"> skojarzony z elementem Produkt Dopasowany.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6CCA0C" w14:textId="6142618C" w:rsidR="000701A9" w:rsidRPr="00BD117A" w:rsidRDefault="00D73DC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901AB4" w14:textId="70BDCA96" w:rsidR="000701A9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D73DCF" w:rsidRPr="00BD117A">
              <w:rPr>
                <w:rStyle w:val="normaltextrun"/>
                <w:szCs w:val="20"/>
              </w:rPr>
              <w:t xml:space="preserve"> lub przez użytkownika, nazwa relacji:</w:t>
            </w:r>
            <w:r w:rsidR="00BE035B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BE035B" w:rsidRPr="00BD117A">
              <w:rPr>
                <w:rStyle w:val="normaltextrun"/>
                <w:szCs w:val="20"/>
              </w:rPr>
              <w:t>neu_neu_drugformpharmindex_neu_mappedproduct</w:t>
            </w:r>
            <w:proofErr w:type="spellEnd"/>
          </w:p>
        </w:tc>
      </w:tr>
      <w:tr w:rsidR="000701A9" w:rsidRPr="00BD117A" w14:paraId="2829F185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7AC91" w14:textId="74A5E52B" w:rsidR="000701A9" w:rsidRPr="00BD117A" w:rsidRDefault="00DE2E7D">
            <w:pPr>
              <w:pStyle w:val="Tabelatekst"/>
            </w:pPr>
            <w:r w:rsidRPr="00BD117A">
              <w:t>Cena historyczna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D3FE01" w14:textId="39478C1F" w:rsidR="000701A9" w:rsidRPr="00BD117A" w:rsidRDefault="00DE2E7D">
            <w:pPr>
              <w:pStyle w:val="Tabelatekst"/>
            </w:pPr>
            <w:proofErr w:type="spellStart"/>
            <w:r w:rsidRPr="00BD117A">
              <w:t>neu_pricepreviouszpzk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C46993" w14:textId="77777777" w:rsidR="000701A9" w:rsidRPr="00BD117A" w:rsidRDefault="000701A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12CD99" w14:textId="7AD20C20" w:rsidR="000701A9" w:rsidRPr="00BD117A" w:rsidRDefault="00DE2E7D">
            <w:pPr>
              <w:pStyle w:val="Tabelatekst"/>
            </w:pPr>
            <w:r w:rsidRPr="00BD117A">
              <w:t>Cena historyczna ZPZK Produktu Dopasowanego z ostatniego wygranego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662BF7" w14:textId="00FBE4B7" w:rsidR="000701A9" w:rsidRPr="00BD117A" w:rsidRDefault="00DE2E7D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B18437" w14:textId="1512C16A" w:rsidR="000701A9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147EE2" w:rsidRPr="00BD117A">
              <w:rPr>
                <w:rStyle w:val="normaltextrun"/>
                <w:szCs w:val="20"/>
              </w:rPr>
              <w:t xml:space="preserve"> lub przez użytkownika</w:t>
            </w:r>
          </w:p>
        </w:tc>
      </w:tr>
      <w:tr w:rsidR="000701A9" w:rsidRPr="00BD117A" w14:paraId="071D621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8A5C" w14:textId="0EE2A09A" w:rsidR="000701A9" w:rsidRPr="00BD117A" w:rsidRDefault="00147EE2">
            <w:pPr>
              <w:pStyle w:val="Tabelatekst"/>
            </w:pPr>
            <w:r w:rsidRPr="00BD117A">
              <w:lastRenderedPageBreak/>
              <w:t>Kalkulacja z ceną historyczną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E4D645" w14:textId="0A7C976A" w:rsidR="000701A9" w:rsidRPr="00BD117A" w:rsidRDefault="00147EE2">
            <w:pPr>
              <w:pStyle w:val="Tabelatekst"/>
            </w:pPr>
            <w:proofErr w:type="spellStart"/>
            <w:r w:rsidRPr="00BD117A">
              <w:t>neu_ispriceprevious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D06A9" w14:textId="77777777" w:rsidR="000701A9" w:rsidRPr="00BD117A" w:rsidRDefault="000701A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F542F5" w14:textId="77777777" w:rsidR="000701A9" w:rsidRPr="00BD117A" w:rsidRDefault="000701A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16885F" w14:textId="5CE2CE76" w:rsidR="000701A9" w:rsidRPr="00BD117A" w:rsidRDefault="00147EE2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7A7669" w14:textId="5F57F4B0" w:rsidR="000701A9" w:rsidRPr="00BD117A" w:rsidRDefault="00BF10C2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C37371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0701A9" w:rsidRPr="00BD117A" w14:paraId="1309FF03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30475" w14:textId="6C43B4AF" w:rsidR="000701A9" w:rsidRPr="00BD117A" w:rsidRDefault="007C41DB">
            <w:pPr>
              <w:pStyle w:val="Tabelatekst"/>
            </w:pPr>
            <w:r w:rsidRPr="00BD117A">
              <w:t>Wyłączony z rabatowania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ECC4D" w14:textId="30C7FF97" w:rsidR="000701A9" w:rsidRPr="00BD117A" w:rsidRDefault="007C41DB">
            <w:pPr>
              <w:pStyle w:val="Tabelatekst"/>
            </w:pPr>
            <w:proofErr w:type="spellStart"/>
            <w:r w:rsidRPr="00BD117A">
              <w:t>neu_isexcludedfromdiscount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0090F8" w14:textId="77777777" w:rsidR="000701A9" w:rsidRPr="00BD117A" w:rsidRDefault="000701A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C6629F" w14:textId="05001E78" w:rsidR="000701A9" w:rsidRPr="00BD117A" w:rsidRDefault="007C41DB">
            <w:pPr>
              <w:pStyle w:val="Tabelatekst"/>
            </w:pPr>
            <w:r w:rsidRPr="00BD117A">
              <w:t xml:space="preserve">Czy Produkt </w:t>
            </w:r>
            <w:proofErr w:type="spellStart"/>
            <w:r w:rsidRPr="00BD117A">
              <w:t>dopasowny</w:t>
            </w:r>
            <w:proofErr w:type="spellEnd"/>
            <w:r w:rsidRPr="00BD117A">
              <w:t xml:space="preserve"> jest wyłączony z rabatowania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C23026" w14:textId="0CB41A5B" w:rsidR="000701A9" w:rsidRPr="00BD117A" w:rsidRDefault="007C41DB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BDF91A" w14:textId="7A585C01" w:rsidR="000701A9" w:rsidRPr="00BD117A" w:rsidRDefault="00BF10C2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7C41DB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7F664B" w:rsidRPr="00BD117A" w14:paraId="15E5F0D1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D2FBB" w14:textId="090E7D8E" w:rsidR="007F664B" w:rsidRPr="00BD117A" w:rsidRDefault="007F664B">
            <w:pPr>
              <w:pStyle w:val="Tabelatekst"/>
            </w:pPr>
            <w:r w:rsidRPr="00BD117A">
              <w:t>Sposób przeliczania ceny jednostkowej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7CD733" w14:textId="3BA2175E" w:rsidR="007F664B" w:rsidRPr="00BD117A" w:rsidRDefault="007F664B">
            <w:pPr>
              <w:pStyle w:val="Tabelatekst"/>
            </w:pPr>
            <w:proofErr w:type="spellStart"/>
            <w:r w:rsidRPr="00BD117A">
              <w:t>neu_priceperunitcalcmethod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589732" w14:textId="77777777" w:rsidR="007F664B" w:rsidRPr="00BD117A" w:rsidRDefault="007F664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C608C0" w14:textId="77777777" w:rsidR="007F664B" w:rsidRPr="00BD117A" w:rsidRDefault="002C2EB3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2 m-c po przecinku,</w:t>
            </w:r>
          </w:p>
          <w:p w14:paraId="6591C929" w14:textId="77777777" w:rsidR="002C2EB3" w:rsidRPr="00BD117A" w:rsidRDefault="002C2EB3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3 m-c po przecinku,</w:t>
            </w:r>
          </w:p>
          <w:p w14:paraId="1AAD2093" w14:textId="696AB975" w:rsidR="002C2EB3" w:rsidRPr="00BD117A" w:rsidRDefault="002C2EB3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4 m-c po przecinku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C75ED9" w14:textId="56162FE9" w:rsidR="007F664B" w:rsidRPr="00BD117A" w:rsidRDefault="002C2EB3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8E948E" w14:textId="19393912" w:rsidR="007F664B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7F664B" w:rsidRPr="00BD117A">
              <w:rPr>
                <w:rStyle w:val="normaltextrun"/>
                <w:szCs w:val="20"/>
              </w:rPr>
              <w:t xml:space="preserve"> na podstawie Przetargu lub przez użytkownika</w:t>
            </w:r>
            <w:r w:rsidR="002C2EB3" w:rsidRPr="00BD117A">
              <w:rPr>
                <w:rStyle w:val="normaltextrun"/>
                <w:szCs w:val="20"/>
              </w:rPr>
              <w:t>, domyślnie: Nieprzypisana wartość</w:t>
            </w:r>
          </w:p>
        </w:tc>
      </w:tr>
      <w:tr w:rsidR="00081AA2" w:rsidRPr="00BD117A" w14:paraId="6CD38D99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27E4" w14:textId="5CB88976" w:rsidR="00081AA2" w:rsidRPr="00BD117A" w:rsidRDefault="00E422C7">
            <w:pPr>
              <w:pStyle w:val="Tabelatekst"/>
            </w:pPr>
            <w:r w:rsidRPr="00BD117A">
              <w:t>Status dopuszczenia do obrotu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CD2508" w14:textId="49EE5F70" w:rsidR="00081AA2" w:rsidRPr="00BD117A" w:rsidRDefault="00E422C7">
            <w:pPr>
              <w:pStyle w:val="Tabelatekst"/>
            </w:pPr>
            <w:proofErr w:type="spellStart"/>
            <w:r w:rsidRPr="00BD117A">
              <w:t>neu_istradingadmissionstate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25729" w14:textId="77777777" w:rsidR="00081AA2" w:rsidRPr="00BD117A" w:rsidRDefault="00081AA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A67CA9" w14:textId="672C2204" w:rsidR="00081AA2" w:rsidRPr="00BD117A" w:rsidRDefault="00E422C7">
            <w:pPr>
              <w:pStyle w:val="Tabelatekst"/>
            </w:pPr>
            <w:r w:rsidRPr="00BD117A">
              <w:t>Status pozwolenia na dopuszczenie do obrotu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094526" w14:textId="57890600" w:rsidR="00081AA2" w:rsidRPr="00BD117A" w:rsidRDefault="00E422C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AE8FE8" w14:textId="4E840656" w:rsidR="00081AA2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E422C7" w:rsidRPr="00BD117A">
              <w:rPr>
                <w:rStyle w:val="normaltextrun"/>
                <w:szCs w:val="20"/>
              </w:rPr>
              <w:t xml:space="preserve"> lub przez użytkownika</w:t>
            </w:r>
          </w:p>
        </w:tc>
      </w:tr>
      <w:tr w:rsidR="000701A9" w:rsidRPr="00BD117A" w14:paraId="7091C13D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0656" w14:textId="01C52C4E" w:rsidR="000701A9" w:rsidRPr="00BD117A" w:rsidRDefault="00615087">
            <w:pPr>
              <w:pStyle w:val="Tabelatekst"/>
            </w:pPr>
            <w:r w:rsidRPr="00BD117A">
              <w:t>Data dopuszczenia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6D73A" w14:textId="5F760B42" w:rsidR="000701A9" w:rsidRPr="00BD117A" w:rsidRDefault="00615087">
            <w:pPr>
              <w:pStyle w:val="Tabelatekst"/>
            </w:pPr>
            <w:proofErr w:type="spellStart"/>
            <w:r w:rsidRPr="00BD117A">
              <w:t>neu_tradingadmissiondate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3B9893" w14:textId="77777777" w:rsidR="000701A9" w:rsidRPr="00BD117A" w:rsidRDefault="000701A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590457" w14:textId="745867DE" w:rsidR="000701A9" w:rsidRPr="00BD117A" w:rsidRDefault="00615087">
            <w:pPr>
              <w:pStyle w:val="Tabelatekst"/>
            </w:pPr>
            <w:r w:rsidRPr="00BD117A">
              <w:t>Data, do której Produkt jest dopuszczony do obrotu, dotyczący Produktu Dopasowane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083547" w14:textId="2D68130D" w:rsidR="000701A9" w:rsidRPr="00BD117A" w:rsidRDefault="00615087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F0BD0F" w14:textId="23305295" w:rsidR="000701A9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83AD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54CB03B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E7E8D" w14:textId="20A3B7D4" w:rsidR="001F16A5" w:rsidRPr="00BD117A" w:rsidRDefault="001F16A5" w:rsidP="001F16A5">
            <w:pPr>
              <w:pStyle w:val="Tabelatekst"/>
            </w:pPr>
            <w:r w:rsidRPr="00BD117A">
              <w:t>Numer dopuszczenia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49EACC" w14:textId="1A355B8B" w:rsidR="001F16A5" w:rsidRPr="00BD117A" w:rsidRDefault="001F16A5" w:rsidP="001F16A5">
            <w:pPr>
              <w:pStyle w:val="Tabelatekst"/>
            </w:pPr>
            <w:proofErr w:type="spellStart"/>
            <w:r w:rsidRPr="00BD117A">
              <w:t>neu_tradingadmissionnumber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16C7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6A5789" w14:textId="7A79D403" w:rsidR="001F16A5" w:rsidRPr="00BD117A" w:rsidRDefault="001F16A5" w:rsidP="001F16A5">
            <w:pPr>
              <w:pStyle w:val="Tabelatekst"/>
            </w:pPr>
            <w:r w:rsidRPr="00BD117A">
              <w:t>Numer dopuszczenia do obrotu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AD01DA" w14:textId="38442CAC" w:rsidR="001F16A5" w:rsidRPr="00BD117A" w:rsidRDefault="001F16A5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2CF54B" w14:textId="60BBD1B3" w:rsidR="001F16A5" w:rsidRPr="00BD117A" w:rsidRDefault="00F522D6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1F16A5" w:rsidRPr="00BD117A">
              <w:rPr>
                <w:rStyle w:val="normaltextrun"/>
                <w:szCs w:val="20"/>
              </w:rPr>
              <w:t xml:space="preserve"> lub przez użytkownika</w:t>
            </w:r>
          </w:p>
        </w:tc>
      </w:tr>
      <w:tr w:rsidR="001F16A5" w:rsidRPr="00BD117A" w14:paraId="2FDCE509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03620" w14:textId="56744814" w:rsidR="001F16A5" w:rsidRPr="00BD117A" w:rsidRDefault="0024153F" w:rsidP="001F16A5">
            <w:pPr>
              <w:pStyle w:val="Tabelatekst"/>
            </w:pPr>
            <w:r w:rsidRPr="00BD117A">
              <w:t>Produkt w terminie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95140" w14:textId="2A5182B1" w:rsidR="001F16A5" w:rsidRPr="00BD117A" w:rsidRDefault="0099204C" w:rsidP="001F16A5">
            <w:pPr>
              <w:pStyle w:val="Tabelatekst"/>
            </w:pPr>
            <w:proofErr w:type="spellStart"/>
            <w:r w:rsidRPr="00BD117A">
              <w:t>neu_istradingadmissiondateinterm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7EE61C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4E7C30" w14:textId="28F8A739" w:rsidR="001F16A5" w:rsidRPr="00BD117A" w:rsidRDefault="0099204C" w:rsidP="001F16A5">
            <w:pPr>
              <w:pStyle w:val="Tabelatekst"/>
            </w:pPr>
            <w:r w:rsidRPr="00BD117A">
              <w:t>Czy data dopuszczenia produktu zawiera pomiędzy datą otwarcia przetargu powiększoną o ilość dni związania z ofertą lub jest starsza niż data otwarcia i występuje tylko jeden produkt?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FF2A3B" w14:textId="7C9E46EA" w:rsidR="001F16A5" w:rsidRPr="00BD117A" w:rsidRDefault="0024153F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040FBF" w14:textId="6B44E464" w:rsidR="001F16A5" w:rsidRPr="00BD117A" w:rsidRDefault="00F522D6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1F16A5" w:rsidRPr="00BD117A">
              <w:rPr>
                <w:rStyle w:val="normaltextrun"/>
                <w:szCs w:val="20"/>
              </w:rPr>
              <w:t xml:space="preserve"> lub przez użytkownika</w:t>
            </w:r>
            <w:r w:rsidR="00563A7B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1F16A5" w:rsidRPr="00BD117A" w14:paraId="59D1D4A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49B8C" w14:textId="456BF708" w:rsidR="001F16A5" w:rsidRPr="00BD117A" w:rsidRDefault="004244B2" w:rsidP="001F16A5">
            <w:pPr>
              <w:pStyle w:val="Tabelatekst"/>
            </w:pPr>
            <w:r w:rsidRPr="00BD117A">
              <w:t>Produkt w Programie Lekowym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0184E" w14:textId="2AFB24D4" w:rsidR="001F16A5" w:rsidRPr="00BD117A" w:rsidRDefault="004244B2" w:rsidP="001F16A5">
            <w:pPr>
              <w:pStyle w:val="Tabelatekst"/>
            </w:pPr>
            <w:proofErr w:type="spellStart"/>
            <w:r w:rsidRPr="00BD117A">
              <w:t>neu_isdrugprogram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D16F5C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A9DC30" w14:textId="44BF84D5" w:rsidR="001F16A5" w:rsidRPr="00BD117A" w:rsidRDefault="004244B2" w:rsidP="001F16A5">
            <w:pPr>
              <w:pStyle w:val="Tabelatekst"/>
            </w:pPr>
            <w:r w:rsidRPr="00BD117A">
              <w:t>Produkt objęty Programem Lekowym, dotyczący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70E706" w14:textId="7BF68AD5" w:rsidR="001F16A5" w:rsidRPr="00BD117A" w:rsidRDefault="004244B2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5B8389" w14:textId="4B21FA1E" w:rsidR="001F16A5" w:rsidRPr="00BD117A" w:rsidRDefault="00F522D6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4244B2" w:rsidRPr="00BD117A">
              <w:rPr>
                <w:rStyle w:val="normaltextrun"/>
                <w:szCs w:val="20"/>
              </w:rPr>
              <w:t xml:space="preserve"> lub przez użytkownika, domyślnie: Nie</w:t>
            </w:r>
          </w:p>
        </w:tc>
      </w:tr>
      <w:tr w:rsidR="001F16A5" w:rsidRPr="00BD117A" w14:paraId="5820D520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D7B1E" w14:textId="51EBF51F" w:rsidR="001F16A5" w:rsidRPr="00BD117A" w:rsidRDefault="00140FAB" w:rsidP="001F16A5">
            <w:pPr>
              <w:pStyle w:val="Tabelatekst"/>
            </w:pPr>
            <w:r w:rsidRPr="00BD117A">
              <w:lastRenderedPageBreak/>
              <w:t>Specjalistyczna umowa NFZ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E8DF94" w14:textId="72B2C1CE" w:rsidR="001F16A5" w:rsidRPr="00BD117A" w:rsidRDefault="00140FAB" w:rsidP="001F16A5">
            <w:pPr>
              <w:pStyle w:val="Tabelatekst"/>
            </w:pPr>
            <w:proofErr w:type="spellStart"/>
            <w:r w:rsidRPr="00BD117A">
              <w:t>neu_isspecializedcontractnfz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5F4A6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1773E0" w14:textId="75A0F61E" w:rsidR="001F16A5" w:rsidRPr="00BD117A" w:rsidRDefault="00140FAB" w:rsidP="001F16A5">
            <w:pPr>
              <w:pStyle w:val="Tabelatekst"/>
            </w:pPr>
            <w:r w:rsidRPr="00BD117A">
              <w:t>Czy Produkt jest objęty specjalistyczną umową z NFZ,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C51D9C" w14:textId="747AE8DE" w:rsidR="001F16A5" w:rsidRPr="00BD117A" w:rsidRDefault="00140FAB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0DBD39" w14:textId="29D725A4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F16A5" w:rsidRPr="00BD117A">
              <w:rPr>
                <w:rStyle w:val="normaltextrun"/>
                <w:szCs w:val="20"/>
              </w:rPr>
              <w:t>, uzupełniane automatycznie</w:t>
            </w:r>
            <w:r w:rsidR="00140FAB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1F16A5" w:rsidRPr="00BD117A" w14:paraId="3BAEDFBA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BBAAA" w14:textId="171BEE05" w:rsidR="001F16A5" w:rsidRPr="00BD117A" w:rsidRDefault="00D241A9" w:rsidP="001F16A5">
            <w:pPr>
              <w:pStyle w:val="Tabelatekst"/>
            </w:pPr>
            <w:r w:rsidRPr="00BD117A">
              <w:t>Produkt problematyczny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4E599" w14:textId="23CBF99C" w:rsidR="001F16A5" w:rsidRPr="00BD117A" w:rsidRDefault="00F27D20" w:rsidP="001F16A5">
            <w:pPr>
              <w:pStyle w:val="Tabelatekst"/>
            </w:pPr>
            <w:proofErr w:type="spellStart"/>
            <w:r w:rsidRPr="00BD117A">
              <w:t>neu_isproblem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18F04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C5C701" w14:textId="2323F705" w:rsidR="001F16A5" w:rsidRPr="00BD117A" w:rsidRDefault="00F27D20" w:rsidP="001F16A5">
            <w:pPr>
              <w:pStyle w:val="Tabelatekst"/>
            </w:pPr>
            <w:r w:rsidRPr="00BD117A">
              <w:t>Produkt problematyczny, wykluczany z Przetargu, dotyczący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703F96" w14:textId="7A0DFA35" w:rsidR="001F16A5" w:rsidRPr="00BD117A" w:rsidRDefault="00F27D20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444F9C" w14:textId="1EDEEE27" w:rsidR="001F16A5" w:rsidRPr="00BD117A" w:rsidRDefault="00F522D6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 automatycznie</w:t>
            </w:r>
            <w:r w:rsidR="00DE2228" w:rsidRPr="00BD117A">
              <w:rPr>
                <w:rStyle w:val="normaltextrun"/>
                <w:szCs w:val="20"/>
              </w:rPr>
              <w:t xml:space="preserve"> lub przez użytkownika, domyślnie: Nie</w:t>
            </w:r>
          </w:p>
        </w:tc>
      </w:tr>
      <w:tr w:rsidR="001F16A5" w:rsidRPr="00BD117A" w14:paraId="0004415F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0CC4E" w14:textId="72177EFB" w:rsidR="001F16A5" w:rsidRPr="00BD117A" w:rsidRDefault="00DE2228" w:rsidP="001F16A5">
            <w:pPr>
              <w:pStyle w:val="Tabelatekst"/>
            </w:pPr>
            <w:r w:rsidRPr="00BD117A">
              <w:t>Powód problematyczności produktu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A8102" w14:textId="00CA80D3" w:rsidR="001F16A5" w:rsidRPr="00BD117A" w:rsidRDefault="00DE2228" w:rsidP="001F16A5">
            <w:pPr>
              <w:pStyle w:val="Tabelatekst"/>
            </w:pPr>
            <w:proofErr w:type="spellStart"/>
            <w:r w:rsidRPr="00BD117A">
              <w:t>neu_problemdescription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41E2A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B61596" w14:textId="775E5517" w:rsidR="001F16A5" w:rsidRPr="00BD117A" w:rsidRDefault="005E719E" w:rsidP="001F16A5">
            <w:pPr>
              <w:pStyle w:val="Tabelatekst"/>
            </w:pPr>
            <w:r w:rsidRPr="00BD117A">
              <w:t>Opis, dlaczego Produkt uznawany jest za problematyczny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66FDB9" w14:textId="11E1EFB1" w:rsidR="001F16A5" w:rsidRPr="00BD117A" w:rsidRDefault="004C6B33" w:rsidP="001F16A5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208111" w14:textId="74C75FE1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5E719E" w:rsidRPr="00BD117A">
              <w:rPr>
                <w:rStyle w:val="normaltextrun"/>
                <w:szCs w:val="20"/>
              </w:rPr>
              <w:t>, wyświetlane kiedy w polu „Produkt problematyczny"</w:t>
            </w:r>
            <w:r w:rsidR="004C6B33" w:rsidRPr="00BD117A">
              <w:rPr>
                <w:rStyle w:val="normaltextrun"/>
                <w:szCs w:val="20"/>
              </w:rPr>
              <w:t>: Tak,</w:t>
            </w:r>
            <w:r w:rsidR="005E719E" w:rsidRPr="00BD117A">
              <w:rPr>
                <w:rStyle w:val="normaltextrun"/>
                <w:szCs w:val="20"/>
              </w:rPr>
              <w:t xml:space="preserve"> uzupełniane automatycznie lub przez użytkownika</w:t>
            </w:r>
          </w:p>
        </w:tc>
      </w:tr>
      <w:tr w:rsidR="001F16A5" w:rsidRPr="00BD117A" w14:paraId="5589380B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AFB1" w14:textId="6181A16F" w:rsidR="001F16A5" w:rsidRPr="00BD117A" w:rsidRDefault="0002252A" w:rsidP="001F16A5">
            <w:pPr>
              <w:pStyle w:val="Tabelatekst"/>
            </w:pPr>
            <w:r w:rsidRPr="00BD117A">
              <w:t>Status zaopatrzenia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92E428" w14:textId="565FC93A" w:rsidR="001F16A5" w:rsidRPr="00BD117A" w:rsidRDefault="00BE3BC9" w:rsidP="001F16A5">
            <w:pPr>
              <w:pStyle w:val="Tabelatekst"/>
            </w:pPr>
            <w:proofErr w:type="spellStart"/>
            <w:r w:rsidRPr="00BD117A">
              <w:t>neu_supplystatus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7979E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904E01" w14:textId="6C09788F" w:rsidR="001F16A5" w:rsidRPr="00BD117A" w:rsidRDefault="00BE3BC9" w:rsidP="001F16A5">
            <w:pPr>
              <w:pStyle w:val="Tabelatekst"/>
            </w:pPr>
            <w:r w:rsidRPr="00BD117A">
              <w:t>Status zaopatrzenia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0D72C0" w14:textId="52242B2D" w:rsidR="001F16A5" w:rsidRPr="00BD117A" w:rsidRDefault="0027603C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F8094A" w14:textId="15B32F15" w:rsidR="001F16A5" w:rsidRPr="00BD117A" w:rsidRDefault="00F522D6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0631E3" w:rsidRPr="00BD117A">
              <w:rPr>
                <w:rStyle w:val="normaltextrun"/>
                <w:szCs w:val="20"/>
              </w:rPr>
              <w:t>zupełniane automatycznie lub przez użytkownika</w:t>
            </w:r>
          </w:p>
        </w:tc>
      </w:tr>
      <w:tr w:rsidR="001F16A5" w:rsidRPr="00BD117A" w14:paraId="2AF1F557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B9D33" w14:textId="5F9E06B9" w:rsidR="001F16A5" w:rsidRPr="00BD117A" w:rsidRDefault="004A0D09" w:rsidP="001F16A5">
            <w:pPr>
              <w:pStyle w:val="Tabelatekst"/>
            </w:pPr>
            <w:r w:rsidRPr="00BD117A">
              <w:t xml:space="preserve">Aktywny w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A7982" w14:textId="2A36915A" w:rsidR="001F16A5" w:rsidRPr="00BD117A" w:rsidRDefault="004A0D09" w:rsidP="001F16A5">
            <w:pPr>
              <w:pStyle w:val="Tabelatekst"/>
            </w:pPr>
            <w:proofErr w:type="spellStart"/>
            <w:r w:rsidRPr="00BD117A">
              <w:t>neu_isactiveinpharmindex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542AC0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F8B5E9" w14:textId="14DAB9A1" w:rsidR="001F16A5" w:rsidRPr="00BD117A" w:rsidRDefault="004A0D09" w:rsidP="001F16A5">
            <w:pPr>
              <w:pStyle w:val="Tabelatekst"/>
            </w:pPr>
            <w:r w:rsidRPr="00BD117A">
              <w:t xml:space="preserve">Czy Produkt Dopasowany jest aktywny w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675AED" w14:textId="3AFF4D9C" w:rsidR="001F16A5" w:rsidRPr="00BD117A" w:rsidRDefault="005D24DF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18012D" w14:textId="307C81B0" w:rsidR="001F16A5" w:rsidRPr="00BD117A" w:rsidRDefault="00F522D6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5D24DF" w:rsidRPr="00BD117A">
              <w:rPr>
                <w:rStyle w:val="normaltextrun"/>
                <w:szCs w:val="20"/>
              </w:rPr>
              <w:t xml:space="preserve"> automatycznie lub przez użytkownika, domyślnie: Nie</w:t>
            </w:r>
          </w:p>
        </w:tc>
      </w:tr>
      <w:tr w:rsidR="001F16A5" w:rsidRPr="00BD117A" w14:paraId="599BD32B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B1498" w14:textId="5DE3F9D1" w:rsidR="001F16A5" w:rsidRPr="00BD117A" w:rsidRDefault="007F53E9" w:rsidP="001F16A5">
            <w:pPr>
              <w:pStyle w:val="Tabelatekst"/>
            </w:pPr>
            <w:r w:rsidRPr="00BD117A">
              <w:t>Wymagana akceptacja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1F1F2" w14:textId="42410FA6" w:rsidR="001F16A5" w:rsidRPr="00BD117A" w:rsidRDefault="007F53E9" w:rsidP="001F16A5">
            <w:pPr>
              <w:pStyle w:val="Tabelatekst"/>
            </w:pPr>
            <w:proofErr w:type="spellStart"/>
            <w:r w:rsidRPr="00BD117A">
              <w:t>neu_isaccept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6BABF4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B07DB7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D3B9A8" w14:textId="5E408B41" w:rsidR="001F16A5" w:rsidRPr="00BD117A" w:rsidRDefault="007F53E9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865C9D" w14:textId="02669571" w:rsidR="001F16A5" w:rsidRPr="00BD117A" w:rsidRDefault="00F522D6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F53E9" w:rsidRPr="00BD117A">
              <w:rPr>
                <w:rStyle w:val="normaltextrun"/>
                <w:szCs w:val="20"/>
              </w:rPr>
              <w:t xml:space="preserve"> automatycznie lub przez użytkownika, domyślnie: Nie</w:t>
            </w:r>
          </w:p>
        </w:tc>
      </w:tr>
      <w:tr w:rsidR="001F16A5" w:rsidRPr="00BD117A" w14:paraId="30FD2389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5D952" w14:textId="6A4CBA5A" w:rsidR="001F16A5" w:rsidRPr="00BD117A" w:rsidRDefault="007F53E9" w:rsidP="001F16A5">
            <w:pPr>
              <w:pStyle w:val="Tabelatekst"/>
            </w:pPr>
            <w:r w:rsidRPr="00BD117A">
              <w:t>Powód akceptacji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3F0452" w14:textId="320FD581" w:rsidR="001F16A5" w:rsidRPr="00BD117A" w:rsidRDefault="004F087F" w:rsidP="001F16A5">
            <w:pPr>
              <w:pStyle w:val="Tabelatekst"/>
            </w:pPr>
            <w:proofErr w:type="spellStart"/>
            <w:r w:rsidRPr="00BD117A">
              <w:t>neu_acceptdescription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575FD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DC273B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D9BE60" w14:textId="3426AE99" w:rsidR="001F16A5" w:rsidRPr="00BD117A" w:rsidRDefault="00E04191" w:rsidP="001F16A5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694EB4" w14:textId="2C92C637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</w:p>
        </w:tc>
      </w:tr>
      <w:tr w:rsidR="001F16A5" w:rsidRPr="00BD117A" w14:paraId="213E42AD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74575" w14:textId="458AC6B8" w:rsidR="001F16A5" w:rsidRPr="00BD117A" w:rsidRDefault="00DF55E5" w:rsidP="001F16A5">
            <w:pPr>
              <w:pStyle w:val="Tabelatekst"/>
            </w:pPr>
            <w:r w:rsidRPr="00BD117A">
              <w:t>Wyczyść typ dopasowania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084CD" w14:textId="7AAB6A0C" w:rsidR="001F16A5" w:rsidRPr="00BD117A" w:rsidRDefault="00680086" w:rsidP="001F16A5">
            <w:pPr>
              <w:pStyle w:val="Tabelatekst"/>
            </w:pPr>
            <w:proofErr w:type="spellStart"/>
            <w:r w:rsidRPr="00BD117A">
              <w:t>WebResource_neu_mappedproductaClearTypeButton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D38A8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75757F" w14:textId="438AF08E" w:rsidR="001F16A5" w:rsidRPr="00BD117A" w:rsidRDefault="003037C7" w:rsidP="001F16A5">
            <w:pPr>
              <w:pStyle w:val="Tabelatekst"/>
            </w:pPr>
            <w:r w:rsidRPr="00BD117A">
              <w:t xml:space="preserve">Przycisk „Wyczyść typ dopasowania”, wywołujący </w:t>
            </w:r>
            <w:r w:rsidR="00CF388C" w:rsidRPr="00BD117A">
              <w:t>usunięcie wartości z pola „Typ dopasowania”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293B90" w14:textId="3481FA7E" w:rsidR="001F16A5" w:rsidRPr="00BD117A" w:rsidRDefault="00680086" w:rsidP="001F16A5">
            <w:pPr>
              <w:pStyle w:val="Tabelatekst"/>
            </w:pPr>
            <w:r w:rsidRPr="00BD117A">
              <w:rPr>
                <w:rStyle w:val="normaltextrun"/>
                <w:szCs w:val="20"/>
              </w:rPr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DEE685" w14:textId="2D9638E0" w:rsidR="001F16A5" w:rsidRPr="00BD117A" w:rsidRDefault="00680086" w:rsidP="001F16A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Zasób sieci Web: </w:t>
            </w:r>
            <w:proofErr w:type="spellStart"/>
            <w:r w:rsidRPr="00BD117A">
              <w:rPr>
                <w:rStyle w:val="ms-crm-lookupitem-name"/>
              </w:rPr>
              <w:t>neu</w:t>
            </w:r>
            <w:proofErr w:type="spellEnd"/>
            <w:r w:rsidRPr="00BD117A">
              <w:rPr>
                <w:rStyle w:val="ms-crm-lookupitem-name"/>
              </w:rPr>
              <w:t>_/</w:t>
            </w:r>
            <w:proofErr w:type="spellStart"/>
            <w:r w:rsidRPr="00BD117A">
              <w:rPr>
                <w:rStyle w:val="ms-crm-lookupitem-name"/>
              </w:rPr>
              <w:t>html</w:t>
            </w:r>
            <w:proofErr w:type="spellEnd"/>
            <w:r w:rsidRPr="00BD117A">
              <w:rPr>
                <w:rStyle w:val="ms-crm-lookupitem-name"/>
              </w:rPr>
              <w:t>/neu_mappedproductClearType.html</w:t>
            </w:r>
          </w:p>
        </w:tc>
      </w:tr>
      <w:tr w:rsidR="001F16A5" w:rsidRPr="00BD117A" w14:paraId="4C851AAF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8CE0D" w14:textId="643AA030" w:rsidR="001F16A5" w:rsidRPr="00BD117A" w:rsidRDefault="00DC42E6" w:rsidP="001F16A5">
            <w:pPr>
              <w:pStyle w:val="Tabelatekst"/>
            </w:pPr>
            <w:r w:rsidRPr="00BD117A">
              <w:lastRenderedPageBreak/>
              <w:t>Nazwa handlowa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5930D" w14:textId="14D7478C" w:rsidR="001F16A5" w:rsidRPr="00BD117A" w:rsidRDefault="00DC42E6" w:rsidP="001F16A5">
            <w:pPr>
              <w:pStyle w:val="Tabelatekst"/>
            </w:pPr>
            <w:proofErr w:type="spellStart"/>
            <w:r w:rsidRPr="00BD117A">
              <w:t>neu_nametrade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73AC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A5E091" w14:textId="5D55DAF8" w:rsidR="001F16A5" w:rsidRPr="00BD117A" w:rsidRDefault="00DC42E6" w:rsidP="001F16A5">
            <w:pPr>
              <w:pStyle w:val="Tabelatekst"/>
            </w:pPr>
            <w:r w:rsidRPr="00BD117A">
              <w:t>Nazwa handlowa Produktu 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A50E71" w14:textId="1AE7624E" w:rsidR="001F16A5" w:rsidRPr="00BD117A" w:rsidRDefault="00DC42E6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27D0E2" w14:textId="4D57CC20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857CC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7CF61BB7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8B1E7" w14:textId="7E13BE73" w:rsidR="001F16A5" w:rsidRPr="00BD117A" w:rsidRDefault="00B54FBE" w:rsidP="001F16A5">
            <w:pPr>
              <w:pStyle w:val="Tabelatekst"/>
            </w:pPr>
            <w:r w:rsidRPr="00BD117A">
              <w:t>Kod EAN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0D9C85" w14:textId="169A125F" w:rsidR="001F16A5" w:rsidRPr="00BD117A" w:rsidRDefault="00B54FBE" w:rsidP="001F16A5">
            <w:pPr>
              <w:pStyle w:val="Tabelatekst"/>
            </w:pPr>
            <w:proofErr w:type="spellStart"/>
            <w:r w:rsidRPr="00BD117A">
              <w:t>neu_eancode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3A7D99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F123E8" w14:textId="6F7403DE" w:rsidR="001F16A5" w:rsidRPr="00BD117A" w:rsidRDefault="00B54FBE" w:rsidP="001F16A5">
            <w:pPr>
              <w:pStyle w:val="Tabelatekst"/>
            </w:pPr>
            <w:r w:rsidRPr="00BD117A">
              <w:t>Kod EAN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FB6682" w14:textId="1FBECFAA" w:rsidR="001F16A5" w:rsidRPr="00BD117A" w:rsidRDefault="00DA2C8C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983A01" w14:textId="4FA7975B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5983C1B7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C3CF" w14:textId="7771A38B" w:rsidR="001F16A5" w:rsidRPr="00BD117A" w:rsidRDefault="00B33C9E" w:rsidP="001F16A5">
            <w:pPr>
              <w:pStyle w:val="Tabelatekst"/>
            </w:pPr>
            <w:r w:rsidRPr="00BD117A">
              <w:t>Kod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66D79B" w14:textId="5CDCFB3A" w:rsidR="001F16A5" w:rsidRPr="00BD117A" w:rsidRDefault="000F0583" w:rsidP="001F16A5">
            <w:pPr>
              <w:pStyle w:val="Tabelatekst"/>
            </w:pPr>
            <w:proofErr w:type="spellStart"/>
            <w:r w:rsidRPr="00BD117A">
              <w:t>neu_sapcode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6A357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910B9D" w14:textId="5778E225" w:rsidR="001F16A5" w:rsidRPr="00BD117A" w:rsidRDefault="000F0583" w:rsidP="001F16A5">
            <w:pPr>
              <w:pStyle w:val="Tabelatekst"/>
            </w:pPr>
            <w:r w:rsidRPr="00BD117A">
              <w:t>Kod SAP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775E86" w14:textId="16A38AD0" w:rsidR="001F16A5" w:rsidRPr="00BD117A" w:rsidRDefault="000F0583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72285F" w14:textId="538B5E98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136E5336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8116" w14:textId="0258EAB9" w:rsidR="001F16A5" w:rsidRPr="00BD117A" w:rsidRDefault="000F0583" w:rsidP="001F16A5">
            <w:pPr>
              <w:pStyle w:val="Tabelatekst"/>
            </w:pPr>
            <w:r w:rsidRPr="00BD117A">
              <w:t>Kod BLOZ7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2D6C5" w14:textId="0253E829" w:rsidR="001F16A5" w:rsidRPr="00BD117A" w:rsidRDefault="000F0583" w:rsidP="001F16A5">
            <w:pPr>
              <w:pStyle w:val="Tabelatekst"/>
            </w:pPr>
            <w:r w:rsidRPr="00BD117A">
              <w:t>neu_bloz7code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464318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88CF68" w14:textId="553CD907" w:rsidR="001F16A5" w:rsidRPr="00BD117A" w:rsidRDefault="000F0583" w:rsidP="001F16A5">
            <w:pPr>
              <w:pStyle w:val="Tabelatekst"/>
            </w:pPr>
            <w:r w:rsidRPr="00BD117A">
              <w:t>Kod Bloz7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897A88" w14:textId="7914EAD3" w:rsidR="001F16A5" w:rsidRPr="00BD117A" w:rsidRDefault="000F0583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2EA4A0" w14:textId="5E2CADF7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60B2AC8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DD1F8" w14:textId="6D58FD64" w:rsidR="001F16A5" w:rsidRPr="00BD117A" w:rsidRDefault="007479E4" w:rsidP="001F16A5">
            <w:pPr>
              <w:pStyle w:val="Tabelatekst"/>
            </w:pPr>
            <w:r w:rsidRPr="00BD117A">
              <w:t>Kod BLOZ12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CE8D6" w14:textId="60566B4E" w:rsidR="001F16A5" w:rsidRPr="00BD117A" w:rsidRDefault="007479E4" w:rsidP="001F16A5">
            <w:pPr>
              <w:pStyle w:val="Tabelatekst"/>
            </w:pPr>
            <w:r w:rsidRPr="00BD117A">
              <w:t>neu_bloz12code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CD6076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FA7F7B" w14:textId="096E57D0" w:rsidR="001F16A5" w:rsidRPr="00BD117A" w:rsidRDefault="007479E4" w:rsidP="001F16A5">
            <w:pPr>
              <w:pStyle w:val="Tabelatekst"/>
            </w:pPr>
            <w:r w:rsidRPr="00BD117A">
              <w:t>Kod Bloz12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F9921C" w14:textId="259007A8" w:rsidR="001F16A5" w:rsidRPr="00BD117A" w:rsidRDefault="007479E4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6722E7" w14:textId="67869AE9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08E66107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E85E6" w14:textId="26A69132" w:rsidR="001F16A5" w:rsidRPr="00BD117A" w:rsidRDefault="0071795B" w:rsidP="001F16A5">
            <w:pPr>
              <w:pStyle w:val="Tabelatekst"/>
            </w:pPr>
            <w:r w:rsidRPr="00BD117A">
              <w:t>Nieaktywny Produkt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3A864" w14:textId="063DB567" w:rsidR="001F16A5" w:rsidRPr="00BD117A" w:rsidRDefault="0071795B" w:rsidP="001F16A5">
            <w:pPr>
              <w:pStyle w:val="Tabelatekst"/>
            </w:pPr>
            <w:proofErr w:type="spellStart"/>
            <w:r w:rsidRPr="00BD117A">
              <w:t>neu_isinactiveproductsap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AFC405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FFB66D" w14:textId="6433A644" w:rsidR="001F16A5" w:rsidRPr="00BD117A" w:rsidRDefault="0071795B" w:rsidP="001F16A5">
            <w:pPr>
              <w:pStyle w:val="Tabelatekst"/>
            </w:pPr>
            <w:r w:rsidRPr="00BD117A">
              <w:t>Czy Produkt SAP ma status nieaktywny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065FCB" w14:textId="4E9834D7" w:rsidR="001F16A5" w:rsidRPr="00BD117A" w:rsidRDefault="0071795B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95D3AD" w14:textId="22B2F08C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  <w:r w:rsidR="0071795B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1F16A5" w:rsidRPr="00BD117A" w14:paraId="43A6F2FB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61D57" w14:textId="0C1B0B89" w:rsidR="001F16A5" w:rsidRPr="00BD117A" w:rsidRDefault="00856227" w:rsidP="001F16A5">
            <w:pPr>
              <w:pStyle w:val="Tabelatekst"/>
            </w:pPr>
            <w:r w:rsidRPr="00BD117A">
              <w:t>Typ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706016" w14:textId="7B3B54AD" w:rsidR="001F16A5" w:rsidRPr="00BD117A" w:rsidRDefault="00856227" w:rsidP="001F16A5">
            <w:pPr>
              <w:pStyle w:val="Tabelatekst"/>
            </w:pPr>
            <w:proofErr w:type="spellStart"/>
            <w:r w:rsidRPr="00BD117A">
              <w:t>neu_typedrug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2D86D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3B2DC5" w14:textId="77777777" w:rsidR="001F16A5" w:rsidRPr="00BD117A" w:rsidRDefault="00F3654E" w:rsidP="001F16A5">
            <w:pPr>
              <w:pStyle w:val="Tabelatekst"/>
            </w:pPr>
            <w:r w:rsidRPr="00BD117A">
              <w:t>Lek,</w:t>
            </w:r>
          </w:p>
          <w:p w14:paraId="3AD59C6C" w14:textId="28E737CA" w:rsidR="00F3654E" w:rsidRPr="00BD117A" w:rsidRDefault="00F3654E" w:rsidP="001F16A5">
            <w:pPr>
              <w:pStyle w:val="Tabelatekst"/>
            </w:pPr>
            <w:r w:rsidRPr="00BD117A">
              <w:t>Suplement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DEB85F" w14:textId="0842E6A1" w:rsidR="001F16A5" w:rsidRPr="00BD117A" w:rsidRDefault="0095736B" w:rsidP="001F16A5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53E5E3" w14:textId="612B8BA7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  <w:r w:rsidR="0095736B" w:rsidRPr="00BD117A">
              <w:rPr>
                <w:rStyle w:val="normaltextrun"/>
                <w:szCs w:val="20"/>
              </w:rPr>
              <w:t>, zestaw opcji: Typ leku, domyślnie: Nieprzypisana wartość</w:t>
            </w:r>
          </w:p>
        </w:tc>
      </w:tr>
      <w:tr w:rsidR="001F16A5" w:rsidRPr="00BD117A" w14:paraId="14DF45CB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033D" w14:textId="0DBC72F1" w:rsidR="001F16A5" w:rsidRPr="00BD117A" w:rsidRDefault="00BB3AE1" w:rsidP="001F16A5">
            <w:pPr>
              <w:pStyle w:val="Tabelatekst"/>
            </w:pPr>
            <w:r w:rsidRPr="00BD117A">
              <w:t>Dopuszczony-</w:t>
            </w:r>
            <w:proofErr w:type="spellStart"/>
            <w:r w:rsidRPr="00BD117A">
              <w:t>Pharmindex</w:t>
            </w:r>
            <w:proofErr w:type="spellEnd"/>
            <w:r w:rsidRPr="00BD117A">
              <w:t xml:space="preserve"> brak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5E27CF" w14:textId="54068833" w:rsidR="001F16A5" w:rsidRPr="00BD117A" w:rsidRDefault="00BB3AE1" w:rsidP="001F16A5">
            <w:pPr>
              <w:pStyle w:val="Tabelatekst"/>
            </w:pPr>
            <w:proofErr w:type="spellStart"/>
            <w:r w:rsidRPr="00BD117A">
              <w:t>neu_csioz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9F235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3DDC6E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3E5E92" w14:textId="07A48287" w:rsidR="001F16A5" w:rsidRPr="00BD117A" w:rsidRDefault="00A9768C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BEF590" w14:textId="3EBDBB35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  <w:r w:rsidR="00A9768C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1F16A5" w:rsidRPr="00BD117A" w14:paraId="3F135DB8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4770C" w14:textId="6EA18141" w:rsidR="001F16A5" w:rsidRPr="00BD117A" w:rsidRDefault="00CA1164" w:rsidP="001F16A5">
            <w:pPr>
              <w:pStyle w:val="Tabelatekst"/>
            </w:pPr>
            <w:r w:rsidRPr="00BD117A">
              <w:lastRenderedPageBreak/>
              <w:t>Sposób rozliczania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8138C" w14:textId="0E9BE06A" w:rsidR="001F16A5" w:rsidRPr="00BD117A" w:rsidRDefault="00FE7FD8" w:rsidP="001F16A5">
            <w:pPr>
              <w:pStyle w:val="Tabelatekst"/>
            </w:pPr>
            <w:proofErr w:type="spellStart"/>
            <w:r w:rsidRPr="00BD117A">
              <w:t>neu_settlementmethod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32DC5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424D94" w14:textId="77777777" w:rsidR="001F16A5" w:rsidRPr="00BD117A" w:rsidRDefault="00A00C1E" w:rsidP="001F16A5">
            <w:pPr>
              <w:pStyle w:val="Tabelatekst"/>
            </w:pPr>
            <w:r w:rsidRPr="00BD117A">
              <w:t>retro – rozliczenie posprzedażowe,</w:t>
            </w:r>
          </w:p>
          <w:p w14:paraId="68007AAD" w14:textId="77777777" w:rsidR="00A00C1E" w:rsidRPr="00BD117A" w:rsidRDefault="005B48DA" w:rsidP="001F16A5">
            <w:pPr>
              <w:pStyle w:val="Tabelatekst"/>
            </w:pPr>
            <w:r w:rsidRPr="00BD117A">
              <w:t>nie retro – zakup w cenie warunkowej,</w:t>
            </w:r>
          </w:p>
          <w:p w14:paraId="5C3CDB50" w14:textId="2D15DDEA" w:rsidR="005B48DA" w:rsidRPr="00BD117A" w:rsidRDefault="005B48DA" w:rsidP="001F16A5">
            <w:pPr>
              <w:pStyle w:val="Tabelatekst"/>
            </w:pPr>
            <w:r w:rsidRPr="00BD117A">
              <w:t>nie rozliczamy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B66BBF" w14:textId="24624C6C" w:rsidR="001F16A5" w:rsidRPr="00BD117A" w:rsidRDefault="00A00C1E" w:rsidP="001F16A5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505680" w14:textId="61A1C995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  <w:r w:rsidR="00580081" w:rsidRPr="00BD117A">
              <w:rPr>
                <w:rStyle w:val="normaltextrun"/>
                <w:szCs w:val="20"/>
              </w:rPr>
              <w:t xml:space="preserve">, zestaw </w:t>
            </w:r>
            <w:r w:rsidR="00A00C1E" w:rsidRPr="00BD117A">
              <w:rPr>
                <w:rStyle w:val="normaltextrun"/>
                <w:szCs w:val="20"/>
              </w:rPr>
              <w:t>opcji: Sposób rozliczania, domyślnie: Nieprzypisana wartość</w:t>
            </w:r>
          </w:p>
        </w:tc>
      </w:tr>
      <w:tr w:rsidR="001F16A5" w:rsidRPr="00BD117A" w14:paraId="7FC2B5D0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8B8E" w14:textId="5A080F90" w:rsidR="001F16A5" w:rsidRPr="00BD117A" w:rsidRDefault="00791BFB" w:rsidP="001F16A5">
            <w:pPr>
              <w:pStyle w:val="Tabelatekst"/>
            </w:pPr>
            <w:r w:rsidRPr="00BD117A">
              <w:t>Warunki z ostatnich 12 miesięcy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A7A11" w14:textId="2CBF3A36" w:rsidR="001F16A5" w:rsidRPr="00BD117A" w:rsidRDefault="00791BFB" w:rsidP="001F16A5">
            <w:pPr>
              <w:pStyle w:val="Tabelatekst"/>
            </w:pPr>
            <w:proofErr w:type="spellStart"/>
            <w:r w:rsidRPr="00BD117A">
              <w:t>neu_istradetermslastyear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9897C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8C3370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9E1DEA" w14:textId="7B15B125" w:rsidR="001F16A5" w:rsidRPr="00BD117A" w:rsidRDefault="00791BFB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EE65C3" w14:textId="3FC2A963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  <w:r w:rsidR="00791BFB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1F16A5" w:rsidRPr="00BD117A" w14:paraId="56508DE7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01055" w14:textId="288C0655" w:rsidR="001F16A5" w:rsidRPr="00BD117A" w:rsidRDefault="00311158" w:rsidP="001F16A5">
            <w:pPr>
              <w:pStyle w:val="Tabelatekst"/>
            </w:pPr>
            <w:r w:rsidRPr="00BD117A">
              <w:t>Ostatnia data otrzymania warunków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F570E" w14:textId="441709D5" w:rsidR="001F16A5" w:rsidRPr="00BD117A" w:rsidRDefault="008130D0" w:rsidP="001F16A5">
            <w:pPr>
              <w:pStyle w:val="Tabelatekst"/>
            </w:pPr>
            <w:proofErr w:type="spellStart"/>
            <w:r w:rsidRPr="00BD117A">
              <w:t>neu_lastzpzkdate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BAD8B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7D9832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4482D1" w14:textId="1BBF7032" w:rsidR="001F16A5" w:rsidRPr="00BD117A" w:rsidRDefault="008130D0" w:rsidP="001F16A5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5B5ECD" w14:textId="6DCA34C4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56E963A3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B3AF4" w14:textId="3BF3B347" w:rsidR="001F16A5" w:rsidRPr="00BD117A" w:rsidRDefault="008130D0" w:rsidP="001F16A5">
            <w:pPr>
              <w:pStyle w:val="Tabelatekst"/>
            </w:pPr>
            <w:r w:rsidRPr="00BD117A">
              <w:t>Ostatnia cena ZPZK z otrzymanych warunków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1957C" w14:textId="657A6026" w:rsidR="001F16A5" w:rsidRPr="00BD117A" w:rsidRDefault="008130D0" w:rsidP="001F16A5">
            <w:pPr>
              <w:pStyle w:val="Tabelatekst"/>
            </w:pPr>
            <w:proofErr w:type="spellStart"/>
            <w:r w:rsidRPr="00BD117A">
              <w:t>neu_lastpricezpzk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06434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30F488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21F6DA" w14:textId="6EC43C15" w:rsidR="001F16A5" w:rsidRPr="00BD117A" w:rsidRDefault="008130D0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07BCF9" w14:textId="072CF34C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737750CD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573FD" w14:textId="47BEC909" w:rsidR="001F16A5" w:rsidRPr="00BD117A" w:rsidRDefault="00A47F3B" w:rsidP="001F16A5">
            <w:pPr>
              <w:pStyle w:val="Tabelatekst"/>
            </w:pPr>
            <w:r w:rsidRPr="00BD117A">
              <w:t>Numer Oferty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F9DEE" w14:textId="186AF423" w:rsidR="001F16A5" w:rsidRPr="00BD117A" w:rsidRDefault="00A47F3B" w:rsidP="001F16A5">
            <w:pPr>
              <w:pStyle w:val="Tabelatekst"/>
            </w:pPr>
            <w:proofErr w:type="spellStart"/>
            <w:r w:rsidRPr="00BD117A">
              <w:t>neu_code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A9850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F221A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012542" w14:textId="78F628AC" w:rsidR="001F16A5" w:rsidRPr="00BD117A" w:rsidRDefault="00A47F3B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FF33E9" w14:textId="245E2C7F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A4082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39096D93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99AC4" w14:textId="38A90AF4" w:rsidR="001F16A5" w:rsidRPr="00BD117A" w:rsidRDefault="00B13356" w:rsidP="001F16A5">
            <w:pPr>
              <w:pStyle w:val="Tabelatekst"/>
            </w:pPr>
            <w:r w:rsidRPr="00BD117A">
              <w:t>Typ kalkulacji z otrzymanych warunków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32CFE" w14:textId="1EFB9714" w:rsidR="001F16A5" w:rsidRPr="00BD117A" w:rsidRDefault="00B13356" w:rsidP="001F16A5">
            <w:pPr>
              <w:pStyle w:val="Tabelatekst"/>
            </w:pPr>
            <w:proofErr w:type="spellStart"/>
            <w:r w:rsidRPr="00BD117A">
              <w:t>neu_caltulationtype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1D34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A00CEC" w14:textId="77777777" w:rsidR="001F16A5" w:rsidRPr="00BD117A" w:rsidRDefault="00B13356" w:rsidP="001F16A5">
            <w:pPr>
              <w:pStyle w:val="Tabelatekst"/>
            </w:pPr>
            <w:r w:rsidRPr="00BD117A">
              <w:t>BK,</w:t>
            </w:r>
          </w:p>
          <w:p w14:paraId="5B720520" w14:textId="77777777" w:rsidR="00B13356" w:rsidRPr="00BD117A" w:rsidRDefault="00B13356" w:rsidP="001F16A5">
            <w:pPr>
              <w:pStyle w:val="Tabelatekst"/>
            </w:pPr>
            <w:r w:rsidRPr="00BD117A">
              <w:t>zapytanie,</w:t>
            </w:r>
          </w:p>
          <w:p w14:paraId="37C31E08" w14:textId="77777777" w:rsidR="00B13356" w:rsidRPr="00BD117A" w:rsidRDefault="00D21758" w:rsidP="001F16A5">
            <w:pPr>
              <w:pStyle w:val="Tabelatekst"/>
            </w:pPr>
            <w:r w:rsidRPr="00BD117A">
              <w:t>unijny,</w:t>
            </w:r>
          </w:p>
          <w:p w14:paraId="0EBD9090" w14:textId="77777777" w:rsidR="00D21758" w:rsidRPr="00BD117A" w:rsidRDefault="00D21758" w:rsidP="001F16A5">
            <w:pPr>
              <w:pStyle w:val="Tabelatekst"/>
            </w:pPr>
            <w:r w:rsidRPr="00BD117A">
              <w:t>krajowy,</w:t>
            </w:r>
          </w:p>
          <w:p w14:paraId="75EF357B" w14:textId="77777777" w:rsidR="00D21758" w:rsidRPr="00BD117A" w:rsidRDefault="00D21758" w:rsidP="001F16A5">
            <w:pPr>
              <w:pStyle w:val="Tabelatekst"/>
            </w:pPr>
            <w:r w:rsidRPr="00BD117A">
              <w:t>na pozycję,</w:t>
            </w:r>
          </w:p>
          <w:p w14:paraId="112083CA" w14:textId="77777777" w:rsidR="00D21758" w:rsidRPr="00BD117A" w:rsidRDefault="00D21758" w:rsidP="001F16A5">
            <w:pPr>
              <w:pStyle w:val="Tabelatekst"/>
            </w:pPr>
            <w:r w:rsidRPr="00BD117A">
              <w:t>na wartość,</w:t>
            </w:r>
          </w:p>
          <w:p w14:paraId="0D4D6E29" w14:textId="77777777" w:rsidR="00D21758" w:rsidRPr="00BD117A" w:rsidRDefault="00D21758" w:rsidP="001F16A5">
            <w:pPr>
              <w:pStyle w:val="Tabelatekst"/>
            </w:pPr>
            <w:r w:rsidRPr="00BD117A">
              <w:t>aukcja,</w:t>
            </w:r>
          </w:p>
          <w:p w14:paraId="05E39E9E" w14:textId="77777777" w:rsidR="00D21758" w:rsidRPr="00BD117A" w:rsidRDefault="00D21758" w:rsidP="001F16A5">
            <w:pPr>
              <w:pStyle w:val="Tabelatekst"/>
            </w:pPr>
            <w:r w:rsidRPr="00BD117A">
              <w:t>negocjacje,</w:t>
            </w:r>
          </w:p>
          <w:p w14:paraId="6FB438AA" w14:textId="76C2F821" w:rsidR="00D21758" w:rsidRPr="00BD117A" w:rsidRDefault="006F46DB" w:rsidP="001F16A5">
            <w:pPr>
              <w:pStyle w:val="Tabelatekst"/>
            </w:pPr>
            <w:r w:rsidRPr="00BD117A">
              <w:t>wolna ręka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EED016" w14:textId="1D09A85F" w:rsidR="001F16A5" w:rsidRPr="00BD117A" w:rsidRDefault="00B13356" w:rsidP="001F16A5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B1BF6C" w14:textId="24E96F4C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56B9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5DE28515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96A6D" w14:textId="7D699FB6" w:rsidR="001F16A5" w:rsidRPr="00BD117A" w:rsidRDefault="00120444" w:rsidP="001F16A5">
            <w:pPr>
              <w:pStyle w:val="Tabelatekst"/>
            </w:pPr>
            <w:r w:rsidRPr="00BD117A">
              <w:t>Nazwa międzynarodowa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4B855" w14:textId="0781FC07" w:rsidR="001F16A5" w:rsidRPr="00BD117A" w:rsidRDefault="00120444" w:rsidP="001F16A5">
            <w:pPr>
              <w:pStyle w:val="Tabelatekst"/>
            </w:pPr>
            <w:proofErr w:type="spellStart"/>
            <w:r w:rsidRPr="00BD117A">
              <w:t>neu_nameinternational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05B76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619BC2" w14:textId="7D4AB395" w:rsidR="001F16A5" w:rsidRPr="00BD117A" w:rsidRDefault="00120444" w:rsidP="001F16A5">
            <w:pPr>
              <w:pStyle w:val="Tabelatekst"/>
            </w:pPr>
            <w:r w:rsidRPr="00BD117A">
              <w:t>Nazwa międzynarodowa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A10571" w14:textId="52E5BB36" w:rsidR="001F16A5" w:rsidRPr="00BD117A" w:rsidRDefault="00120444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5AA116" w14:textId="2C35DFFB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56B9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6D881250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915D7" w14:textId="1EF7DE2C" w:rsidR="001F16A5" w:rsidRPr="00BD117A" w:rsidRDefault="00D12478" w:rsidP="001F16A5">
            <w:pPr>
              <w:pStyle w:val="Tabelatekst"/>
            </w:pPr>
            <w:r w:rsidRPr="00BD117A">
              <w:t>Postać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7B50B" w14:textId="1455C403" w:rsidR="001F16A5" w:rsidRPr="00BD117A" w:rsidRDefault="00D12478" w:rsidP="001F16A5">
            <w:pPr>
              <w:pStyle w:val="Tabelatekst"/>
            </w:pPr>
            <w:proofErr w:type="spellStart"/>
            <w:r w:rsidRPr="00BD117A">
              <w:t>neu_form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93BF6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2E4BD2" w14:textId="1B9C2A19" w:rsidR="001F16A5" w:rsidRPr="00BD117A" w:rsidRDefault="00D12478" w:rsidP="001F16A5">
            <w:pPr>
              <w:pStyle w:val="Tabelatekst"/>
            </w:pPr>
            <w:r w:rsidRPr="00BD117A">
              <w:t>Postać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1F9014" w14:textId="480ED4FC" w:rsidR="001F16A5" w:rsidRPr="00BD117A" w:rsidRDefault="00D12478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E73279" w14:textId="55163FB5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56B9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1F3833B8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620F2" w14:textId="7B284370" w:rsidR="001F16A5" w:rsidRPr="00BD117A" w:rsidRDefault="00A74A18" w:rsidP="001F16A5">
            <w:pPr>
              <w:pStyle w:val="Tabelatekst"/>
            </w:pPr>
            <w:r w:rsidRPr="00BD117A">
              <w:t>Dawka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AC698" w14:textId="4DCB8994" w:rsidR="001F16A5" w:rsidRPr="00BD117A" w:rsidRDefault="00C67897" w:rsidP="001F16A5">
            <w:pPr>
              <w:pStyle w:val="Tabelatekst"/>
            </w:pPr>
            <w:proofErr w:type="spellStart"/>
            <w:r w:rsidRPr="00BD117A">
              <w:t>neu_dosage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19787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0ED582" w14:textId="434401D0" w:rsidR="001F16A5" w:rsidRPr="00BD117A" w:rsidRDefault="00C67897" w:rsidP="001F16A5">
            <w:pPr>
              <w:pStyle w:val="Tabelatekst"/>
            </w:pPr>
            <w:r w:rsidRPr="00BD117A">
              <w:t>Dawka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21B04B" w14:textId="7C0DAA39" w:rsidR="001F16A5" w:rsidRPr="00BD117A" w:rsidRDefault="00D12478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7525CE" w14:textId="246B5B74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56B9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0C234EBF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FD27A" w14:textId="2DDAF339" w:rsidR="001F16A5" w:rsidRPr="00BD117A" w:rsidRDefault="00C67897" w:rsidP="001F16A5">
            <w:pPr>
              <w:pStyle w:val="Tabelatekst"/>
            </w:pPr>
            <w:r w:rsidRPr="00BD117A">
              <w:lastRenderedPageBreak/>
              <w:t>Jednostka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8A912C" w14:textId="3808872C" w:rsidR="001F16A5" w:rsidRPr="00BD117A" w:rsidRDefault="00C67897" w:rsidP="001F16A5">
            <w:pPr>
              <w:pStyle w:val="Tabelatekst"/>
            </w:pPr>
            <w:proofErr w:type="spellStart"/>
            <w:r w:rsidRPr="00BD117A">
              <w:t>neu_unit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032AE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D5140E" w14:textId="7190DB5E" w:rsidR="001F16A5" w:rsidRPr="00BD117A" w:rsidRDefault="00C67897" w:rsidP="001F16A5">
            <w:pPr>
              <w:pStyle w:val="Tabelatekst"/>
            </w:pPr>
            <w:r w:rsidRPr="00BD117A">
              <w:t>Jednostka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6F2492" w14:textId="33485561" w:rsidR="001F16A5" w:rsidRPr="00BD117A" w:rsidRDefault="00D12478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DAB375" w14:textId="2C81295F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56B9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0B0FD3DB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D2DEC" w14:textId="26717F61" w:rsidR="001F16A5" w:rsidRPr="00BD117A" w:rsidRDefault="0000625F" w:rsidP="001F16A5">
            <w:pPr>
              <w:pStyle w:val="Tabelatekst"/>
            </w:pPr>
            <w:r w:rsidRPr="00BD117A">
              <w:t>Sposób przeliczania wielkości opakowań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F79A89" w14:textId="671073C7" w:rsidR="001F16A5" w:rsidRPr="00BD117A" w:rsidRDefault="0000625F" w:rsidP="001F16A5">
            <w:pPr>
              <w:pStyle w:val="Tabelatekst"/>
            </w:pPr>
            <w:proofErr w:type="spellStart"/>
            <w:r w:rsidRPr="00BD117A">
              <w:t>neu_packagingcalculatemethod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077E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BB9985" w14:textId="77777777" w:rsidR="001F16A5" w:rsidRPr="00BD117A" w:rsidRDefault="00C32B94" w:rsidP="001F16A5">
            <w:pPr>
              <w:pStyle w:val="Tabelatekst"/>
            </w:pPr>
            <w:r w:rsidRPr="00BD117A">
              <w:t>Zaokrąglenie do 2 miejsc po przecinku,</w:t>
            </w:r>
          </w:p>
          <w:p w14:paraId="638C60C0" w14:textId="77777777" w:rsidR="00C32B94" w:rsidRPr="00BD117A" w:rsidRDefault="00C32B94" w:rsidP="001F16A5">
            <w:pPr>
              <w:pStyle w:val="Tabelatekst"/>
            </w:pPr>
            <w:r w:rsidRPr="00BD117A">
              <w:t>Zaokrąglenie do 3 miejsc po przecinku,</w:t>
            </w:r>
          </w:p>
          <w:p w14:paraId="21E76E70" w14:textId="77777777" w:rsidR="00C32B94" w:rsidRPr="00BD117A" w:rsidRDefault="00C32B94" w:rsidP="001F16A5">
            <w:pPr>
              <w:pStyle w:val="Tabelatekst"/>
            </w:pPr>
            <w:r w:rsidRPr="00BD117A">
              <w:t>Zaokrąglenie do 4 miejsc po przecinku,</w:t>
            </w:r>
          </w:p>
          <w:p w14:paraId="42ECB401" w14:textId="77777777" w:rsidR="00C32B94" w:rsidRPr="00BD117A" w:rsidRDefault="00C32B94" w:rsidP="001F16A5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pełnego w górę,</w:t>
            </w:r>
          </w:p>
          <w:p w14:paraId="0C339AD4" w14:textId="64D8467D" w:rsidR="00C32B94" w:rsidRPr="00BD117A" w:rsidRDefault="00C32B94" w:rsidP="001F16A5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pełnego w dół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C77150" w14:textId="7D7B7C07" w:rsidR="001F16A5" w:rsidRPr="00BD117A" w:rsidRDefault="0000625F" w:rsidP="001F16A5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52C9AE" w14:textId="230174CA" w:rsidR="001F16A5" w:rsidRPr="00BD117A" w:rsidRDefault="00F522D6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456B98" w:rsidRPr="00BD117A">
              <w:rPr>
                <w:rStyle w:val="normaltextrun"/>
                <w:szCs w:val="20"/>
              </w:rPr>
              <w:t xml:space="preserve"> automatycznie</w:t>
            </w:r>
            <w:r w:rsidR="00762F4D" w:rsidRPr="00BD117A">
              <w:rPr>
                <w:rStyle w:val="normaltextrun"/>
                <w:szCs w:val="20"/>
              </w:rPr>
              <w:t xml:space="preserve"> lub przez użytkownika</w:t>
            </w:r>
            <w:r w:rsidR="00C32B94" w:rsidRPr="00BD117A">
              <w:rPr>
                <w:rStyle w:val="normaltextrun"/>
                <w:szCs w:val="20"/>
              </w:rPr>
              <w:t>, domyślnie: Nieprzypisana wartość</w:t>
            </w:r>
          </w:p>
        </w:tc>
      </w:tr>
      <w:tr w:rsidR="001F16A5" w:rsidRPr="00BD117A" w14:paraId="7F3F73E0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255FC" w14:textId="45228A2D" w:rsidR="001F16A5" w:rsidRPr="00BD117A" w:rsidRDefault="00BB1D28" w:rsidP="001F16A5">
            <w:pPr>
              <w:pStyle w:val="Tabelatekst"/>
            </w:pPr>
            <w:r w:rsidRPr="00BD117A">
              <w:t>Problem z przeliczeniem ilości jednostek miary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95C4B" w14:textId="1A62EDFC" w:rsidR="001F16A5" w:rsidRPr="00BD117A" w:rsidRDefault="0050070D" w:rsidP="001F16A5">
            <w:pPr>
              <w:pStyle w:val="Tabelatekst"/>
            </w:pPr>
            <w:proofErr w:type="spellStart"/>
            <w:r w:rsidRPr="00BD117A">
              <w:t>neu_unitamountproblem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6887A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BEAB59" w14:textId="2C09BFAC" w:rsidR="001F16A5" w:rsidRPr="00BD117A" w:rsidRDefault="00801D26" w:rsidP="001F16A5">
            <w:pPr>
              <w:pStyle w:val="Tabelatekst"/>
            </w:pPr>
            <w:r w:rsidRPr="00BD117A">
              <w:t>Czy występuje problem przy przeliczeniu ilości jednostek miary ?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C07F6D" w14:textId="5BFD8825" w:rsidR="001F16A5" w:rsidRPr="00BD117A" w:rsidRDefault="00801D26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E54972" w14:textId="79CBA2C4" w:rsidR="001F16A5" w:rsidRPr="00BD117A" w:rsidRDefault="00F522D6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2F4D" w:rsidRPr="00BD117A">
              <w:rPr>
                <w:rStyle w:val="normaltextrun"/>
                <w:szCs w:val="20"/>
              </w:rPr>
              <w:t xml:space="preserve"> automatycznie lub przez użytkownika, domyślnie: </w:t>
            </w:r>
            <w:r w:rsidR="00801D26" w:rsidRPr="00BD117A">
              <w:rPr>
                <w:rStyle w:val="normaltextrun"/>
                <w:szCs w:val="20"/>
              </w:rPr>
              <w:t>Nie</w:t>
            </w:r>
          </w:p>
        </w:tc>
      </w:tr>
      <w:tr w:rsidR="001F16A5" w:rsidRPr="00BD117A" w14:paraId="72EBC02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A808" w14:textId="25370E52" w:rsidR="001F16A5" w:rsidRPr="00BD117A" w:rsidRDefault="00066CF8" w:rsidP="001F16A5">
            <w:pPr>
              <w:pStyle w:val="Tabelatekst"/>
            </w:pPr>
            <w:r w:rsidRPr="00BD117A">
              <w:t>Ilość jednostek miary do kalkulacji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E6FC78" w14:textId="1344BA30" w:rsidR="001F16A5" w:rsidRPr="00BD117A" w:rsidRDefault="00CC3760" w:rsidP="001F16A5">
            <w:pPr>
              <w:pStyle w:val="Tabelatekst"/>
            </w:pPr>
            <w:proofErr w:type="spellStart"/>
            <w:r w:rsidRPr="00BD117A">
              <w:t>neu_unitamount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05EF6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F7D544" w14:textId="17F4CF75" w:rsidR="001F16A5" w:rsidRPr="00BD117A" w:rsidRDefault="00CC3760" w:rsidP="001F16A5">
            <w:pPr>
              <w:pStyle w:val="Tabelatekst"/>
            </w:pPr>
            <w:r w:rsidRPr="00BD117A">
              <w:t>Ilość jednostek miary proponowana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BD59A3" w14:textId="77D08DD7" w:rsidR="001F16A5" w:rsidRPr="00BD117A" w:rsidRDefault="0027286F" w:rsidP="001F16A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248413" w14:textId="5C7EE1E4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CC3760" w:rsidRPr="00BD117A">
              <w:rPr>
                <w:rStyle w:val="normaltextrun"/>
                <w:szCs w:val="20"/>
              </w:rPr>
              <w:t xml:space="preserve">, uzupełniane automatycznie, </w:t>
            </w:r>
            <w:r w:rsidR="0027286F" w:rsidRPr="00BD117A">
              <w:rPr>
                <w:rStyle w:val="normaltextrun"/>
                <w:szCs w:val="20"/>
              </w:rPr>
              <w:t>dokładność: 4</w:t>
            </w:r>
          </w:p>
        </w:tc>
      </w:tr>
      <w:tr w:rsidR="001F16A5" w:rsidRPr="00BD117A" w14:paraId="58C666E5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B3D23" w14:textId="65D3B860" w:rsidR="001F16A5" w:rsidRPr="00BD117A" w:rsidRDefault="0027286F" w:rsidP="001F16A5">
            <w:pPr>
              <w:pStyle w:val="Tabelatekst"/>
            </w:pPr>
            <w:r w:rsidRPr="00BD117A">
              <w:t>Ilość jednostek miary do kalkulacji - zmiana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55988" w14:textId="68959302" w:rsidR="001F16A5" w:rsidRPr="00BD117A" w:rsidRDefault="0027286F" w:rsidP="001F16A5">
            <w:pPr>
              <w:pStyle w:val="Tabelatekst"/>
            </w:pPr>
            <w:proofErr w:type="spellStart"/>
            <w:r w:rsidRPr="00BD117A">
              <w:t>neu_unitamountchange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B88CF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041840" w14:textId="521490E2" w:rsidR="001F16A5" w:rsidRPr="00BD117A" w:rsidRDefault="0027286F" w:rsidP="001F16A5">
            <w:pPr>
              <w:pStyle w:val="Tabelatekst"/>
            </w:pPr>
            <w:r w:rsidRPr="00BD117A">
              <w:t>Pole do ręcznej zmiany ilości jednostek.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231E26" w14:textId="50C4C1C0" w:rsidR="001F16A5" w:rsidRPr="00BD117A" w:rsidRDefault="0027286F" w:rsidP="001F16A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487BE8" w14:textId="1510B720" w:rsidR="001F16A5" w:rsidRPr="00BD117A" w:rsidRDefault="00BF10C2" w:rsidP="001F16A5">
            <w:pPr>
              <w:pStyle w:val="Tabelatekst"/>
              <w:rPr>
                <w:rStyle w:val="normaltextrun"/>
                <w:b/>
                <w:bCs/>
                <w:szCs w:val="20"/>
              </w:rPr>
            </w:pPr>
            <w:r>
              <w:rPr>
                <w:rStyle w:val="normaltextrun"/>
                <w:szCs w:val="20"/>
              </w:rPr>
              <w:t>J</w:t>
            </w:r>
            <w:r w:rsidR="00B465B3" w:rsidRPr="00BD117A">
              <w:rPr>
                <w:rStyle w:val="normaltextrun"/>
                <w:szCs w:val="20"/>
              </w:rPr>
              <w:t>ego zapisana wartość nadpisuje pole „</w:t>
            </w:r>
            <w:r w:rsidR="00B465B3" w:rsidRPr="00BD117A">
              <w:t>Ilość jednostek miary do kalkulacji”</w:t>
            </w:r>
            <w:r w:rsidR="001175F6" w:rsidRPr="00BD117A">
              <w:t>, dokładność: 4</w:t>
            </w:r>
          </w:p>
        </w:tc>
      </w:tr>
      <w:tr w:rsidR="001F16A5" w:rsidRPr="00BD117A" w14:paraId="5D48DB41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D964" w14:textId="0C096021" w:rsidR="001F16A5" w:rsidRPr="00BD117A" w:rsidRDefault="00DC0EEE" w:rsidP="001F16A5">
            <w:pPr>
              <w:pStyle w:val="Tabelatekst"/>
            </w:pPr>
            <w:r w:rsidRPr="00BD117A">
              <w:t>Ilość jednostek miary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BB8793" w14:textId="722268AD" w:rsidR="001F16A5" w:rsidRPr="00BD117A" w:rsidRDefault="00867804" w:rsidP="001F16A5">
            <w:pPr>
              <w:pStyle w:val="Tabelatekst"/>
            </w:pPr>
            <w:proofErr w:type="spellStart"/>
            <w:r w:rsidRPr="00BD117A">
              <w:t>neu_unitamountsap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4CFFBA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FB369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695B20" w14:textId="7608A986" w:rsidR="001F16A5" w:rsidRPr="00BD117A" w:rsidRDefault="00867804" w:rsidP="001F16A5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D9BD89" w14:textId="24DE5D22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DC0EEE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76AEF0BD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148E1" w14:textId="7361943D" w:rsidR="001F16A5" w:rsidRPr="00BD117A" w:rsidRDefault="00F80802" w:rsidP="001F16A5">
            <w:pPr>
              <w:pStyle w:val="Tabelatekst"/>
            </w:pPr>
            <w:r w:rsidRPr="00BD117A">
              <w:t>Opakowanie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5A02E" w14:textId="52E66254" w:rsidR="001F16A5" w:rsidRPr="00BD117A" w:rsidRDefault="005137B7" w:rsidP="001F16A5">
            <w:pPr>
              <w:pStyle w:val="Tabelatekst"/>
            </w:pPr>
            <w:proofErr w:type="spellStart"/>
            <w:r w:rsidRPr="00BD117A">
              <w:t>neu_packaging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6EC048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D34D25" w14:textId="7A685B28" w:rsidR="001F16A5" w:rsidRPr="00BD117A" w:rsidRDefault="005137B7" w:rsidP="001F16A5">
            <w:pPr>
              <w:pStyle w:val="Tabelatekst"/>
            </w:pPr>
            <w:r w:rsidRPr="00BD117A">
              <w:t>Opakowanie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4346C1" w14:textId="1F3E2844" w:rsidR="001F16A5" w:rsidRPr="00BD117A" w:rsidRDefault="005137B7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FE2A71" w14:textId="1943E9CE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5137B7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1BAA1F6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FF2DB" w14:textId="08C53930" w:rsidR="001F16A5" w:rsidRPr="00BD117A" w:rsidRDefault="00410EE6" w:rsidP="001F16A5">
            <w:pPr>
              <w:pStyle w:val="Tabelatekst"/>
            </w:pPr>
            <w:r w:rsidRPr="00BD117A">
              <w:t>Ilość sztuk w opakowaniu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047686" w14:textId="28FB29E4" w:rsidR="001F16A5" w:rsidRPr="00BD117A" w:rsidRDefault="00410EE6" w:rsidP="001F16A5">
            <w:pPr>
              <w:pStyle w:val="Tabelatekst"/>
            </w:pPr>
            <w:proofErr w:type="spellStart"/>
            <w:r w:rsidRPr="00BD117A">
              <w:t>neu_packagingqty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43F102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81BD28" w14:textId="017E0B60" w:rsidR="001F16A5" w:rsidRPr="00BD117A" w:rsidRDefault="00410EE6" w:rsidP="001F16A5">
            <w:pPr>
              <w:pStyle w:val="Tabelatekst"/>
            </w:pPr>
            <w:r w:rsidRPr="00BD117A">
              <w:t>Ilość sztuk w opakowaniu.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4282CC" w14:textId="7261BA34" w:rsidR="001F16A5" w:rsidRPr="00BD117A" w:rsidRDefault="00410EE6" w:rsidP="001F16A5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A088BB" w14:textId="44233BE3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10EE6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192C138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E1187" w14:textId="2092697F" w:rsidR="001F16A5" w:rsidRPr="00BD117A" w:rsidRDefault="0039674E" w:rsidP="001F16A5">
            <w:pPr>
              <w:pStyle w:val="Tabelatekst"/>
            </w:pPr>
            <w:r w:rsidRPr="00BD117A">
              <w:lastRenderedPageBreak/>
              <w:t>Ilość sztuk w opakowaniu - zmiana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3512C" w14:textId="72999937" w:rsidR="001F16A5" w:rsidRPr="00BD117A" w:rsidRDefault="0039674E" w:rsidP="001F16A5">
            <w:pPr>
              <w:pStyle w:val="Tabelatekst"/>
            </w:pPr>
            <w:proofErr w:type="spellStart"/>
            <w:r w:rsidRPr="00BD117A">
              <w:t>neu_packagingqtychange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FDB277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B462E3" w14:textId="6E7A8308" w:rsidR="001F16A5" w:rsidRPr="00BD117A" w:rsidRDefault="0039674E" w:rsidP="001F16A5">
            <w:pPr>
              <w:pStyle w:val="Tabelatekst"/>
            </w:pPr>
            <w:r w:rsidRPr="00BD117A">
              <w:t>Pole do ręcznej zmiany ilości sztuk w opakowaniu.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426845" w14:textId="7B83CA23" w:rsidR="001F16A5" w:rsidRPr="00BD117A" w:rsidRDefault="00FD70CA" w:rsidP="001F16A5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A6F5AF" w14:textId="4AA23CEA" w:rsidR="001F16A5" w:rsidRPr="00BD117A" w:rsidRDefault="00BF10C2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J</w:t>
            </w:r>
            <w:r w:rsidR="00FD70CA" w:rsidRPr="00BD117A">
              <w:rPr>
                <w:rStyle w:val="normaltextrun"/>
                <w:szCs w:val="20"/>
              </w:rPr>
              <w:t>ego zapisana wartość nadpisuje pole „</w:t>
            </w:r>
            <w:r w:rsidR="00FD70CA" w:rsidRPr="00BD117A">
              <w:t>Ilość sztuk w opakowaniu"</w:t>
            </w:r>
          </w:p>
        </w:tc>
      </w:tr>
      <w:tr w:rsidR="001F16A5" w:rsidRPr="00BD117A" w14:paraId="5F96412C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751A" w14:textId="62AF7C13" w:rsidR="001F16A5" w:rsidRPr="00BD117A" w:rsidRDefault="0039674E" w:rsidP="001F16A5">
            <w:pPr>
              <w:pStyle w:val="Tabelatekst"/>
            </w:pPr>
            <w:r w:rsidRPr="00BD117A">
              <w:t>Opakowanie zbiorcze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F2563" w14:textId="296D7326" w:rsidR="001F16A5" w:rsidRPr="00BD117A" w:rsidRDefault="0039674E" w:rsidP="001F16A5">
            <w:pPr>
              <w:pStyle w:val="Tabelatekst"/>
            </w:pPr>
            <w:proofErr w:type="spellStart"/>
            <w:r w:rsidRPr="00BD117A">
              <w:t>neu_packagingset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CA109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EC6C72" w14:textId="2371784A" w:rsidR="001F16A5" w:rsidRPr="00BD117A" w:rsidRDefault="002E1408" w:rsidP="001F16A5">
            <w:pPr>
              <w:pStyle w:val="Tabelatekst"/>
            </w:pPr>
            <w:r w:rsidRPr="00BD117A">
              <w:t>Opakowanie zbiorcze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090C3C" w14:textId="569F892D" w:rsidR="001F16A5" w:rsidRPr="00BD117A" w:rsidRDefault="002E1408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2723D4" w14:textId="791A462F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E140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66AD796E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5E99" w14:textId="570A7623" w:rsidR="001F16A5" w:rsidRPr="00BD117A" w:rsidRDefault="00F26318" w:rsidP="001F16A5">
            <w:pPr>
              <w:pStyle w:val="Tabelatekst"/>
            </w:pPr>
            <w:r w:rsidRPr="00BD117A">
              <w:t>Droga podania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02CAF3" w14:textId="149641A4" w:rsidR="001F16A5" w:rsidRPr="00BD117A" w:rsidRDefault="00F26318" w:rsidP="001F16A5">
            <w:pPr>
              <w:pStyle w:val="Tabelatekst"/>
            </w:pPr>
            <w:proofErr w:type="spellStart"/>
            <w:r w:rsidRPr="00BD117A">
              <w:t>neu_routeofadministration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30D565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776D1F" w14:textId="08AC7B28" w:rsidR="001F16A5" w:rsidRPr="00BD117A" w:rsidRDefault="00F26318" w:rsidP="001F16A5">
            <w:pPr>
              <w:pStyle w:val="Tabelatekst"/>
            </w:pPr>
            <w:r w:rsidRPr="00BD117A">
              <w:t>Droga podania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A1E12D" w14:textId="4C32FACC" w:rsidR="001F16A5" w:rsidRPr="00BD117A" w:rsidRDefault="00F26318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486DEA" w14:textId="1E8D1EEC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2631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776989B5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10E5" w14:textId="74E2942D" w:rsidR="001F16A5" w:rsidRPr="00BD117A" w:rsidRDefault="00B64A57" w:rsidP="001F16A5">
            <w:pPr>
              <w:pStyle w:val="Tabelatekst"/>
            </w:pPr>
            <w:r w:rsidRPr="00BD117A">
              <w:t>Substancja czynna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A0200" w14:textId="54FD95CF" w:rsidR="001F16A5" w:rsidRPr="00BD117A" w:rsidRDefault="008716AE" w:rsidP="001F16A5">
            <w:pPr>
              <w:pStyle w:val="Tabelatekst"/>
            </w:pPr>
            <w:proofErr w:type="spellStart"/>
            <w:r w:rsidRPr="00BD117A">
              <w:t>neu_activesubstance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DB878D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EC05FC" w14:textId="35CA0F26" w:rsidR="001F16A5" w:rsidRPr="00BD117A" w:rsidRDefault="008716AE" w:rsidP="001F16A5">
            <w:pPr>
              <w:pStyle w:val="Tabelatekst"/>
            </w:pPr>
            <w:r w:rsidRPr="00BD117A">
              <w:t>Substancja czynna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AE859E" w14:textId="0AC3AA7F" w:rsidR="001F16A5" w:rsidRPr="00BD117A" w:rsidRDefault="008716AE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48B58B" w14:textId="2D42C3C2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51B13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6E867BE8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C2447" w14:textId="5B180267" w:rsidR="001F16A5" w:rsidRPr="00BD117A" w:rsidRDefault="008716AE" w:rsidP="001F16A5">
            <w:pPr>
              <w:pStyle w:val="Tabelatekst"/>
            </w:pPr>
            <w:r w:rsidRPr="00BD117A">
              <w:t>Idealna dawka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18B287" w14:textId="47BFE5FA" w:rsidR="001F16A5" w:rsidRPr="00BD117A" w:rsidRDefault="008716AE" w:rsidP="001F16A5">
            <w:pPr>
              <w:pStyle w:val="Tabelatekst"/>
            </w:pPr>
            <w:proofErr w:type="spellStart"/>
            <w:r w:rsidRPr="00BD117A">
              <w:t>neu_perfectdosage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5ACC0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41151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D22CC8" w14:textId="002C4C54" w:rsidR="001F16A5" w:rsidRPr="00BD117A" w:rsidRDefault="00543496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0CB4F1" w14:textId="032F56FE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51B13" w:rsidRPr="00BD117A">
              <w:rPr>
                <w:rStyle w:val="normaltextrun"/>
                <w:szCs w:val="20"/>
              </w:rPr>
              <w:t>, uzupełniane automatycznie</w:t>
            </w:r>
            <w:r w:rsidR="00543496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1F16A5" w:rsidRPr="00BD117A" w14:paraId="64EFC09D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CB13C" w14:textId="07805EDC" w:rsidR="001F16A5" w:rsidRPr="00BD117A" w:rsidRDefault="002D3A78" w:rsidP="001F16A5">
            <w:pPr>
              <w:pStyle w:val="Tabelatekst"/>
            </w:pPr>
            <w:r w:rsidRPr="00BD117A">
              <w:t>Nazwa rozczytana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E832B8" w14:textId="21CB2F15" w:rsidR="001F16A5" w:rsidRPr="00BD117A" w:rsidRDefault="00B14F09" w:rsidP="001F16A5">
            <w:pPr>
              <w:pStyle w:val="Tabelatekst"/>
            </w:pPr>
            <w:proofErr w:type="spellStart"/>
            <w:r w:rsidRPr="00BD117A">
              <w:t>neu_namefromexcel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EBA92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786B7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BEF0B8" w14:textId="5946EE79" w:rsidR="001F16A5" w:rsidRPr="00BD117A" w:rsidRDefault="00B14F09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25A9CB" w14:textId="239F2422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51B13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00724C1C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476FF" w14:textId="52BDBEE8" w:rsidR="001F16A5" w:rsidRPr="00BD117A" w:rsidRDefault="007A06B4" w:rsidP="001F16A5">
            <w:pPr>
              <w:pStyle w:val="Tabelatekst"/>
            </w:pPr>
            <w:r w:rsidRPr="00BD117A">
              <w:t>Postać rozczytana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5D587" w14:textId="1F8AD36C" w:rsidR="001F16A5" w:rsidRPr="00BD117A" w:rsidRDefault="00043704" w:rsidP="001F16A5">
            <w:pPr>
              <w:pStyle w:val="Tabelatekst"/>
            </w:pPr>
            <w:proofErr w:type="spellStart"/>
            <w:r w:rsidRPr="00BD117A">
              <w:t>neu_formfromexcel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D5B0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4B1F1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F3E076" w14:textId="11376DC1" w:rsidR="001F16A5" w:rsidRPr="00BD117A" w:rsidRDefault="00B14F09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F6F06D" w14:textId="669A3632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18A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31AF0F2A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CE2C3" w14:textId="4D316BA9" w:rsidR="001F16A5" w:rsidRPr="00BD117A" w:rsidRDefault="00D55E64" w:rsidP="001F16A5">
            <w:pPr>
              <w:pStyle w:val="Tabelatekst"/>
            </w:pPr>
            <w:r w:rsidRPr="00BD117A">
              <w:t>Dawka rozczytana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34189A" w14:textId="2A291363" w:rsidR="001F16A5" w:rsidRPr="00BD117A" w:rsidRDefault="00802455" w:rsidP="001F16A5">
            <w:pPr>
              <w:pStyle w:val="Tabelatekst"/>
            </w:pPr>
            <w:proofErr w:type="spellStart"/>
            <w:r w:rsidRPr="00BD117A">
              <w:t>neu_dosagefromexcel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0838A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E33CCB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A014A9" w14:textId="167A37C5" w:rsidR="001F16A5" w:rsidRPr="00BD117A" w:rsidRDefault="00B14F09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4553DC" w14:textId="29F4B038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18A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54B54288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DBA6A" w14:textId="4157CBD4" w:rsidR="001F16A5" w:rsidRPr="00BD117A" w:rsidRDefault="00802455" w:rsidP="001F16A5">
            <w:pPr>
              <w:pStyle w:val="Tabelatekst"/>
            </w:pPr>
            <w:r w:rsidRPr="00BD117A">
              <w:t>Jednostka rozczytana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53B9D" w14:textId="161125DE" w:rsidR="001F16A5" w:rsidRPr="00BD117A" w:rsidRDefault="00802455" w:rsidP="001F16A5">
            <w:pPr>
              <w:pStyle w:val="Tabelatekst"/>
            </w:pPr>
            <w:proofErr w:type="spellStart"/>
            <w:r w:rsidRPr="00BD117A">
              <w:t>neu_unitfromexcel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0CDE55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BA5D16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91F8A5" w14:textId="69BA2BF3" w:rsidR="001F16A5" w:rsidRPr="00BD117A" w:rsidRDefault="00B14F09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FCC243" w14:textId="7B30EABE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18A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2D7F63A1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528C3" w14:textId="154A1A51" w:rsidR="001F16A5" w:rsidRPr="00BD117A" w:rsidRDefault="000E0862" w:rsidP="001F16A5">
            <w:pPr>
              <w:pStyle w:val="Tabelatekst"/>
            </w:pPr>
            <w:r w:rsidRPr="00BD117A">
              <w:t>Ilość jednostek miary rozczytana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96B52" w14:textId="3DE8C041" w:rsidR="001F16A5" w:rsidRPr="00BD117A" w:rsidRDefault="000E0862" w:rsidP="001F16A5">
            <w:pPr>
              <w:pStyle w:val="Tabelatekst"/>
            </w:pPr>
            <w:proofErr w:type="spellStart"/>
            <w:r w:rsidRPr="00BD117A">
              <w:t>neu_unitamountfromexcel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A7289E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CE0AB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7EF098" w14:textId="2634E9A3" w:rsidR="001F16A5" w:rsidRPr="00BD117A" w:rsidRDefault="00B14F09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E0BB55" w14:textId="0A6932B9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18A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4EE4DA2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D957C" w14:textId="6F83AEC9" w:rsidR="001F16A5" w:rsidRPr="00BD117A" w:rsidRDefault="000E0862" w:rsidP="001F16A5">
            <w:pPr>
              <w:pStyle w:val="Tabelatekst"/>
            </w:pPr>
            <w:r w:rsidRPr="00BD117A">
              <w:lastRenderedPageBreak/>
              <w:t>Opakowanie rozczytane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ECAF22" w14:textId="1C466B8E" w:rsidR="001F16A5" w:rsidRPr="00BD117A" w:rsidRDefault="000E0862" w:rsidP="001F16A5">
            <w:pPr>
              <w:pStyle w:val="Tabelatekst"/>
            </w:pPr>
            <w:proofErr w:type="spellStart"/>
            <w:r w:rsidRPr="00BD117A">
              <w:t>neu_packagingfromexcel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077335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DB998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9D0796" w14:textId="56F3DC51" w:rsidR="001F16A5" w:rsidRPr="00BD117A" w:rsidRDefault="00B14F09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38ECE5" w14:textId="1F911008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18A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5CCF7790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A6A5D" w14:textId="6F072760" w:rsidR="001F16A5" w:rsidRPr="00BD117A" w:rsidRDefault="00026794" w:rsidP="001F16A5">
            <w:pPr>
              <w:pStyle w:val="Tabelatekst"/>
            </w:pPr>
            <w:r w:rsidRPr="00BD117A">
              <w:t>Ilość sztuk rozczytana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F4B1A" w14:textId="01DAA049" w:rsidR="001F16A5" w:rsidRPr="00BD117A" w:rsidRDefault="00026794" w:rsidP="001F16A5">
            <w:pPr>
              <w:pStyle w:val="Tabelatekst"/>
            </w:pPr>
            <w:proofErr w:type="spellStart"/>
            <w:r w:rsidRPr="00BD117A">
              <w:t>neu_quantityfromexcel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00EBB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5F2844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988476" w14:textId="5BFD41FC" w:rsidR="001F16A5" w:rsidRPr="00BD117A" w:rsidRDefault="00026794" w:rsidP="001F16A5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1E487C" w14:textId="513E080F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18A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3DC1D487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5AB10" w14:textId="327189F4" w:rsidR="001F16A5" w:rsidRPr="00BD117A" w:rsidRDefault="005C5FC5" w:rsidP="001F16A5">
            <w:pPr>
              <w:pStyle w:val="Tabelatekst"/>
            </w:pPr>
            <w:r w:rsidRPr="00BD117A">
              <w:t>Opakowanie do przeliczeń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049E6" w14:textId="2AA4E4B0" w:rsidR="001F16A5" w:rsidRPr="00BD117A" w:rsidRDefault="005C5FC5" w:rsidP="001F16A5">
            <w:pPr>
              <w:pStyle w:val="Tabelatekst"/>
            </w:pPr>
            <w:proofErr w:type="spellStart"/>
            <w:r w:rsidRPr="00BD117A">
              <w:t>neu_packageforcalc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FC229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589549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63C4B3" w14:textId="1F4E5CD4" w:rsidR="001F16A5" w:rsidRPr="00BD117A" w:rsidRDefault="00B14F09" w:rsidP="001F16A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7DBCD3" w14:textId="3B8E6DF4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18A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6656B061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2BB49" w14:textId="03F4FFC6" w:rsidR="001F16A5" w:rsidRPr="00BD117A" w:rsidRDefault="007564CE" w:rsidP="001F16A5">
            <w:pPr>
              <w:pStyle w:val="Tabelatekst"/>
            </w:pPr>
            <w:r w:rsidRPr="00BD117A">
              <w:t>Dodaj do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27C067" w14:textId="3D253435" w:rsidR="001F16A5" w:rsidRPr="00BD117A" w:rsidRDefault="005C5FC5" w:rsidP="001F16A5">
            <w:pPr>
              <w:pStyle w:val="Tabelatekst"/>
            </w:pPr>
            <w:proofErr w:type="spellStart"/>
            <w:r w:rsidRPr="00BD117A">
              <w:t>WebResource_neu_mappedproductaddPositionZPZK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D03F0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5CE3D5" w14:textId="36B88D37" w:rsidR="001F16A5" w:rsidRPr="00BD117A" w:rsidRDefault="007564CE" w:rsidP="001F16A5">
            <w:pPr>
              <w:pStyle w:val="Tabelatekst"/>
            </w:pPr>
            <w:r w:rsidRPr="00BD117A">
              <w:t>Przycisk „Dodaj do ZPZK</w:t>
            </w:r>
            <w:r w:rsidR="00AE247A" w:rsidRPr="00BD117A">
              <w:t xml:space="preserve">”, wywołujący </w:t>
            </w:r>
            <w:r w:rsidR="00F8664B" w:rsidRPr="00BD117A">
              <w:t xml:space="preserve">utworzenie Pozycji ZPZK </w:t>
            </w:r>
            <w:r w:rsidR="00CC4BF6" w:rsidRPr="00BD117A">
              <w:t>odpowiadającej Produktowi Dopasowanemu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9D2D75" w14:textId="468FB6A6" w:rsidR="001F16A5" w:rsidRPr="00BD117A" w:rsidRDefault="007564CE" w:rsidP="001F16A5">
            <w:pPr>
              <w:pStyle w:val="Tabelatekst"/>
            </w:pPr>
            <w:r w:rsidRPr="00BD117A">
              <w:rPr>
                <w:rStyle w:val="normaltextrun"/>
                <w:szCs w:val="20"/>
              </w:rPr>
              <w:t>Zasób sieci Web: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E5BB7D" w14:textId="2114966D" w:rsidR="001F16A5" w:rsidRPr="00BD117A" w:rsidRDefault="007564CE" w:rsidP="001F16A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Zasób sieci Web: </w:t>
            </w:r>
            <w:proofErr w:type="spellStart"/>
            <w:r w:rsidRPr="00BD117A">
              <w:rPr>
                <w:rStyle w:val="normaltextrun"/>
                <w:szCs w:val="20"/>
              </w:rPr>
              <w:t>neu</w:t>
            </w:r>
            <w:proofErr w:type="spellEnd"/>
            <w:r w:rsidRPr="00BD117A">
              <w:rPr>
                <w:rStyle w:val="normaltextrun"/>
                <w:szCs w:val="20"/>
              </w:rPr>
              <w:t>_/</w:t>
            </w:r>
            <w:proofErr w:type="spellStart"/>
            <w:r w:rsidRPr="00BD117A">
              <w:rPr>
                <w:rStyle w:val="normaltextrun"/>
                <w:szCs w:val="20"/>
              </w:rPr>
              <w:t>html</w:t>
            </w:r>
            <w:proofErr w:type="spellEnd"/>
            <w:r w:rsidRPr="00BD117A">
              <w:rPr>
                <w:rStyle w:val="normaltextrun"/>
                <w:szCs w:val="20"/>
              </w:rPr>
              <w:t>/neu_mappedproductaddPositionZPZK.html</w:t>
            </w:r>
          </w:p>
        </w:tc>
      </w:tr>
      <w:tr w:rsidR="001F16A5" w:rsidRPr="00BD117A" w14:paraId="4199AA1E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A25E" w14:textId="6818A994" w:rsidR="001F16A5" w:rsidRPr="00BD117A" w:rsidRDefault="006D2CB6" w:rsidP="001F16A5">
            <w:pPr>
              <w:pStyle w:val="Tabelatekst"/>
            </w:pPr>
            <w:r w:rsidRPr="00BD117A">
              <w:t>Ustaw inde</w:t>
            </w:r>
            <w:r w:rsidR="00B47947" w:rsidRPr="00BD117A">
              <w:t>ks 0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6A799" w14:textId="197EAB29" w:rsidR="001F16A5" w:rsidRPr="00BD117A" w:rsidRDefault="000322AD" w:rsidP="001F16A5">
            <w:pPr>
              <w:pStyle w:val="Tabelatekst"/>
            </w:pPr>
            <w:proofErr w:type="spellStart"/>
            <w:r w:rsidRPr="00BD117A">
              <w:t>WebResource_ButtonAddIndexZero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585BF2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CC11B4" w14:textId="76C25D27" w:rsidR="001F16A5" w:rsidRPr="00BD117A" w:rsidRDefault="00B47947" w:rsidP="001F16A5">
            <w:pPr>
              <w:pStyle w:val="Tabelatekst"/>
            </w:pPr>
            <w:r w:rsidRPr="00BD117A">
              <w:t>Przycisk „Ustaw indeks 0”, wywołujący utworzenie Produktu SAP</w:t>
            </w:r>
            <w:r w:rsidR="00F34886" w:rsidRPr="00BD117A">
              <w:t xml:space="preserve"> i przypisanie go do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D00878" w14:textId="6738A256" w:rsidR="001F16A5" w:rsidRPr="00BD117A" w:rsidRDefault="006D2CB6" w:rsidP="001F16A5">
            <w:pPr>
              <w:pStyle w:val="Tabelatekst"/>
            </w:pPr>
            <w:r w:rsidRPr="00BD117A">
              <w:rPr>
                <w:rStyle w:val="normaltextrun"/>
                <w:szCs w:val="20"/>
              </w:rPr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92EBEA" w14:textId="3AABADD5" w:rsidR="001F16A5" w:rsidRPr="00BD117A" w:rsidRDefault="006D2CB6" w:rsidP="001F16A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Zasób sieci Web:</w:t>
            </w:r>
            <w:r w:rsidRPr="00BD117A">
              <w:rPr>
                <w:rStyle w:val="ms-crm-lookupitem-name"/>
              </w:rPr>
              <w:t xml:space="preserve"> </w:t>
            </w:r>
            <w:proofErr w:type="spellStart"/>
            <w:r w:rsidRPr="00BD117A">
              <w:rPr>
                <w:rStyle w:val="ms-crm-lookupitem-name"/>
              </w:rPr>
              <w:t>neu</w:t>
            </w:r>
            <w:proofErr w:type="spellEnd"/>
            <w:r w:rsidRPr="00BD117A">
              <w:rPr>
                <w:rStyle w:val="ms-crm-lookupitem-name"/>
              </w:rPr>
              <w:t>_/</w:t>
            </w:r>
            <w:proofErr w:type="spellStart"/>
            <w:r w:rsidRPr="00BD117A">
              <w:rPr>
                <w:rStyle w:val="ms-crm-lookupitem-name"/>
              </w:rPr>
              <w:t>html</w:t>
            </w:r>
            <w:proofErr w:type="spellEnd"/>
            <w:r w:rsidRPr="00BD117A">
              <w:rPr>
                <w:rStyle w:val="ms-crm-lookupitem-name"/>
              </w:rPr>
              <w:t>/neu_mappedproduct_indexZero.html</w:t>
            </w:r>
          </w:p>
          <w:p w14:paraId="26E1DAF5" w14:textId="77777777" w:rsidR="006D2CB6" w:rsidRPr="00BD117A" w:rsidRDefault="006D2CB6" w:rsidP="006D2CB6">
            <w:pPr>
              <w:jc w:val="center"/>
              <w:rPr>
                <w:lang w:eastAsia="pl-PL"/>
              </w:rPr>
            </w:pPr>
          </w:p>
        </w:tc>
      </w:tr>
      <w:tr w:rsidR="001F16A5" w:rsidRPr="00BD117A" w14:paraId="13AEDCA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8E893" w14:textId="26A19D8C" w:rsidR="001F16A5" w:rsidRPr="00BD117A" w:rsidRDefault="0024131D" w:rsidP="001F16A5">
            <w:pPr>
              <w:pStyle w:val="Tabelatekst"/>
            </w:pPr>
            <w:proofErr w:type="spellStart"/>
            <w:r w:rsidRPr="00BD117A">
              <w:t>Rekalkuluj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F34DA" w14:textId="364A0F22" w:rsidR="001F16A5" w:rsidRPr="00BD117A" w:rsidRDefault="003F2E8A" w:rsidP="001F16A5">
            <w:pPr>
              <w:pStyle w:val="Tabelatekst"/>
            </w:pPr>
            <w:proofErr w:type="spellStart"/>
            <w:r w:rsidRPr="00BD117A">
              <w:t>WebResource_neu_mappedproductCalc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B8D4D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089159" w14:textId="0A487488" w:rsidR="001F16A5" w:rsidRPr="00BD117A" w:rsidRDefault="0024131D" w:rsidP="001F16A5">
            <w:pPr>
              <w:pStyle w:val="Tabelatekst"/>
            </w:pPr>
            <w:r w:rsidRPr="00BD117A">
              <w:t>Przycisk „</w:t>
            </w:r>
            <w:proofErr w:type="spellStart"/>
            <w:r w:rsidRPr="00BD117A">
              <w:t>Rekalkuluj</w:t>
            </w:r>
            <w:proofErr w:type="spellEnd"/>
            <w:r w:rsidRPr="00BD117A">
              <w:t>”, wywołujący zaciągnięcie danych Produktu SAP do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BCDD05" w14:textId="525B0DF2" w:rsidR="001F16A5" w:rsidRPr="00BD117A" w:rsidRDefault="003F2E8A" w:rsidP="001F16A5">
            <w:pPr>
              <w:pStyle w:val="Tabelatekst"/>
            </w:pPr>
            <w:r w:rsidRPr="00BD117A">
              <w:rPr>
                <w:rStyle w:val="normaltextrun"/>
                <w:szCs w:val="20"/>
              </w:rPr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77F2EB" w14:textId="56154CC5" w:rsidR="001F16A5" w:rsidRPr="00BD117A" w:rsidRDefault="003F2E8A" w:rsidP="001F16A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Zasób sieci Web: </w:t>
            </w:r>
            <w:proofErr w:type="spellStart"/>
            <w:r w:rsidRPr="00BD117A">
              <w:rPr>
                <w:rStyle w:val="ms-crm-lookupitem-name"/>
              </w:rPr>
              <w:t>neu</w:t>
            </w:r>
            <w:proofErr w:type="spellEnd"/>
            <w:r w:rsidRPr="00BD117A">
              <w:rPr>
                <w:rStyle w:val="ms-crm-lookupitem-name"/>
              </w:rPr>
              <w:t>_/</w:t>
            </w:r>
            <w:proofErr w:type="spellStart"/>
            <w:r w:rsidRPr="00BD117A">
              <w:rPr>
                <w:rStyle w:val="ms-crm-lookupitem-name"/>
              </w:rPr>
              <w:t>html</w:t>
            </w:r>
            <w:proofErr w:type="spellEnd"/>
            <w:r w:rsidRPr="00BD117A">
              <w:rPr>
                <w:rStyle w:val="ms-crm-lookupitem-name"/>
              </w:rPr>
              <w:t>/</w:t>
            </w:r>
            <w:proofErr w:type="spellStart"/>
            <w:r w:rsidRPr="00BD117A">
              <w:rPr>
                <w:rStyle w:val="ms-crm-lookupitem-name"/>
              </w:rPr>
              <w:t>neu_mappedproductCalc</w:t>
            </w:r>
            <w:proofErr w:type="spellEnd"/>
          </w:p>
        </w:tc>
      </w:tr>
      <w:tr w:rsidR="001F16A5" w:rsidRPr="00BD117A" w14:paraId="4502F830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4DA36" w14:textId="178E6CC0" w:rsidR="001F16A5" w:rsidRPr="00BD117A" w:rsidRDefault="00767FAD" w:rsidP="001F16A5">
            <w:pPr>
              <w:pStyle w:val="Tabelatekst"/>
            </w:pPr>
            <w:r w:rsidRPr="00BD117A">
              <w:t>% Narzut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413DE" w14:textId="07AA211D" w:rsidR="001F16A5" w:rsidRPr="00BD117A" w:rsidRDefault="002B71D9" w:rsidP="001F16A5">
            <w:pPr>
              <w:pStyle w:val="Tabelatekst"/>
            </w:pPr>
            <w:proofErr w:type="spellStart"/>
            <w:r w:rsidRPr="00BD117A">
              <w:t>neu_overheadpercent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3B2C1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16BBA1" w14:textId="4B44FED2" w:rsidR="001F16A5" w:rsidRPr="00BD117A" w:rsidRDefault="002B71D9" w:rsidP="001F16A5">
            <w:pPr>
              <w:pStyle w:val="Tabelatekst"/>
            </w:pPr>
            <w:r w:rsidRPr="00BD117A">
              <w:t>Narzut procentowy na cenę zakupu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28EA74" w14:textId="51C90D2E" w:rsidR="001F16A5" w:rsidRPr="00BD117A" w:rsidRDefault="002B71D9" w:rsidP="001F16A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B72B40" w14:textId="54E8740F" w:rsidR="001F16A5" w:rsidRPr="00BD117A" w:rsidRDefault="00203E3E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767FAD" w:rsidRPr="00BD117A">
              <w:rPr>
                <w:rStyle w:val="normaltextrun"/>
                <w:szCs w:val="20"/>
              </w:rPr>
              <w:t>, uzupełniane automatycznie lub przez użytkownika</w:t>
            </w:r>
            <w:r w:rsidR="002B71D9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1F16A5" w:rsidRPr="00BD117A" w14:paraId="71ABFDF8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F1DD3" w14:textId="1F41BDF5" w:rsidR="001F16A5" w:rsidRPr="00BD117A" w:rsidRDefault="006E45D6" w:rsidP="001F16A5">
            <w:pPr>
              <w:pStyle w:val="Tabelatekst"/>
            </w:pPr>
            <w:r w:rsidRPr="00BD117A">
              <w:t>Cena zakupu ZACZ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7F161" w14:textId="63A623DA" w:rsidR="001F16A5" w:rsidRPr="00BD117A" w:rsidRDefault="006E45D6" w:rsidP="001F16A5">
            <w:pPr>
              <w:pStyle w:val="Tabelatekst"/>
            </w:pPr>
            <w:proofErr w:type="spellStart"/>
            <w:r w:rsidRPr="00BD117A">
              <w:t>neu_pricepurchase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840C40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D6D063" w14:textId="620321CA" w:rsidR="001F16A5" w:rsidRPr="00BD117A" w:rsidRDefault="006E45D6" w:rsidP="001F16A5">
            <w:pPr>
              <w:pStyle w:val="Tabelatekst"/>
            </w:pPr>
            <w:r w:rsidRPr="00BD117A">
              <w:t>Cena zakupu (cena handlowa po rabatach)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053757" w14:textId="78D0167B" w:rsidR="001F16A5" w:rsidRPr="00BD117A" w:rsidRDefault="006E45D6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28C21E" w14:textId="6C98CDEC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6E45D6" w:rsidRPr="00BD117A">
              <w:rPr>
                <w:rStyle w:val="normaltextrun"/>
                <w:szCs w:val="20"/>
              </w:rPr>
              <w:t xml:space="preserve">, </w:t>
            </w:r>
            <w:r w:rsidR="00F95547" w:rsidRPr="00BD117A">
              <w:rPr>
                <w:rStyle w:val="normaltextrun"/>
                <w:szCs w:val="20"/>
              </w:rPr>
              <w:t xml:space="preserve">zablokowane, </w:t>
            </w:r>
            <w:r w:rsidR="006E45D6" w:rsidRPr="00BD117A">
              <w:rPr>
                <w:rStyle w:val="normaltextrun"/>
                <w:szCs w:val="20"/>
              </w:rPr>
              <w:t>uzupełniane automatycznie</w:t>
            </w:r>
          </w:p>
        </w:tc>
      </w:tr>
      <w:tr w:rsidR="001F16A5" w:rsidRPr="00BD117A" w14:paraId="724CCEB3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CA4D1" w14:textId="78EA13DD" w:rsidR="001F16A5" w:rsidRPr="00BD117A" w:rsidRDefault="001023D8" w:rsidP="001F16A5">
            <w:pPr>
              <w:pStyle w:val="Tabelatekst"/>
            </w:pPr>
            <w:r w:rsidRPr="00BD117A">
              <w:t>Cena jednostkowa ZACZ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BB9C5" w14:textId="4086AFF1" w:rsidR="001F16A5" w:rsidRPr="00BD117A" w:rsidRDefault="0025344D" w:rsidP="001F16A5">
            <w:pPr>
              <w:pStyle w:val="Tabelatekst"/>
            </w:pPr>
            <w:proofErr w:type="spellStart"/>
            <w:r w:rsidRPr="00BD117A">
              <w:t>neu_pricepurchaseunit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9E38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CCBA82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1C0A48" w14:textId="51BAAF78" w:rsidR="001F16A5" w:rsidRPr="00BD117A" w:rsidRDefault="0025344D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C34C24" w14:textId="0BE230F7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95547" w:rsidRPr="00BD117A">
              <w:rPr>
                <w:rStyle w:val="normaltextrun"/>
                <w:szCs w:val="20"/>
              </w:rPr>
              <w:t xml:space="preserve">, </w:t>
            </w:r>
            <w:r w:rsidR="007B70D7" w:rsidRPr="00BD117A">
              <w:rPr>
                <w:rStyle w:val="normaltextrun"/>
                <w:szCs w:val="20"/>
              </w:rPr>
              <w:t>uzupełniane automatycznie</w:t>
            </w:r>
          </w:p>
        </w:tc>
      </w:tr>
      <w:tr w:rsidR="001F16A5" w:rsidRPr="00BD117A" w14:paraId="20141975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119E2" w14:textId="2A88E686" w:rsidR="001F16A5" w:rsidRPr="00BD117A" w:rsidRDefault="0025344D" w:rsidP="001F16A5">
            <w:pPr>
              <w:pStyle w:val="Tabelatekst"/>
            </w:pPr>
            <w:r w:rsidRPr="00BD117A">
              <w:lastRenderedPageBreak/>
              <w:t>% 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4AF1CF" w14:textId="18660F1A" w:rsidR="001F16A5" w:rsidRPr="00BD117A" w:rsidRDefault="0025344D" w:rsidP="001F16A5">
            <w:pPr>
              <w:pStyle w:val="Tabelatekst"/>
            </w:pPr>
            <w:proofErr w:type="spellStart"/>
            <w:r w:rsidRPr="00BD117A">
              <w:t>neu_marginbruttopercent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B4BAC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02C52C" w14:textId="0A0BC81C" w:rsidR="001F16A5" w:rsidRPr="00BD117A" w:rsidRDefault="0025344D" w:rsidP="001F16A5">
            <w:pPr>
              <w:pStyle w:val="Tabelatekst"/>
            </w:pPr>
            <w:r w:rsidRPr="00BD117A">
              <w:t>Marża brutto dla Produktu Dopasowanego, wyrażona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5311F5" w14:textId="49A42BD9" w:rsidR="001F16A5" w:rsidRPr="00BD117A" w:rsidRDefault="0025344D" w:rsidP="001F16A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E4D033" w14:textId="00D15CDC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95547" w:rsidRPr="00BD117A">
              <w:rPr>
                <w:rStyle w:val="normaltextrun"/>
                <w:szCs w:val="20"/>
              </w:rPr>
              <w:t>,</w:t>
            </w:r>
            <w:r w:rsidR="007B70D7" w:rsidRPr="00BD117A">
              <w:rPr>
                <w:rStyle w:val="normaltextrun"/>
                <w:szCs w:val="20"/>
              </w:rPr>
              <w:t xml:space="preserve"> uzupełniane automatycznie</w:t>
            </w:r>
            <w:r w:rsidR="0025344D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1F16A5" w:rsidRPr="00BD117A" w14:paraId="579FFCB7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915E4" w14:textId="3475709A" w:rsidR="001F16A5" w:rsidRPr="00BD117A" w:rsidRDefault="00A3476D" w:rsidP="001F16A5">
            <w:pPr>
              <w:pStyle w:val="Tabelatekst"/>
            </w:pPr>
            <w:r w:rsidRPr="00BD117A">
              <w:t>Cena sprzedaży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9A48B" w14:textId="415B78D9" w:rsidR="001F16A5" w:rsidRPr="00BD117A" w:rsidRDefault="00A3476D" w:rsidP="001F16A5">
            <w:pPr>
              <w:pStyle w:val="Tabelatekst"/>
            </w:pPr>
            <w:proofErr w:type="spellStart"/>
            <w:r w:rsidRPr="00BD117A">
              <w:t>neu_priceselling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A44BB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DBAAC7" w14:textId="0EEB6DE4" w:rsidR="001F16A5" w:rsidRPr="00BD117A" w:rsidRDefault="00A3476D" w:rsidP="001F16A5">
            <w:pPr>
              <w:pStyle w:val="Tabelatekst"/>
            </w:pPr>
            <w:r w:rsidRPr="00BD117A">
              <w:t>Cena sprzedaży Produktu Dopasowanego, cena przetargowa netto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335CE6" w14:textId="7B54B12F" w:rsidR="001F16A5" w:rsidRPr="00BD117A" w:rsidRDefault="00A3476D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7FBDC4" w14:textId="1A4E8225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95547" w:rsidRPr="00BD117A">
              <w:rPr>
                <w:rStyle w:val="normaltextrun"/>
                <w:szCs w:val="20"/>
              </w:rPr>
              <w:t>,</w:t>
            </w:r>
            <w:r w:rsidR="007B70D7" w:rsidRPr="00BD117A">
              <w:rPr>
                <w:rStyle w:val="normaltextrun"/>
                <w:szCs w:val="20"/>
              </w:rPr>
              <w:t xml:space="preserve"> uzupełniane automatycznie</w:t>
            </w:r>
            <w:r w:rsidR="00A3476D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1F16A5" w:rsidRPr="00BD117A" w14:paraId="368E3E2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5617" w14:textId="5F8ACF98" w:rsidR="001F16A5" w:rsidRPr="00BD117A" w:rsidRDefault="00F95547" w:rsidP="001F16A5">
            <w:pPr>
              <w:pStyle w:val="Tabelatekst"/>
            </w:pPr>
            <w:r w:rsidRPr="00BD117A">
              <w:t>Sprzedaż budżetowa brutto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3724C" w14:textId="464A3490" w:rsidR="001F16A5" w:rsidRPr="00BD117A" w:rsidRDefault="00F95547" w:rsidP="001F16A5">
            <w:pPr>
              <w:pStyle w:val="Tabelatekst"/>
            </w:pPr>
            <w:proofErr w:type="spellStart"/>
            <w:r w:rsidRPr="00BD117A">
              <w:t>neu_budgetsalebruttosap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47B18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930502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340DE4" w14:textId="3751AA1C" w:rsidR="001F16A5" w:rsidRPr="00BD117A" w:rsidRDefault="00F9554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05E0D0" w14:textId="149A6B0C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F95547" w:rsidRPr="00BD117A">
              <w:rPr>
                <w:rStyle w:val="normaltextrun"/>
                <w:szCs w:val="20"/>
              </w:rPr>
              <w:t>,</w:t>
            </w:r>
            <w:r w:rsidR="007B70D7" w:rsidRPr="00BD117A">
              <w:rPr>
                <w:rStyle w:val="normaltextrun"/>
                <w:szCs w:val="20"/>
              </w:rPr>
              <w:t xml:space="preserve"> uzupełniane automatycznie</w:t>
            </w:r>
          </w:p>
        </w:tc>
      </w:tr>
      <w:tr w:rsidR="001F16A5" w:rsidRPr="00BD117A" w14:paraId="74B0D273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5906E" w14:textId="10E771A3" w:rsidR="001F16A5" w:rsidRPr="00BD117A" w:rsidRDefault="00091EBD" w:rsidP="001F16A5">
            <w:pPr>
              <w:pStyle w:val="Tabelatekst"/>
            </w:pPr>
            <w:r w:rsidRPr="00BD117A">
              <w:t>Korekta narzutu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283A2" w14:textId="245FBB80" w:rsidR="001F16A5" w:rsidRPr="00BD117A" w:rsidRDefault="00496EED" w:rsidP="001F16A5">
            <w:pPr>
              <w:pStyle w:val="Tabelatekst"/>
            </w:pPr>
            <w:proofErr w:type="spellStart"/>
            <w:r w:rsidRPr="00BD117A">
              <w:t>neu_overheadadjustment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0B61E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0775B1" w14:textId="0EEA264C" w:rsidR="001F16A5" w:rsidRPr="00BD117A" w:rsidRDefault="00C06561" w:rsidP="001F16A5">
            <w:pPr>
              <w:pStyle w:val="Tabelatekst"/>
            </w:pPr>
            <w:r w:rsidRPr="00BD117A">
              <w:t>Korekta narzutu w PLN (jeśli wymagane)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3AC425" w14:textId="44ED5058" w:rsidR="001F16A5" w:rsidRPr="00BD117A" w:rsidRDefault="00C06561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8385CC" w14:textId="001B00F3" w:rsidR="001F16A5" w:rsidRPr="00BD117A" w:rsidRDefault="00203E3E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1F16A5" w:rsidRPr="00BD117A" w14:paraId="5EEE9C3F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4A7C" w14:textId="4C13D0BC" w:rsidR="001F16A5" w:rsidRPr="00BD117A" w:rsidRDefault="00C06561" w:rsidP="001F16A5">
            <w:pPr>
              <w:pStyle w:val="Tabelatekst"/>
            </w:pPr>
            <w:r w:rsidRPr="00BD117A">
              <w:t>Cena specjalna zakupu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35B39" w14:textId="533E7C66" w:rsidR="001F16A5" w:rsidRPr="00BD117A" w:rsidRDefault="00F341C4" w:rsidP="001F16A5">
            <w:pPr>
              <w:pStyle w:val="Tabelatekst"/>
            </w:pPr>
            <w:proofErr w:type="spellStart"/>
            <w:r w:rsidRPr="00BD117A">
              <w:t>neu_pricespecialpurchase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F944A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68BB04" w14:textId="4683DE32" w:rsidR="001F16A5" w:rsidRPr="00BD117A" w:rsidRDefault="00F341C4" w:rsidP="001F16A5">
            <w:pPr>
              <w:pStyle w:val="Tabelatekst"/>
            </w:pPr>
            <w:r w:rsidRPr="00BD117A">
              <w:t>Cena specjalna zakupu ZPZK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DB6404" w14:textId="2607C6AF" w:rsidR="001F16A5" w:rsidRPr="00BD117A" w:rsidRDefault="00F341C4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98C5F1" w14:textId="2B0B9E9A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163730" w:rsidRPr="00BD117A">
              <w:rPr>
                <w:rStyle w:val="normaltextrun"/>
                <w:szCs w:val="20"/>
              </w:rPr>
              <w:t xml:space="preserve">, </w:t>
            </w:r>
            <w:r w:rsidR="00F341C4" w:rsidRPr="00BD117A">
              <w:rPr>
                <w:rStyle w:val="normaltextrun"/>
                <w:szCs w:val="20"/>
              </w:rPr>
              <w:t xml:space="preserve">zablokowane, </w:t>
            </w:r>
            <w:r w:rsidR="00163730" w:rsidRPr="00BD117A">
              <w:rPr>
                <w:rStyle w:val="normaltextrun"/>
                <w:szCs w:val="20"/>
              </w:rPr>
              <w:t>uzupełniane automatycznie</w:t>
            </w:r>
          </w:p>
        </w:tc>
      </w:tr>
      <w:tr w:rsidR="001F16A5" w:rsidRPr="00BD117A" w14:paraId="3757502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688F" w14:textId="3DB4E12A" w:rsidR="001F16A5" w:rsidRPr="00BD117A" w:rsidRDefault="00884A5D" w:rsidP="001F16A5">
            <w:pPr>
              <w:pStyle w:val="Tabelatekst"/>
            </w:pPr>
            <w:r w:rsidRPr="00BD117A">
              <w:t>Cena jednostkowa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F5F1F8" w14:textId="3F33B61E" w:rsidR="001F16A5" w:rsidRPr="00BD117A" w:rsidRDefault="00884A5D" w:rsidP="001F16A5">
            <w:pPr>
              <w:pStyle w:val="Tabelatekst"/>
            </w:pPr>
            <w:proofErr w:type="spellStart"/>
            <w:r w:rsidRPr="00BD117A">
              <w:t>neu_pricespecialpurchaseunit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07D86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EC73FE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2AA9EB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C5839F" w14:textId="4517F936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884A5D" w:rsidRPr="00BD117A">
              <w:rPr>
                <w:rStyle w:val="normaltextrun"/>
                <w:szCs w:val="20"/>
              </w:rPr>
              <w:t xml:space="preserve">, </w:t>
            </w:r>
            <w:r w:rsidR="00163730" w:rsidRPr="00BD117A">
              <w:rPr>
                <w:rStyle w:val="normaltextrun"/>
                <w:szCs w:val="20"/>
              </w:rPr>
              <w:t xml:space="preserve"> uzupełniane automatycznie</w:t>
            </w:r>
          </w:p>
        </w:tc>
      </w:tr>
      <w:tr w:rsidR="001F16A5" w:rsidRPr="00BD117A" w14:paraId="7717B9AA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25A45" w14:textId="5DFFC7C4" w:rsidR="001F16A5" w:rsidRPr="00BD117A" w:rsidRDefault="000F3209" w:rsidP="001F16A5">
            <w:pPr>
              <w:pStyle w:val="Tabelatekst"/>
            </w:pPr>
            <w:r w:rsidRPr="00BD117A">
              <w:t>Limit twardy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3DF604" w14:textId="6789EFAE" w:rsidR="001F16A5" w:rsidRPr="00BD117A" w:rsidRDefault="000F3209" w:rsidP="001F16A5">
            <w:pPr>
              <w:pStyle w:val="Tabelatekst"/>
            </w:pPr>
            <w:proofErr w:type="spellStart"/>
            <w:r w:rsidRPr="00BD117A">
              <w:t>neu_istradetermssalelimit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13AF20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3236E4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70A19E" w14:textId="65F9627D" w:rsidR="001F16A5" w:rsidRPr="00BD117A" w:rsidRDefault="0026383B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F50D9A" w14:textId="4697AEA4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0F3209" w:rsidRPr="00BD117A">
              <w:rPr>
                <w:rStyle w:val="normaltextrun"/>
                <w:szCs w:val="20"/>
              </w:rPr>
              <w:t xml:space="preserve">, </w:t>
            </w:r>
            <w:r w:rsidR="00163730" w:rsidRPr="00BD117A">
              <w:rPr>
                <w:rStyle w:val="normaltextrun"/>
                <w:szCs w:val="20"/>
              </w:rPr>
              <w:t xml:space="preserve"> uzupełniane automatycznie</w:t>
            </w:r>
            <w:r w:rsidR="0026383B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1F16A5" w:rsidRPr="00BD117A" w14:paraId="4455A4C9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21E94" w14:textId="733C5106" w:rsidR="001F16A5" w:rsidRPr="00BD117A" w:rsidRDefault="0026383B" w:rsidP="001F16A5">
            <w:pPr>
              <w:pStyle w:val="Tabelatekst"/>
            </w:pPr>
            <w:r w:rsidRPr="00BD117A">
              <w:t>Sprzedaż budżetowa oferta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BE2F7" w14:textId="6835C122" w:rsidR="001F16A5" w:rsidRPr="00BD117A" w:rsidRDefault="0026383B" w:rsidP="001F16A5">
            <w:pPr>
              <w:pStyle w:val="Tabelatekst"/>
            </w:pPr>
            <w:proofErr w:type="spellStart"/>
            <w:r w:rsidRPr="00BD117A">
              <w:t>neu_budgetsale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EF759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C3CE1A" w14:textId="63D1C80F" w:rsidR="001F16A5" w:rsidRPr="00BD117A" w:rsidRDefault="0026383B" w:rsidP="001F16A5">
            <w:pPr>
              <w:pStyle w:val="Tabelatekst"/>
            </w:pPr>
            <w:r w:rsidRPr="00BD117A">
              <w:t>Sprzedaż budżetowa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C67AD6" w14:textId="6670FCF6" w:rsidR="001F16A5" w:rsidRPr="00BD117A" w:rsidRDefault="002E605A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6330D8" w14:textId="4281F9BF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0F3209" w:rsidRPr="00BD117A">
              <w:rPr>
                <w:rStyle w:val="normaltextrun"/>
                <w:szCs w:val="20"/>
              </w:rPr>
              <w:t xml:space="preserve">, </w:t>
            </w:r>
            <w:r w:rsidR="00163730" w:rsidRPr="00BD117A">
              <w:rPr>
                <w:rStyle w:val="normaltextrun"/>
                <w:szCs w:val="20"/>
              </w:rPr>
              <w:t xml:space="preserve"> uzupełniane automatycznie</w:t>
            </w:r>
          </w:p>
        </w:tc>
      </w:tr>
      <w:tr w:rsidR="001F16A5" w:rsidRPr="00BD117A" w14:paraId="38BFCC37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69D80" w14:textId="28C4F180" w:rsidR="001F16A5" w:rsidRPr="00BD117A" w:rsidRDefault="00531406" w:rsidP="001F16A5">
            <w:pPr>
              <w:pStyle w:val="Tabelatekst"/>
            </w:pPr>
            <w:r w:rsidRPr="00BD117A">
              <w:t>Marża brutto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55159C" w14:textId="0E333E2A" w:rsidR="001F16A5" w:rsidRPr="00BD117A" w:rsidRDefault="009B4EBE" w:rsidP="001F16A5">
            <w:pPr>
              <w:pStyle w:val="Tabelatekst"/>
            </w:pPr>
            <w:proofErr w:type="spellStart"/>
            <w:r w:rsidRPr="00BD117A">
              <w:t>neu_marginbruttosap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AE0E7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02F8F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1565DB" w14:textId="156B289A" w:rsidR="001F16A5" w:rsidRPr="00BD117A" w:rsidRDefault="003148E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F16BC2" w14:textId="18547741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2E605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672D516F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5F520" w14:textId="16812091" w:rsidR="001F16A5" w:rsidRPr="00BD117A" w:rsidRDefault="000C18B4" w:rsidP="001F16A5">
            <w:pPr>
              <w:pStyle w:val="Tabelatekst"/>
            </w:pPr>
            <w:r w:rsidRPr="00BD117A">
              <w:lastRenderedPageBreak/>
              <w:t>VAT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9BFF1" w14:textId="081EA2BF" w:rsidR="001F16A5" w:rsidRPr="00BD117A" w:rsidRDefault="000C18B4" w:rsidP="001F16A5">
            <w:pPr>
              <w:pStyle w:val="Tabelatekst"/>
            </w:pPr>
            <w:proofErr w:type="spellStart"/>
            <w:r w:rsidRPr="00BD117A">
              <w:t>neu_vatrate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548E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CAD367" w14:textId="77777777" w:rsidR="001F16A5" w:rsidRPr="00BD117A" w:rsidRDefault="000C18B4" w:rsidP="001F16A5">
            <w:pPr>
              <w:pStyle w:val="Tabelatekst"/>
            </w:pPr>
            <w:r w:rsidRPr="00BD117A">
              <w:t>Stawka VAT Produktu Dopasowanego</w:t>
            </w:r>
            <w:r w:rsidR="0006681B" w:rsidRPr="00BD117A">
              <w:t>:</w:t>
            </w:r>
          </w:p>
          <w:p w14:paraId="0359AD0A" w14:textId="77777777" w:rsidR="0006681B" w:rsidRPr="00BD117A" w:rsidRDefault="0006681B" w:rsidP="001F16A5">
            <w:pPr>
              <w:pStyle w:val="Tabelatekst"/>
            </w:pPr>
            <w:r w:rsidRPr="00BD117A">
              <w:t>0,</w:t>
            </w:r>
          </w:p>
          <w:p w14:paraId="2543A46D" w14:textId="77777777" w:rsidR="0006681B" w:rsidRPr="00BD117A" w:rsidRDefault="0006681B" w:rsidP="001F16A5">
            <w:pPr>
              <w:pStyle w:val="Tabelatekst"/>
            </w:pPr>
            <w:r w:rsidRPr="00BD117A">
              <w:t>5,</w:t>
            </w:r>
          </w:p>
          <w:p w14:paraId="5A37E84F" w14:textId="77777777" w:rsidR="0006681B" w:rsidRPr="00BD117A" w:rsidRDefault="0006681B" w:rsidP="001F16A5">
            <w:pPr>
              <w:pStyle w:val="Tabelatekst"/>
            </w:pPr>
            <w:r w:rsidRPr="00BD117A">
              <w:t>8,</w:t>
            </w:r>
          </w:p>
          <w:p w14:paraId="26CBBE22" w14:textId="50DC9E03" w:rsidR="0006681B" w:rsidRPr="00BD117A" w:rsidRDefault="0006681B" w:rsidP="001F16A5">
            <w:pPr>
              <w:pStyle w:val="Tabelatekst"/>
            </w:pPr>
            <w:r w:rsidRPr="00BD117A">
              <w:t>23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49F8DD" w14:textId="3AFB6322" w:rsidR="001F16A5" w:rsidRPr="00BD117A" w:rsidRDefault="0006681B" w:rsidP="001F16A5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DD204F" w14:textId="0A11E6E6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0C18B4" w:rsidRPr="00BD117A">
              <w:rPr>
                <w:rStyle w:val="normaltextrun"/>
                <w:szCs w:val="20"/>
              </w:rPr>
              <w:t>,</w:t>
            </w:r>
            <w:r w:rsidR="001750BF" w:rsidRPr="00BD117A">
              <w:rPr>
                <w:rStyle w:val="normaltextrun"/>
                <w:szCs w:val="20"/>
              </w:rPr>
              <w:t xml:space="preserve"> zablokowane,  uzupełniane automatycznie</w:t>
            </w:r>
            <w:r w:rsidR="0006681B" w:rsidRPr="00BD117A">
              <w:rPr>
                <w:rStyle w:val="normaltextrun"/>
                <w:szCs w:val="20"/>
              </w:rPr>
              <w:t>, zestaw opcji: Stawka VAT, domyślnie: Nieprzypisana wartość</w:t>
            </w:r>
          </w:p>
        </w:tc>
      </w:tr>
      <w:tr w:rsidR="001F16A5" w:rsidRPr="00BD117A" w14:paraId="43BFE41E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E79CE" w14:textId="203ADDBA" w:rsidR="001F16A5" w:rsidRPr="00BD117A" w:rsidRDefault="000D03D1" w:rsidP="001F16A5">
            <w:pPr>
              <w:pStyle w:val="Tabelatekst"/>
            </w:pPr>
            <w:r w:rsidRPr="00BD117A">
              <w:t>Cena zakupu po rabatach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D3A0C9" w14:textId="72CCA3CE" w:rsidR="001F16A5" w:rsidRPr="00BD117A" w:rsidRDefault="001625E8" w:rsidP="001F16A5">
            <w:pPr>
              <w:pStyle w:val="Tabelatekst"/>
            </w:pPr>
            <w:proofErr w:type="spellStart"/>
            <w:r w:rsidRPr="00BD117A">
              <w:t>neu_pricepurchaseafterdiscounts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CC2DC4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047D84" w14:textId="57925180" w:rsidR="001F16A5" w:rsidRPr="00BD117A" w:rsidRDefault="001625E8" w:rsidP="001F16A5">
            <w:pPr>
              <w:pStyle w:val="Tabelatekst"/>
            </w:pPr>
            <w:r w:rsidRPr="00BD117A">
              <w:t>Cena zakupu po rabatach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4FE51A" w14:textId="4B01666C" w:rsidR="001F16A5" w:rsidRPr="00BD117A" w:rsidRDefault="003148E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150078" w14:textId="1645AA00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750BF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7FB5C52C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73920" w14:textId="1FA31567" w:rsidR="001F16A5" w:rsidRPr="00BD117A" w:rsidRDefault="001625E8" w:rsidP="001F16A5">
            <w:pPr>
              <w:pStyle w:val="Tabelatekst"/>
            </w:pPr>
            <w:r w:rsidRPr="00BD117A">
              <w:t>RSS netto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C7500D" w14:textId="68AE6F73" w:rsidR="001F16A5" w:rsidRPr="00BD117A" w:rsidRDefault="001625E8" w:rsidP="001F16A5">
            <w:pPr>
              <w:pStyle w:val="Tabelatekst"/>
            </w:pPr>
            <w:proofErr w:type="spellStart"/>
            <w:r w:rsidRPr="00BD117A">
              <w:t>neu_pricerss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56CAE0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B1F081" w14:textId="212C9117" w:rsidR="001F16A5" w:rsidRPr="00BD117A" w:rsidRDefault="001625E8" w:rsidP="001F16A5">
            <w:pPr>
              <w:pStyle w:val="Tabelatekst"/>
            </w:pPr>
            <w:r w:rsidRPr="00BD117A">
              <w:t>Nieupubliczniona cena maksymalna Producenta na podstawie umowy z Ministerstwem Zdrowia dla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646BBE" w14:textId="6273E4F0" w:rsidR="001F16A5" w:rsidRPr="00BD117A" w:rsidRDefault="003148E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861A8F" w14:textId="17C6CBBD" w:rsidR="001F16A5" w:rsidRPr="00BD117A" w:rsidRDefault="00F522D6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1D139B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1F16A5" w:rsidRPr="00BD117A" w14:paraId="452D3ECA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9CA78" w14:textId="59888B30" w:rsidR="001F16A5" w:rsidRPr="00BD117A" w:rsidRDefault="00E85AE3" w:rsidP="001F16A5">
            <w:pPr>
              <w:pStyle w:val="Tabelatekst"/>
            </w:pPr>
            <w:r w:rsidRPr="00BD117A">
              <w:t>Cena urzędowa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94106" w14:textId="791CB7F9" w:rsidR="001F16A5" w:rsidRPr="00BD117A" w:rsidRDefault="00E85AE3" w:rsidP="001F16A5">
            <w:pPr>
              <w:pStyle w:val="Tabelatekst"/>
            </w:pPr>
            <w:proofErr w:type="spellStart"/>
            <w:r w:rsidRPr="00BD117A">
              <w:t>neu_priceassize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05E72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03F808" w14:textId="764E2B8F" w:rsidR="001F16A5" w:rsidRPr="00BD117A" w:rsidRDefault="002F1B26" w:rsidP="001F16A5">
            <w:pPr>
              <w:pStyle w:val="Tabelatekst"/>
            </w:pPr>
            <w:r w:rsidRPr="00BD117A">
              <w:t>Limit ceny wynikający z obwieszczenia Ministerstwa Zdrowia dla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4F22B9" w14:textId="1322B36A" w:rsidR="001F16A5" w:rsidRPr="00BD117A" w:rsidRDefault="003148E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F3E88D" w14:textId="16C6E9DA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139B" w:rsidRPr="00BD117A">
              <w:rPr>
                <w:rStyle w:val="normaltextrun"/>
                <w:szCs w:val="20"/>
              </w:rPr>
              <w:t>,  uzupełniane automatycznie</w:t>
            </w:r>
            <w:r w:rsidR="00E85AE3" w:rsidRPr="00BD117A">
              <w:rPr>
                <w:rStyle w:val="normaltextrun"/>
                <w:szCs w:val="20"/>
              </w:rPr>
              <w:t xml:space="preserve">, nazwa wyświetlana: </w:t>
            </w:r>
            <w:r w:rsidR="00E85AE3" w:rsidRPr="00BD117A">
              <w:t>Maksymalna cena urzędowa</w:t>
            </w:r>
          </w:p>
        </w:tc>
      </w:tr>
      <w:tr w:rsidR="001F16A5" w:rsidRPr="00BD117A" w14:paraId="6E6C5B61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1D1A" w14:textId="65BFB302" w:rsidR="001F16A5" w:rsidRPr="00BD117A" w:rsidRDefault="002F1B26" w:rsidP="001F16A5">
            <w:pPr>
              <w:pStyle w:val="Tabelatekst"/>
            </w:pPr>
            <w:r w:rsidRPr="00BD117A">
              <w:t>Cena handlowa po podwyżce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F84702" w14:textId="469C69FB" w:rsidR="001F16A5" w:rsidRPr="00BD117A" w:rsidRDefault="002F1B26" w:rsidP="001F16A5">
            <w:pPr>
              <w:pStyle w:val="Tabelatekst"/>
            </w:pPr>
            <w:proofErr w:type="spellStart"/>
            <w:r w:rsidRPr="00BD117A">
              <w:t>neu_pricetradeafterrise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C90C65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ED2B20" w14:textId="1BA7FCDC" w:rsidR="001F16A5" w:rsidRPr="00BD117A" w:rsidRDefault="002F1B26" w:rsidP="001F16A5">
            <w:pPr>
              <w:pStyle w:val="Tabelatekst"/>
            </w:pPr>
            <w:r w:rsidRPr="00BD117A">
              <w:t>Cena handlowa po podwyżce dla Produkt Dopasowanego, cena katalogowa ZACH po podwyżce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9C3973" w14:textId="3549B663" w:rsidR="001F16A5" w:rsidRPr="00BD117A" w:rsidRDefault="003148E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54CDEA" w14:textId="08EFD717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450AE2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7599109B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F43CE" w14:textId="4F8346A4" w:rsidR="001F16A5" w:rsidRPr="00BD117A" w:rsidRDefault="00A849B8" w:rsidP="001F16A5">
            <w:pPr>
              <w:pStyle w:val="Tabelatekst"/>
            </w:pPr>
            <w:r w:rsidRPr="00BD117A">
              <w:t>Sprzedaż budżetowa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8F8E6" w14:textId="21C13609" w:rsidR="001F16A5" w:rsidRPr="00BD117A" w:rsidRDefault="00475CA1" w:rsidP="001F16A5">
            <w:pPr>
              <w:pStyle w:val="Tabelatekst"/>
            </w:pPr>
            <w:proofErr w:type="spellStart"/>
            <w:r w:rsidRPr="00BD117A">
              <w:t>neu_budgetsalesap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158D5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69D5F2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417457" w14:textId="7442FAC2" w:rsidR="001F16A5" w:rsidRPr="00BD117A" w:rsidRDefault="00475CA1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18F5C3" w14:textId="44C63295" w:rsidR="001F16A5" w:rsidRPr="00BD117A" w:rsidRDefault="00BF10C2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475CA1" w:rsidRPr="00BD117A">
              <w:rPr>
                <w:rStyle w:val="normaltextrun"/>
                <w:szCs w:val="20"/>
              </w:rPr>
              <w:t>kryt</w:t>
            </w:r>
            <w:r>
              <w:rPr>
                <w:rStyle w:val="normaltextrun"/>
                <w:szCs w:val="20"/>
              </w:rPr>
              <w:t>e</w:t>
            </w:r>
            <w:r w:rsidR="001D139B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42BCB242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50DBD" w14:textId="28180C96" w:rsidR="001F16A5" w:rsidRPr="00BD117A" w:rsidRDefault="00993BFC" w:rsidP="001F16A5">
            <w:pPr>
              <w:pStyle w:val="Tabelatekst"/>
            </w:pPr>
            <w:r w:rsidRPr="00BD117A">
              <w:lastRenderedPageBreak/>
              <w:t>Ilość jednostek miary do kalkulacji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CE74D" w14:textId="6C3280B4" w:rsidR="001F16A5" w:rsidRPr="00BD117A" w:rsidRDefault="00993BFC" w:rsidP="001F16A5">
            <w:pPr>
              <w:pStyle w:val="Tabelatekst"/>
            </w:pPr>
            <w:proofErr w:type="spellStart"/>
            <w:r w:rsidRPr="00BD117A">
              <w:t>neu_unitamount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622E1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8E2BC0" w14:textId="2416E097" w:rsidR="001F16A5" w:rsidRPr="00BD117A" w:rsidRDefault="00993BFC" w:rsidP="001F16A5">
            <w:pPr>
              <w:pStyle w:val="Tabelatekst"/>
            </w:pPr>
            <w:r w:rsidRPr="00BD117A">
              <w:t>Ilość jednostek miary proponowana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313BF8" w14:textId="6A017B70" w:rsidR="001F16A5" w:rsidRPr="00BD117A" w:rsidRDefault="00993BFC" w:rsidP="001F16A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D65D0E" w14:textId="4ABEE409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139B" w:rsidRPr="00BD117A">
              <w:rPr>
                <w:rStyle w:val="normaltextrun"/>
                <w:szCs w:val="20"/>
              </w:rPr>
              <w:t>,  uzupełniane automatycznie</w:t>
            </w:r>
            <w:r w:rsidR="00993BFC" w:rsidRPr="00BD117A">
              <w:rPr>
                <w:rStyle w:val="normaltextrun"/>
                <w:szCs w:val="20"/>
              </w:rPr>
              <w:t>, nazwa wyświetlana:</w:t>
            </w:r>
            <w:r w:rsidR="00993BFC" w:rsidRPr="00BD117A">
              <w:t xml:space="preserve"> </w:t>
            </w:r>
            <w:r w:rsidR="00993BFC" w:rsidRPr="00BD117A">
              <w:rPr>
                <w:rStyle w:val="normaltextrun"/>
                <w:szCs w:val="20"/>
              </w:rPr>
              <w:t>Ilość jednostek miary proponowana, dokładność: 4</w:t>
            </w:r>
          </w:p>
        </w:tc>
      </w:tr>
      <w:tr w:rsidR="001F16A5" w:rsidRPr="00BD117A" w14:paraId="4EA5471B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06B8D" w14:textId="5E82AF51" w:rsidR="001F16A5" w:rsidRPr="00BD117A" w:rsidRDefault="00454997" w:rsidP="001F16A5">
            <w:pPr>
              <w:pStyle w:val="Tabelatekst"/>
            </w:pPr>
            <w:r w:rsidRPr="00BD117A">
              <w:t>Cena jednostki miary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AC0F6" w14:textId="4A4A5C5C" w:rsidR="001F16A5" w:rsidRPr="00BD117A" w:rsidRDefault="00454997" w:rsidP="001F16A5">
            <w:pPr>
              <w:pStyle w:val="Tabelatekst"/>
            </w:pPr>
            <w:proofErr w:type="spellStart"/>
            <w:r w:rsidRPr="00BD117A">
              <w:t>neu_priceperunit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49804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CC1052" w14:textId="4F3990E8" w:rsidR="001F16A5" w:rsidRPr="00BD117A" w:rsidRDefault="00454997" w:rsidP="001F16A5">
            <w:pPr>
              <w:pStyle w:val="Tabelatekst"/>
            </w:pPr>
            <w:r w:rsidRPr="00BD117A">
              <w:t>Cena jednostki miary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9AE76A" w14:textId="2C1F8076" w:rsidR="001F16A5" w:rsidRPr="00BD117A" w:rsidRDefault="0045499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ACAE3D" w14:textId="08B9B154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1D139B" w:rsidRPr="00BD117A">
              <w:rPr>
                <w:rStyle w:val="normaltextrun"/>
                <w:szCs w:val="20"/>
              </w:rPr>
              <w:t>zupełniane automatycznie</w:t>
            </w:r>
            <w:r w:rsidR="00E13D92" w:rsidRPr="00BD117A">
              <w:rPr>
                <w:rStyle w:val="normaltextrun"/>
                <w:szCs w:val="20"/>
              </w:rPr>
              <w:t xml:space="preserve"> lub przez użytkownika</w:t>
            </w:r>
            <w:r w:rsidR="00454997" w:rsidRPr="00BD117A">
              <w:rPr>
                <w:rStyle w:val="normaltextrun"/>
                <w:szCs w:val="20"/>
              </w:rPr>
              <w:t>, dokładność: 4</w:t>
            </w:r>
          </w:p>
        </w:tc>
      </w:tr>
      <w:tr w:rsidR="001F16A5" w:rsidRPr="00BD117A" w14:paraId="6E2C43F6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10FB" w14:textId="2F15AA7F" w:rsidR="001F16A5" w:rsidRPr="00BD117A" w:rsidRDefault="00E13D92" w:rsidP="001F16A5">
            <w:pPr>
              <w:pStyle w:val="Tabelatekst"/>
            </w:pPr>
            <w:r w:rsidRPr="00BD117A">
              <w:t>Wycena za sztukę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F2E13" w14:textId="23AE08A3" w:rsidR="001F16A5" w:rsidRPr="00BD117A" w:rsidRDefault="002719D9" w:rsidP="001F16A5">
            <w:pPr>
              <w:pStyle w:val="Tabelatekst"/>
            </w:pPr>
            <w:proofErr w:type="spellStart"/>
            <w:r w:rsidRPr="00BD117A">
              <w:t>neu_ispricingperitem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74DEB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551800" w14:textId="207CCDF4" w:rsidR="001F16A5" w:rsidRPr="00BD117A" w:rsidRDefault="002719D9" w:rsidP="001F16A5">
            <w:pPr>
              <w:pStyle w:val="Tabelatekst"/>
            </w:pPr>
            <w:r w:rsidRPr="00BD117A">
              <w:t>Czy wyceniać Produkt Dopasowany za sztukę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86737F" w14:textId="3BEE9001" w:rsidR="001F16A5" w:rsidRPr="00BD117A" w:rsidRDefault="002719D9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098B28" w14:textId="626B307E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1D139B" w:rsidRPr="00BD117A">
              <w:rPr>
                <w:rStyle w:val="normaltextrun"/>
                <w:szCs w:val="20"/>
              </w:rPr>
              <w:t>zupełniane automatycznie</w:t>
            </w:r>
            <w:r w:rsidR="00E13D92" w:rsidRPr="00BD117A">
              <w:rPr>
                <w:rStyle w:val="normaltextrun"/>
                <w:szCs w:val="20"/>
              </w:rPr>
              <w:t xml:space="preserve"> lub przez użytkownika</w:t>
            </w:r>
            <w:r w:rsidR="002719D9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1F16A5" w:rsidRPr="00BD117A" w14:paraId="63D32009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3429" w14:textId="265CE811" w:rsidR="001F16A5" w:rsidRPr="00BD117A" w:rsidRDefault="00550BCA" w:rsidP="001F16A5">
            <w:pPr>
              <w:pStyle w:val="Tabelatekst"/>
            </w:pPr>
            <w:r w:rsidRPr="00BD117A">
              <w:t>Data podwyżki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38B780" w14:textId="2BB94EFA" w:rsidR="001F16A5" w:rsidRPr="00BD117A" w:rsidRDefault="009069CC" w:rsidP="001F16A5">
            <w:pPr>
              <w:pStyle w:val="Tabelatekst"/>
            </w:pPr>
            <w:proofErr w:type="spellStart"/>
            <w:r w:rsidRPr="00BD117A">
              <w:t>neu_pricetraderisedate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48297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72B392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5FC446" w14:textId="5AC7726C" w:rsidR="001F16A5" w:rsidRPr="00BD117A" w:rsidRDefault="009069CC" w:rsidP="001F16A5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F9A245" w14:textId="685B85C9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7547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1F16A5" w:rsidRPr="00BD117A" w14:paraId="7174403C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226C0" w14:textId="67B6E223" w:rsidR="001F16A5" w:rsidRPr="00BD117A" w:rsidRDefault="009069CC" w:rsidP="001F16A5">
            <w:pPr>
              <w:pStyle w:val="Tabelatekst"/>
            </w:pPr>
            <w:r w:rsidRPr="00BD117A">
              <w:t>Cena hurtowa ZCCG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F58351" w14:textId="7FB418CF" w:rsidR="001F16A5" w:rsidRPr="00BD117A" w:rsidRDefault="005B0CE4" w:rsidP="001F16A5">
            <w:pPr>
              <w:pStyle w:val="Tabelatekst"/>
            </w:pPr>
            <w:proofErr w:type="spellStart"/>
            <w:r w:rsidRPr="00BD117A">
              <w:t>neu_pricewholesalezccg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BA61A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DFE7AC" w14:textId="2B37F110" w:rsidR="001F16A5" w:rsidRPr="00BD117A" w:rsidRDefault="005B0CE4" w:rsidP="001F16A5">
            <w:pPr>
              <w:pStyle w:val="Tabelatekst"/>
            </w:pPr>
            <w:r w:rsidRPr="00BD117A">
              <w:t>Cena hurtowa uśredniona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C77C1D" w14:textId="0390391F" w:rsidR="001F16A5" w:rsidRPr="00BD117A" w:rsidRDefault="005B0CE4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F13B13" w14:textId="19A8ABF0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D139B" w:rsidRPr="00BD117A">
              <w:rPr>
                <w:rStyle w:val="normaltextrun"/>
                <w:szCs w:val="20"/>
              </w:rPr>
              <w:t xml:space="preserve">, </w:t>
            </w:r>
            <w:r w:rsidR="00A0461A" w:rsidRPr="00BD117A">
              <w:rPr>
                <w:rStyle w:val="normaltextrun"/>
                <w:szCs w:val="20"/>
              </w:rPr>
              <w:t xml:space="preserve">ukryte, </w:t>
            </w:r>
            <w:r w:rsidR="001D139B" w:rsidRPr="00BD117A">
              <w:rPr>
                <w:rStyle w:val="normaltextrun"/>
                <w:szCs w:val="20"/>
              </w:rPr>
              <w:t>uzupełniane automatycznie</w:t>
            </w:r>
          </w:p>
        </w:tc>
      </w:tr>
      <w:tr w:rsidR="001F16A5" w:rsidRPr="00BD117A" w14:paraId="5E96E39D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C42E9" w14:textId="55B3775E" w:rsidR="001F16A5" w:rsidRPr="00BD117A" w:rsidRDefault="00956168" w:rsidP="001F16A5">
            <w:pPr>
              <w:pStyle w:val="Tabelatekst"/>
            </w:pPr>
            <w:r w:rsidRPr="00BD117A">
              <w:t>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7FBEA2" w14:textId="767F4E1C" w:rsidR="001F16A5" w:rsidRPr="00BD117A" w:rsidRDefault="00824CB8" w:rsidP="001F16A5">
            <w:pPr>
              <w:pStyle w:val="Tabelatekst"/>
            </w:pPr>
            <w:proofErr w:type="spellStart"/>
            <w:r w:rsidRPr="00BD117A">
              <w:t>neu_isproducermwir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12C77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D37C04" w14:textId="00FA5B7F" w:rsidR="001F16A5" w:rsidRPr="00BD117A" w:rsidRDefault="00824CB8" w:rsidP="001F16A5">
            <w:pPr>
              <w:pStyle w:val="Tabelatekst"/>
            </w:pPr>
            <w:r w:rsidRPr="00BD117A">
              <w:t>Czy producent Produktu Dopasowanego jest MR / IR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49746E" w14:textId="737FB69F" w:rsidR="001F16A5" w:rsidRPr="00BD117A" w:rsidRDefault="004A1F9D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0464AB" w14:textId="35936C63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956168" w:rsidRPr="00BD117A">
              <w:rPr>
                <w:rStyle w:val="normaltextrun"/>
                <w:szCs w:val="20"/>
              </w:rPr>
              <w:t>,</w:t>
            </w:r>
            <w:r w:rsidR="001D139B" w:rsidRPr="00BD117A">
              <w:rPr>
                <w:rStyle w:val="normaltextrun"/>
                <w:szCs w:val="20"/>
              </w:rPr>
              <w:t xml:space="preserve"> </w:t>
            </w:r>
            <w:r w:rsidR="00461E7B" w:rsidRPr="00BD117A">
              <w:rPr>
                <w:rStyle w:val="normaltextrun"/>
                <w:szCs w:val="20"/>
              </w:rPr>
              <w:t xml:space="preserve">zablokowane, </w:t>
            </w:r>
            <w:r w:rsidR="001D139B" w:rsidRPr="00BD117A">
              <w:rPr>
                <w:rStyle w:val="normaltextrun"/>
                <w:szCs w:val="20"/>
              </w:rPr>
              <w:t>uzupełniane automatycznie</w:t>
            </w:r>
            <w:r w:rsidR="00461E7B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1F16A5" w:rsidRPr="00BD117A" w14:paraId="58F71951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2A2C7" w14:textId="6D5868F9" w:rsidR="001F16A5" w:rsidRPr="00BD117A" w:rsidRDefault="002446D1" w:rsidP="001F16A5">
            <w:pPr>
              <w:pStyle w:val="Tabelatekst"/>
            </w:pPr>
            <w:r w:rsidRPr="00BD117A">
              <w:t>Limit ceny Programu Lekowego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BA71B" w14:textId="6D0A362E" w:rsidR="001F16A5" w:rsidRPr="00BD117A" w:rsidRDefault="002446D1" w:rsidP="001F16A5">
            <w:pPr>
              <w:pStyle w:val="Tabelatekst"/>
            </w:pPr>
            <w:proofErr w:type="spellStart"/>
            <w:r w:rsidRPr="00BD117A">
              <w:t>neu_pricedrugprogramlimit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65F1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9BF776" w14:textId="7FF5D990" w:rsidR="001F16A5" w:rsidRPr="00BD117A" w:rsidRDefault="002446D1" w:rsidP="001F16A5">
            <w:pPr>
              <w:pStyle w:val="Tabelatekst"/>
            </w:pPr>
            <w:r w:rsidRPr="00BD117A">
              <w:t>Wysokość limitu finansowania z Programu Lekowego Ministerstwa Zdrowia dla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71437C" w14:textId="20E20234" w:rsidR="001F16A5" w:rsidRPr="00BD117A" w:rsidRDefault="004A1F9D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36A8D0" w14:textId="7ECD0811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1D139B" w:rsidRPr="00BD117A">
              <w:rPr>
                <w:rStyle w:val="normaltextrun"/>
                <w:szCs w:val="20"/>
              </w:rPr>
              <w:t>zupełniane automatycznie</w:t>
            </w:r>
            <w:r w:rsidR="004A1F9D" w:rsidRPr="00BD117A">
              <w:rPr>
                <w:rStyle w:val="normaltextrun"/>
                <w:szCs w:val="20"/>
              </w:rPr>
              <w:t xml:space="preserve"> lub przez użytkownika</w:t>
            </w:r>
          </w:p>
        </w:tc>
      </w:tr>
      <w:tr w:rsidR="001F16A5" w:rsidRPr="00BD117A" w14:paraId="0A8F7E9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F0E6A" w14:textId="50504BFF" w:rsidR="001F16A5" w:rsidRPr="00BD117A" w:rsidRDefault="00677983" w:rsidP="001F16A5">
            <w:pPr>
              <w:pStyle w:val="Tabelatekst"/>
            </w:pPr>
            <w:r w:rsidRPr="00BD117A">
              <w:lastRenderedPageBreak/>
              <w:t>Cena sprzedaży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A8DA37" w14:textId="7CC7EE5A" w:rsidR="001F16A5" w:rsidRPr="00BD117A" w:rsidRDefault="00677983" w:rsidP="001F16A5">
            <w:pPr>
              <w:pStyle w:val="Tabelatekst"/>
            </w:pPr>
            <w:proofErr w:type="spellStart"/>
            <w:r w:rsidRPr="00BD117A">
              <w:t>neu_pricesellingbrutto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8446D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F5D845" w14:textId="15F02B17" w:rsidR="001F16A5" w:rsidRPr="00BD117A" w:rsidRDefault="00276382" w:rsidP="001F16A5">
            <w:pPr>
              <w:pStyle w:val="Tabelatekst"/>
            </w:pPr>
            <w:r w:rsidRPr="00BD117A">
              <w:t>Cena sprzedaży brutto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76C4A1" w14:textId="197B5118" w:rsidR="001F16A5" w:rsidRPr="00BD117A" w:rsidRDefault="004A1F9D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622E1B" w14:textId="240223D9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C9060E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2244B926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E15DC" w14:textId="1BB7FF82" w:rsidR="001F16A5" w:rsidRPr="00BD117A" w:rsidRDefault="00276382" w:rsidP="001F16A5">
            <w:pPr>
              <w:pStyle w:val="Tabelatekst"/>
            </w:pPr>
            <w:r w:rsidRPr="00BD117A">
              <w:t>Szacowana cena zakupu po podwyżce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96E45" w14:textId="62FD0E0A" w:rsidR="001F16A5" w:rsidRPr="00BD117A" w:rsidRDefault="00276382" w:rsidP="001F16A5">
            <w:pPr>
              <w:pStyle w:val="Tabelatekst"/>
            </w:pPr>
            <w:proofErr w:type="spellStart"/>
            <w:r w:rsidRPr="00BD117A">
              <w:t>neu_pricepurchaseafterriseestimated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7FC46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05CD8A" w14:textId="29570BEE" w:rsidR="001F16A5" w:rsidRPr="00BD117A" w:rsidRDefault="00276382" w:rsidP="001F16A5">
            <w:pPr>
              <w:pStyle w:val="Tabelatekst"/>
            </w:pPr>
            <w:r w:rsidRPr="00BD117A">
              <w:t>Szacowana cena zakupu po podwyżce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AB053E" w14:textId="2AE2D525" w:rsidR="001F16A5" w:rsidRPr="00BD117A" w:rsidRDefault="004A1F9D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F4FAC3" w14:textId="293A85C6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C9060E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537F0E93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2014A" w14:textId="1B3A3416" w:rsidR="001F16A5" w:rsidRPr="00BD117A" w:rsidRDefault="00997B97" w:rsidP="001F16A5">
            <w:pPr>
              <w:pStyle w:val="Tabelatekst"/>
            </w:pPr>
            <w:r w:rsidRPr="00BD117A">
              <w:t>Maksymalna cena hurtowa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983D76" w14:textId="6D6465A7" w:rsidR="001F16A5" w:rsidRPr="00BD117A" w:rsidRDefault="00997B97" w:rsidP="001F16A5">
            <w:pPr>
              <w:pStyle w:val="Tabelatekst"/>
            </w:pPr>
            <w:proofErr w:type="spellStart"/>
            <w:r w:rsidRPr="00BD117A">
              <w:t>neu_pricewholesalemaximum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ABFF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2265DB" w14:textId="4D29007C" w:rsidR="001F16A5" w:rsidRPr="00BD117A" w:rsidRDefault="00997B97" w:rsidP="001F16A5">
            <w:pPr>
              <w:pStyle w:val="Tabelatekst"/>
            </w:pPr>
            <w:r w:rsidRPr="00BD117A">
              <w:t>Maksymalna cena hurtowa Produktu, którego dotyczy Produkt Dopasowany. Wysokość limitu funduszu, zasadna tylko dla cen urzędowych.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AA4C36" w14:textId="5B17B499" w:rsidR="001F16A5" w:rsidRPr="00BD117A" w:rsidRDefault="004A1F9D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3AA2A9" w14:textId="17C5FD82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C9060E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0F00F0DC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1C32" w14:textId="3FF07D71" w:rsidR="001F16A5" w:rsidRPr="00BD117A" w:rsidRDefault="0082051D" w:rsidP="001F16A5">
            <w:pPr>
              <w:pStyle w:val="Tabelatekst"/>
            </w:pPr>
            <w:r w:rsidRPr="00BD117A">
              <w:t>Jednostkowa różnica między ceną specjalną a zakupu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69815" w14:textId="5A11DD3E" w:rsidR="001F16A5" w:rsidRPr="00BD117A" w:rsidRDefault="005B1928" w:rsidP="001F16A5">
            <w:pPr>
              <w:pStyle w:val="Tabelatekst"/>
            </w:pPr>
            <w:proofErr w:type="spellStart"/>
            <w:r w:rsidRPr="00BD117A">
              <w:t>neu_unitdifferencepricespecialvspurchase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54960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0CC95B" w14:textId="28645D7F" w:rsidR="001F16A5" w:rsidRPr="00BD117A" w:rsidRDefault="005B1928" w:rsidP="001F16A5">
            <w:pPr>
              <w:pStyle w:val="Tabelatekst"/>
            </w:pPr>
            <w:r w:rsidRPr="00BD117A">
              <w:t>Jednostkowa różnica między ceną specjalną a ceną zakupu ZACZ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958DF7" w14:textId="5D6AF1CB" w:rsidR="001F16A5" w:rsidRPr="00BD117A" w:rsidRDefault="00E54AD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73F168" w14:textId="59DA18AB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C9060E" w:rsidRPr="00BD117A">
              <w:rPr>
                <w:rStyle w:val="normaltextrun"/>
                <w:szCs w:val="20"/>
              </w:rPr>
              <w:t>,  uzupełniane automatycznie</w:t>
            </w:r>
            <w:r w:rsidR="005B1928" w:rsidRPr="00BD117A">
              <w:rPr>
                <w:rStyle w:val="normaltextrun"/>
                <w:szCs w:val="20"/>
              </w:rPr>
              <w:t>, dokładność: 4</w:t>
            </w:r>
          </w:p>
        </w:tc>
      </w:tr>
      <w:tr w:rsidR="001F16A5" w:rsidRPr="00BD117A" w14:paraId="7A61B44B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CF606" w14:textId="6E74AE6D" w:rsidR="001F16A5" w:rsidRPr="00BD117A" w:rsidRDefault="005B1928" w:rsidP="001F16A5">
            <w:pPr>
              <w:pStyle w:val="Tabelatekst"/>
            </w:pPr>
            <w:r w:rsidRPr="00BD117A">
              <w:t>Cena jednostki miary proponowana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71A59" w14:textId="3FDF2403" w:rsidR="001F16A5" w:rsidRPr="00BD117A" w:rsidRDefault="00E8698A" w:rsidP="001F16A5">
            <w:pPr>
              <w:pStyle w:val="Tabelatekst"/>
            </w:pPr>
            <w:proofErr w:type="spellStart"/>
            <w:r w:rsidRPr="00BD117A">
              <w:t>neu_priceperunitnew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1A9DD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258B29" w14:textId="4D9FA3B4" w:rsidR="001F16A5" w:rsidRPr="00BD117A" w:rsidRDefault="00E8698A" w:rsidP="001F16A5">
            <w:pPr>
              <w:pStyle w:val="Tabelatekst"/>
            </w:pPr>
            <w:r w:rsidRPr="00BD117A">
              <w:t>Cena jednostki miary proponowana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585FC2" w14:textId="6ACAF008" w:rsidR="001F16A5" w:rsidRPr="00BD117A" w:rsidRDefault="00E54AD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5E9AB3" w14:textId="09BF06FB" w:rsidR="001F16A5" w:rsidRPr="00BD117A" w:rsidRDefault="00BF10C2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6B6411" w:rsidRPr="00BD117A">
              <w:rPr>
                <w:rStyle w:val="normaltextrun"/>
                <w:szCs w:val="20"/>
              </w:rPr>
              <w:t>zupełniane automatycznie</w:t>
            </w:r>
            <w:r w:rsidR="00E8698A" w:rsidRPr="00BD117A">
              <w:rPr>
                <w:rStyle w:val="normaltextrun"/>
                <w:szCs w:val="20"/>
              </w:rPr>
              <w:t xml:space="preserve"> lub przez użytkownika, dokładność: 4</w:t>
            </w:r>
          </w:p>
        </w:tc>
      </w:tr>
      <w:tr w:rsidR="001F16A5" w:rsidRPr="00BD117A" w14:paraId="15D59E2C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BE79F" w14:textId="0B5B2EB0" w:rsidR="001F16A5" w:rsidRPr="00BD117A" w:rsidRDefault="008E3F90" w:rsidP="001F16A5">
            <w:pPr>
              <w:pStyle w:val="Tabelatekst"/>
            </w:pPr>
            <w:r w:rsidRPr="00BD117A">
              <w:t>Koszt własny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1B839" w14:textId="6E28A0B9" w:rsidR="001F16A5" w:rsidRPr="00BD117A" w:rsidRDefault="008277A6" w:rsidP="001F16A5">
            <w:pPr>
              <w:pStyle w:val="Tabelatekst"/>
            </w:pPr>
            <w:proofErr w:type="spellStart"/>
            <w:r w:rsidRPr="00BD117A">
              <w:t>neu_costzach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5270A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A79DA7" w14:textId="48648304" w:rsidR="001F16A5" w:rsidRPr="00BD117A" w:rsidRDefault="008277A6" w:rsidP="001F16A5">
            <w:pPr>
              <w:pStyle w:val="Tabelatekst"/>
            </w:pPr>
            <w:r w:rsidRPr="00BD117A">
              <w:t>Koszt własny ZACH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57BC2C" w14:textId="06674358" w:rsidR="001F16A5" w:rsidRPr="00BD117A" w:rsidRDefault="00E54AD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DAE025" w14:textId="27B7494A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38F5408A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3FA74" w14:textId="39D06039" w:rsidR="001F16A5" w:rsidRPr="00BD117A" w:rsidRDefault="008277A6" w:rsidP="001F16A5">
            <w:pPr>
              <w:pStyle w:val="Tabelatekst"/>
            </w:pPr>
            <w:r w:rsidRPr="00BD117A">
              <w:t>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C043E" w14:textId="259B0B18" w:rsidR="001F16A5" w:rsidRPr="00BD117A" w:rsidRDefault="008277A6" w:rsidP="001F16A5">
            <w:pPr>
              <w:pStyle w:val="Tabelatekst"/>
            </w:pPr>
            <w:proofErr w:type="spellStart"/>
            <w:r w:rsidRPr="00BD117A">
              <w:t>neu_marginbrutto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B78AC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A11029" w14:textId="56C6E2F8" w:rsidR="001F16A5" w:rsidRPr="00BD117A" w:rsidRDefault="008A3C6C" w:rsidP="001F16A5">
            <w:pPr>
              <w:pStyle w:val="Tabelatekst"/>
            </w:pPr>
            <w:r w:rsidRPr="00BD117A">
              <w:t>Marża brutto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F5DF25" w14:textId="428F31C1" w:rsidR="001F16A5" w:rsidRPr="00BD117A" w:rsidRDefault="00E54AD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7E57A5" w14:textId="73E6D2CE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1CE4D90F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28CAF" w14:textId="36A81D8E" w:rsidR="001F16A5" w:rsidRPr="00BD117A" w:rsidRDefault="008A3C6C" w:rsidP="001F16A5">
            <w:pPr>
              <w:pStyle w:val="Tabelatekst"/>
            </w:pPr>
            <w:r w:rsidRPr="00BD117A">
              <w:t>% Finansowanie zapasów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BD5DE" w14:textId="0F9E3DB1" w:rsidR="001F16A5" w:rsidRPr="00BD117A" w:rsidRDefault="008A3C6C" w:rsidP="001F16A5">
            <w:pPr>
              <w:pStyle w:val="Tabelatekst"/>
            </w:pPr>
            <w:proofErr w:type="spellStart"/>
            <w:r w:rsidRPr="00BD117A">
              <w:t>neu_stockfinancingpercent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B861A8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874794" w14:textId="647ED79D" w:rsidR="001F16A5" w:rsidRPr="00BD117A" w:rsidRDefault="008A3C6C" w:rsidP="001F16A5">
            <w:pPr>
              <w:pStyle w:val="Tabelatekst"/>
            </w:pPr>
            <w:r w:rsidRPr="00BD117A">
              <w:t>Finansowanie zapasów dla Produktu Dopasowanego, wyrażone procentowo, wg kosztu kapitału 7% z RZIS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9ECA80" w14:textId="65335C80" w:rsidR="001F16A5" w:rsidRPr="00BD117A" w:rsidRDefault="00000A27" w:rsidP="001F16A5">
            <w:pPr>
              <w:pStyle w:val="Tabelatekst"/>
            </w:pPr>
            <w:r w:rsidRPr="00BD117A">
              <w:t>Liczba dziesiętna</w:t>
            </w:r>
          </w:p>
          <w:p w14:paraId="78A817BB" w14:textId="77777777" w:rsidR="00000A27" w:rsidRPr="00BD117A" w:rsidRDefault="00000A27" w:rsidP="00000A27">
            <w:pPr>
              <w:rPr>
                <w:rFonts w:cs="Calibri"/>
                <w:szCs w:val="22"/>
                <w:lang w:eastAsia="pl-PL"/>
              </w:rPr>
            </w:pPr>
          </w:p>
          <w:p w14:paraId="37D1DD48" w14:textId="77777777" w:rsidR="00000A27" w:rsidRPr="00BD117A" w:rsidRDefault="00000A27" w:rsidP="00000A27">
            <w:pPr>
              <w:jc w:val="center"/>
              <w:rPr>
                <w:lang w:eastAsia="pl-PL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22F385" w14:textId="0BDE0D71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2F243E" w:rsidRPr="00BD117A">
              <w:rPr>
                <w:rStyle w:val="normaltextrun"/>
                <w:szCs w:val="20"/>
              </w:rPr>
              <w:t xml:space="preserve">, </w:t>
            </w:r>
            <w:r w:rsidR="006B6411" w:rsidRPr="00BD117A">
              <w:rPr>
                <w:rStyle w:val="normaltextrun"/>
                <w:szCs w:val="20"/>
              </w:rPr>
              <w:t>zablokowane,  uzupełniane automatycznie</w:t>
            </w:r>
            <w:r w:rsidR="00000A27" w:rsidRPr="00BD117A">
              <w:rPr>
                <w:rStyle w:val="normaltextrun"/>
                <w:szCs w:val="20"/>
              </w:rPr>
              <w:t>, dokładność: 10</w:t>
            </w:r>
          </w:p>
        </w:tc>
      </w:tr>
      <w:tr w:rsidR="001F16A5" w:rsidRPr="00BD117A" w14:paraId="6B95B1D0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87B19" w14:textId="7C27FEC0" w:rsidR="001F16A5" w:rsidRPr="00BD117A" w:rsidRDefault="00276625" w:rsidP="001F16A5">
            <w:pPr>
              <w:pStyle w:val="Tabelatekst"/>
            </w:pPr>
            <w:r w:rsidRPr="00BD117A">
              <w:lastRenderedPageBreak/>
              <w:t>% Korzyści do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1742C0" w14:textId="75B2BE94" w:rsidR="001F16A5" w:rsidRPr="00BD117A" w:rsidRDefault="00276625" w:rsidP="001F16A5">
            <w:pPr>
              <w:pStyle w:val="Tabelatekst"/>
            </w:pPr>
            <w:proofErr w:type="spellStart"/>
            <w:r w:rsidRPr="00BD117A">
              <w:t>neu_percentbenefitforzach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8A355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4EB6B6" w14:textId="1380E51E" w:rsidR="001F16A5" w:rsidRPr="00BD117A" w:rsidRDefault="00276625" w:rsidP="001F16A5">
            <w:pPr>
              <w:pStyle w:val="Tabelatekst"/>
            </w:pPr>
            <w:r w:rsidRPr="00BD117A">
              <w:t>Korzyści do ZACH dla Produktu Dopasowanego,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2E0382" w14:textId="77777777" w:rsidR="00276625" w:rsidRPr="00BD117A" w:rsidRDefault="00276625" w:rsidP="00276625">
            <w:pPr>
              <w:pStyle w:val="Tabelatekst"/>
            </w:pPr>
            <w:r w:rsidRPr="00BD117A">
              <w:t>Liczba dziesiętna</w:t>
            </w:r>
          </w:p>
          <w:p w14:paraId="67C46537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6BEDFB" w14:textId="5074899C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2F243E" w:rsidRPr="00BD117A">
              <w:rPr>
                <w:rStyle w:val="normaltextrun"/>
                <w:szCs w:val="20"/>
              </w:rPr>
              <w:t xml:space="preserve">, </w:t>
            </w:r>
            <w:r w:rsidR="006B6411" w:rsidRPr="00BD117A">
              <w:rPr>
                <w:rStyle w:val="normaltextrun"/>
                <w:szCs w:val="20"/>
              </w:rPr>
              <w:t>zablokowane,  uzupełniane automatycznie</w:t>
            </w:r>
            <w:r w:rsidR="00276625" w:rsidRPr="00BD117A">
              <w:rPr>
                <w:rStyle w:val="normaltextrun"/>
                <w:szCs w:val="20"/>
              </w:rPr>
              <w:t>, dokładność: 10</w:t>
            </w:r>
          </w:p>
        </w:tc>
      </w:tr>
      <w:tr w:rsidR="001F16A5" w:rsidRPr="00BD117A" w14:paraId="5FEB3E3A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AA953" w14:textId="5FA73A01" w:rsidR="001F16A5" w:rsidRPr="00BD117A" w:rsidRDefault="007220AF" w:rsidP="001F16A5">
            <w:pPr>
              <w:pStyle w:val="Tabelatekst"/>
            </w:pPr>
            <w:r w:rsidRPr="00BD117A">
              <w:t>Finansowanie zapasów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DEA93A" w14:textId="1802DB05" w:rsidR="001F16A5" w:rsidRPr="00BD117A" w:rsidRDefault="007220AF" w:rsidP="001F16A5">
            <w:pPr>
              <w:pStyle w:val="Tabelatekst"/>
            </w:pPr>
            <w:proofErr w:type="spellStart"/>
            <w:r w:rsidRPr="00BD117A">
              <w:t>neu_stockfinancing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EC1E7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319EB8" w14:textId="66E99832" w:rsidR="001F16A5" w:rsidRPr="00BD117A" w:rsidRDefault="007220AF" w:rsidP="001F16A5">
            <w:pPr>
              <w:pStyle w:val="Tabelatekst"/>
            </w:pPr>
            <w:r w:rsidRPr="00BD117A">
              <w:t>Finansowanie zapasów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A2F6F2" w14:textId="526EA21E" w:rsidR="001F16A5" w:rsidRPr="00BD117A" w:rsidRDefault="000A0281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E896B9" w14:textId="1077C32F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49E6D3B7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3F833" w14:textId="79D5014E" w:rsidR="001F16A5" w:rsidRPr="00BD117A" w:rsidRDefault="00384054" w:rsidP="001F16A5">
            <w:pPr>
              <w:pStyle w:val="Tabelatekst"/>
            </w:pPr>
            <w:r w:rsidRPr="00BD117A">
              <w:t>Korekty marży + kontrakt fakturowy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5BFE0" w14:textId="76A5E248" w:rsidR="001F16A5" w:rsidRPr="00BD117A" w:rsidRDefault="00384054" w:rsidP="001F16A5">
            <w:pPr>
              <w:pStyle w:val="Tabelatekst"/>
            </w:pPr>
            <w:proofErr w:type="spellStart"/>
            <w:r w:rsidRPr="00BD117A">
              <w:t>neu_marginadjustmentswithinvoicecontract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EDE3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6109FA" w14:textId="65973244" w:rsidR="001F16A5" w:rsidRPr="00BD117A" w:rsidRDefault="00384054" w:rsidP="001F16A5">
            <w:pPr>
              <w:pStyle w:val="Tabelatekst"/>
            </w:pPr>
            <w:r w:rsidRPr="00BD117A">
              <w:t>Korekty marży + kontrakt fakturowy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C895A8" w14:textId="794E2D7D" w:rsidR="001F16A5" w:rsidRPr="00BD117A" w:rsidRDefault="000A0281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224610" w14:textId="3708024F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3D94B69B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DA33" w14:textId="4647C31B" w:rsidR="001F16A5" w:rsidRPr="00BD117A" w:rsidRDefault="00384054" w:rsidP="001F16A5">
            <w:pPr>
              <w:pStyle w:val="Tabelatekst"/>
            </w:pPr>
            <w:r w:rsidRPr="00BD117A">
              <w:t>% 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990AC" w14:textId="56DECAA3" w:rsidR="001F16A5" w:rsidRPr="00BD117A" w:rsidRDefault="00384054" w:rsidP="001F16A5">
            <w:pPr>
              <w:pStyle w:val="Tabelatekst"/>
            </w:pPr>
            <w:proofErr w:type="spellStart"/>
            <w:r w:rsidRPr="00BD117A">
              <w:t>neu_marginbruttopercent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FEE86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FE74EE" w14:textId="11DC90EE" w:rsidR="001F16A5" w:rsidRPr="00BD117A" w:rsidRDefault="00384054" w:rsidP="001F16A5">
            <w:pPr>
              <w:pStyle w:val="Tabelatekst"/>
            </w:pPr>
            <w:r w:rsidRPr="00BD117A">
              <w:t>Marża brutto dla Produktu Dopasowanego, wyrażona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610832" w14:textId="77777777" w:rsidR="007D4CC6" w:rsidRPr="00BD117A" w:rsidRDefault="007D4CC6" w:rsidP="007D4CC6">
            <w:pPr>
              <w:pStyle w:val="Tabelatekst"/>
            </w:pPr>
            <w:r w:rsidRPr="00BD117A">
              <w:t>Liczba dziesiętna</w:t>
            </w:r>
          </w:p>
          <w:p w14:paraId="18D897AB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3F405B" w14:textId="366AEAEE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  <w:r w:rsidR="007D4CC6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1F16A5" w:rsidRPr="00BD117A" w14:paraId="75ECCBD9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9E8BB" w14:textId="1DC56029" w:rsidR="001F16A5" w:rsidRPr="00BD117A" w:rsidRDefault="007D4CC6" w:rsidP="001F16A5">
            <w:pPr>
              <w:pStyle w:val="Tabelatekst"/>
            </w:pPr>
            <w:r w:rsidRPr="00BD117A">
              <w:t>Finansowanie zapasów (dni)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723A0E" w14:textId="5FD1D8C9" w:rsidR="001F16A5" w:rsidRPr="00BD117A" w:rsidRDefault="007D4CC6" w:rsidP="001F16A5">
            <w:pPr>
              <w:pStyle w:val="Tabelatekst"/>
            </w:pPr>
            <w:proofErr w:type="spellStart"/>
            <w:r w:rsidRPr="00BD117A">
              <w:t>neu_stockfinancingdays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A091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ACC288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1DEF36" w14:textId="77777777" w:rsidR="00F61282" w:rsidRPr="00BD117A" w:rsidRDefault="00F61282" w:rsidP="00F61282">
            <w:pPr>
              <w:pStyle w:val="Tabelatekst"/>
            </w:pPr>
            <w:r w:rsidRPr="00BD117A">
              <w:t>Liczba dziesiętna</w:t>
            </w:r>
          </w:p>
          <w:p w14:paraId="15AF8DD6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E10796" w14:textId="6EDE7FD0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  <w:r w:rsidR="00F61282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1F16A5" w:rsidRPr="00BD117A" w14:paraId="1187B67D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AA02F" w14:textId="742013DD" w:rsidR="001F16A5" w:rsidRPr="00BD117A" w:rsidRDefault="00F61282" w:rsidP="001F16A5">
            <w:pPr>
              <w:pStyle w:val="Tabelatekst"/>
            </w:pPr>
            <w:r w:rsidRPr="00BD117A">
              <w:t xml:space="preserve">Korzyści kontaktowe </w:t>
            </w:r>
            <w:proofErr w:type="spellStart"/>
            <w:r w:rsidRPr="00BD117A">
              <w:t>pozafakturowe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00DE8" w14:textId="0BA5152D" w:rsidR="001F16A5" w:rsidRPr="00BD117A" w:rsidRDefault="00F61282" w:rsidP="001F16A5">
            <w:pPr>
              <w:pStyle w:val="Tabelatekst"/>
            </w:pPr>
            <w:proofErr w:type="spellStart"/>
            <w:r w:rsidRPr="00BD117A">
              <w:t>neu_noncontractualinvoicebenefits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B2472A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60CD7B" w14:textId="452F8FEA" w:rsidR="001F16A5" w:rsidRPr="00BD117A" w:rsidRDefault="00F61282" w:rsidP="001F16A5">
            <w:pPr>
              <w:pStyle w:val="Tabelatekst"/>
            </w:pPr>
            <w:r w:rsidRPr="00BD117A">
              <w:t xml:space="preserve">Korzyści kontaktowe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B7BC80" w14:textId="47341762" w:rsidR="001F16A5" w:rsidRPr="00BD117A" w:rsidRDefault="000A0281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C76C05" w14:textId="1909D298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2052E4DA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A8C2C" w14:textId="5E2299EA" w:rsidR="001F16A5" w:rsidRPr="00BD117A" w:rsidRDefault="00997ADF" w:rsidP="001F16A5">
            <w:pPr>
              <w:pStyle w:val="Tabelatekst"/>
            </w:pPr>
            <w:r w:rsidRPr="00BD117A">
              <w:t>Zysk maksymalny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07730" w14:textId="33E6AC8A" w:rsidR="001F16A5" w:rsidRPr="00BD117A" w:rsidRDefault="00997ADF" w:rsidP="001F16A5">
            <w:pPr>
              <w:pStyle w:val="Tabelatekst"/>
            </w:pPr>
            <w:proofErr w:type="spellStart"/>
            <w:r w:rsidRPr="00BD117A">
              <w:t>neu_profitonsalemaximum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92202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7AA20F" w14:textId="738449BA" w:rsidR="001F16A5" w:rsidRPr="00BD117A" w:rsidRDefault="00997ADF" w:rsidP="001F16A5">
            <w:pPr>
              <w:pStyle w:val="Tabelatekst"/>
            </w:pPr>
            <w:r w:rsidRPr="00BD117A">
              <w:t>Zysk maksymalny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A7F2B1" w14:textId="6BBA5CC1" w:rsidR="001F16A5" w:rsidRPr="00BD117A" w:rsidRDefault="00FE60B6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163097" w14:textId="50F81D12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3D835C42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3AC02" w14:textId="55FBA6DB" w:rsidR="001F16A5" w:rsidRPr="00BD117A" w:rsidRDefault="00771964" w:rsidP="001F16A5">
            <w:pPr>
              <w:pStyle w:val="Tabelatekst"/>
            </w:pPr>
            <w:r w:rsidRPr="00BD117A">
              <w:t>Marża urzędowo-umowna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CA8A49" w14:textId="06168460" w:rsidR="001F16A5" w:rsidRPr="00BD117A" w:rsidRDefault="00771964" w:rsidP="001F16A5">
            <w:pPr>
              <w:pStyle w:val="Tabelatekst"/>
            </w:pPr>
            <w:proofErr w:type="spellStart"/>
            <w:r w:rsidRPr="00BD117A">
              <w:t>neu_margincontractual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8104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04394C" w14:textId="0AA17485" w:rsidR="001F16A5" w:rsidRPr="00BD117A" w:rsidRDefault="00771964" w:rsidP="001F16A5">
            <w:pPr>
              <w:pStyle w:val="Tabelatekst"/>
            </w:pPr>
            <w:r w:rsidRPr="00BD117A">
              <w:t>Marża urzędowo-umowna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16EE7A" w14:textId="678544C2" w:rsidR="001F16A5" w:rsidRPr="00BD117A" w:rsidRDefault="00FE60B6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C7B54F" w14:textId="21342240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4FBC9953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F14F0" w14:textId="102E50F6" w:rsidR="001F16A5" w:rsidRPr="00BD117A" w:rsidRDefault="00031CE8" w:rsidP="001F16A5">
            <w:pPr>
              <w:pStyle w:val="Tabelatekst"/>
            </w:pPr>
            <w:r w:rsidRPr="00BD117A">
              <w:t>% Korzyści terminu od dostawcy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2F089" w14:textId="282F3F18" w:rsidR="001F16A5" w:rsidRPr="00BD117A" w:rsidRDefault="00031CE8" w:rsidP="001F16A5">
            <w:pPr>
              <w:pStyle w:val="Tabelatekst"/>
            </w:pPr>
            <w:proofErr w:type="spellStart"/>
            <w:r w:rsidRPr="00BD117A">
              <w:t>neu_termbenefitspercent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629E3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5BC9B1" w14:textId="0FF62DD0" w:rsidR="001F16A5" w:rsidRPr="00BD117A" w:rsidRDefault="00031CE8" w:rsidP="001F16A5">
            <w:pPr>
              <w:pStyle w:val="Tabelatekst"/>
            </w:pPr>
            <w:r w:rsidRPr="00BD117A">
              <w:t>Korzyści terminu od dostawcy dla Produktu Dopasowanego, wyrażone procentowo, skorygowane do 7%, kalkulowane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155534" w14:textId="77777777" w:rsidR="00031CE8" w:rsidRPr="00BD117A" w:rsidRDefault="00031CE8" w:rsidP="00031CE8">
            <w:pPr>
              <w:pStyle w:val="Tabelatekst"/>
            </w:pPr>
            <w:r w:rsidRPr="00BD117A">
              <w:t>Liczba dziesiętna</w:t>
            </w:r>
          </w:p>
          <w:p w14:paraId="6E5569DC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CAFF9A" w14:textId="433F59A0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031CE8" w:rsidRPr="00BD117A">
              <w:rPr>
                <w:rStyle w:val="normaltextrun"/>
                <w:szCs w:val="20"/>
              </w:rPr>
              <w:t xml:space="preserve">, </w:t>
            </w:r>
            <w:r w:rsidR="006B6411" w:rsidRPr="00BD117A">
              <w:rPr>
                <w:rStyle w:val="normaltextrun"/>
                <w:szCs w:val="20"/>
              </w:rPr>
              <w:t>zablokowane,  uzupełniane automatycznie</w:t>
            </w:r>
            <w:r w:rsidR="00031CE8" w:rsidRPr="00BD117A">
              <w:rPr>
                <w:rStyle w:val="normaltextrun"/>
                <w:szCs w:val="20"/>
              </w:rPr>
              <w:t>, dokładność: 10</w:t>
            </w:r>
          </w:p>
        </w:tc>
      </w:tr>
      <w:tr w:rsidR="001F16A5" w:rsidRPr="00BD117A" w14:paraId="2C813E7A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78006" w14:textId="62389BE1" w:rsidR="001F16A5" w:rsidRPr="00BD117A" w:rsidRDefault="00A152D3" w:rsidP="001F16A5">
            <w:pPr>
              <w:pStyle w:val="Tabelatekst"/>
            </w:pPr>
            <w:r w:rsidRPr="00BD117A">
              <w:lastRenderedPageBreak/>
              <w:t>Koszt terminu podstawowego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70FFE" w14:textId="23DE3541" w:rsidR="001F16A5" w:rsidRPr="00BD117A" w:rsidRDefault="00A152D3" w:rsidP="001F16A5">
            <w:pPr>
              <w:pStyle w:val="Tabelatekst"/>
            </w:pPr>
            <w:proofErr w:type="spellStart"/>
            <w:r w:rsidRPr="00BD117A">
              <w:t>neu_costofbasicterm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D446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055DE2" w14:textId="3E37029B" w:rsidR="001F16A5" w:rsidRPr="00BD117A" w:rsidRDefault="00267FDB" w:rsidP="001F16A5">
            <w:pPr>
              <w:pStyle w:val="Tabelatekst"/>
            </w:pPr>
            <w:r w:rsidRPr="00BD117A">
              <w:t>Koszt terminu podstawowego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EF91B9" w14:textId="7EABAEFF" w:rsidR="001F16A5" w:rsidRPr="00BD117A" w:rsidRDefault="00FE60B6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B65254" w14:textId="2FB9148F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2554DB61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A32A4" w14:textId="7EF62E9B" w:rsidR="001F16A5" w:rsidRPr="00BD117A" w:rsidRDefault="00267FDB" w:rsidP="001F16A5">
            <w:pPr>
              <w:pStyle w:val="Tabelatekst"/>
            </w:pPr>
            <w:r w:rsidRPr="00BD117A">
              <w:t>Korzyści terminu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59E88" w14:textId="2AB3E4F5" w:rsidR="001F16A5" w:rsidRPr="00BD117A" w:rsidRDefault="00267FDB" w:rsidP="001F16A5">
            <w:pPr>
              <w:pStyle w:val="Tabelatekst"/>
            </w:pPr>
            <w:proofErr w:type="spellStart"/>
            <w:r w:rsidRPr="00BD117A">
              <w:t>neu_termbenefits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3FC94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18BA92" w14:textId="6733C9DB" w:rsidR="001F16A5" w:rsidRPr="00BD117A" w:rsidRDefault="00267FDB" w:rsidP="001F16A5">
            <w:pPr>
              <w:pStyle w:val="Tabelatekst"/>
            </w:pPr>
            <w:r w:rsidRPr="00BD117A">
              <w:t>Korzyści terminu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BA6BD3" w14:textId="4EFE5A78" w:rsidR="001F16A5" w:rsidRPr="00BD117A" w:rsidRDefault="00267FDB" w:rsidP="00267FD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C75000" w14:textId="15FE2D65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  <w:r w:rsidR="00267FDB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1F16A5" w:rsidRPr="00BD117A" w14:paraId="5E338C7B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F56E2" w14:textId="46AF13F7" w:rsidR="001F16A5" w:rsidRPr="00BD117A" w:rsidRDefault="00BE4DEF" w:rsidP="001F16A5">
            <w:pPr>
              <w:pStyle w:val="Tabelatekst"/>
            </w:pPr>
            <w:r w:rsidRPr="00BD117A">
              <w:t>Zysk na sprzedaży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4FDAA" w14:textId="1CFFC0B5" w:rsidR="001F16A5" w:rsidRPr="00BD117A" w:rsidRDefault="00BE4DEF" w:rsidP="001F16A5">
            <w:pPr>
              <w:pStyle w:val="Tabelatekst"/>
            </w:pPr>
            <w:proofErr w:type="spellStart"/>
            <w:r w:rsidRPr="00BD117A">
              <w:t>neu_profitonsale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3402E8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602ED6" w14:textId="448A8578" w:rsidR="001F16A5" w:rsidRPr="00BD117A" w:rsidRDefault="00BE4DEF" w:rsidP="001F16A5">
            <w:pPr>
              <w:pStyle w:val="Tabelatekst"/>
            </w:pPr>
            <w:r w:rsidRPr="00BD117A">
              <w:t>Zysk na sprzedaży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F19632" w14:textId="1B657BC1" w:rsidR="001F16A5" w:rsidRPr="00BD117A" w:rsidRDefault="00FE60B6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1BB675" w14:textId="138AC422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126DD535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12189" w14:textId="59FAD94C" w:rsidR="001F16A5" w:rsidRPr="00BD117A" w:rsidRDefault="00BE4DEF" w:rsidP="001F16A5">
            <w:pPr>
              <w:pStyle w:val="Tabelatekst"/>
            </w:pPr>
            <w:r w:rsidRPr="00BD117A">
              <w:t>% Marża urzędowo-umowna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06A00" w14:textId="6C000889" w:rsidR="001F16A5" w:rsidRPr="00BD117A" w:rsidRDefault="00BE4DEF" w:rsidP="001F16A5">
            <w:pPr>
              <w:pStyle w:val="Tabelatekst"/>
            </w:pPr>
            <w:proofErr w:type="spellStart"/>
            <w:r w:rsidRPr="00BD117A">
              <w:t>neu_margincontractualpercent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F44B0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AAE0BE" w14:textId="76AA891B" w:rsidR="001F16A5" w:rsidRPr="00BD117A" w:rsidRDefault="00574359" w:rsidP="001F16A5">
            <w:pPr>
              <w:pStyle w:val="Tabelatekst"/>
            </w:pPr>
            <w:r w:rsidRPr="00BD117A">
              <w:t>Marża urzędowo-umowna dla Produktu Dopasowanego, wyrażona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7C9377" w14:textId="050058AC" w:rsidR="001F16A5" w:rsidRPr="00BD117A" w:rsidRDefault="00574359" w:rsidP="001F16A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323026" w14:textId="1E3339BF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  <w:r w:rsidR="00574359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1F16A5" w:rsidRPr="00BD117A" w14:paraId="12B1E400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08798" w14:textId="1083E98D" w:rsidR="001F16A5" w:rsidRPr="00BD117A" w:rsidRDefault="00574359" w:rsidP="001F16A5">
            <w:pPr>
              <w:pStyle w:val="Tabelatekst"/>
            </w:pPr>
            <w:r w:rsidRPr="00BD117A">
              <w:t>Korzyści terminu od dostawcy (dni)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E9846" w14:textId="2F9658AC" w:rsidR="001F16A5" w:rsidRPr="00BD117A" w:rsidRDefault="00574359" w:rsidP="001F16A5">
            <w:pPr>
              <w:pStyle w:val="Tabelatekst"/>
            </w:pPr>
            <w:proofErr w:type="spellStart"/>
            <w:r w:rsidRPr="00BD117A">
              <w:t>neu_termbenefitsdays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4AF44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C484AB" w14:textId="4FB1FC3C" w:rsidR="001F16A5" w:rsidRPr="00BD117A" w:rsidRDefault="00574359" w:rsidP="001F16A5">
            <w:pPr>
              <w:pStyle w:val="Tabelatekst"/>
            </w:pPr>
            <w:r w:rsidRPr="00BD117A">
              <w:t>Korzyści terminu od producenta dla Produktu Dopasowania w dniach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225A1A" w14:textId="67CCC415" w:rsidR="001F16A5" w:rsidRPr="00BD117A" w:rsidRDefault="00BE5CD6" w:rsidP="001F16A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E78A50" w14:textId="2C473CD3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  <w:r w:rsidR="00BE5CD6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1F16A5" w:rsidRPr="00BD117A" w14:paraId="056E0B88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FBC02" w14:textId="179D95B7" w:rsidR="001F16A5" w:rsidRPr="00BD117A" w:rsidRDefault="00AF272C" w:rsidP="001F16A5">
            <w:pPr>
              <w:pStyle w:val="Tabelatekst"/>
            </w:pPr>
            <w:r w:rsidRPr="00BD117A">
              <w:t>Koszt terminu opóźnień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C9B7A" w14:textId="1E9FA083" w:rsidR="001F16A5" w:rsidRPr="00BD117A" w:rsidRDefault="00861F7D" w:rsidP="001F16A5">
            <w:pPr>
              <w:pStyle w:val="Tabelatekst"/>
            </w:pPr>
            <w:proofErr w:type="spellStart"/>
            <w:r w:rsidRPr="00BD117A">
              <w:t>neu_costofdelays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D56FC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2F45E5" w14:textId="0129592C" w:rsidR="001F16A5" w:rsidRPr="00BD117A" w:rsidRDefault="00861F7D" w:rsidP="001F16A5">
            <w:pPr>
              <w:pStyle w:val="Tabelatekst"/>
            </w:pPr>
            <w:r w:rsidRPr="00BD117A">
              <w:t>Koszt terminu opóźnień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993908" w14:textId="1F494C32" w:rsidR="001F16A5" w:rsidRPr="00BD117A" w:rsidRDefault="00FE60B6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2DD5BF" w14:textId="33150A2A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B6411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7165CAE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31B9" w14:textId="5F3D5E19" w:rsidR="001F16A5" w:rsidRPr="00BD117A" w:rsidRDefault="00861F7D" w:rsidP="001F16A5">
            <w:pPr>
              <w:pStyle w:val="Tabelatekst"/>
            </w:pPr>
            <w:r w:rsidRPr="00BD117A">
              <w:t>Przychody odsetkowe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4246CB" w14:textId="0D4D0013" w:rsidR="001F16A5" w:rsidRPr="00BD117A" w:rsidRDefault="00861F7D" w:rsidP="001F16A5">
            <w:pPr>
              <w:pStyle w:val="Tabelatekst"/>
            </w:pPr>
            <w:proofErr w:type="spellStart"/>
            <w:r w:rsidRPr="00BD117A">
              <w:t>neu_interestincome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A2C99E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1D8425" w14:textId="5E0A60CF" w:rsidR="001F16A5" w:rsidRPr="00BD117A" w:rsidRDefault="00861F7D" w:rsidP="001F16A5">
            <w:pPr>
              <w:pStyle w:val="Tabelatekst"/>
            </w:pPr>
            <w:r w:rsidRPr="00BD117A">
              <w:t>Przychody odsetkowe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635FCD" w14:textId="157D5E15" w:rsidR="001F16A5" w:rsidRPr="00BD117A" w:rsidRDefault="00345727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5F0593" w14:textId="5E116DCD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C21A04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2F8307BF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46D2C" w14:textId="7A9FBB67" w:rsidR="001F16A5" w:rsidRPr="00BD117A" w:rsidRDefault="00FD253C" w:rsidP="001F16A5">
            <w:pPr>
              <w:pStyle w:val="Tabelatekst"/>
            </w:pPr>
            <w:r w:rsidRPr="00BD117A">
              <w:t>Cena handlowa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6D20ED" w14:textId="66E03B69" w:rsidR="001F16A5" w:rsidRPr="00BD117A" w:rsidRDefault="006653BC" w:rsidP="001F16A5">
            <w:pPr>
              <w:pStyle w:val="Tabelatekst"/>
            </w:pPr>
            <w:proofErr w:type="spellStart"/>
            <w:r w:rsidRPr="00BD117A">
              <w:t>neu_pricetrade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50C2C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00D94A" w14:textId="0B934062" w:rsidR="001F16A5" w:rsidRPr="00BD117A" w:rsidRDefault="006653BC" w:rsidP="001F16A5">
            <w:pPr>
              <w:pStyle w:val="Tabelatekst"/>
            </w:pPr>
            <w:r w:rsidRPr="00BD117A">
              <w:t>Cena handlowa z katalogu producenta dla Produktu, którego dotyczy Produkt Dopasowany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9CB58A" w14:textId="3A392ABB" w:rsidR="001F16A5" w:rsidRPr="00BD117A" w:rsidRDefault="006653BC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ED37D1" w14:textId="66146BE3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374C4A" w:rsidRPr="00BD117A">
              <w:rPr>
                <w:rStyle w:val="normaltextrun"/>
                <w:szCs w:val="20"/>
              </w:rPr>
              <w:t xml:space="preserve">, </w:t>
            </w:r>
            <w:r w:rsidR="00C21A04" w:rsidRPr="00BD117A">
              <w:rPr>
                <w:rStyle w:val="normaltextrun"/>
                <w:szCs w:val="20"/>
              </w:rPr>
              <w:t>zablokowane,  uzupełniane automatycznie</w:t>
            </w:r>
          </w:p>
        </w:tc>
      </w:tr>
      <w:tr w:rsidR="001F16A5" w:rsidRPr="00BD117A" w14:paraId="0DDAC218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F3152" w14:textId="28A4F397" w:rsidR="001F16A5" w:rsidRPr="00BD117A" w:rsidRDefault="000413F5" w:rsidP="001F16A5">
            <w:pPr>
              <w:pStyle w:val="Tabelatekst"/>
            </w:pPr>
            <w:r w:rsidRPr="00BD117A">
              <w:t>Cena specjalna związana z podwyżką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23E563" w14:textId="48449383" w:rsidR="001F16A5" w:rsidRPr="00BD117A" w:rsidRDefault="002E12CE" w:rsidP="001F16A5">
            <w:pPr>
              <w:pStyle w:val="Tabelatekst"/>
            </w:pPr>
            <w:proofErr w:type="spellStart"/>
            <w:r w:rsidRPr="00BD117A">
              <w:t>neu_pricespecialafterrise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3F590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904CB0" w14:textId="0CBC72A6" w:rsidR="001F16A5" w:rsidRPr="00BD117A" w:rsidRDefault="002E12CE" w:rsidP="001F16A5">
            <w:pPr>
              <w:pStyle w:val="Tabelatekst"/>
            </w:pPr>
            <w:r w:rsidRPr="00BD117A">
              <w:t>Cena specjalna związana z podwyżką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DAB854" w14:textId="6D21EDDF" w:rsidR="001F16A5" w:rsidRPr="00BD117A" w:rsidRDefault="00060156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DE57CB" w14:textId="7E3CA974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C21A04" w:rsidRPr="00BD117A">
              <w:rPr>
                <w:rStyle w:val="normaltextrun"/>
                <w:szCs w:val="20"/>
              </w:rPr>
              <w:t>, zablokowane,  uzupełniane automatycznie</w:t>
            </w:r>
          </w:p>
        </w:tc>
      </w:tr>
      <w:tr w:rsidR="001F16A5" w:rsidRPr="00BD117A" w14:paraId="10AEA95C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B2F62" w14:textId="24BDDC72" w:rsidR="001F16A5" w:rsidRPr="00BD117A" w:rsidRDefault="001E2F2E" w:rsidP="001F16A5">
            <w:pPr>
              <w:pStyle w:val="Tabelatekst"/>
            </w:pPr>
            <w:r w:rsidRPr="00BD117A">
              <w:lastRenderedPageBreak/>
              <w:t>Cena zakupu 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57D6C" w14:textId="10205795" w:rsidR="001F16A5" w:rsidRPr="00BD117A" w:rsidRDefault="001E2F2E" w:rsidP="001F16A5">
            <w:pPr>
              <w:pStyle w:val="Tabelatekst"/>
            </w:pPr>
            <w:proofErr w:type="spellStart"/>
            <w:r w:rsidRPr="00BD117A">
              <w:t>neu_pricepurchasemwir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96244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BB8FDE" w14:textId="6A14B8F8" w:rsidR="001F16A5" w:rsidRPr="00BD117A" w:rsidRDefault="001E2F2E" w:rsidP="001F16A5">
            <w:pPr>
              <w:pStyle w:val="Tabelatekst"/>
            </w:pPr>
            <w:r w:rsidRPr="00BD117A">
              <w:t>Cena zakupu MW / IR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8ADDDC" w14:textId="7329CD12" w:rsidR="001F16A5" w:rsidRPr="00BD117A" w:rsidRDefault="00101BEE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6E3331" w14:textId="735AA0A1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C21A04" w:rsidRPr="00BD117A">
              <w:rPr>
                <w:rStyle w:val="normaltextrun"/>
                <w:szCs w:val="20"/>
              </w:rPr>
              <w:t>, zablokowane,  uzupełniane automatycznie</w:t>
            </w:r>
          </w:p>
        </w:tc>
      </w:tr>
      <w:tr w:rsidR="001F16A5" w:rsidRPr="00BD117A" w14:paraId="1935ECE6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EBD2E" w14:textId="2AE6F604" w:rsidR="001F16A5" w:rsidRPr="00BD117A" w:rsidRDefault="00101BEE" w:rsidP="001F16A5">
            <w:pPr>
              <w:pStyle w:val="Tabelatekst"/>
            </w:pPr>
            <w:r w:rsidRPr="00BD117A">
              <w:t>Cena sprzedaży 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C6CDF" w14:textId="6371C255" w:rsidR="001F16A5" w:rsidRPr="00BD117A" w:rsidRDefault="00101BEE" w:rsidP="001F16A5">
            <w:pPr>
              <w:pStyle w:val="Tabelatekst"/>
            </w:pPr>
            <w:proofErr w:type="spellStart"/>
            <w:r w:rsidRPr="00BD117A">
              <w:t>neu_pricesellingmwir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D974B7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5F51D2" w14:textId="237E0426" w:rsidR="001F16A5" w:rsidRPr="00BD117A" w:rsidRDefault="00101BEE" w:rsidP="001F16A5">
            <w:pPr>
              <w:pStyle w:val="Tabelatekst"/>
            </w:pPr>
            <w:r w:rsidRPr="00BD117A">
              <w:t>Cena sprzedaży MW / IR (dedykowana)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D2A7C0" w14:textId="250DE358" w:rsidR="001F16A5" w:rsidRPr="00BD117A" w:rsidRDefault="00101BEE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7A4F03" w14:textId="00F9689F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C21A04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1F16A5" w:rsidRPr="00BD117A" w14:paraId="02FCB720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B76" w14:textId="35F74C82" w:rsidR="001F16A5" w:rsidRPr="00BD117A" w:rsidRDefault="00362709" w:rsidP="001F16A5">
            <w:pPr>
              <w:pStyle w:val="Tabelatekst"/>
            </w:pPr>
            <w:r w:rsidRPr="00BD117A">
              <w:t xml:space="preserve">Jednostkowe korzyści </w:t>
            </w:r>
            <w:proofErr w:type="spellStart"/>
            <w:r w:rsidRPr="00BD117A">
              <w:t>pozafakturowe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838874" w14:textId="50A6E03F" w:rsidR="001F16A5" w:rsidRPr="00BD117A" w:rsidRDefault="00362709" w:rsidP="001F16A5">
            <w:pPr>
              <w:pStyle w:val="Tabelatekst"/>
            </w:pPr>
            <w:proofErr w:type="spellStart"/>
            <w:r w:rsidRPr="00BD117A">
              <w:t>neu_unitnoncontractualbenefits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16D222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885644" w14:textId="6E46DE08" w:rsidR="001F16A5" w:rsidRPr="00BD117A" w:rsidRDefault="00362709" w:rsidP="001F16A5">
            <w:pPr>
              <w:pStyle w:val="Tabelatekst"/>
            </w:pPr>
            <w:r w:rsidRPr="00BD117A">
              <w:t xml:space="preserve">Jednostkowe korzyści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dla Produktu Dopasowanego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624878" w14:textId="6207DA39" w:rsidR="001F16A5" w:rsidRPr="00BD117A" w:rsidRDefault="00362709" w:rsidP="001F16A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82EE4C" w14:textId="61E87E5B" w:rsidR="001F16A5" w:rsidRPr="00BD117A" w:rsidRDefault="00D9563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362709" w:rsidRPr="00BD117A">
              <w:rPr>
                <w:rStyle w:val="normaltextrun"/>
                <w:szCs w:val="20"/>
              </w:rPr>
              <w:t>,  uzupełniane automatycznie</w:t>
            </w:r>
            <w:r w:rsidR="005C66C8" w:rsidRPr="00BD117A">
              <w:rPr>
                <w:rStyle w:val="normaltextrun"/>
                <w:szCs w:val="20"/>
              </w:rPr>
              <w:t>, dokładność: 4</w:t>
            </w:r>
          </w:p>
        </w:tc>
      </w:tr>
      <w:tr w:rsidR="001F16A5" w:rsidRPr="00BD117A" w14:paraId="2FC2E297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3822C" w14:textId="264F6CF5" w:rsidR="001F16A5" w:rsidRPr="00BD117A" w:rsidRDefault="00C501E6" w:rsidP="001F16A5">
            <w:pPr>
              <w:pStyle w:val="Tabelatekst"/>
            </w:pPr>
            <w:r w:rsidRPr="00BD117A">
              <w:t>Info RSS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5593C6" w14:textId="1D016CAE" w:rsidR="001F16A5" w:rsidRPr="00BD117A" w:rsidRDefault="00725112" w:rsidP="001F16A5">
            <w:pPr>
              <w:pStyle w:val="Tabelatekst"/>
            </w:pPr>
            <w:proofErr w:type="spellStart"/>
            <w:r w:rsidRPr="00BD117A">
              <w:t>neu_inforss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12D8D8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1575A3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4EDDA3" w14:textId="291C4A03" w:rsidR="001F16A5" w:rsidRPr="00BD117A" w:rsidRDefault="00CE3528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9978FB" w14:textId="55D4EE91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CE3528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1F16A5" w:rsidRPr="00BD117A" w14:paraId="5C679284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3B380" w14:textId="70CC1116" w:rsidR="001F16A5" w:rsidRPr="00BD117A" w:rsidRDefault="00A010F3" w:rsidP="001F16A5">
            <w:pPr>
              <w:pStyle w:val="Tabelatekst"/>
            </w:pPr>
            <w:r w:rsidRPr="00BD117A">
              <w:t>Flaga generowania pozycji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49F917" w14:textId="5BC39E7B" w:rsidR="001F16A5" w:rsidRPr="00BD117A" w:rsidRDefault="004C5801" w:rsidP="001F16A5">
            <w:pPr>
              <w:pStyle w:val="Tabelatekst"/>
            </w:pPr>
            <w:proofErr w:type="spellStart"/>
            <w:r w:rsidRPr="00BD117A">
              <w:t>neu_isgeneratepositionzpzk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E594B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85F9A9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C77414" w14:textId="5641B686" w:rsidR="001F16A5" w:rsidRPr="00BD117A" w:rsidRDefault="004C5801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BD04A2" w14:textId="4253BE36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4C5801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1F16A5" w:rsidRPr="00BD117A" w14:paraId="51297CD8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B6829" w14:textId="664ADA14" w:rsidR="001F16A5" w:rsidRPr="00BD117A" w:rsidRDefault="002C6C7D" w:rsidP="001F16A5">
            <w:pPr>
              <w:pStyle w:val="Tabelatekst"/>
            </w:pPr>
            <w:r w:rsidRPr="00BD117A">
              <w:t>Flaga indeksu zero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7979A" w14:textId="5C190A16" w:rsidR="001F16A5" w:rsidRPr="00BD117A" w:rsidRDefault="002C6C7D" w:rsidP="001F16A5">
            <w:pPr>
              <w:pStyle w:val="Tabelatekst"/>
            </w:pPr>
            <w:proofErr w:type="spellStart"/>
            <w:r w:rsidRPr="00BD117A">
              <w:t>neu_zeroindexflag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FDD5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8A354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29EDBB" w14:textId="23A56D13" w:rsidR="001F16A5" w:rsidRPr="00BD117A" w:rsidRDefault="002C6C7D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920728" w14:textId="374F4C20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2C6C7D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1F16A5" w:rsidRPr="00BD117A" w14:paraId="45C73480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7B8F2" w14:textId="146EB916" w:rsidR="001F16A5" w:rsidRPr="00BD117A" w:rsidRDefault="002C6C7D" w:rsidP="001F16A5">
            <w:pPr>
              <w:pStyle w:val="Tabelatekst"/>
            </w:pPr>
            <w:r w:rsidRPr="00BD117A">
              <w:t>Info urzędowa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EEEA2" w14:textId="5991FF6F" w:rsidR="001F16A5" w:rsidRPr="00BD117A" w:rsidRDefault="00FA744E" w:rsidP="001F16A5">
            <w:pPr>
              <w:pStyle w:val="Tabelatekst"/>
            </w:pPr>
            <w:proofErr w:type="spellStart"/>
            <w:r w:rsidRPr="00BD117A">
              <w:t>neu_infopriceassize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5AB11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F0B2CC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080D41" w14:textId="65ABACF0" w:rsidR="001F16A5" w:rsidRPr="00BD117A" w:rsidRDefault="00FA744E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F16BF4" w14:textId="38566714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FA744E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1F16A5" w:rsidRPr="00BD117A" w14:paraId="7896DBDF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6C6C4" w14:textId="1BE52280" w:rsidR="001F16A5" w:rsidRPr="00BD117A" w:rsidRDefault="00FA744E" w:rsidP="001F16A5">
            <w:pPr>
              <w:pStyle w:val="Tabelatekst"/>
            </w:pPr>
            <w:r w:rsidRPr="00BD117A">
              <w:t>Flaga do kalkulacji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43F52" w14:textId="07BAE762" w:rsidR="001F16A5" w:rsidRPr="00BD117A" w:rsidRDefault="00BA32E4" w:rsidP="001F16A5">
            <w:pPr>
              <w:pStyle w:val="Tabelatekst"/>
            </w:pPr>
            <w:proofErr w:type="spellStart"/>
            <w:r w:rsidRPr="00BD117A">
              <w:t>neu_calcflag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CDF8C5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CD5816" w14:textId="599B7379" w:rsidR="001F16A5" w:rsidRPr="00BD117A" w:rsidRDefault="00BA32E4" w:rsidP="001F16A5">
            <w:pPr>
              <w:pStyle w:val="Tabelatekst"/>
            </w:pPr>
            <w:r w:rsidRPr="00BD117A">
              <w:t>Flaga do kalkulacji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B91884" w14:textId="0FA7323F" w:rsidR="001F16A5" w:rsidRPr="00BD117A" w:rsidRDefault="00BA32E4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EE2F3C" w14:textId="2A210384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A32E4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1F16A5" w:rsidRPr="00BD117A" w14:paraId="045D3862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FEAE8" w14:textId="760CDA06" w:rsidR="001F16A5" w:rsidRPr="00BD117A" w:rsidRDefault="003F5B1B" w:rsidP="001F16A5">
            <w:pPr>
              <w:pStyle w:val="Tabelatekst"/>
            </w:pPr>
            <w:r w:rsidRPr="00BD117A">
              <w:t xml:space="preserve">Info </w:t>
            </w:r>
            <w:proofErr w:type="spellStart"/>
            <w:r w:rsidRPr="00BD117A">
              <w:t>lImit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lprogramu</w:t>
            </w:r>
            <w:proofErr w:type="spellEnd"/>
            <w:r w:rsidRPr="00BD117A">
              <w:t xml:space="preserve"> lekowego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3A6CA" w14:textId="65A8744B" w:rsidR="001F16A5" w:rsidRPr="00BD117A" w:rsidRDefault="003F5B1B" w:rsidP="001F16A5">
            <w:pPr>
              <w:pStyle w:val="Tabelatekst"/>
            </w:pPr>
            <w:proofErr w:type="spellStart"/>
            <w:r w:rsidRPr="00BD117A">
              <w:t>neu_infodrugprogram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926B6D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2FF87B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5C7640" w14:textId="6DE64EBD" w:rsidR="001F16A5" w:rsidRPr="00BD117A" w:rsidRDefault="004835DD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3160D8" w14:textId="7A877E06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4835DD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1F16A5" w:rsidRPr="00BD117A" w14:paraId="2FE361AF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8A7FA" w14:textId="4CACA5CF" w:rsidR="001F16A5" w:rsidRPr="00BD117A" w:rsidRDefault="003F5B1B" w:rsidP="001F16A5">
            <w:pPr>
              <w:pStyle w:val="Tabelatekst"/>
            </w:pPr>
            <w:r w:rsidRPr="00BD117A">
              <w:lastRenderedPageBreak/>
              <w:t>Flaga do wyrównywania cen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E0E793" w14:textId="445F85C2" w:rsidR="001F16A5" w:rsidRPr="00BD117A" w:rsidRDefault="004835DD" w:rsidP="001F16A5">
            <w:pPr>
              <w:pStyle w:val="Tabelatekst"/>
            </w:pPr>
            <w:proofErr w:type="spellStart"/>
            <w:r w:rsidRPr="00BD117A">
              <w:t>neu_samepriceflag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0F6B9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A60F04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9AF74D" w14:textId="3767983B" w:rsidR="001F16A5" w:rsidRPr="00BD117A" w:rsidRDefault="004835DD" w:rsidP="001F16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0E1FB6" w14:textId="3C160FF9" w:rsidR="001F16A5" w:rsidRPr="00BD117A" w:rsidRDefault="001A4D48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4835DD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661AFF" w:rsidRPr="00BD117A" w14:paraId="1010927B" w14:textId="77777777" w:rsidTr="00C02425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613AE" w14:textId="77777777" w:rsidR="00661AFF" w:rsidRPr="00BD117A" w:rsidRDefault="00661AFF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DCC68" w14:textId="77777777" w:rsidR="00661AFF" w:rsidRPr="00BD117A" w:rsidRDefault="00661AFF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79595" w14:textId="77777777" w:rsidR="00661AFF" w:rsidRPr="00BD117A" w:rsidRDefault="00661AFF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72733C" w14:textId="77777777" w:rsidR="00661AFF" w:rsidRPr="00BD117A" w:rsidRDefault="00661AFF">
            <w:pPr>
              <w:pStyle w:val="Tabelatekst"/>
            </w:pPr>
            <w:r w:rsidRPr="00BD117A">
              <w:t>Pokazuje datę i godzinę utworzenia rekordu. Data i godzina są wyświetlane w strefie czasowej wybranej w opcjach usługi Microsoft Dynamics 365.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BB9340" w14:textId="77777777" w:rsidR="00661AFF" w:rsidRPr="00BD117A" w:rsidRDefault="00661AFF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0CB88B" w14:textId="77777777" w:rsidR="00661AFF" w:rsidRPr="00BD117A" w:rsidRDefault="00661AFF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661AFF" w:rsidRPr="00BD117A" w14:paraId="4F8D996C" w14:textId="77777777" w:rsidTr="00C02425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024F7" w14:textId="77777777" w:rsidR="00661AFF" w:rsidRPr="00BD117A" w:rsidRDefault="00661AFF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6FEFB" w14:textId="77777777" w:rsidR="00661AFF" w:rsidRPr="00BD117A" w:rsidRDefault="00661AFF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10C890" w14:textId="77777777" w:rsidR="00661AFF" w:rsidRPr="00BD117A" w:rsidRDefault="00661AFF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EB0CF0" w14:textId="77777777" w:rsidR="00661AFF" w:rsidRPr="00BD117A" w:rsidRDefault="00661AFF">
            <w:pPr>
              <w:pStyle w:val="Tabelatekst"/>
            </w:pPr>
            <w:r w:rsidRPr="00BD117A">
              <w:t>Pokazuje datę i godzinę ostatniej aktualizacji rekordu. Data i godzina są wyświetlane w strefie czasowej wybranej w opcjach usługi Microsoft Dynamics 365.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5C17BF" w14:textId="77777777" w:rsidR="00661AFF" w:rsidRPr="00BD117A" w:rsidRDefault="00661AFF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07DBF2" w14:textId="77777777" w:rsidR="00661AFF" w:rsidRPr="00BD117A" w:rsidRDefault="00661AFF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661AFF" w:rsidRPr="00BD117A" w14:paraId="3C92A214" w14:textId="77777777" w:rsidTr="00C02425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39B28" w14:textId="77777777" w:rsidR="00661AFF" w:rsidRPr="00BD117A" w:rsidRDefault="00661AFF">
            <w:pPr>
              <w:pStyle w:val="Tabelatekst"/>
            </w:pPr>
            <w:r w:rsidRPr="00BD117A">
              <w:t>Utworzone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A3F59E" w14:textId="77777777" w:rsidR="00661AFF" w:rsidRPr="00BD117A" w:rsidRDefault="00661AFF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28F0F" w14:textId="77777777" w:rsidR="00661AFF" w:rsidRPr="00BD117A" w:rsidRDefault="00661AFF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06F20F" w14:textId="77777777" w:rsidR="00661AFF" w:rsidRPr="00BD117A" w:rsidRDefault="00661AFF">
            <w:pPr>
              <w:pStyle w:val="Tabelatekst"/>
            </w:pPr>
            <w:r w:rsidRPr="00BD117A">
              <w:t>Pokazuje, kto utworzył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8131D3" w14:textId="77777777" w:rsidR="00661AFF" w:rsidRPr="00BD117A" w:rsidRDefault="00661AF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610F3F" w14:textId="0246A55B" w:rsidR="00661AFF" w:rsidRPr="00BD117A" w:rsidRDefault="00661AFF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automatycznie. nazwa relacji: </w:t>
            </w:r>
            <w:proofErr w:type="spellStart"/>
            <w:r w:rsidRPr="00BD117A">
              <w:rPr>
                <w:rStyle w:val="normaltextrun"/>
                <w:szCs w:val="20"/>
              </w:rPr>
              <w:t>lk</w:t>
            </w:r>
            <w:proofErr w:type="spellEnd"/>
            <w:r w:rsidRPr="00BD117A">
              <w:rPr>
                <w:rStyle w:val="normaltextrun"/>
                <w:szCs w:val="20"/>
              </w:rPr>
              <w:t>_</w:t>
            </w:r>
            <w:r w:rsidR="00A07543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A07543" w:rsidRPr="00BD117A">
              <w:rPr>
                <w:rStyle w:val="normaltextrun"/>
                <w:szCs w:val="20"/>
              </w:rPr>
              <w:t>neu_mappedproduct</w:t>
            </w:r>
            <w:proofErr w:type="spellEnd"/>
            <w:r w:rsidR="00A07543" w:rsidRPr="00BD117A">
              <w:rPr>
                <w:rStyle w:val="normaltextrun"/>
                <w:szCs w:val="20"/>
              </w:rPr>
              <w:t xml:space="preserve"> </w:t>
            </w:r>
            <w:r w:rsidRPr="00BD117A">
              <w:rPr>
                <w:rStyle w:val="normaltextrun"/>
                <w:szCs w:val="20"/>
              </w:rPr>
              <w:t>_</w:t>
            </w:r>
            <w:proofErr w:type="spellStart"/>
            <w:r w:rsidRPr="00BD117A">
              <w:rPr>
                <w:rStyle w:val="normaltextrun"/>
                <w:szCs w:val="20"/>
              </w:rPr>
              <w:t>createdby</w:t>
            </w:r>
            <w:proofErr w:type="spellEnd"/>
          </w:p>
        </w:tc>
      </w:tr>
      <w:tr w:rsidR="00661AFF" w:rsidRPr="00BD117A" w14:paraId="14F36F65" w14:textId="77777777" w:rsidTr="00C02425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0A9F6" w14:textId="77777777" w:rsidR="00661AFF" w:rsidRPr="00BD117A" w:rsidRDefault="00661AFF">
            <w:pPr>
              <w:pStyle w:val="Tabelatekst"/>
            </w:pPr>
            <w:r w:rsidRPr="00BD117A">
              <w:t>Zmodyfikowany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653441" w14:textId="77777777" w:rsidR="00661AFF" w:rsidRPr="00BD117A" w:rsidRDefault="00661AFF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2A56B" w14:textId="77777777" w:rsidR="00661AFF" w:rsidRPr="00BD117A" w:rsidRDefault="00661AFF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E09A78" w14:textId="77777777" w:rsidR="00661AFF" w:rsidRPr="00BD117A" w:rsidRDefault="00661AFF">
            <w:pPr>
              <w:pStyle w:val="Tabelatekst"/>
            </w:pPr>
            <w:r w:rsidRPr="00BD117A">
              <w:t>Pokazuje, kto ostatnio zaktualizował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92A199" w14:textId="77777777" w:rsidR="00661AFF" w:rsidRPr="00BD117A" w:rsidRDefault="00661AF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4E2BCF" w14:textId="4B547A75" w:rsidR="00661AFF" w:rsidRPr="00BD117A" w:rsidRDefault="00661AFF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Pr="00BD117A">
              <w:rPr>
                <w:rStyle w:val="normaltextrun"/>
                <w:szCs w:val="20"/>
              </w:rPr>
              <w:t>lk_</w:t>
            </w:r>
            <w:r w:rsidR="00DF7F08" w:rsidRPr="00BD117A">
              <w:rPr>
                <w:rStyle w:val="normaltextrun"/>
                <w:szCs w:val="20"/>
              </w:rPr>
              <w:t>neu_mappedproduct</w:t>
            </w:r>
            <w:r w:rsidRPr="00BD117A">
              <w:rPr>
                <w:rStyle w:val="normaltextrun"/>
                <w:szCs w:val="20"/>
              </w:rPr>
              <w:t>_modifiedby</w:t>
            </w:r>
            <w:proofErr w:type="spellEnd"/>
          </w:p>
        </w:tc>
      </w:tr>
      <w:tr w:rsidR="001F16A5" w:rsidRPr="00BD117A" w14:paraId="624A7D69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CC912" w14:textId="735F2FE5" w:rsidR="001F16A5" w:rsidRPr="00BD117A" w:rsidRDefault="00661AFF" w:rsidP="001F16A5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ABF89" w14:textId="3C0A7432" w:rsidR="001F16A5" w:rsidRPr="00BD117A" w:rsidRDefault="00661AFF" w:rsidP="001F16A5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2B853" w14:textId="2002B0B9" w:rsidR="001F16A5" w:rsidRPr="00BD117A" w:rsidRDefault="00063824" w:rsidP="001F16A5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05FB8D" w14:textId="3DC37D15" w:rsidR="001F16A5" w:rsidRPr="00BD117A" w:rsidRDefault="00063824" w:rsidP="001F16A5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90414A" w14:textId="16077C1C" w:rsidR="001F16A5" w:rsidRPr="00BD117A" w:rsidRDefault="00661AFF" w:rsidP="001F16A5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259177" w14:textId="1B59F448" w:rsidR="001F16A5" w:rsidRPr="00BD117A" w:rsidRDefault="006A06AE" w:rsidP="001F16A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uzupełniane automatycznie</w:t>
            </w:r>
          </w:p>
        </w:tc>
      </w:tr>
      <w:tr w:rsidR="001F16A5" w:rsidRPr="00BD117A" w14:paraId="24B41458" w14:textId="77777777" w:rsidTr="00C02425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2DFD0" w14:textId="24ED1323" w:rsidR="001F16A5" w:rsidRPr="00BD117A" w:rsidRDefault="00396AE0" w:rsidP="001F16A5">
            <w:pPr>
              <w:pStyle w:val="Tabelatekst"/>
            </w:pPr>
            <w:r w:rsidRPr="00BD117A">
              <w:lastRenderedPageBreak/>
              <w:t>Wynik dopasowania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10F86" w14:textId="7973F127" w:rsidR="001F16A5" w:rsidRPr="00BD117A" w:rsidRDefault="00A40025" w:rsidP="001F16A5">
            <w:pPr>
              <w:pStyle w:val="Tabelatekst"/>
            </w:pPr>
            <w:proofErr w:type="spellStart"/>
            <w:r w:rsidRPr="00BD117A">
              <w:t>neu_score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D3CCF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127C5B" w14:textId="77777777" w:rsidR="001F16A5" w:rsidRPr="00BD117A" w:rsidRDefault="001F16A5" w:rsidP="001F16A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39A0E0" w14:textId="499F3ECA" w:rsidR="001F16A5" w:rsidRPr="00BD117A" w:rsidRDefault="00026DEE" w:rsidP="001F16A5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DD87EB" w14:textId="70EE70BF" w:rsidR="001F16A5" w:rsidRPr="00BD117A" w:rsidRDefault="000B2656" w:rsidP="001F16A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AD09AC" w:rsidRPr="00BD117A">
              <w:rPr>
                <w:rStyle w:val="normaltextrun"/>
                <w:szCs w:val="20"/>
              </w:rPr>
              <w:t>ieobecne na formularzu, uzupełniane automatycznie, dokładność: 2</w:t>
            </w:r>
          </w:p>
        </w:tc>
      </w:tr>
    </w:tbl>
    <w:p w14:paraId="3CD7FC75" w14:textId="41CD4978" w:rsidR="00AE3E5D" w:rsidRPr="00BD117A" w:rsidRDefault="00AE3E5D" w:rsidP="00AE3E5D">
      <w:pPr>
        <w:pStyle w:val="Legenda"/>
      </w:pPr>
      <w:bookmarkStart w:id="237" w:name="_Toc151315739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45</w:t>
      </w:r>
      <w:r w:rsidRPr="00BD117A">
        <w:fldChar w:fldCharType="end"/>
      </w:r>
      <w:r w:rsidRPr="00BD117A">
        <w:t xml:space="preserve"> Opis obiektów – Produkt Dopasowany</w:t>
      </w:r>
      <w:bookmarkEnd w:id="237"/>
    </w:p>
    <w:p w14:paraId="7CADE77E" w14:textId="475E987A" w:rsidR="00AE3E5D" w:rsidRPr="00BD117A" w:rsidRDefault="00857F8D" w:rsidP="00857F8D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2444687E" w14:textId="5A7239E0" w:rsidR="00B233F3" w:rsidRPr="00BD117A" w:rsidRDefault="00B233F3" w:rsidP="00914296">
      <w:pPr>
        <w:pStyle w:val="Nagwek3"/>
        <w:rPr>
          <w:lang w:eastAsia="pl-PL"/>
        </w:rPr>
      </w:pPr>
      <w:bookmarkStart w:id="238" w:name="_Toc151315814"/>
      <w:r w:rsidRPr="00BD117A">
        <w:lastRenderedPageBreak/>
        <w:t>Produkt oferty cenowej (</w:t>
      </w:r>
      <w:proofErr w:type="spellStart"/>
      <w:r w:rsidRPr="00BD117A">
        <w:t>neu_quotedetail</w:t>
      </w:r>
      <w:proofErr w:type="spellEnd"/>
      <w:r w:rsidRPr="00BD117A">
        <w:t>)</w:t>
      </w:r>
      <w:bookmarkEnd w:id="238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914296" w:rsidRPr="00BD117A" w14:paraId="385CAA6E" w14:textId="77777777" w:rsidTr="00B233F3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9901AB0" w14:textId="274B1E68" w:rsidR="00914296" w:rsidRPr="00BD117A" w:rsidRDefault="00914296">
            <w:pPr>
              <w:pStyle w:val="TabelaNagowek"/>
            </w:pPr>
            <w:r w:rsidRPr="00BD117A">
              <w:t xml:space="preserve">Produkt </w:t>
            </w:r>
            <w:r w:rsidR="00AE3E5D" w:rsidRPr="00BD117A">
              <w:t>oferty cenowej</w:t>
            </w:r>
            <w:r w:rsidRPr="00BD117A">
              <w:t xml:space="preserve"> (</w:t>
            </w:r>
            <w:proofErr w:type="spellStart"/>
            <w:r w:rsidR="00BF74E0" w:rsidRPr="00BD117A">
              <w:t>neu_quotedetail</w:t>
            </w:r>
            <w:proofErr w:type="spellEnd"/>
            <w:r w:rsidRPr="00BD117A">
              <w:t>)</w:t>
            </w:r>
          </w:p>
        </w:tc>
      </w:tr>
      <w:tr w:rsidR="00914296" w:rsidRPr="00BD117A" w14:paraId="0DF2851E" w14:textId="77777777" w:rsidTr="00B233F3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603054B" w14:textId="77777777" w:rsidR="00914296" w:rsidRPr="00BD117A" w:rsidRDefault="00914296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CEEE516" w14:textId="77777777" w:rsidR="00914296" w:rsidRPr="00BD117A" w:rsidRDefault="00914296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3D76AD7" w14:textId="77777777" w:rsidR="00914296" w:rsidRPr="00BD117A" w:rsidRDefault="00914296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A2A7884" w14:textId="77777777" w:rsidR="00914296" w:rsidRPr="00BD117A" w:rsidRDefault="00914296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A5E6BEB" w14:textId="77777777" w:rsidR="00914296" w:rsidRPr="00BD117A" w:rsidRDefault="00914296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235EFBE7" w14:textId="77777777" w:rsidR="00914296" w:rsidRPr="00BD117A" w:rsidRDefault="00914296">
            <w:pPr>
              <w:pStyle w:val="TabelaNagowek"/>
            </w:pPr>
            <w:r w:rsidRPr="00BD117A">
              <w:t>Komentarz</w:t>
            </w:r>
          </w:p>
        </w:tc>
      </w:tr>
      <w:tr w:rsidR="00914296" w:rsidRPr="00BD117A" w14:paraId="095F2281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98C38" w14:textId="464E4D12" w:rsidR="00914296" w:rsidRPr="00BD117A" w:rsidRDefault="00E92114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B4FC49" w14:textId="28641500" w:rsidR="00914296" w:rsidRPr="00BD117A" w:rsidRDefault="00C243B5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F6258" w14:textId="77777777" w:rsidR="00914296" w:rsidRPr="00BD117A" w:rsidRDefault="0091429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ACC466" w14:textId="218FA5C6" w:rsidR="00914296" w:rsidRPr="00BD117A" w:rsidRDefault="00C243B5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F775C4" w14:textId="085DAA04" w:rsidR="00914296" w:rsidRPr="00BD117A" w:rsidRDefault="00C243B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6DABA9" w14:textId="291DC5EE" w:rsidR="00914296" w:rsidRPr="00BD117A" w:rsidRDefault="00C243B5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Domyślne pole, wymagane, </w:t>
            </w:r>
            <w:r w:rsidR="00F10178" w:rsidRPr="00BD117A">
              <w:rPr>
                <w:szCs w:val="20"/>
              </w:rPr>
              <w:t xml:space="preserve">zablokowane, </w:t>
            </w:r>
            <w:r w:rsidRPr="00BD117A">
              <w:rPr>
                <w:szCs w:val="20"/>
              </w:rPr>
              <w:t>uzupełniane automatycznie</w:t>
            </w:r>
          </w:p>
        </w:tc>
      </w:tr>
      <w:tr w:rsidR="00914296" w:rsidRPr="00BD117A" w14:paraId="4CBC67D0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B5381" w14:textId="1EEC0EB0" w:rsidR="00914296" w:rsidRPr="00BD117A" w:rsidRDefault="00F25D68">
            <w:pPr>
              <w:pStyle w:val="Tabelatekst"/>
            </w:pPr>
            <w:r w:rsidRPr="00BD117A">
              <w:t>Produkt nadrzędny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7F4EE3" w14:textId="55664D7C" w:rsidR="00914296" w:rsidRPr="00BD117A" w:rsidRDefault="00074142">
            <w:pPr>
              <w:pStyle w:val="Tabelatekst"/>
            </w:pPr>
            <w:proofErr w:type="spellStart"/>
            <w:r w:rsidRPr="00BD117A">
              <w:t>neu_quotedetailmainid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217D4" w14:textId="5113F55F" w:rsidR="00914296" w:rsidRPr="00BD117A" w:rsidRDefault="00074142">
            <w:pPr>
              <w:pStyle w:val="Tabelatekst"/>
            </w:pPr>
            <w:r w:rsidRPr="00BD117A">
              <w:t>Produkt oferty cenowej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591726" w14:textId="62DD0FC6" w:rsidR="00914296" w:rsidRPr="00BD117A" w:rsidRDefault="00074142">
            <w:pPr>
              <w:pStyle w:val="Tabelatekst"/>
            </w:pPr>
            <w:r w:rsidRPr="00BD117A">
              <w:t>Unikatowy identyfikator dla elementu Produkt oferty cenowej skojarzony z elementem Produkt oferty cenowej.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DA05D1" w14:textId="6D88B9E1" w:rsidR="00914296" w:rsidRPr="00BD117A" w:rsidRDefault="00074142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1DE3E4" w14:textId="735BC6B0" w:rsidR="00914296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074142" w:rsidRPr="00BD117A">
              <w:rPr>
                <w:rStyle w:val="normaltextrun"/>
                <w:szCs w:val="20"/>
              </w:rPr>
              <w:t xml:space="preserve"> automatycznie,</w:t>
            </w:r>
            <w:r w:rsidR="003F4811" w:rsidRPr="00BD117A">
              <w:rPr>
                <w:rStyle w:val="normaltextrun"/>
                <w:szCs w:val="20"/>
              </w:rPr>
              <w:t xml:space="preserve"> nazwa relacji: </w:t>
            </w:r>
            <w:proofErr w:type="spellStart"/>
            <w:r w:rsidR="003F4811" w:rsidRPr="00BD117A">
              <w:rPr>
                <w:rStyle w:val="normaltextrun"/>
                <w:szCs w:val="20"/>
              </w:rPr>
              <w:t>neu_neu_quotedetail_neu_quotedetail</w:t>
            </w:r>
            <w:proofErr w:type="spellEnd"/>
          </w:p>
        </w:tc>
      </w:tr>
      <w:tr w:rsidR="00F10178" w:rsidRPr="00BD117A" w14:paraId="07C6E281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B129A" w14:textId="5473B17A" w:rsidR="00F10178" w:rsidRPr="00BD117A" w:rsidRDefault="003F4811">
            <w:pPr>
              <w:pStyle w:val="Tabelatekst"/>
            </w:pPr>
            <w:r w:rsidRPr="00BD117A">
              <w:t>Typ dopasowania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561D5" w14:textId="052B48C4" w:rsidR="00F10178" w:rsidRPr="00BD117A" w:rsidRDefault="003F4811">
            <w:pPr>
              <w:pStyle w:val="Tabelatekst"/>
            </w:pPr>
            <w:proofErr w:type="spellStart"/>
            <w:r w:rsidRPr="00BD117A">
              <w:t>neu_type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56F195" w14:textId="77777777" w:rsidR="00F10178" w:rsidRPr="00BD117A" w:rsidRDefault="00F1017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3A4E18" w14:textId="77777777" w:rsidR="00F10178" w:rsidRPr="00BD117A" w:rsidRDefault="003F4811">
            <w:pPr>
              <w:pStyle w:val="Tabelatekst"/>
            </w:pPr>
            <w:r w:rsidRPr="00BD117A">
              <w:t>Produkt główny</w:t>
            </w:r>
            <w:r w:rsidR="00956029" w:rsidRPr="00BD117A">
              <w:t>,</w:t>
            </w:r>
          </w:p>
          <w:p w14:paraId="55F330D8" w14:textId="77777777" w:rsidR="00956029" w:rsidRPr="00BD117A" w:rsidRDefault="00956029">
            <w:pPr>
              <w:pStyle w:val="Tabelatekst"/>
            </w:pPr>
            <w:r w:rsidRPr="00BD117A">
              <w:t>Produkt równoważny,</w:t>
            </w:r>
          </w:p>
          <w:p w14:paraId="08114491" w14:textId="77777777" w:rsidR="00956029" w:rsidRPr="00BD117A" w:rsidRDefault="00956029">
            <w:pPr>
              <w:pStyle w:val="Tabelatekst"/>
            </w:pPr>
            <w:proofErr w:type="spellStart"/>
            <w:r w:rsidRPr="00BD117A">
              <w:t>Alternatywnik</w:t>
            </w:r>
            <w:proofErr w:type="spellEnd"/>
            <w:r w:rsidRPr="00BD117A">
              <w:t xml:space="preserve"> nr 1,</w:t>
            </w:r>
          </w:p>
          <w:p w14:paraId="246DFD37" w14:textId="77777777" w:rsidR="00956029" w:rsidRPr="00BD117A" w:rsidRDefault="00956029">
            <w:pPr>
              <w:pStyle w:val="Tabelatekst"/>
            </w:pPr>
            <w:proofErr w:type="spellStart"/>
            <w:r w:rsidRPr="00BD117A">
              <w:t>Alternatywnik</w:t>
            </w:r>
            <w:proofErr w:type="spellEnd"/>
            <w:r w:rsidRPr="00BD117A">
              <w:t xml:space="preserve"> nr 2,</w:t>
            </w:r>
          </w:p>
          <w:p w14:paraId="617ECCB9" w14:textId="65CF34C9" w:rsidR="00956029" w:rsidRPr="00BD117A" w:rsidRDefault="00956029">
            <w:pPr>
              <w:pStyle w:val="Tabelatekst"/>
            </w:pPr>
            <w:proofErr w:type="spellStart"/>
            <w:r w:rsidRPr="00BD117A">
              <w:t>Alternatywnik</w:t>
            </w:r>
            <w:proofErr w:type="spellEnd"/>
            <w:r w:rsidRPr="00BD117A">
              <w:t xml:space="preserve"> nr 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80CF1D" w14:textId="62318FDA" w:rsidR="00F10178" w:rsidRPr="00BD117A" w:rsidRDefault="003F4811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9679AE" w14:textId="5B5E94F8" w:rsidR="00F10178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956029" w:rsidRPr="00BD117A">
              <w:rPr>
                <w:rStyle w:val="normaltextrun"/>
                <w:szCs w:val="20"/>
              </w:rPr>
              <w:t xml:space="preserve"> automatycznie, domyślnie: Nieprzypisana wartość</w:t>
            </w:r>
          </w:p>
        </w:tc>
      </w:tr>
      <w:tr w:rsidR="00F10178" w:rsidRPr="00BD117A" w14:paraId="1EDC2404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1A061" w14:textId="32D89694" w:rsidR="00F10178" w:rsidRPr="00BD117A" w:rsidRDefault="00A8044D">
            <w:pPr>
              <w:pStyle w:val="Tabelatekst"/>
            </w:pPr>
            <w:r w:rsidRPr="00BD117A">
              <w:t>Umowa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28C4C" w14:textId="45BE1CD7" w:rsidR="00F10178" w:rsidRPr="00BD117A" w:rsidRDefault="00A8044D">
            <w:pPr>
              <w:pStyle w:val="Tabelatekst"/>
            </w:pPr>
            <w:proofErr w:type="spellStart"/>
            <w:r w:rsidRPr="00BD117A">
              <w:t>neu_contractopid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FCF809" w14:textId="072F65D2" w:rsidR="00F10178" w:rsidRPr="00BD117A" w:rsidRDefault="00A8044D">
            <w:pPr>
              <w:pStyle w:val="Tabelatekst"/>
            </w:pPr>
            <w:r w:rsidRPr="00BD117A">
              <w:t>Umowa OL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C41C22" w14:textId="5C99E71D" w:rsidR="00F10178" w:rsidRPr="00BD117A" w:rsidRDefault="00A8044D">
            <w:pPr>
              <w:pStyle w:val="Tabelatekst"/>
            </w:pPr>
            <w:r w:rsidRPr="00BD117A">
              <w:t>Unikatowy identyfikator dla elementu Umowa OL skojarzony z elementem Produkt oferty cenowej.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77F3EF" w14:textId="027AC24E" w:rsidR="00F10178" w:rsidRPr="00BD117A" w:rsidRDefault="00A8044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D5D869" w14:textId="679B733E" w:rsidR="00F10178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A8044D" w:rsidRPr="00BD117A">
              <w:rPr>
                <w:rStyle w:val="normaltextrun"/>
                <w:szCs w:val="20"/>
              </w:rPr>
              <w:t xml:space="preserve"> automatycznie, nazwa relacji:</w:t>
            </w:r>
            <w:r w:rsidR="009F0EE5" w:rsidRPr="00BD117A">
              <w:t xml:space="preserve"> </w:t>
            </w:r>
            <w:proofErr w:type="spellStart"/>
            <w:r w:rsidR="009F0EE5" w:rsidRPr="00BD117A">
              <w:rPr>
                <w:rStyle w:val="normaltextrun"/>
                <w:szCs w:val="20"/>
              </w:rPr>
              <w:t>neu_neu_contractop_neu_quotedetail</w:t>
            </w:r>
            <w:proofErr w:type="spellEnd"/>
          </w:p>
        </w:tc>
      </w:tr>
      <w:tr w:rsidR="00F10178" w:rsidRPr="00BD117A" w14:paraId="26FAEFFF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C599F" w14:textId="38541E38" w:rsidR="00F10178" w:rsidRPr="00BD117A" w:rsidRDefault="009F0EE5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6FBDC" w14:textId="58BD6B1A" w:rsidR="00F10178" w:rsidRPr="00BD117A" w:rsidRDefault="009F0EE5">
            <w:pPr>
              <w:pStyle w:val="Tabelatekst"/>
            </w:pPr>
            <w:proofErr w:type="spellStart"/>
            <w:r w:rsidRPr="00BD117A">
              <w:t>neu_tenderid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8EB41" w14:textId="420A7349" w:rsidR="00F10178" w:rsidRPr="00BD117A" w:rsidRDefault="009F0EE5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E60FA1" w14:textId="27FD09DB" w:rsidR="00F10178" w:rsidRPr="00BD117A" w:rsidRDefault="009F0EE5">
            <w:pPr>
              <w:pStyle w:val="Tabelatekst"/>
            </w:pPr>
            <w:r w:rsidRPr="00BD117A">
              <w:t>Przetarg,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F2665B" w14:textId="477574A6" w:rsidR="00F10178" w:rsidRPr="00BD117A" w:rsidRDefault="009F0EE5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4DAD38" w14:textId="267D746E" w:rsidR="00F10178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9F0EE5" w:rsidRPr="00BD117A">
              <w:rPr>
                <w:rStyle w:val="normaltextrun"/>
                <w:szCs w:val="20"/>
              </w:rPr>
              <w:t xml:space="preserve"> automatycznie, nazwa relacji:</w:t>
            </w:r>
            <w:r w:rsidR="00751ECD" w:rsidRPr="00BD117A">
              <w:t xml:space="preserve"> </w:t>
            </w:r>
            <w:proofErr w:type="spellStart"/>
            <w:r w:rsidR="00751ECD" w:rsidRPr="00BD117A">
              <w:rPr>
                <w:rStyle w:val="normaltextrun"/>
                <w:szCs w:val="20"/>
              </w:rPr>
              <w:t>neu_opportunity_neu_quotedetail</w:t>
            </w:r>
            <w:proofErr w:type="spellEnd"/>
          </w:p>
        </w:tc>
      </w:tr>
      <w:tr w:rsidR="00F10178" w:rsidRPr="00BD117A" w14:paraId="7EEEF127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A4E7A" w14:textId="2EC8B2DC" w:rsidR="00F10178" w:rsidRPr="00BD117A" w:rsidRDefault="00751ECD">
            <w:pPr>
              <w:pStyle w:val="Tabelatekst"/>
            </w:pPr>
            <w:r w:rsidRPr="00BD117A">
              <w:t>Pakiet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1188B8" w14:textId="12592EE5" w:rsidR="00F10178" w:rsidRPr="00BD117A" w:rsidRDefault="00751ECD">
            <w:pPr>
              <w:pStyle w:val="Tabelatekst"/>
            </w:pPr>
            <w:proofErr w:type="spellStart"/>
            <w:r w:rsidRPr="00BD117A">
              <w:t>neu_tenderbundleid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B6D1FC" w14:textId="6BBF0C4F" w:rsidR="00F10178" w:rsidRPr="00BD117A" w:rsidRDefault="00751ECD">
            <w:pPr>
              <w:pStyle w:val="Tabelatekst"/>
            </w:pPr>
            <w:r w:rsidRPr="00BD117A">
              <w:t>Pakiet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A293E6" w14:textId="2A93A656" w:rsidR="00F10178" w:rsidRPr="00BD117A" w:rsidRDefault="00751ECD">
            <w:pPr>
              <w:pStyle w:val="Tabelatekst"/>
            </w:pPr>
            <w:r w:rsidRPr="00BD117A">
              <w:t>Pakiet,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10D937" w14:textId="343AF1E7" w:rsidR="00F10178" w:rsidRPr="00BD117A" w:rsidRDefault="00751EC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69D3CC" w14:textId="32929F46" w:rsidR="00F10178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51ECD" w:rsidRPr="00BD117A">
              <w:rPr>
                <w:rStyle w:val="normaltextrun"/>
                <w:szCs w:val="20"/>
              </w:rPr>
              <w:t xml:space="preserve"> automatycznie, nazwa relacji:</w:t>
            </w:r>
            <w:r w:rsidR="00EE59B7" w:rsidRPr="00BD117A">
              <w:t xml:space="preserve"> </w:t>
            </w:r>
            <w:proofErr w:type="spellStart"/>
            <w:r w:rsidR="00EE59B7" w:rsidRPr="00BD117A">
              <w:rPr>
                <w:rStyle w:val="normaltextrun"/>
                <w:szCs w:val="20"/>
              </w:rPr>
              <w:t>neu_neu_tenderbundle_neu_quotedetail</w:t>
            </w:r>
            <w:proofErr w:type="spellEnd"/>
          </w:p>
        </w:tc>
      </w:tr>
      <w:tr w:rsidR="00F10178" w:rsidRPr="00BD117A" w14:paraId="7905A0D1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E56FF" w14:textId="665EB9C2" w:rsidR="00F10178" w:rsidRPr="00BD117A" w:rsidRDefault="00EE59B7">
            <w:pPr>
              <w:pStyle w:val="Tabelatekst"/>
            </w:pPr>
            <w:r w:rsidRPr="00BD117A">
              <w:t>Produkt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4C8088" w14:textId="71A5413B" w:rsidR="00F10178" w:rsidRPr="00BD117A" w:rsidRDefault="00EE59B7">
            <w:pPr>
              <w:pStyle w:val="Tabelatekst"/>
            </w:pPr>
            <w:proofErr w:type="spellStart"/>
            <w:r w:rsidRPr="00BD117A">
              <w:t>neu_tenderproductid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B99AD" w14:textId="08C4BCA1" w:rsidR="00F10178" w:rsidRPr="00BD117A" w:rsidRDefault="00EE59B7">
            <w:pPr>
              <w:pStyle w:val="Tabelatekst"/>
            </w:pPr>
            <w:r w:rsidRPr="00BD117A">
              <w:t>Produkt Przetargu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736B7F" w14:textId="0E2B25F8" w:rsidR="00F10178" w:rsidRPr="00BD117A" w:rsidRDefault="00EE59B7">
            <w:pPr>
              <w:pStyle w:val="Tabelatekst"/>
            </w:pPr>
            <w:r w:rsidRPr="00BD117A">
              <w:t>Produkt Przetargu,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EFC553" w14:textId="545EFC97" w:rsidR="00F10178" w:rsidRPr="00BD117A" w:rsidRDefault="00EE59B7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71C0FD" w14:textId="7F8A7466" w:rsidR="00F10178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EE59B7" w:rsidRPr="00BD117A">
              <w:rPr>
                <w:rStyle w:val="normaltextrun"/>
                <w:szCs w:val="20"/>
              </w:rPr>
              <w:t xml:space="preserve"> automatycznie, nazwa relacji:</w:t>
            </w:r>
            <w:r w:rsidR="00C92A2C" w:rsidRPr="00BD117A">
              <w:t xml:space="preserve"> </w:t>
            </w:r>
            <w:proofErr w:type="spellStart"/>
            <w:r w:rsidR="00C92A2C" w:rsidRPr="00BD117A">
              <w:rPr>
                <w:rStyle w:val="normaltextrun"/>
                <w:szCs w:val="20"/>
              </w:rPr>
              <w:t>neu_neu_tenderproduct_neu_quotedetail</w:t>
            </w:r>
            <w:proofErr w:type="spellEnd"/>
          </w:p>
        </w:tc>
      </w:tr>
      <w:tr w:rsidR="00F10178" w:rsidRPr="00BD117A" w14:paraId="4C9A7A6D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95562" w14:textId="5F9F5808" w:rsidR="00F10178" w:rsidRPr="00BD117A" w:rsidRDefault="00C92A2C">
            <w:pPr>
              <w:pStyle w:val="Tabelatekst"/>
            </w:pPr>
            <w:r w:rsidRPr="00BD117A">
              <w:lastRenderedPageBreak/>
              <w:t>Produkt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D56CE" w14:textId="67C321D1" w:rsidR="00F10178" w:rsidRPr="00BD117A" w:rsidRDefault="00C92A2C">
            <w:pPr>
              <w:pStyle w:val="Tabelatekst"/>
            </w:pPr>
            <w:proofErr w:type="spellStart"/>
            <w:r w:rsidRPr="00BD117A">
              <w:t>neu_productid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D8249C" w14:textId="1D63F860" w:rsidR="00F10178" w:rsidRPr="00BD117A" w:rsidRDefault="00C92A2C">
            <w:pPr>
              <w:pStyle w:val="Tabelatekst"/>
            </w:pPr>
            <w:r w:rsidRPr="00BD117A">
              <w:t>Produkt SAP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012D3E" w14:textId="333BCA70" w:rsidR="00F10178" w:rsidRPr="00BD117A" w:rsidRDefault="00C92A2C">
            <w:pPr>
              <w:pStyle w:val="Tabelatekst"/>
            </w:pPr>
            <w:r w:rsidRPr="00BD117A">
              <w:t>Produkt SAP,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3182B0" w14:textId="0D94AF27" w:rsidR="00F10178" w:rsidRPr="00BD117A" w:rsidRDefault="00C92A2C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6F5847" w14:textId="0CF70109" w:rsidR="00F10178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C92A2C" w:rsidRPr="00BD117A">
              <w:rPr>
                <w:rStyle w:val="normaltextrun"/>
                <w:szCs w:val="20"/>
              </w:rPr>
              <w:t xml:space="preserve"> automatycznie, nazwa relacji:</w:t>
            </w:r>
            <w:r w:rsidR="00C92A2C" w:rsidRPr="00BD117A">
              <w:t xml:space="preserve"> </w:t>
            </w:r>
            <w:proofErr w:type="spellStart"/>
            <w:r w:rsidR="00C92A2C" w:rsidRPr="00BD117A">
              <w:rPr>
                <w:rStyle w:val="normaltextrun"/>
                <w:szCs w:val="20"/>
              </w:rPr>
              <w:t>neu_product_neu_quotedetail</w:t>
            </w:r>
            <w:proofErr w:type="spellEnd"/>
          </w:p>
        </w:tc>
      </w:tr>
      <w:tr w:rsidR="00F10178" w:rsidRPr="00BD117A" w14:paraId="2783BBB6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40CC6" w14:textId="2D9C80DA" w:rsidR="00F10178" w:rsidRPr="00BD117A" w:rsidRDefault="00292F76">
            <w:pPr>
              <w:pStyle w:val="Tabelatekst"/>
            </w:pPr>
            <w:r w:rsidRPr="00BD117A">
              <w:t>SAP Produktu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AE25F" w14:textId="6AB32CF6" w:rsidR="00F10178" w:rsidRPr="00BD117A" w:rsidRDefault="00292F76">
            <w:pPr>
              <w:pStyle w:val="Tabelatekst"/>
            </w:pPr>
            <w:proofErr w:type="spellStart"/>
            <w:r w:rsidRPr="00BD117A">
              <w:t>neu_sapcodetxt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B1335" w14:textId="77777777" w:rsidR="00F10178" w:rsidRPr="00BD117A" w:rsidRDefault="00F1017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AC90AC" w14:textId="77777777" w:rsidR="00F10178" w:rsidRPr="00BD117A" w:rsidRDefault="00F10178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370E11" w14:textId="6367DE96" w:rsidR="00F10178" w:rsidRPr="00BD117A" w:rsidRDefault="00292F7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239E7C" w14:textId="509874F3" w:rsidR="00F10178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292F76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F10178" w:rsidRPr="00BD117A" w14:paraId="4F4AB167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FBADE" w14:textId="699D7B0D" w:rsidR="00F10178" w:rsidRPr="00BD117A" w:rsidRDefault="00C20D45">
            <w:pPr>
              <w:pStyle w:val="Tabelatekst"/>
            </w:pPr>
            <w:r w:rsidRPr="00BD117A">
              <w:t>Kod EAN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0931F" w14:textId="443E5C3A" w:rsidR="00F10178" w:rsidRPr="00BD117A" w:rsidRDefault="00C20D45">
            <w:pPr>
              <w:pStyle w:val="Tabelatekst"/>
            </w:pPr>
            <w:proofErr w:type="spellStart"/>
            <w:r w:rsidRPr="00BD117A">
              <w:t>neu_eancode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8AFC8" w14:textId="77777777" w:rsidR="00F10178" w:rsidRPr="00BD117A" w:rsidRDefault="00F1017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2C42E0" w14:textId="77C12A2B" w:rsidR="00F10178" w:rsidRPr="00BD117A" w:rsidRDefault="00C20D45">
            <w:pPr>
              <w:pStyle w:val="Tabelatekst"/>
            </w:pPr>
            <w:r w:rsidRPr="00BD117A">
              <w:t>Kod EAN Produktu Przetargu,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0E868E" w14:textId="1AF5B82B" w:rsidR="00F10178" w:rsidRPr="00BD117A" w:rsidRDefault="00C20D4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4CE71B" w14:textId="303A77FB" w:rsidR="00F10178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C20D45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F10178" w:rsidRPr="00BD117A" w14:paraId="42C7AF9D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DD818" w14:textId="68A01A7A" w:rsidR="00F10178" w:rsidRPr="00BD117A" w:rsidRDefault="00C20D45">
            <w:pPr>
              <w:pStyle w:val="Tabelatekst"/>
            </w:pPr>
            <w:r w:rsidRPr="00BD117A">
              <w:t>Nazwa handlowa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7BB20" w14:textId="40E2F07B" w:rsidR="00F10178" w:rsidRPr="00BD117A" w:rsidRDefault="00C20D45">
            <w:pPr>
              <w:pStyle w:val="Tabelatekst"/>
            </w:pPr>
            <w:proofErr w:type="spellStart"/>
            <w:r w:rsidRPr="00BD117A">
              <w:t>neu_nametrade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22B37C" w14:textId="77777777" w:rsidR="00F10178" w:rsidRPr="00BD117A" w:rsidRDefault="00F1017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4C755D" w14:textId="735E6311" w:rsidR="00F10178" w:rsidRPr="00BD117A" w:rsidRDefault="00C20D45">
            <w:pPr>
              <w:pStyle w:val="Tabelatekst"/>
            </w:pPr>
            <w:r w:rsidRPr="00BD117A">
              <w:t>Nazwa handlowa Produktu Przetargu,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3F380B" w14:textId="213C76C6" w:rsidR="00F10178" w:rsidRPr="00BD117A" w:rsidRDefault="00C20D4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55CDDF" w14:textId="4A56A748" w:rsidR="00F10178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C20D45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382B4A" w:rsidRPr="00BD117A" w14:paraId="6210D05D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D2558" w14:textId="4CAEEFED" w:rsidR="00382B4A" w:rsidRPr="00BD117A" w:rsidRDefault="00961AD9">
            <w:pPr>
              <w:pStyle w:val="Tabelatekst"/>
            </w:pPr>
            <w:r w:rsidRPr="00BD117A">
              <w:t>Producent sprzedażowy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3E7D6F" w14:textId="1BF02CD9" w:rsidR="00382B4A" w:rsidRPr="00BD117A" w:rsidRDefault="00961AD9">
            <w:pPr>
              <w:pStyle w:val="Tabelatekst"/>
            </w:pPr>
            <w:proofErr w:type="spellStart"/>
            <w:r w:rsidRPr="00BD117A">
              <w:t>neu_salesproducerid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EC459" w14:textId="022B1DD4" w:rsidR="00382B4A" w:rsidRPr="00BD117A" w:rsidRDefault="00961AD9">
            <w:pPr>
              <w:pStyle w:val="Tabelatekst"/>
            </w:pPr>
            <w:r w:rsidRPr="00BD117A">
              <w:t>Producent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9F4693" w14:textId="41F195F4" w:rsidR="00382B4A" w:rsidRPr="00BD117A" w:rsidRDefault="00961AD9">
            <w:pPr>
              <w:pStyle w:val="Tabelatekst"/>
            </w:pPr>
            <w:r w:rsidRPr="00BD117A">
              <w:t>Producent sprzedażowy Produktu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6350BE" w14:textId="06D32EC8" w:rsidR="00382B4A" w:rsidRPr="00BD117A" w:rsidRDefault="00961AD9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1D4C9C" w14:textId="682F3D33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961AD9" w:rsidRPr="00BD117A">
              <w:rPr>
                <w:rStyle w:val="normaltextrun"/>
                <w:szCs w:val="20"/>
              </w:rPr>
              <w:t xml:space="preserve"> automatycznie, nazwa relacji:</w:t>
            </w:r>
            <w:r w:rsidR="00961AD9" w:rsidRPr="00BD117A">
              <w:t xml:space="preserve"> </w:t>
            </w:r>
            <w:proofErr w:type="spellStart"/>
            <w:r w:rsidR="00961AD9" w:rsidRPr="00BD117A">
              <w:rPr>
                <w:rStyle w:val="normaltextrun"/>
                <w:szCs w:val="20"/>
              </w:rPr>
              <w:t>neu_neu_producer_neu_quotedetail</w:t>
            </w:r>
            <w:proofErr w:type="spellEnd"/>
          </w:p>
        </w:tc>
      </w:tr>
      <w:tr w:rsidR="00382B4A" w:rsidRPr="00BD117A" w14:paraId="7229F47E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ECF75" w14:textId="3EC7299B" w:rsidR="00382B4A" w:rsidRPr="00BD117A" w:rsidRDefault="00427ACF">
            <w:pPr>
              <w:pStyle w:val="Tabelatekst"/>
            </w:pPr>
            <w:r w:rsidRPr="00BD117A">
              <w:t>Nazwa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99963" w14:textId="5E55DDD5" w:rsidR="00382B4A" w:rsidRPr="00BD117A" w:rsidRDefault="00427ACF">
            <w:pPr>
              <w:pStyle w:val="Tabelatekst"/>
            </w:pPr>
            <w:proofErr w:type="spellStart"/>
            <w:r w:rsidRPr="00BD117A">
              <w:t>neu_producername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E5BA8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7F1D11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8AD144" w14:textId="53CB9DDF" w:rsidR="00382B4A" w:rsidRPr="00BD117A" w:rsidRDefault="00427AC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8B1179" w14:textId="2F34F23B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427ACF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382B4A" w:rsidRPr="00BD117A" w14:paraId="5B608FF2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33D68" w14:textId="65A04213" w:rsidR="00382B4A" w:rsidRPr="00BD117A" w:rsidRDefault="00427ACF">
            <w:pPr>
              <w:pStyle w:val="Tabelatekst"/>
            </w:pPr>
            <w:r w:rsidRPr="00BD117A">
              <w:t>Oferta cenowa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17959F" w14:textId="7C1DBAED" w:rsidR="00382B4A" w:rsidRPr="00BD117A" w:rsidRDefault="00427ACF">
            <w:pPr>
              <w:pStyle w:val="Tabelatekst"/>
            </w:pPr>
            <w:proofErr w:type="spellStart"/>
            <w:r w:rsidRPr="00BD117A">
              <w:t>neu_quoteid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3E29C" w14:textId="7DBFED72" w:rsidR="00382B4A" w:rsidRPr="00BD117A" w:rsidRDefault="00427ACF">
            <w:pPr>
              <w:pStyle w:val="Tabelatekst"/>
            </w:pPr>
            <w:r w:rsidRPr="00BD117A">
              <w:t>Oferta cenowa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A93917" w14:textId="7F435204" w:rsidR="00382B4A" w:rsidRPr="00BD117A" w:rsidRDefault="00427ACF">
            <w:pPr>
              <w:pStyle w:val="Tabelatekst"/>
            </w:pPr>
            <w:r w:rsidRPr="00BD117A">
              <w:t>Oferta cenowa, której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FFE699" w14:textId="483010B8" w:rsidR="00382B4A" w:rsidRPr="00BD117A" w:rsidRDefault="00427AC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3E3ABF" w14:textId="5F07A346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427ACF" w:rsidRPr="00BD117A">
              <w:rPr>
                <w:rStyle w:val="normaltextrun"/>
                <w:szCs w:val="20"/>
              </w:rPr>
              <w:t xml:space="preserve"> automatycznie, nazwa relacji:</w:t>
            </w:r>
            <w:r w:rsidR="008A28D7" w:rsidRPr="00BD117A">
              <w:t xml:space="preserve"> </w:t>
            </w:r>
            <w:proofErr w:type="spellStart"/>
            <w:r w:rsidR="008A28D7" w:rsidRPr="00BD117A">
              <w:rPr>
                <w:rStyle w:val="normaltextrun"/>
                <w:szCs w:val="20"/>
              </w:rPr>
              <w:t>neu_neu_quote_neu_quotedetail</w:t>
            </w:r>
            <w:proofErr w:type="spellEnd"/>
          </w:p>
        </w:tc>
      </w:tr>
      <w:tr w:rsidR="00382B4A" w:rsidRPr="00BD117A" w14:paraId="32C14F94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07CD1" w14:textId="79C20421" w:rsidR="00382B4A" w:rsidRPr="00BD117A" w:rsidRDefault="00F5230F">
            <w:pPr>
              <w:pStyle w:val="Tabelatekst"/>
            </w:pPr>
            <w:r w:rsidRPr="00BD117A">
              <w:t>Pakiet oferty cenowej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11106D" w14:textId="0F5F2939" w:rsidR="00382B4A" w:rsidRPr="00BD117A" w:rsidRDefault="00F5230F">
            <w:pPr>
              <w:pStyle w:val="Tabelatekst"/>
            </w:pPr>
            <w:proofErr w:type="spellStart"/>
            <w:r w:rsidRPr="00BD117A">
              <w:t>neu_quotebundleid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B00FC5" w14:textId="308B2252" w:rsidR="00382B4A" w:rsidRPr="00BD117A" w:rsidRDefault="00F5230F">
            <w:pPr>
              <w:pStyle w:val="Tabelatekst"/>
            </w:pPr>
            <w:r w:rsidRPr="00BD117A">
              <w:t>Pakiet oferty cenowej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59E12B" w14:textId="470F166C" w:rsidR="00382B4A" w:rsidRPr="00BD117A" w:rsidRDefault="00F5230F">
            <w:pPr>
              <w:pStyle w:val="Tabelatekst"/>
            </w:pPr>
            <w:r w:rsidRPr="00BD117A">
              <w:t>Unikatowy identyfikator dla elementu Pakiet oferty cenowej skojarzony z elementem Produkt oferty cenowej.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1FF7FA" w14:textId="69F24DF4" w:rsidR="00382B4A" w:rsidRPr="00BD117A" w:rsidRDefault="00F5230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7904FD" w14:textId="48756BDB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F5230F" w:rsidRPr="00BD117A">
              <w:rPr>
                <w:rStyle w:val="normaltextrun"/>
                <w:szCs w:val="20"/>
              </w:rPr>
              <w:t xml:space="preserve"> automatycznie, nazwa relacji:</w:t>
            </w:r>
            <w:r w:rsidR="00F5230F" w:rsidRPr="00BD117A">
              <w:t xml:space="preserve"> </w:t>
            </w:r>
            <w:proofErr w:type="spellStart"/>
            <w:r w:rsidR="00F5230F" w:rsidRPr="00BD117A">
              <w:rPr>
                <w:rStyle w:val="normaltextrun"/>
                <w:szCs w:val="20"/>
              </w:rPr>
              <w:t>neu_neu_quotebundle_neu_quotedetail</w:t>
            </w:r>
            <w:proofErr w:type="spellEnd"/>
          </w:p>
        </w:tc>
      </w:tr>
      <w:tr w:rsidR="00382B4A" w:rsidRPr="00BD117A" w14:paraId="3FC43AAF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B8DDB" w14:textId="0AA8CCD6" w:rsidR="00382B4A" w:rsidRPr="00BD117A" w:rsidRDefault="00F5230F">
            <w:pPr>
              <w:pStyle w:val="Tabelatekst"/>
            </w:pPr>
            <w:r w:rsidRPr="00BD117A">
              <w:t>Data obowiązywania Pakietu OD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DF4CF" w14:textId="408515BD" w:rsidR="00382B4A" w:rsidRPr="00BD117A" w:rsidRDefault="00F5230F">
            <w:pPr>
              <w:pStyle w:val="Tabelatekst"/>
            </w:pPr>
            <w:proofErr w:type="spellStart"/>
            <w:r w:rsidRPr="00BD117A">
              <w:t>neu_validitydatefrom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5728E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7884C2" w14:textId="09B59FE2" w:rsidR="00382B4A" w:rsidRPr="00BD117A" w:rsidRDefault="00513C55">
            <w:pPr>
              <w:pStyle w:val="Tabelatekst"/>
            </w:pPr>
            <w:r w:rsidRPr="00BD117A">
              <w:t>Od kiedy obowiązuje Pakiet,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89D1C8" w14:textId="0394C54A" w:rsidR="00382B4A" w:rsidRPr="00BD117A" w:rsidRDefault="00513C55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41AE30" w14:textId="2D05A88E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513C55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382B4A" w:rsidRPr="00BD117A" w14:paraId="20E7FA79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AFFFF" w14:textId="34367CC3" w:rsidR="00382B4A" w:rsidRPr="00BD117A" w:rsidRDefault="00A37999">
            <w:pPr>
              <w:pStyle w:val="Tabelatekst"/>
            </w:pPr>
            <w:r w:rsidRPr="00BD117A">
              <w:t>Data obowiązywania Pakietu 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BBBDF" w14:textId="40532D57" w:rsidR="00382B4A" w:rsidRPr="00BD117A" w:rsidRDefault="00A37999">
            <w:pPr>
              <w:pStyle w:val="Tabelatekst"/>
            </w:pPr>
            <w:proofErr w:type="spellStart"/>
            <w:r w:rsidRPr="00BD117A">
              <w:t>neu_validitydateto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731283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99DD6B" w14:textId="5E4FCAA1" w:rsidR="00382B4A" w:rsidRPr="00BD117A" w:rsidRDefault="00A37999">
            <w:pPr>
              <w:pStyle w:val="Tabelatekst"/>
            </w:pPr>
            <w:r w:rsidRPr="00BD117A">
              <w:t>Do kiedy obowiązuje Pakiet,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D023B1" w14:textId="410D9AB1" w:rsidR="00382B4A" w:rsidRPr="00BD117A" w:rsidRDefault="00513C55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F624A0" w14:textId="61757F39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513C55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382B4A" w:rsidRPr="00BD117A" w14:paraId="1B7E3E89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34880" w14:textId="44EAD10C" w:rsidR="00382B4A" w:rsidRPr="00BD117A" w:rsidRDefault="00A37999">
            <w:pPr>
              <w:pStyle w:val="Tabelatekst"/>
            </w:pPr>
            <w:r w:rsidRPr="00BD117A">
              <w:lastRenderedPageBreak/>
              <w:t>Sposób rozliczania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146F9" w14:textId="320054E3" w:rsidR="00382B4A" w:rsidRPr="00BD117A" w:rsidRDefault="00A37999">
            <w:pPr>
              <w:pStyle w:val="Tabelatekst"/>
            </w:pPr>
            <w:proofErr w:type="spellStart"/>
            <w:r w:rsidRPr="00BD117A">
              <w:t>neu_settlementmethod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C644C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CB64E7" w14:textId="77777777" w:rsidR="00382B4A" w:rsidRPr="00BD117A" w:rsidRDefault="00A37999">
            <w:pPr>
              <w:pStyle w:val="Tabelatekst"/>
            </w:pPr>
            <w:r w:rsidRPr="00BD117A">
              <w:t>Sposób rozliczania dla Produktu Przetargu, którego dotyczy Produkt Oferty cenowej</w:t>
            </w:r>
            <w:r w:rsidR="006E06AA" w:rsidRPr="00BD117A">
              <w:t>:</w:t>
            </w:r>
          </w:p>
          <w:p w14:paraId="6BF3B122" w14:textId="77777777" w:rsidR="006E06AA" w:rsidRPr="00BD117A" w:rsidRDefault="006E06AA">
            <w:pPr>
              <w:pStyle w:val="Tabelatekst"/>
            </w:pPr>
            <w:r w:rsidRPr="00BD117A">
              <w:t>retro – rozliczenie posprzedażowe,</w:t>
            </w:r>
          </w:p>
          <w:p w14:paraId="313252D7" w14:textId="77777777" w:rsidR="006E06AA" w:rsidRPr="00BD117A" w:rsidRDefault="006E06AA">
            <w:pPr>
              <w:pStyle w:val="Tabelatekst"/>
            </w:pPr>
            <w:r w:rsidRPr="00BD117A">
              <w:t>nie retro – zakup w cenie warunkowej,</w:t>
            </w:r>
          </w:p>
          <w:p w14:paraId="78108708" w14:textId="222373A1" w:rsidR="006E06AA" w:rsidRPr="00BD117A" w:rsidRDefault="00666096">
            <w:pPr>
              <w:pStyle w:val="Tabelatekst"/>
            </w:pPr>
            <w:r w:rsidRPr="00BD117A">
              <w:t>nie rozliczamy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192C6D" w14:textId="3E702984" w:rsidR="00382B4A" w:rsidRPr="00BD117A" w:rsidRDefault="00A37999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CA2871" w14:textId="258EC2D7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A37999" w:rsidRPr="00BD117A">
              <w:rPr>
                <w:rStyle w:val="normaltextrun"/>
                <w:szCs w:val="20"/>
              </w:rPr>
              <w:t xml:space="preserve"> automatycznie</w:t>
            </w:r>
            <w:r w:rsidR="006E06AA" w:rsidRPr="00BD117A">
              <w:rPr>
                <w:rStyle w:val="normaltextrun"/>
                <w:szCs w:val="20"/>
              </w:rPr>
              <w:t>, zestaw opcji: Sposób rozliczania, domyślnie: Nieprzypisana wartość</w:t>
            </w:r>
          </w:p>
        </w:tc>
      </w:tr>
      <w:tr w:rsidR="00382B4A" w:rsidRPr="00BD117A" w14:paraId="71673473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BDE5" w14:textId="48A28003" w:rsidR="00382B4A" w:rsidRPr="00BD117A" w:rsidRDefault="00666096">
            <w:pPr>
              <w:pStyle w:val="Tabelatekst"/>
            </w:pPr>
            <w:r w:rsidRPr="00BD117A">
              <w:t>Powód odrzucenia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5C280" w14:textId="3211A9B7" w:rsidR="00382B4A" w:rsidRPr="00BD117A" w:rsidRDefault="00666096">
            <w:pPr>
              <w:pStyle w:val="Tabelatekst"/>
            </w:pPr>
            <w:proofErr w:type="spellStart"/>
            <w:r w:rsidRPr="00BD117A">
              <w:t>neu_rejectioncausedescription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4366D8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CD24BE" w14:textId="20BE350D" w:rsidR="00382B4A" w:rsidRPr="00BD117A" w:rsidRDefault="00666096">
            <w:pPr>
              <w:pStyle w:val="Tabelatekst"/>
            </w:pPr>
            <w:r w:rsidRPr="00BD117A">
              <w:t>Opis powodu odrzucenia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075050" w14:textId="44F33067" w:rsidR="00382B4A" w:rsidRPr="00BD117A" w:rsidRDefault="00C4427C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A0D062" w14:textId="4A472185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C4427C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382B4A" w:rsidRPr="00BD117A" w14:paraId="2A314F62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65DC" w14:textId="601D6E3A" w:rsidR="00382B4A" w:rsidRPr="00BD117A" w:rsidRDefault="00C4427C">
            <w:pPr>
              <w:pStyle w:val="Tabelatekst"/>
            </w:pPr>
            <w:r w:rsidRPr="00BD117A">
              <w:t xml:space="preserve">Pole techniczne </w:t>
            </w:r>
            <w:proofErr w:type="spellStart"/>
            <w:r w:rsidRPr="00BD117A">
              <w:t>Lp</w:t>
            </w:r>
            <w:proofErr w:type="spellEnd"/>
            <w:r w:rsidRPr="00BD117A">
              <w:t xml:space="preserve">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306EC1" w14:textId="487379B1" w:rsidR="00382B4A" w:rsidRPr="00BD117A" w:rsidRDefault="00C4427C">
            <w:pPr>
              <w:pStyle w:val="Tabelatekst"/>
            </w:pPr>
            <w:proofErr w:type="spellStart"/>
            <w:r w:rsidRPr="00BD117A">
              <w:t>neu_lpsap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15C70B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81BE2B" w14:textId="5DD9DA5A" w:rsidR="00382B4A" w:rsidRPr="00BD117A" w:rsidRDefault="00C4427C">
            <w:pPr>
              <w:pStyle w:val="Tabelatekst"/>
            </w:pPr>
            <w:r w:rsidRPr="00BD117A">
              <w:t>Pole wykorzystywane przy generowaniu pliku CSV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697B45" w14:textId="6FF7463D" w:rsidR="00382B4A" w:rsidRPr="00BD117A" w:rsidRDefault="005D60E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AAE574" w14:textId="7B514FD5" w:rsidR="00382B4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F522D6">
              <w:rPr>
                <w:rStyle w:val="normaltextrun"/>
                <w:szCs w:val="20"/>
              </w:rPr>
              <w:t>, uzupełniane</w:t>
            </w:r>
            <w:r w:rsidR="00C4427C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382B4A" w:rsidRPr="00BD117A" w14:paraId="51F31693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FC25E" w14:textId="38D456EF" w:rsidR="00382B4A" w:rsidRPr="00BD117A" w:rsidRDefault="005D60EE">
            <w:pPr>
              <w:pStyle w:val="Tabelatekst"/>
            </w:pPr>
            <w:r w:rsidRPr="00BD117A">
              <w:t>Liczba porządkowa produktu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08423" w14:textId="7B916F82" w:rsidR="00382B4A" w:rsidRPr="00BD117A" w:rsidRDefault="005D60EE">
            <w:pPr>
              <w:pStyle w:val="Tabelatekst"/>
            </w:pPr>
            <w:proofErr w:type="spellStart"/>
            <w:r w:rsidRPr="00BD117A">
              <w:t>neu_ordinalnumberfromtenderproduct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A1373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28E95C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8D4C4F" w14:textId="192E46BA" w:rsidR="00382B4A" w:rsidRPr="00BD117A" w:rsidRDefault="005D60E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B53D07" w14:textId="67BCB892" w:rsidR="00382B4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5D60EE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382B4A" w:rsidRPr="00BD117A" w14:paraId="0DB256A9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15E6F" w14:textId="0DFA7F60" w:rsidR="00382B4A" w:rsidRPr="00BD117A" w:rsidRDefault="00FD17B7">
            <w:pPr>
              <w:pStyle w:val="Tabelatekst"/>
            </w:pPr>
            <w:r w:rsidRPr="00BD117A">
              <w:t>Dawka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0908E" w14:textId="51748255" w:rsidR="00382B4A" w:rsidRPr="00BD117A" w:rsidRDefault="00FD17B7">
            <w:pPr>
              <w:pStyle w:val="Tabelatekst"/>
            </w:pPr>
            <w:proofErr w:type="spellStart"/>
            <w:r w:rsidRPr="00BD117A">
              <w:t>neu_dosage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67551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6FAD8B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6196EB" w14:textId="00D73683" w:rsidR="00382B4A" w:rsidRPr="00BD117A" w:rsidRDefault="00ED436A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E7A503" w14:textId="30F60AAC" w:rsidR="00382B4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FD17B7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382B4A" w:rsidRPr="00BD117A" w14:paraId="6920DE4A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5CB5" w14:textId="40B22B3B" w:rsidR="00382B4A" w:rsidRPr="00BD117A" w:rsidRDefault="007720B1">
            <w:pPr>
              <w:pStyle w:val="Tabelatekst"/>
            </w:pPr>
            <w:r w:rsidRPr="00BD117A">
              <w:t>Opakowanie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F26D4F" w14:textId="0963E530" w:rsidR="00382B4A" w:rsidRPr="00BD117A" w:rsidRDefault="00990703">
            <w:pPr>
              <w:pStyle w:val="Tabelatekst"/>
            </w:pPr>
            <w:proofErr w:type="spellStart"/>
            <w:r w:rsidRPr="00BD117A">
              <w:t>neu_packaging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585C93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E42408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471C53" w14:textId="4F2560B1" w:rsidR="00382B4A" w:rsidRPr="00BD117A" w:rsidRDefault="0099070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1678B1" w14:textId="414E91DE" w:rsidR="00382B4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E0941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382B4A" w:rsidRPr="00BD117A" w14:paraId="682EE252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EA17" w14:textId="45C17993" w:rsidR="00382B4A" w:rsidRPr="00BD117A" w:rsidRDefault="00990703">
            <w:pPr>
              <w:pStyle w:val="Tabelatekst"/>
            </w:pPr>
            <w:r w:rsidRPr="00BD117A">
              <w:t>Postać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85A2F" w14:textId="332B029C" w:rsidR="00382B4A" w:rsidRPr="00BD117A" w:rsidRDefault="00990703">
            <w:pPr>
              <w:pStyle w:val="Tabelatekst"/>
            </w:pPr>
            <w:proofErr w:type="spellStart"/>
            <w:r w:rsidRPr="00BD117A">
              <w:t>neu_form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489125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F50AA2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A5F306" w14:textId="31180F00" w:rsidR="00382B4A" w:rsidRPr="00BD117A" w:rsidRDefault="0099070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68DE90" w14:textId="48707ED6" w:rsidR="00382B4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E0941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382B4A" w:rsidRPr="00BD117A" w14:paraId="5EDD6528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CABBE" w14:textId="0B396CA5" w:rsidR="00382B4A" w:rsidRPr="00BD117A" w:rsidRDefault="00E151B2">
            <w:pPr>
              <w:pStyle w:val="Tabelatekst"/>
            </w:pPr>
            <w:r w:rsidRPr="00BD117A">
              <w:t>Numer dopuszczenia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56979" w14:textId="6D1FB622" w:rsidR="00382B4A" w:rsidRPr="00BD117A" w:rsidRDefault="00E151B2">
            <w:pPr>
              <w:pStyle w:val="Tabelatekst"/>
            </w:pPr>
            <w:proofErr w:type="spellStart"/>
            <w:r w:rsidRPr="00BD117A">
              <w:t>neu_tradingadmissionnumber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0C0B72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1FC8A4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610634" w14:textId="4E45D5A1" w:rsidR="00382B4A" w:rsidRPr="00BD117A" w:rsidRDefault="00E151B2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37F5CC" w14:textId="12314F84" w:rsidR="00382B4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E0941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382B4A" w:rsidRPr="00BD117A" w14:paraId="265D2779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BB1B4" w14:textId="2B6B3C84" w:rsidR="00382B4A" w:rsidRPr="00BD117A" w:rsidRDefault="00E151B2">
            <w:pPr>
              <w:pStyle w:val="Tabelatekst"/>
            </w:pPr>
            <w:r w:rsidRPr="00BD117A">
              <w:t>Sposób przeliczania wielkości opakowań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D392F" w14:textId="0F3254A7" w:rsidR="00382B4A" w:rsidRPr="00BD117A" w:rsidRDefault="00E151B2">
            <w:pPr>
              <w:pStyle w:val="Tabelatekst"/>
            </w:pPr>
            <w:proofErr w:type="spellStart"/>
            <w:r w:rsidRPr="00BD117A">
              <w:t>neu_packagingcalculatemethod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77E0A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BF509D" w14:textId="77777777" w:rsidR="00382B4A" w:rsidRPr="00BD117A" w:rsidRDefault="005B1599">
            <w:pPr>
              <w:pStyle w:val="Tabelatekst"/>
            </w:pPr>
            <w:r w:rsidRPr="00BD117A">
              <w:t>Zaokrąglenie do 2 miejsc po przecinku,</w:t>
            </w:r>
          </w:p>
          <w:p w14:paraId="6D09E19B" w14:textId="77777777" w:rsidR="005B1599" w:rsidRPr="00BD117A" w:rsidRDefault="005B1599">
            <w:pPr>
              <w:pStyle w:val="Tabelatekst"/>
            </w:pPr>
            <w:r w:rsidRPr="00BD117A">
              <w:t>Zaokrąglenie do 3 miejsc po przecinku,</w:t>
            </w:r>
          </w:p>
          <w:p w14:paraId="39879C0C" w14:textId="77777777" w:rsidR="005B1599" w:rsidRPr="00BD117A" w:rsidRDefault="005B1599">
            <w:pPr>
              <w:pStyle w:val="Tabelatekst"/>
            </w:pPr>
            <w:r w:rsidRPr="00BD117A">
              <w:t>Zaokrąglenie do 4 miejsc po przecinku,</w:t>
            </w:r>
          </w:p>
          <w:p w14:paraId="616504F3" w14:textId="77777777" w:rsidR="005B1599" w:rsidRPr="00BD117A" w:rsidRDefault="005B1599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pełnego w górę,</w:t>
            </w:r>
          </w:p>
          <w:p w14:paraId="375B27CA" w14:textId="04463EF4" w:rsidR="005B1599" w:rsidRPr="00BD117A" w:rsidRDefault="0045469C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pełnego w dół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124846" w14:textId="71154242" w:rsidR="00382B4A" w:rsidRPr="00BD117A" w:rsidRDefault="00E151B2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6B81BE" w14:textId="68448E7E" w:rsidR="00382B4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E0941" w:rsidRPr="00BD117A">
              <w:rPr>
                <w:rStyle w:val="normaltextrun"/>
                <w:szCs w:val="20"/>
              </w:rPr>
              <w:t>, uzupełniane automatycznie</w:t>
            </w:r>
            <w:r w:rsidR="005B1599" w:rsidRPr="00BD117A">
              <w:rPr>
                <w:rStyle w:val="normaltextrun"/>
                <w:szCs w:val="20"/>
              </w:rPr>
              <w:t>, domyślnie: Nieprzypisana wartość</w:t>
            </w:r>
          </w:p>
        </w:tc>
      </w:tr>
      <w:tr w:rsidR="00382B4A" w:rsidRPr="00BD117A" w14:paraId="117556E3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EA626" w14:textId="1C478874" w:rsidR="00382B4A" w:rsidRPr="00BD117A" w:rsidRDefault="0045469C">
            <w:pPr>
              <w:pStyle w:val="Tabelatekst"/>
            </w:pPr>
            <w:r w:rsidRPr="00BD117A">
              <w:t>Sposób przeliczania ceny jednostkowej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38CD0E" w14:textId="2DE8A2F9" w:rsidR="00382B4A" w:rsidRPr="00BD117A" w:rsidRDefault="0045469C">
            <w:pPr>
              <w:pStyle w:val="Tabelatekst"/>
            </w:pPr>
            <w:proofErr w:type="spellStart"/>
            <w:r w:rsidRPr="00BD117A">
              <w:t>neu_priceperunitcalcmethod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F7657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DCBF5E" w14:textId="77777777" w:rsidR="00382B4A" w:rsidRPr="00BD117A" w:rsidRDefault="0045469C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2 m-c po przecinku,</w:t>
            </w:r>
          </w:p>
          <w:p w14:paraId="33455656" w14:textId="77777777" w:rsidR="0045469C" w:rsidRPr="00BD117A" w:rsidRDefault="0045469C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3 m-c po przecinku,</w:t>
            </w:r>
          </w:p>
          <w:p w14:paraId="4D0BC2F1" w14:textId="633909FF" w:rsidR="0045469C" w:rsidRPr="00BD117A" w:rsidRDefault="0018055D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4 m-c po przecinku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428180" w14:textId="437366A1" w:rsidR="00382B4A" w:rsidRPr="00BD117A" w:rsidRDefault="0018055D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6EDF32" w14:textId="1DE7C2B8" w:rsidR="00382B4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E0941" w:rsidRPr="00BD117A">
              <w:rPr>
                <w:rStyle w:val="normaltextrun"/>
                <w:szCs w:val="20"/>
              </w:rPr>
              <w:t>, uzupełniane automatycznie</w:t>
            </w:r>
            <w:r w:rsidR="00E35D51" w:rsidRPr="00BD117A">
              <w:rPr>
                <w:rStyle w:val="normaltextrun"/>
                <w:szCs w:val="20"/>
              </w:rPr>
              <w:t>, domyślnie: Nieprzypisana wartość</w:t>
            </w:r>
          </w:p>
        </w:tc>
      </w:tr>
      <w:tr w:rsidR="00382B4A" w:rsidRPr="00BD117A" w14:paraId="256A3996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7CCB9" w14:textId="53B6853E" w:rsidR="00382B4A" w:rsidRPr="00BD117A" w:rsidRDefault="00E35D51">
            <w:pPr>
              <w:pStyle w:val="Tabelatekst"/>
            </w:pPr>
            <w:r w:rsidRPr="00BD117A">
              <w:lastRenderedPageBreak/>
              <w:t>Znak sprawy u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5792B" w14:textId="04F60C6F" w:rsidR="00382B4A" w:rsidRPr="00BD117A" w:rsidRDefault="00520CF3">
            <w:pPr>
              <w:pStyle w:val="Tabelatekst"/>
            </w:pPr>
            <w:proofErr w:type="spellStart"/>
            <w:r w:rsidRPr="00BD117A">
              <w:t>neu_casesignfromproducer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66E05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B771FC" w14:textId="7D447C64" w:rsidR="00382B4A" w:rsidRPr="00BD117A" w:rsidRDefault="00520CF3">
            <w:pPr>
              <w:pStyle w:val="Tabelatekst"/>
            </w:pPr>
            <w:r w:rsidRPr="00BD117A">
              <w:t>Znak sprawy/numer Przetargu w systemie Producenta,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9CA4EB" w14:textId="20B128DB" w:rsidR="00382B4A" w:rsidRPr="00BD117A" w:rsidRDefault="00520CF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6F9313" w14:textId="6EEB3E2F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E35D51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382B4A" w:rsidRPr="00BD117A" w14:paraId="4DA5186F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DAF0D" w14:textId="2D1266EB" w:rsidR="00382B4A" w:rsidRPr="00BD117A" w:rsidRDefault="00520CF3">
            <w:pPr>
              <w:pStyle w:val="Tabelatekst"/>
            </w:pPr>
            <w:r w:rsidRPr="00BD117A">
              <w:t>Jednostka ceny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14ACE" w14:textId="489F1C0F" w:rsidR="00382B4A" w:rsidRPr="00BD117A" w:rsidRDefault="00520CF3">
            <w:pPr>
              <w:pStyle w:val="Tabelatekst"/>
            </w:pPr>
            <w:proofErr w:type="spellStart"/>
            <w:r w:rsidRPr="00BD117A">
              <w:t>neu_priceunit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FACCF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C5514C" w14:textId="3270BFE8" w:rsidR="00382B4A" w:rsidRPr="00BD117A" w:rsidRDefault="00520CF3">
            <w:pPr>
              <w:pStyle w:val="Tabelatekst"/>
            </w:pPr>
            <w:r w:rsidRPr="00BD117A">
              <w:t>Jednostka ceny Produktu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CCB11F" w14:textId="0DE74FB6" w:rsidR="00382B4A" w:rsidRPr="00BD117A" w:rsidRDefault="00520CF3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B3A3F0" w14:textId="6D9B43A5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520CF3" w:rsidRPr="00BD117A">
              <w:rPr>
                <w:rStyle w:val="normaltextrun"/>
                <w:szCs w:val="20"/>
              </w:rPr>
              <w:t xml:space="preserve"> automatycznie</w:t>
            </w:r>
            <w:r w:rsidR="002E4A25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382B4A" w:rsidRPr="00BD117A" w14:paraId="7C8A0E51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66D72" w14:textId="222BEEFB" w:rsidR="00382B4A" w:rsidRPr="00BD117A" w:rsidRDefault="002E4A25">
            <w:pPr>
              <w:pStyle w:val="Tabelatekst"/>
            </w:pPr>
            <w:r w:rsidRPr="00BD117A">
              <w:t>Jednostka miary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A1A87A" w14:textId="0D28CA07" w:rsidR="00382B4A" w:rsidRPr="00BD117A" w:rsidRDefault="002E4A25">
            <w:pPr>
              <w:pStyle w:val="Tabelatekst"/>
            </w:pPr>
            <w:proofErr w:type="spellStart"/>
            <w:r w:rsidRPr="00BD117A">
              <w:t>neu_unit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C8FFC0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0841C3" w14:textId="2B19D02B" w:rsidR="00382B4A" w:rsidRPr="00BD117A" w:rsidRDefault="002E4A25">
            <w:pPr>
              <w:pStyle w:val="Tabelatekst"/>
            </w:pPr>
            <w:r w:rsidRPr="00BD117A">
              <w:t>Jednostka miary proponowana Produktu Przetargu,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CFCDF3" w14:textId="28AF4843" w:rsidR="00382B4A" w:rsidRPr="00BD117A" w:rsidRDefault="002E4A2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1CC3A3" w14:textId="3BDBC01F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2E4A25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382B4A" w:rsidRPr="00BD117A" w14:paraId="55BE3B8C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F1CB3" w14:textId="6B56C0C4" w:rsidR="00382B4A" w:rsidRPr="00BD117A" w:rsidRDefault="00DA0B91">
            <w:pPr>
              <w:pStyle w:val="Tabelatekst"/>
            </w:pPr>
            <w:r w:rsidRPr="00BD117A">
              <w:t>Wycena za sztukę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CF9AF" w14:textId="46A9A80E" w:rsidR="00382B4A" w:rsidRPr="00BD117A" w:rsidRDefault="00DA0B91">
            <w:pPr>
              <w:pStyle w:val="Tabelatekst"/>
            </w:pPr>
            <w:proofErr w:type="spellStart"/>
            <w:r w:rsidRPr="00BD117A">
              <w:t>neu_ispricingperitem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3395AE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01E54A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C620BF" w14:textId="1CBC1474" w:rsidR="00382B4A" w:rsidRPr="00BD117A" w:rsidRDefault="009B4EDA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E3298F" w14:textId="4849C4B3" w:rsidR="00382B4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DA0B91" w:rsidRPr="00BD117A">
              <w:rPr>
                <w:rStyle w:val="normaltextrun"/>
                <w:szCs w:val="20"/>
              </w:rPr>
              <w:t>, uzupełniane automatycznie</w:t>
            </w:r>
            <w:r w:rsidR="009B4EDA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382B4A" w:rsidRPr="00BD117A" w14:paraId="5DE1FCCF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68DD" w14:textId="654380E4" w:rsidR="00382B4A" w:rsidRPr="00BD117A" w:rsidRDefault="009B4EDA">
            <w:pPr>
              <w:pStyle w:val="Tabelatekst"/>
            </w:pPr>
            <w:r w:rsidRPr="00BD117A">
              <w:t>Numer oferty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63B7E1" w14:textId="1439CD61" w:rsidR="00382B4A" w:rsidRPr="00BD117A" w:rsidRDefault="009B4EDA">
            <w:pPr>
              <w:pStyle w:val="Tabelatekst"/>
            </w:pPr>
            <w:proofErr w:type="spellStart"/>
            <w:r w:rsidRPr="00BD117A">
              <w:t>neu_code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22B85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9C8607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CE85FF" w14:textId="0DEA344A" w:rsidR="00382B4A" w:rsidRPr="00BD117A" w:rsidRDefault="00545A91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F75E1A" w14:textId="02BB3AB6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545A91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382B4A" w:rsidRPr="00BD117A" w14:paraId="3CB73482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39D40" w14:textId="1CFA4377" w:rsidR="00382B4A" w:rsidRPr="00BD117A" w:rsidRDefault="00545A91">
            <w:pPr>
              <w:pStyle w:val="Tabelatekst"/>
            </w:pPr>
            <w:r w:rsidRPr="00BD117A">
              <w:t>Czy wysłany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BDB" w14:textId="6D566577" w:rsidR="00382B4A" w:rsidRPr="00BD117A" w:rsidRDefault="004A6D89">
            <w:pPr>
              <w:pStyle w:val="Tabelatekst"/>
            </w:pPr>
            <w:proofErr w:type="spellStart"/>
            <w:r w:rsidRPr="00BD117A">
              <w:t>neu_issenttosap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A6E9A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41CCB6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572687" w14:textId="6A747394" w:rsidR="00382B4A" w:rsidRPr="00BD117A" w:rsidRDefault="00545A91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6DDCAA" w14:textId="0CCD93C2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545A91" w:rsidRPr="00BD117A">
              <w:rPr>
                <w:rStyle w:val="normaltextrun"/>
                <w:szCs w:val="20"/>
              </w:rPr>
              <w:t xml:space="preserve"> automatycznie, domyślnie: Nie</w:t>
            </w:r>
          </w:p>
        </w:tc>
      </w:tr>
      <w:tr w:rsidR="00382B4A" w:rsidRPr="00BD117A" w14:paraId="0A80639C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8A356" w14:textId="12918821" w:rsidR="00382B4A" w:rsidRPr="00BD117A" w:rsidRDefault="004A6D89">
            <w:pPr>
              <w:pStyle w:val="Tabelatekst"/>
            </w:pPr>
            <w:r w:rsidRPr="00BD117A">
              <w:t>Wymagana akceptacja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F0191" w14:textId="7623F785" w:rsidR="00382B4A" w:rsidRPr="00BD117A" w:rsidRDefault="00E5185D">
            <w:pPr>
              <w:pStyle w:val="Tabelatekst"/>
            </w:pPr>
            <w:proofErr w:type="spellStart"/>
            <w:r w:rsidRPr="00BD117A">
              <w:t>neu_isaccept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C0405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5326AF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FFCC82" w14:textId="190CDEB5" w:rsidR="00382B4A" w:rsidRPr="00BD117A" w:rsidRDefault="00E5185D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557544" w14:textId="2D68B45B" w:rsidR="00382B4A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E5185D" w:rsidRPr="00BD117A">
              <w:rPr>
                <w:rStyle w:val="normaltextrun"/>
                <w:szCs w:val="20"/>
              </w:rPr>
              <w:t xml:space="preserve"> automatycznie, domyślnie: Nie</w:t>
            </w:r>
          </w:p>
        </w:tc>
      </w:tr>
      <w:tr w:rsidR="00382B4A" w:rsidRPr="00BD117A" w14:paraId="6D26101E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87CCC" w14:textId="59E39AF1" w:rsidR="00382B4A" w:rsidRPr="00BD117A" w:rsidRDefault="00E5185D">
            <w:pPr>
              <w:pStyle w:val="Tabelatekst"/>
            </w:pPr>
            <w:proofErr w:type="spellStart"/>
            <w:r w:rsidRPr="00BD117A">
              <w:t>Output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Sheet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85C9A" w14:textId="5C8EF1BF" w:rsidR="00382B4A" w:rsidRPr="00BD117A" w:rsidRDefault="00E5185D">
            <w:pPr>
              <w:pStyle w:val="Tabelatekst"/>
            </w:pPr>
            <w:proofErr w:type="spellStart"/>
            <w:r w:rsidRPr="00BD117A">
              <w:t>neu_outputsheet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554628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712793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081157" w14:textId="1C4DBBFD" w:rsidR="00382B4A" w:rsidRPr="00BD117A" w:rsidRDefault="007172D8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8DEF66" w14:textId="503730E3" w:rsidR="00382B4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E5185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382B4A" w:rsidRPr="00BD117A" w14:paraId="7838B1B2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EDC3A" w14:textId="7DD025A6" w:rsidR="00382B4A" w:rsidRPr="00BD117A" w:rsidRDefault="007172D8">
            <w:pPr>
              <w:pStyle w:val="Tabelatekst"/>
            </w:pPr>
            <w:proofErr w:type="spellStart"/>
            <w:r w:rsidRPr="00BD117A">
              <w:t>Output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RowNum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738C09" w14:textId="163870CA" w:rsidR="00382B4A" w:rsidRPr="00BD117A" w:rsidRDefault="007172D8">
            <w:pPr>
              <w:pStyle w:val="Tabelatekst"/>
            </w:pPr>
            <w:proofErr w:type="spellStart"/>
            <w:r w:rsidRPr="00BD117A">
              <w:t>neu_outputrownum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035EB" w14:textId="77777777" w:rsidR="00382B4A" w:rsidRPr="00BD117A" w:rsidRDefault="00382B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B173DA" w14:textId="77777777" w:rsidR="00382B4A" w:rsidRPr="00BD117A" w:rsidRDefault="00382B4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B65939" w14:textId="03352028" w:rsidR="00382B4A" w:rsidRPr="00BD117A" w:rsidRDefault="007172D8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89B02D" w14:textId="7C953873" w:rsidR="00382B4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7172D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561D7" w:rsidRPr="00BD117A" w14:paraId="578D82BA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D9845" w14:textId="4BF8C6E6" w:rsidR="00F561D7" w:rsidRPr="00BD117A" w:rsidRDefault="004F70F2">
            <w:pPr>
              <w:pStyle w:val="Tabelatekst"/>
            </w:pPr>
            <w:r w:rsidRPr="00BD117A">
              <w:t xml:space="preserve">Adresacje produktów </w:t>
            </w:r>
            <w:r w:rsidR="008753DA" w:rsidRPr="00BD117A">
              <w:t>oferty cenowej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75DBE" w14:textId="77777777" w:rsidR="00F561D7" w:rsidRPr="00BD117A" w:rsidRDefault="00F561D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41139" w14:textId="6670D80B" w:rsidR="00F561D7" w:rsidRPr="00BD117A" w:rsidRDefault="008753DA">
            <w:pPr>
              <w:pStyle w:val="Tabelatekst"/>
            </w:pPr>
            <w:r w:rsidRPr="00BD117A">
              <w:t>Adresacja produktów oferty cenowej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D59152" w14:textId="2AF913B0" w:rsidR="00F561D7" w:rsidRPr="00BD117A" w:rsidRDefault="008753DA">
            <w:pPr>
              <w:pStyle w:val="Tabelatekst"/>
            </w:pPr>
            <w:r w:rsidRPr="00BD117A">
              <w:t>Tabela rekordów Adresacja produktów oferty cenowej pokrewnych do Produktu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34D9EC" w14:textId="62F599FD" w:rsidR="00F561D7" w:rsidRPr="00BD117A" w:rsidRDefault="008753DA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98F221" w14:textId="08F386BD" w:rsidR="00F561D7" w:rsidRPr="00BD117A" w:rsidRDefault="00E815C4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8753DA" w:rsidRPr="00BD117A">
              <w:rPr>
                <w:rStyle w:val="normaltextrun"/>
                <w:szCs w:val="20"/>
              </w:rPr>
              <w:t>kryta, uzupełniana automatycznie, nazwa relacji:</w:t>
            </w:r>
            <w:r w:rsidR="003A30B8" w:rsidRPr="00BD117A">
              <w:t xml:space="preserve"> </w:t>
            </w:r>
            <w:proofErr w:type="spellStart"/>
            <w:r w:rsidR="003A30B8" w:rsidRPr="00BD117A">
              <w:rPr>
                <w:rStyle w:val="normaltextrun"/>
                <w:szCs w:val="20"/>
              </w:rPr>
              <w:t>neu_neu_quotedetail_neu_quotedetailaddressing</w:t>
            </w:r>
            <w:proofErr w:type="spellEnd"/>
          </w:p>
        </w:tc>
      </w:tr>
      <w:tr w:rsidR="00273F0E" w:rsidRPr="00BD117A" w14:paraId="091332A5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575DC" w14:textId="061BB776" w:rsidR="00273F0E" w:rsidRPr="00BD117A" w:rsidRDefault="007172D8">
            <w:pPr>
              <w:pStyle w:val="Tabelatekst"/>
            </w:pPr>
            <w:r w:rsidRPr="00BD117A">
              <w:lastRenderedPageBreak/>
              <w:t>Placówki oferty cenowej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7390F" w14:textId="77777777" w:rsidR="00273F0E" w:rsidRPr="00BD117A" w:rsidRDefault="00273F0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74E0DF" w14:textId="5E71F753" w:rsidR="00273F0E" w:rsidRPr="00BD117A" w:rsidRDefault="007172D8">
            <w:pPr>
              <w:pStyle w:val="Tabelatekst"/>
            </w:pPr>
            <w:r w:rsidRPr="00BD117A">
              <w:t>Placówka oferty cenowej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E39E8E" w14:textId="26CF502C" w:rsidR="00273F0E" w:rsidRPr="00BD117A" w:rsidRDefault="007172D8">
            <w:pPr>
              <w:pStyle w:val="Tabelatekst"/>
            </w:pPr>
            <w:r w:rsidRPr="00BD117A">
              <w:t>Tabela rekordów Placówka oferty cenowej</w:t>
            </w:r>
            <w:r w:rsidR="008753DA" w:rsidRPr="00BD117A">
              <w:t xml:space="preserve"> pokrewnych do Produktu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469BBA" w14:textId="16BC97C3" w:rsidR="00273F0E" w:rsidRPr="00BD117A" w:rsidRDefault="00994264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D12F60" w14:textId="1087B0B8" w:rsidR="00273F0E" w:rsidRPr="00BD117A" w:rsidRDefault="00EC7AC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561D7" w:rsidRPr="00BD117A">
              <w:rPr>
                <w:rStyle w:val="normaltextrun"/>
                <w:szCs w:val="20"/>
              </w:rPr>
              <w:t xml:space="preserve">kryta, </w:t>
            </w:r>
            <w:r w:rsidR="00994264" w:rsidRPr="00BD117A">
              <w:rPr>
                <w:rStyle w:val="normaltextrun"/>
                <w:szCs w:val="20"/>
              </w:rPr>
              <w:t xml:space="preserve">uzupełniana automatycznie, nazwa relacji: </w:t>
            </w:r>
            <w:r w:rsidR="0048143B" w:rsidRPr="00BD117A">
              <w:rPr>
                <w:rStyle w:val="normaltextrun"/>
                <w:szCs w:val="20"/>
              </w:rPr>
              <w:t>neu_neu_quotedetail_neu_quote_institution_receiver_quotedetailid</w:t>
            </w:r>
          </w:p>
        </w:tc>
      </w:tr>
      <w:tr w:rsidR="00770FDD" w:rsidRPr="00BD117A" w14:paraId="49D86B4E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2D601" w14:textId="7EF6536E" w:rsidR="00770FDD" w:rsidRPr="00BD117A" w:rsidRDefault="003A30B8">
            <w:pPr>
              <w:pStyle w:val="Tabelatekst"/>
            </w:pPr>
            <w:r w:rsidRPr="00BD117A">
              <w:t>% Narzut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8AD7E" w14:textId="63853785" w:rsidR="00770FDD" w:rsidRPr="00BD117A" w:rsidRDefault="007D0366">
            <w:pPr>
              <w:pStyle w:val="Tabelatekst"/>
            </w:pPr>
            <w:proofErr w:type="spellStart"/>
            <w:r w:rsidRPr="00BD117A">
              <w:t>neu_overheadpercent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49F68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940A15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53B567" w14:textId="2C2840DC" w:rsidR="00770FDD" w:rsidRPr="00BD117A" w:rsidRDefault="007D0366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62FEDF" w14:textId="20AEDBFB" w:rsidR="00770FDD" w:rsidRPr="00BD117A" w:rsidRDefault="00F522D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3A30B8" w:rsidRPr="00BD117A">
              <w:rPr>
                <w:rStyle w:val="normaltextrun"/>
                <w:szCs w:val="20"/>
              </w:rPr>
              <w:t xml:space="preserve"> automatycznie,</w:t>
            </w:r>
            <w:r w:rsidR="007D0366" w:rsidRPr="00BD117A">
              <w:rPr>
                <w:rStyle w:val="normaltextrun"/>
                <w:szCs w:val="20"/>
              </w:rPr>
              <w:t xml:space="preserve"> dokładność: 2</w:t>
            </w:r>
          </w:p>
        </w:tc>
      </w:tr>
      <w:tr w:rsidR="00770FDD" w:rsidRPr="00BD117A" w14:paraId="4D523352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576AA" w14:textId="1240EBC9" w:rsidR="00770FDD" w:rsidRPr="00BD117A" w:rsidRDefault="007D0366">
            <w:pPr>
              <w:pStyle w:val="Tabelatekst"/>
            </w:pPr>
            <w:r w:rsidRPr="00BD117A">
              <w:t>Cena zakupu ZACZ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661EA4" w14:textId="344AC61A" w:rsidR="00770FDD" w:rsidRPr="00BD117A" w:rsidRDefault="007D0366">
            <w:pPr>
              <w:pStyle w:val="Tabelatekst"/>
            </w:pPr>
            <w:proofErr w:type="spellStart"/>
            <w:r w:rsidRPr="00BD117A">
              <w:t>neu_pricepurchase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24CF8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3FCCAB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774EAC" w14:textId="23C09802" w:rsidR="00770FDD" w:rsidRPr="00BD117A" w:rsidRDefault="00490640">
            <w:pPr>
              <w:pStyle w:val="Tabelatekst"/>
            </w:pPr>
            <w:r w:rsidRPr="00BD117A">
              <w:t>Waluta</w:t>
            </w:r>
          </w:p>
          <w:p w14:paraId="649B7849" w14:textId="77777777" w:rsidR="00490640" w:rsidRPr="00BD117A" w:rsidRDefault="00490640" w:rsidP="00490640">
            <w:pPr>
              <w:jc w:val="center"/>
              <w:rPr>
                <w:lang w:eastAsia="pl-PL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628341" w14:textId="404D26F4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3A30B8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770FDD" w:rsidRPr="00BD117A" w14:paraId="04A78B11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B0EC" w14:textId="650EA83B" w:rsidR="00770FDD" w:rsidRPr="00BD117A" w:rsidRDefault="00955DEA">
            <w:pPr>
              <w:pStyle w:val="Tabelatekst"/>
            </w:pPr>
            <w:r w:rsidRPr="00BD117A">
              <w:t>% 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6343C" w14:textId="77982AAF" w:rsidR="00770FDD" w:rsidRPr="00BD117A" w:rsidRDefault="00955DEA">
            <w:pPr>
              <w:pStyle w:val="Tabelatekst"/>
            </w:pPr>
            <w:proofErr w:type="spellStart"/>
            <w:r w:rsidRPr="00BD117A">
              <w:t>neu_marginbruttopercent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ECE37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5A0DD1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D0CBE4" w14:textId="397CC078" w:rsidR="00770FDD" w:rsidRPr="00BD117A" w:rsidRDefault="00955DEA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2AAFCF" w14:textId="1FD3DCD0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3A30B8" w:rsidRPr="00BD117A">
              <w:rPr>
                <w:rStyle w:val="normaltextrun"/>
                <w:szCs w:val="20"/>
              </w:rPr>
              <w:t xml:space="preserve"> automatycznie,</w:t>
            </w:r>
            <w:r w:rsidR="00955DEA" w:rsidRPr="00BD117A">
              <w:rPr>
                <w:rStyle w:val="normaltextrun"/>
                <w:szCs w:val="20"/>
              </w:rPr>
              <w:t xml:space="preserve"> dokładność: 2</w:t>
            </w:r>
          </w:p>
        </w:tc>
      </w:tr>
      <w:tr w:rsidR="00770FDD" w:rsidRPr="00BD117A" w14:paraId="1420AC39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3B2D6" w14:textId="3927B947" w:rsidR="00770FDD" w:rsidRPr="00BD117A" w:rsidRDefault="00744855">
            <w:pPr>
              <w:pStyle w:val="Tabelatekst"/>
            </w:pPr>
            <w:r w:rsidRPr="00BD117A">
              <w:t>Korekta narzutu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0B9B3" w14:textId="764682D5" w:rsidR="00770FDD" w:rsidRPr="00BD117A" w:rsidRDefault="00744855">
            <w:pPr>
              <w:pStyle w:val="Tabelatekst"/>
            </w:pPr>
            <w:proofErr w:type="spellStart"/>
            <w:r w:rsidRPr="00BD117A">
              <w:t>neu_overheadadjustment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0C88A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AA3F09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C0060C" w14:textId="77777777" w:rsidR="00490640" w:rsidRPr="00BD117A" w:rsidRDefault="00490640" w:rsidP="00490640">
            <w:pPr>
              <w:pStyle w:val="Tabelatekst"/>
            </w:pPr>
            <w:r w:rsidRPr="00BD117A">
              <w:t>Waluta</w:t>
            </w:r>
          </w:p>
          <w:p w14:paraId="5640FB22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EF3067" w14:textId="087D0911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1B6D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770FDD" w:rsidRPr="00BD117A" w14:paraId="5C8E6CC3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3546" w14:textId="5700C595" w:rsidR="00770FDD" w:rsidRPr="00BD117A" w:rsidRDefault="00D21626">
            <w:pPr>
              <w:pStyle w:val="Tabelatekst"/>
            </w:pPr>
            <w:r w:rsidRPr="00BD117A">
              <w:t>Cena specjalna zakupu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BFA5FC" w14:textId="6B327750" w:rsidR="00770FDD" w:rsidRPr="00BD117A" w:rsidRDefault="00D21626">
            <w:pPr>
              <w:pStyle w:val="Tabelatekst"/>
            </w:pPr>
            <w:proofErr w:type="spellStart"/>
            <w:r w:rsidRPr="00BD117A">
              <w:t>neu_pricespecialpurchase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F6913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7EBE0B" w14:textId="16F5318C" w:rsidR="00770FDD" w:rsidRPr="00BD117A" w:rsidRDefault="00D21626">
            <w:pPr>
              <w:pStyle w:val="Tabelatekst"/>
            </w:pPr>
            <w:r w:rsidRPr="00BD117A">
              <w:t>Cena specjalna zakupu ZPZK dla Produktu Przetargu,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6E0122" w14:textId="77777777" w:rsidR="00490640" w:rsidRPr="00BD117A" w:rsidRDefault="00490640" w:rsidP="00490640">
            <w:pPr>
              <w:pStyle w:val="Tabelatekst"/>
            </w:pPr>
            <w:r w:rsidRPr="00BD117A">
              <w:t>Waluta</w:t>
            </w:r>
          </w:p>
          <w:p w14:paraId="4E4D720E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1D568F" w14:textId="63B28E26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1B6D" w:rsidRPr="00BD117A">
              <w:rPr>
                <w:rStyle w:val="normaltextrun"/>
                <w:szCs w:val="20"/>
              </w:rPr>
              <w:t xml:space="preserve"> automatycznie,</w:t>
            </w:r>
          </w:p>
        </w:tc>
      </w:tr>
      <w:tr w:rsidR="00770FDD" w:rsidRPr="00BD117A" w14:paraId="0CDACCFB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02A7F" w14:textId="2E2FF891" w:rsidR="00770FDD" w:rsidRPr="00BD117A" w:rsidRDefault="00A24EDA">
            <w:pPr>
              <w:pStyle w:val="Tabelatekst"/>
            </w:pPr>
            <w:r w:rsidRPr="00BD117A">
              <w:t>Limit twardy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B21F5" w14:textId="33786568" w:rsidR="00770FDD" w:rsidRPr="00BD117A" w:rsidRDefault="00A24EDA">
            <w:pPr>
              <w:pStyle w:val="Tabelatekst"/>
            </w:pPr>
            <w:proofErr w:type="spellStart"/>
            <w:r w:rsidRPr="00BD117A">
              <w:t>neu_istradetermssalelimit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C262FC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5C331E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21CA02" w14:textId="2C70779C" w:rsidR="00770FDD" w:rsidRPr="00BD117A" w:rsidRDefault="00A24EDA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4F8CD6" w14:textId="405FE806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1B6D" w:rsidRPr="00BD117A">
              <w:rPr>
                <w:rStyle w:val="normaltextrun"/>
                <w:szCs w:val="20"/>
              </w:rPr>
              <w:t xml:space="preserve"> automatycznie,</w:t>
            </w:r>
            <w:r w:rsidR="00A24EDA" w:rsidRPr="00BD117A">
              <w:rPr>
                <w:rStyle w:val="normaltextrun"/>
                <w:szCs w:val="20"/>
              </w:rPr>
              <w:t xml:space="preserve"> domyślnie: Nie</w:t>
            </w:r>
          </w:p>
        </w:tc>
      </w:tr>
      <w:tr w:rsidR="00770FDD" w:rsidRPr="00BD117A" w14:paraId="191D4DA5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893FC" w14:textId="2898F98D" w:rsidR="00770FDD" w:rsidRPr="00BD117A" w:rsidRDefault="00A24EDA">
            <w:pPr>
              <w:pStyle w:val="Tabelatekst"/>
            </w:pPr>
            <w:r w:rsidRPr="00BD117A">
              <w:t>VAT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1F2C7" w14:textId="1ECF597E" w:rsidR="00770FDD" w:rsidRPr="00BD117A" w:rsidRDefault="00A24EDA">
            <w:pPr>
              <w:pStyle w:val="Tabelatekst"/>
            </w:pPr>
            <w:proofErr w:type="spellStart"/>
            <w:r w:rsidRPr="00BD117A">
              <w:t>neu_vatrate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B9A07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E9E396" w14:textId="77777777" w:rsidR="00770FDD" w:rsidRPr="00BD117A" w:rsidRDefault="00222265">
            <w:pPr>
              <w:pStyle w:val="Tabelatekst"/>
            </w:pPr>
            <w:r w:rsidRPr="00BD117A">
              <w:t>0,</w:t>
            </w:r>
          </w:p>
          <w:p w14:paraId="78B41AA3" w14:textId="77777777" w:rsidR="00222265" w:rsidRPr="00BD117A" w:rsidRDefault="00222265">
            <w:pPr>
              <w:pStyle w:val="Tabelatekst"/>
            </w:pPr>
            <w:r w:rsidRPr="00BD117A">
              <w:t>5,</w:t>
            </w:r>
          </w:p>
          <w:p w14:paraId="51C518E2" w14:textId="77777777" w:rsidR="00222265" w:rsidRPr="00BD117A" w:rsidRDefault="00222265">
            <w:pPr>
              <w:pStyle w:val="Tabelatekst"/>
            </w:pPr>
            <w:r w:rsidRPr="00BD117A">
              <w:t>8,</w:t>
            </w:r>
          </w:p>
          <w:p w14:paraId="2020E14D" w14:textId="0B04689F" w:rsidR="00222265" w:rsidRPr="00BD117A" w:rsidRDefault="00222265">
            <w:pPr>
              <w:pStyle w:val="Tabelatekst"/>
            </w:pPr>
            <w:r w:rsidRPr="00BD117A">
              <w:t>23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7009E3" w14:textId="2157F0E8" w:rsidR="00770FDD" w:rsidRPr="00BD117A" w:rsidRDefault="00A24EDA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3804CE" w14:textId="6AA8BEEB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1B6D" w:rsidRPr="00BD117A">
              <w:rPr>
                <w:rStyle w:val="normaltextrun"/>
                <w:szCs w:val="20"/>
              </w:rPr>
              <w:t xml:space="preserve"> automatycznie,</w:t>
            </w:r>
            <w:r w:rsidR="00222265" w:rsidRPr="00BD117A">
              <w:rPr>
                <w:rStyle w:val="normaltextrun"/>
                <w:szCs w:val="20"/>
              </w:rPr>
              <w:t xml:space="preserve"> zestaw opcji: Stawka VAT, domyślnie: Nieprzypisana wartość</w:t>
            </w:r>
          </w:p>
        </w:tc>
      </w:tr>
      <w:tr w:rsidR="00770FDD" w:rsidRPr="00BD117A" w14:paraId="0F10FF1B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430EA" w14:textId="1AA913D3" w:rsidR="00770FDD" w:rsidRPr="00BD117A" w:rsidRDefault="004C390D">
            <w:pPr>
              <w:pStyle w:val="Tabelatekst"/>
            </w:pPr>
            <w:r w:rsidRPr="00BD117A">
              <w:t>Cena zakupu po rabatach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57930" w14:textId="770B0A8A" w:rsidR="00770FDD" w:rsidRPr="00BD117A" w:rsidRDefault="004C390D">
            <w:pPr>
              <w:pStyle w:val="Tabelatekst"/>
            </w:pPr>
            <w:proofErr w:type="spellStart"/>
            <w:r w:rsidRPr="00BD117A">
              <w:t>neu_pricepurchaseafterdiscounts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73420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D79C0D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3423EB" w14:textId="77777777" w:rsidR="00490640" w:rsidRPr="00BD117A" w:rsidRDefault="00490640" w:rsidP="00490640">
            <w:pPr>
              <w:pStyle w:val="Tabelatekst"/>
            </w:pPr>
            <w:r w:rsidRPr="00BD117A">
              <w:t>Waluta</w:t>
            </w:r>
          </w:p>
          <w:p w14:paraId="3A8A4BE8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8ECB0F" w14:textId="35B4232F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1B6D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770FDD" w:rsidRPr="00BD117A" w14:paraId="6E6FE8FB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8A7B8" w14:textId="5C6988EA" w:rsidR="00770FDD" w:rsidRPr="00BD117A" w:rsidRDefault="00B32832">
            <w:pPr>
              <w:pStyle w:val="Tabelatekst"/>
            </w:pPr>
            <w:r w:rsidRPr="00BD117A">
              <w:t>Sprzedaż budżetowa oferta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7161D" w14:textId="737B108D" w:rsidR="00770FDD" w:rsidRPr="00BD117A" w:rsidRDefault="00B32832">
            <w:pPr>
              <w:pStyle w:val="Tabelatekst"/>
            </w:pPr>
            <w:proofErr w:type="spellStart"/>
            <w:r w:rsidRPr="00BD117A">
              <w:t>neu_budgetsale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7808F7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FCA893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6A81B6" w14:textId="77777777" w:rsidR="00490640" w:rsidRPr="00BD117A" w:rsidRDefault="00490640" w:rsidP="00490640">
            <w:pPr>
              <w:pStyle w:val="Tabelatekst"/>
            </w:pPr>
            <w:r w:rsidRPr="00BD117A">
              <w:t>Waluta</w:t>
            </w:r>
          </w:p>
          <w:p w14:paraId="2DDBD5C3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A462D1" w14:textId="27971391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1B6D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770FDD" w:rsidRPr="00BD117A" w14:paraId="53EA8A2B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5C57" w14:textId="140EAE6B" w:rsidR="00770FDD" w:rsidRPr="00BD117A" w:rsidRDefault="00B32832">
            <w:pPr>
              <w:pStyle w:val="Tabelatekst"/>
            </w:pPr>
            <w:r w:rsidRPr="00BD117A">
              <w:lastRenderedPageBreak/>
              <w:t>Cena jednostki miary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569AB" w14:textId="0D274767" w:rsidR="00770FDD" w:rsidRPr="00BD117A" w:rsidRDefault="00B32832">
            <w:pPr>
              <w:pStyle w:val="Tabelatekst"/>
            </w:pPr>
            <w:proofErr w:type="spellStart"/>
            <w:r w:rsidRPr="00BD117A">
              <w:t>neu_priceperunit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3ACE6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DCBCFC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DB8AE7" w14:textId="77777777" w:rsidR="00490640" w:rsidRPr="00BD117A" w:rsidRDefault="00490640" w:rsidP="00490640">
            <w:pPr>
              <w:pStyle w:val="Tabelatekst"/>
            </w:pPr>
            <w:r w:rsidRPr="00BD117A">
              <w:t>Waluta</w:t>
            </w:r>
          </w:p>
          <w:p w14:paraId="4C4AE9AF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F3CC1E" w14:textId="5F51020B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1B6D" w:rsidRPr="00BD117A">
              <w:rPr>
                <w:rStyle w:val="normaltextrun"/>
                <w:szCs w:val="20"/>
              </w:rPr>
              <w:t xml:space="preserve"> automatycznie</w:t>
            </w:r>
            <w:r w:rsidR="000C2BED" w:rsidRPr="00BD117A">
              <w:rPr>
                <w:rStyle w:val="normaltextrun"/>
                <w:szCs w:val="20"/>
              </w:rPr>
              <w:t>, dokładność: 4</w:t>
            </w:r>
          </w:p>
        </w:tc>
      </w:tr>
      <w:tr w:rsidR="00770FDD" w:rsidRPr="00BD117A" w14:paraId="506466BE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A0413" w14:textId="7693D837" w:rsidR="00770FDD" w:rsidRPr="00BD117A" w:rsidRDefault="000C2BED">
            <w:pPr>
              <w:pStyle w:val="Tabelatekst"/>
            </w:pPr>
            <w:r w:rsidRPr="00BD117A">
              <w:t>Ilość jednostek miary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B0E65" w14:textId="03BCA3A7" w:rsidR="00770FDD" w:rsidRPr="00BD117A" w:rsidRDefault="000C2BED">
            <w:pPr>
              <w:pStyle w:val="Tabelatekst"/>
            </w:pPr>
            <w:proofErr w:type="spellStart"/>
            <w:r w:rsidRPr="00BD117A">
              <w:t>neu_unitamount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3E2BA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0DCF97" w14:textId="4C36D042" w:rsidR="00770FDD" w:rsidRPr="00BD117A" w:rsidRDefault="000C2BED">
            <w:pPr>
              <w:pStyle w:val="Tabelatekst"/>
            </w:pPr>
            <w:r w:rsidRPr="00BD117A">
              <w:t>Ilość jednostek miary Produktu Przetargu,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E1B26A" w14:textId="6B7146F5" w:rsidR="00770FDD" w:rsidRPr="00BD117A" w:rsidRDefault="000C2BED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866F30" w14:textId="3D4DAB27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1B6D" w:rsidRPr="00BD117A">
              <w:rPr>
                <w:rStyle w:val="normaltextrun"/>
                <w:szCs w:val="20"/>
              </w:rPr>
              <w:t xml:space="preserve"> automatycznie</w:t>
            </w:r>
            <w:r w:rsidR="000C2BED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770FDD" w:rsidRPr="00BD117A" w14:paraId="5704EBC5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B76BF" w14:textId="4AD184C3" w:rsidR="00770FDD" w:rsidRPr="00BD117A" w:rsidRDefault="004D46A3">
            <w:pPr>
              <w:pStyle w:val="Tabelatekst"/>
            </w:pPr>
            <w:r w:rsidRPr="00BD117A">
              <w:t>Cena sprzedaży ZCPG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073D99" w14:textId="5B956B6C" w:rsidR="00770FDD" w:rsidRPr="00BD117A" w:rsidRDefault="004D46A3">
            <w:pPr>
              <w:pStyle w:val="Tabelatekst"/>
            </w:pPr>
            <w:proofErr w:type="spellStart"/>
            <w:r w:rsidRPr="00BD117A">
              <w:t>neu_priceselling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309F9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3264CF" w14:textId="057E0F70" w:rsidR="00770FDD" w:rsidRPr="00BD117A" w:rsidRDefault="004D46A3">
            <w:pPr>
              <w:pStyle w:val="Tabelatekst"/>
            </w:pPr>
            <w:r w:rsidRPr="00BD117A">
              <w:t>Cena sprzedaży Produktu Przetargu, cena przetargowa netto,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02A5BF" w14:textId="77777777" w:rsidR="00490640" w:rsidRPr="00BD117A" w:rsidRDefault="00490640" w:rsidP="00490640">
            <w:pPr>
              <w:pStyle w:val="Tabelatekst"/>
            </w:pPr>
            <w:r w:rsidRPr="00BD117A">
              <w:t>Waluta</w:t>
            </w:r>
          </w:p>
          <w:p w14:paraId="6B521A62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CB22DA" w14:textId="41FD33C0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1B6D" w:rsidRPr="00BD117A">
              <w:rPr>
                <w:rStyle w:val="normaltextrun"/>
                <w:szCs w:val="20"/>
              </w:rPr>
              <w:t xml:space="preserve"> automatyczni</w:t>
            </w:r>
            <w:r w:rsidR="004D46A3" w:rsidRPr="00BD117A">
              <w:rPr>
                <w:rStyle w:val="normaltextrun"/>
                <w:szCs w:val="20"/>
              </w:rPr>
              <w:t>e</w:t>
            </w:r>
          </w:p>
        </w:tc>
      </w:tr>
      <w:tr w:rsidR="00770FDD" w:rsidRPr="00BD117A" w14:paraId="7F675510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3EC71" w14:textId="2D5CAF14" w:rsidR="00770FDD" w:rsidRPr="00BD117A" w:rsidRDefault="00B94F62">
            <w:pPr>
              <w:pStyle w:val="Tabelatekst"/>
            </w:pPr>
            <w:r w:rsidRPr="00BD117A">
              <w:t>Cena sprzedaży brutto ZCPO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27DB2" w14:textId="578599A1" w:rsidR="00770FDD" w:rsidRPr="00BD117A" w:rsidRDefault="00B94F62">
            <w:pPr>
              <w:pStyle w:val="Tabelatekst"/>
            </w:pPr>
            <w:proofErr w:type="spellStart"/>
            <w:r w:rsidRPr="00BD117A">
              <w:t>neu_pricesellingbrutto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CFCEB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1F8263" w14:textId="75F5BB96" w:rsidR="00770FDD" w:rsidRPr="00BD117A" w:rsidRDefault="00B94F62">
            <w:pPr>
              <w:pStyle w:val="Tabelatekst"/>
            </w:pPr>
            <w:r w:rsidRPr="00BD117A">
              <w:t>Cena sprzedaży brutto Produktu Przetargu, którego dotyczy Produkt Oferty cenowej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08CACE" w14:textId="77777777" w:rsidR="00490640" w:rsidRPr="00BD117A" w:rsidRDefault="00490640" w:rsidP="00490640">
            <w:pPr>
              <w:pStyle w:val="Tabelatekst"/>
            </w:pPr>
            <w:r w:rsidRPr="00BD117A">
              <w:t>Waluta</w:t>
            </w:r>
          </w:p>
          <w:p w14:paraId="12D9E097" w14:textId="77777777" w:rsidR="00770FDD" w:rsidRPr="00BD117A" w:rsidRDefault="00770FD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89C56A" w14:textId="6F762160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1B6D" w:rsidRPr="00BD117A">
              <w:rPr>
                <w:rStyle w:val="normaltextrun"/>
                <w:szCs w:val="20"/>
              </w:rPr>
              <w:t xml:space="preserve"> automatycznie,</w:t>
            </w:r>
          </w:p>
        </w:tc>
      </w:tr>
      <w:tr w:rsidR="00770FDD" w:rsidRPr="00BD117A" w14:paraId="4C02EAC4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29283" w14:textId="5EFAFF1F" w:rsidR="00770FDD" w:rsidRPr="00BD117A" w:rsidRDefault="00741107">
            <w:pPr>
              <w:pStyle w:val="Tabelatekst"/>
            </w:pPr>
            <w:r w:rsidRPr="00BD117A">
              <w:t>Ilość sztuk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3B6A62" w14:textId="0DFD7046" w:rsidR="00770FDD" w:rsidRPr="00BD117A" w:rsidRDefault="00741107">
            <w:pPr>
              <w:pStyle w:val="Tabelatekst"/>
            </w:pPr>
            <w:proofErr w:type="spellStart"/>
            <w:r w:rsidRPr="00BD117A">
              <w:t>neu_unitamountsap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6CED53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D933B7" w14:textId="5CE78CD2" w:rsidR="00770FDD" w:rsidRPr="00BD117A" w:rsidRDefault="00741107">
            <w:pPr>
              <w:pStyle w:val="Tabelatekst"/>
            </w:pPr>
            <w:r w:rsidRPr="00BD117A">
              <w:t>Ilość sztuk do SAP.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A1AD8C" w14:textId="7331D218" w:rsidR="00770FDD" w:rsidRPr="00BD117A" w:rsidRDefault="00741107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8BCB4B" w14:textId="59A4611F" w:rsidR="00770F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1B6D" w:rsidRPr="00BD117A">
              <w:rPr>
                <w:rStyle w:val="normaltextrun"/>
                <w:szCs w:val="20"/>
              </w:rPr>
              <w:t xml:space="preserve"> automatycznie,</w:t>
            </w:r>
          </w:p>
        </w:tc>
      </w:tr>
      <w:tr w:rsidR="00770FDD" w:rsidRPr="00BD117A" w14:paraId="3BF11967" w14:textId="77777777" w:rsidTr="00B233F3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CABA0" w14:textId="77777777" w:rsidR="00770FDD" w:rsidRPr="00BD117A" w:rsidRDefault="00770FDD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B0EB2C" w14:textId="77777777" w:rsidR="00770FDD" w:rsidRPr="00BD117A" w:rsidRDefault="00770FDD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3ACCDA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D1A72D" w14:textId="77777777" w:rsidR="00770FDD" w:rsidRPr="00BD117A" w:rsidRDefault="00770FDD">
            <w:pPr>
              <w:pStyle w:val="Tabelatekst"/>
            </w:pPr>
            <w:r w:rsidRPr="00BD117A">
              <w:t>Pokazuje datę i godzinę utworzenia rekordu. Data i godzina są wyświetlane w strefie czasowej wybranej w opcjach usługi Microsoft Dynamics 365.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075D56" w14:textId="77777777" w:rsidR="00770FDD" w:rsidRPr="00BD117A" w:rsidRDefault="00770FDD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948CF9" w14:textId="77777777" w:rsidR="00770FDD" w:rsidRPr="00BD117A" w:rsidRDefault="00770FD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770FDD" w:rsidRPr="00BD117A" w14:paraId="326DE557" w14:textId="77777777" w:rsidTr="00B233F3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86274" w14:textId="77777777" w:rsidR="00770FDD" w:rsidRPr="00BD117A" w:rsidRDefault="00770FDD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95D468" w14:textId="77777777" w:rsidR="00770FDD" w:rsidRPr="00BD117A" w:rsidRDefault="00770FDD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27293" w14:textId="77777777" w:rsidR="00770FDD" w:rsidRPr="00BD117A" w:rsidRDefault="00770FDD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F22E3F" w14:textId="77777777" w:rsidR="00770FDD" w:rsidRPr="00BD117A" w:rsidRDefault="00770FDD">
            <w:pPr>
              <w:pStyle w:val="Tabelatekst"/>
            </w:pPr>
            <w:r w:rsidRPr="00BD117A">
              <w:t>Pokazuje datę i godzinę ostatniej aktualizacji rekordu. Data i godzina są wyświetlane w strefie czasowej wybranej w opcjach usługi Microsoft Dynamics 365.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E4ED3F" w14:textId="77777777" w:rsidR="00770FDD" w:rsidRPr="00BD117A" w:rsidRDefault="00770FDD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6E52DE" w14:textId="77777777" w:rsidR="00770FDD" w:rsidRPr="00BD117A" w:rsidRDefault="00770FD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770FDD" w:rsidRPr="00BD117A" w14:paraId="5AA073E3" w14:textId="77777777" w:rsidTr="00B233F3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41A84" w14:textId="77777777" w:rsidR="00770FDD" w:rsidRPr="00BD117A" w:rsidRDefault="00770FDD">
            <w:pPr>
              <w:pStyle w:val="Tabelatekst"/>
            </w:pPr>
            <w:r w:rsidRPr="00BD117A">
              <w:t>Utworzone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7A009C" w14:textId="77777777" w:rsidR="00770FDD" w:rsidRPr="00BD117A" w:rsidRDefault="00770FDD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64587" w14:textId="77777777" w:rsidR="00770FDD" w:rsidRPr="00BD117A" w:rsidRDefault="00770FDD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56123F" w14:textId="77777777" w:rsidR="00770FDD" w:rsidRPr="00BD117A" w:rsidRDefault="00770FDD">
            <w:pPr>
              <w:pStyle w:val="Tabelatekst"/>
            </w:pPr>
            <w:r w:rsidRPr="00BD117A">
              <w:t>Pokazuje, kto utworzył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0702A9" w14:textId="77777777" w:rsidR="00770FDD" w:rsidRPr="00BD117A" w:rsidRDefault="00770FD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FDC5F8" w14:textId="77777777" w:rsidR="00770FDD" w:rsidRPr="00BD117A" w:rsidRDefault="00770FD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automatycznie. nazwa relacji: </w:t>
            </w:r>
            <w:proofErr w:type="spellStart"/>
            <w:r w:rsidRPr="00BD117A">
              <w:rPr>
                <w:rStyle w:val="normaltextrun"/>
                <w:szCs w:val="20"/>
              </w:rPr>
              <w:t>lk</w:t>
            </w:r>
            <w:proofErr w:type="spellEnd"/>
            <w:r w:rsidRPr="00BD117A">
              <w:rPr>
                <w:rStyle w:val="normaltextrun"/>
                <w:szCs w:val="20"/>
              </w:rPr>
              <w:t xml:space="preserve">_ </w:t>
            </w:r>
            <w:proofErr w:type="spellStart"/>
            <w:r w:rsidRPr="00BD117A">
              <w:rPr>
                <w:rStyle w:val="normaltextrun"/>
                <w:szCs w:val="20"/>
              </w:rPr>
              <w:t>neu_mappedproduct</w:t>
            </w:r>
            <w:proofErr w:type="spellEnd"/>
            <w:r w:rsidRPr="00BD117A">
              <w:rPr>
                <w:rStyle w:val="normaltextrun"/>
                <w:szCs w:val="20"/>
              </w:rPr>
              <w:t xml:space="preserve"> _</w:t>
            </w:r>
            <w:proofErr w:type="spellStart"/>
            <w:r w:rsidRPr="00BD117A">
              <w:rPr>
                <w:rStyle w:val="normaltextrun"/>
                <w:szCs w:val="20"/>
              </w:rPr>
              <w:t>createdby</w:t>
            </w:r>
            <w:proofErr w:type="spellEnd"/>
          </w:p>
        </w:tc>
      </w:tr>
      <w:tr w:rsidR="00770FDD" w:rsidRPr="00BD117A" w14:paraId="479142EC" w14:textId="77777777" w:rsidTr="00B233F3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ABF87" w14:textId="77777777" w:rsidR="00770FDD" w:rsidRPr="00BD117A" w:rsidRDefault="00770FDD">
            <w:pPr>
              <w:pStyle w:val="Tabelatekst"/>
            </w:pPr>
            <w:r w:rsidRPr="00BD117A">
              <w:lastRenderedPageBreak/>
              <w:t>Zmodyfikowany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E285BE" w14:textId="77777777" w:rsidR="00770FDD" w:rsidRPr="00BD117A" w:rsidRDefault="00770FDD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1B2D9" w14:textId="77777777" w:rsidR="00770FDD" w:rsidRPr="00BD117A" w:rsidRDefault="00770FDD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A70D17" w14:textId="77777777" w:rsidR="00770FDD" w:rsidRPr="00BD117A" w:rsidRDefault="00770FDD">
            <w:pPr>
              <w:pStyle w:val="Tabelatekst"/>
            </w:pPr>
            <w:r w:rsidRPr="00BD117A">
              <w:t>Pokazuje, kto ostatnio zaktualizował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AE1886" w14:textId="77777777" w:rsidR="00770FDD" w:rsidRPr="00BD117A" w:rsidRDefault="00770FD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EFBF78" w14:textId="77777777" w:rsidR="00770FDD" w:rsidRPr="00BD117A" w:rsidRDefault="00770FD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Pr="00BD117A">
              <w:rPr>
                <w:rStyle w:val="normaltextrun"/>
                <w:szCs w:val="20"/>
              </w:rPr>
              <w:t>lk_neu_mappedproduct_modifiedby</w:t>
            </w:r>
            <w:proofErr w:type="spellEnd"/>
          </w:p>
        </w:tc>
      </w:tr>
      <w:tr w:rsidR="00770FDD" w:rsidRPr="00BD117A" w14:paraId="1456A0C0" w14:textId="77777777" w:rsidTr="00B233F3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39E4" w14:textId="77777777" w:rsidR="00770FDD" w:rsidRPr="00BD117A" w:rsidRDefault="00770FDD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6B7B8" w14:textId="77777777" w:rsidR="00770FDD" w:rsidRPr="00BD117A" w:rsidRDefault="00770FDD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2EA28" w14:textId="77777777" w:rsidR="00770FDD" w:rsidRPr="00BD117A" w:rsidRDefault="00770FDD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EDD1FA" w14:textId="77777777" w:rsidR="00770FDD" w:rsidRPr="00BD117A" w:rsidRDefault="00770FDD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9D4EAB" w14:textId="77777777" w:rsidR="00770FDD" w:rsidRPr="00BD117A" w:rsidRDefault="00770FDD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DFD0B6" w14:textId="77777777" w:rsidR="00770FDD" w:rsidRPr="00BD117A" w:rsidRDefault="00770FD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uzupełniane automatycznie</w:t>
            </w:r>
          </w:p>
        </w:tc>
      </w:tr>
    </w:tbl>
    <w:p w14:paraId="3435F28B" w14:textId="3435DADE" w:rsidR="00914296" w:rsidRPr="00BD117A" w:rsidRDefault="00914296" w:rsidP="00914296">
      <w:pPr>
        <w:pStyle w:val="Legenda"/>
      </w:pPr>
      <w:bookmarkStart w:id="239" w:name="_Toc151315740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46</w:t>
      </w:r>
      <w:r w:rsidRPr="00BD117A">
        <w:fldChar w:fldCharType="end"/>
      </w:r>
      <w:r w:rsidRPr="00BD117A">
        <w:t xml:space="preserve"> Opis obiektów – </w:t>
      </w:r>
      <w:r w:rsidR="00AE3E5D" w:rsidRPr="00BD117A">
        <w:t>Produkt oferty cenowej</w:t>
      </w:r>
      <w:bookmarkEnd w:id="239"/>
    </w:p>
    <w:p w14:paraId="4FE4100E" w14:textId="37477CDE" w:rsidR="00914296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0F4D9774" w14:textId="191E7EE9" w:rsidR="00E34D9A" w:rsidRPr="00BD117A" w:rsidRDefault="00E34D9A" w:rsidP="00914296">
      <w:pPr>
        <w:pStyle w:val="Nagwek3"/>
        <w:rPr>
          <w:lang w:eastAsia="pl-PL"/>
        </w:rPr>
      </w:pPr>
      <w:bookmarkStart w:id="240" w:name="_Toc151315815"/>
      <w:r w:rsidRPr="00BD117A">
        <w:lastRenderedPageBreak/>
        <w:t>Produkt Przetargu (</w:t>
      </w:r>
      <w:proofErr w:type="spellStart"/>
      <w:r w:rsidRPr="00BD117A">
        <w:t>neu_tenderproduct</w:t>
      </w:r>
      <w:proofErr w:type="spellEnd"/>
      <w:r w:rsidRPr="00BD117A">
        <w:t>)</w:t>
      </w:r>
      <w:bookmarkEnd w:id="240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914296" w:rsidRPr="00BD117A" w14:paraId="6F0EC0B8" w14:textId="77777777" w:rsidTr="00BE5114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79EB83D" w14:textId="028A83E5" w:rsidR="00914296" w:rsidRPr="00BD117A" w:rsidRDefault="00914296">
            <w:pPr>
              <w:pStyle w:val="TabelaNagowek"/>
            </w:pPr>
            <w:r w:rsidRPr="00BD117A">
              <w:t>Produkt Przetargu (</w:t>
            </w:r>
            <w:proofErr w:type="spellStart"/>
            <w:r w:rsidR="00BF74E0" w:rsidRPr="00BD117A">
              <w:t>neu_tenderproduct</w:t>
            </w:r>
            <w:proofErr w:type="spellEnd"/>
            <w:r w:rsidRPr="00BD117A">
              <w:t>)</w:t>
            </w:r>
          </w:p>
        </w:tc>
      </w:tr>
      <w:tr w:rsidR="00914296" w:rsidRPr="00BD117A" w14:paraId="559A6B0E" w14:textId="77777777" w:rsidTr="00BE5114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4043467" w14:textId="77777777" w:rsidR="00914296" w:rsidRPr="00BD117A" w:rsidRDefault="00914296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05B1A13" w14:textId="77777777" w:rsidR="00914296" w:rsidRPr="00BD117A" w:rsidRDefault="00914296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2042FC1" w14:textId="77777777" w:rsidR="00914296" w:rsidRPr="00BD117A" w:rsidRDefault="00914296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5A8EBB0" w14:textId="77777777" w:rsidR="00914296" w:rsidRPr="00BD117A" w:rsidRDefault="00914296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C6679FB" w14:textId="77777777" w:rsidR="00914296" w:rsidRPr="00BD117A" w:rsidRDefault="00914296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262711E" w14:textId="77777777" w:rsidR="00914296" w:rsidRPr="00BD117A" w:rsidRDefault="00914296">
            <w:pPr>
              <w:pStyle w:val="TabelaNagowek"/>
            </w:pPr>
            <w:r w:rsidRPr="00BD117A">
              <w:t>Komentarz</w:t>
            </w:r>
          </w:p>
        </w:tc>
      </w:tr>
      <w:tr w:rsidR="00FC4BD5" w:rsidRPr="00BD117A" w14:paraId="32DBEF37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A84E3" w14:textId="77777777" w:rsidR="00FC4BD5" w:rsidRPr="00BD117A" w:rsidRDefault="00FC4BD5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68D24E" w14:textId="77777777" w:rsidR="00FC4BD5" w:rsidRPr="00BD117A" w:rsidRDefault="00FC4BD5">
            <w:pPr>
              <w:pStyle w:val="Tabelatekst"/>
            </w:pPr>
            <w:proofErr w:type="spellStart"/>
            <w:r w:rsidRPr="00BD117A">
              <w:t>statuscode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8CC03" w14:textId="77777777" w:rsidR="00FC4BD5" w:rsidRPr="00BD117A" w:rsidRDefault="00FC4BD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97421E" w14:textId="1F695B28" w:rsidR="00FC4BD5" w:rsidRPr="00BD117A" w:rsidRDefault="004360E8">
            <w:pPr>
              <w:pStyle w:val="Tabelatekst"/>
            </w:pPr>
            <w:r w:rsidRPr="00BD117A">
              <w:t>Przyczyna stanu elementu/elementów Produkt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D04720" w14:textId="77777777" w:rsidR="00FC4BD5" w:rsidRPr="00BD117A" w:rsidRDefault="00FC4BD5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456260" w14:textId="77777777" w:rsidR="00FC4BD5" w:rsidRPr="00BD117A" w:rsidRDefault="00FC4BD5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uzupełniane automatycznie</w:t>
            </w:r>
          </w:p>
        </w:tc>
      </w:tr>
      <w:tr w:rsidR="00FC4BD5" w:rsidRPr="00BD117A" w14:paraId="68C40524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4F1DD" w14:textId="77777777" w:rsidR="00FC4BD5" w:rsidRPr="00BD117A" w:rsidRDefault="00FC4BD5">
            <w:pPr>
              <w:pStyle w:val="Tabelatekst"/>
            </w:pPr>
            <w:r w:rsidRPr="00BD117A">
              <w:t>% 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6F7FCE" w14:textId="77777777" w:rsidR="00FC4BD5" w:rsidRPr="00BD117A" w:rsidRDefault="00FC4BD5">
            <w:pPr>
              <w:pStyle w:val="Tabelatekst"/>
            </w:pPr>
            <w:proofErr w:type="spellStart"/>
            <w:r w:rsidRPr="00BD117A">
              <w:t>neu_marginbruttopercent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86D77A" w14:textId="77777777" w:rsidR="00FC4BD5" w:rsidRPr="00BD117A" w:rsidRDefault="00FC4BD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0554C2" w14:textId="032B2D0D" w:rsidR="00FC4BD5" w:rsidRPr="00BD117A" w:rsidRDefault="004360E8">
            <w:pPr>
              <w:pStyle w:val="Tabelatekst"/>
            </w:pPr>
            <w:r w:rsidRPr="00BD117A">
              <w:t>Marża brutto dla Produktu Przetargu, wyrażona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9196D4" w14:textId="77777777" w:rsidR="00FC4BD5" w:rsidRPr="00BD117A" w:rsidRDefault="00FC4BD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5422B3" w14:textId="26B39A74" w:rsidR="00FC4BD5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FC4BD5" w:rsidRPr="00BD117A">
              <w:rPr>
                <w:rStyle w:val="normaltextrun"/>
                <w:szCs w:val="20"/>
              </w:rPr>
              <w:t xml:space="preserve"> automatycznie, dokładność: 2</w:t>
            </w:r>
          </w:p>
        </w:tc>
      </w:tr>
      <w:tr w:rsidR="00FC4BD5" w:rsidRPr="00BD117A" w14:paraId="2EBAB663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6274B" w14:textId="77777777" w:rsidR="00FC4BD5" w:rsidRPr="00BD117A" w:rsidRDefault="00FC4BD5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E53B1" w14:textId="77777777" w:rsidR="00FC4BD5" w:rsidRPr="00BD117A" w:rsidRDefault="00FC4BD5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7D9946" w14:textId="77777777" w:rsidR="00FC4BD5" w:rsidRPr="00BD117A" w:rsidRDefault="00FC4BD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6DE275" w14:textId="77777777" w:rsidR="00FC4BD5" w:rsidRPr="00BD117A" w:rsidRDefault="00FC4BD5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9555AE" w14:textId="77777777" w:rsidR="00FC4BD5" w:rsidRPr="00BD117A" w:rsidRDefault="00FC4BD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04D060" w14:textId="57D64B37" w:rsidR="00FC4BD5" w:rsidRPr="00BD117A" w:rsidRDefault="00FC4BD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</w:t>
            </w:r>
            <w:r w:rsidR="005813D6" w:rsidRPr="00BD117A">
              <w:rPr>
                <w:rStyle w:val="normaltextrun"/>
                <w:szCs w:val="20"/>
              </w:rPr>
              <w:t>wymagane</w:t>
            </w:r>
            <w:r w:rsidRPr="00BD117A">
              <w:rPr>
                <w:rStyle w:val="normaltextrun"/>
                <w:szCs w:val="20"/>
              </w:rPr>
              <w:t>, uzupełniane automatycznie lub przez użytkownika</w:t>
            </w:r>
          </w:p>
        </w:tc>
      </w:tr>
      <w:tr w:rsidR="00FC4BD5" w:rsidRPr="00BD117A" w14:paraId="1EB02656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3C0B1" w14:textId="77777777" w:rsidR="00FC4BD5" w:rsidRPr="00BD117A" w:rsidRDefault="00FC4BD5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342023" w14:textId="77777777" w:rsidR="00FC4BD5" w:rsidRPr="00BD117A" w:rsidRDefault="00FC4BD5">
            <w:pPr>
              <w:pStyle w:val="Tabelatekst"/>
            </w:pPr>
            <w:proofErr w:type="spellStart"/>
            <w:r w:rsidRPr="00BD117A">
              <w:t>neu_tenderid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1D6C0" w14:textId="77777777" w:rsidR="00FC4BD5" w:rsidRPr="00BD117A" w:rsidRDefault="00FC4BD5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585D23" w14:textId="1A1CDE50" w:rsidR="00FC4BD5" w:rsidRPr="00BD117A" w:rsidRDefault="00170101">
            <w:pPr>
              <w:pStyle w:val="Tabelatekst"/>
            </w:pPr>
            <w:r w:rsidRPr="00BD117A">
              <w:t>Przetarg, którego dotyczy Produkt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F9FC4E" w14:textId="77777777" w:rsidR="00FC4BD5" w:rsidRPr="00BD117A" w:rsidRDefault="00FC4BD5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510816" w14:textId="6C2B5C2B" w:rsidR="00FC4BD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C4BD5" w:rsidRPr="00BD117A">
              <w:rPr>
                <w:rStyle w:val="normaltextrun"/>
                <w:szCs w:val="20"/>
              </w:rPr>
              <w:t xml:space="preserve">, uzupełniane automatycznie, nazwa relacji: </w:t>
            </w:r>
            <w:proofErr w:type="spellStart"/>
            <w:r w:rsidR="00170101" w:rsidRPr="00BD117A">
              <w:rPr>
                <w:rStyle w:val="normaltextrun"/>
                <w:szCs w:val="20"/>
              </w:rPr>
              <w:t>neu_opportunity_neu_tenderproduct</w:t>
            </w:r>
            <w:proofErr w:type="spellEnd"/>
          </w:p>
        </w:tc>
      </w:tr>
      <w:tr w:rsidR="00170101" w:rsidRPr="00BD117A" w14:paraId="145642A0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D809" w14:textId="434D30B8" w:rsidR="00170101" w:rsidRPr="00BD117A" w:rsidRDefault="00170101">
            <w:pPr>
              <w:pStyle w:val="Tabelatekst"/>
            </w:pPr>
            <w:r w:rsidRPr="00BD117A">
              <w:t>Pakiet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C2A1BE" w14:textId="2FE571B3" w:rsidR="00170101" w:rsidRPr="00BD117A" w:rsidRDefault="002D7B06">
            <w:pPr>
              <w:pStyle w:val="Tabelatekst"/>
            </w:pPr>
            <w:proofErr w:type="spellStart"/>
            <w:r w:rsidRPr="00BD117A">
              <w:t>neu_tenderbundleid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C3D302" w14:textId="57F9D561" w:rsidR="00170101" w:rsidRPr="00BD117A" w:rsidRDefault="002D7B06">
            <w:pPr>
              <w:pStyle w:val="Tabelatekst"/>
            </w:pPr>
            <w:r w:rsidRPr="00BD117A">
              <w:t>Pakiet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82DD86" w14:textId="2BEC328E" w:rsidR="00170101" w:rsidRPr="00BD117A" w:rsidRDefault="002D7B06">
            <w:pPr>
              <w:pStyle w:val="Tabelatekst"/>
            </w:pPr>
            <w:r w:rsidRPr="00BD117A">
              <w:t>Pakiet, którego dotyczy Produkt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7949CD" w14:textId="32C12F8F" w:rsidR="00170101" w:rsidRPr="00BD117A" w:rsidRDefault="002D7B06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111B6E" w14:textId="4934D5CA" w:rsidR="00170101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170101" w:rsidRPr="00BD117A">
              <w:rPr>
                <w:rStyle w:val="normaltextrun"/>
                <w:szCs w:val="20"/>
              </w:rPr>
              <w:t>, zablokowane, uzupełniane automatycznie, nazwa relacji:</w:t>
            </w:r>
            <w:r w:rsidR="002D7B06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2D7B06" w:rsidRPr="00BD117A">
              <w:rPr>
                <w:rStyle w:val="normaltextrun"/>
                <w:szCs w:val="20"/>
              </w:rPr>
              <w:t>neu_neu_tenderbundle_neu_tenderproduct</w:t>
            </w:r>
            <w:proofErr w:type="spellEnd"/>
          </w:p>
        </w:tc>
      </w:tr>
      <w:tr w:rsidR="00FC4BD5" w:rsidRPr="00BD117A" w14:paraId="11556D0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B6BE9" w14:textId="77777777" w:rsidR="00FC4BD5" w:rsidRPr="00BD117A" w:rsidRDefault="00FC4BD5">
            <w:pPr>
              <w:pStyle w:val="Tabelatekst"/>
            </w:pPr>
            <w:r w:rsidRPr="00BD117A">
              <w:t>Struktura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27AC1A" w14:textId="77777777" w:rsidR="00FC4BD5" w:rsidRPr="00BD117A" w:rsidRDefault="00FC4BD5">
            <w:pPr>
              <w:pStyle w:val="Tabelatekst"/>
            </w:pPr>
            <w:proofErr w:type="spellStart"/>
            <w:r w:rsidRPr="00BD117A">
              <w:t>neu_tenderstructureid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22ED8" w14:textId="77777777" w:rsidR="00FC4BD5" w:rsidRPr="00BD117A" w:rsidRDefault="00FC4BD5">
            <w:pPr>
              <w:pStyle w:val="Tabelatekst"/>
            </w:pPr>
            <w:r w:rsidRPr="00BD117A">
              <w:t>Struktura Przetargu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CC06A9" w14:textId="7CE80AAF" w:rsidR="00FC4BD5" w:rsidRPr="00BD117A" w:rsidRDefault="004F5A7C">
            <w:pPr>
              <w:pStyle w:val="Tabelatekst"/>
            </w:pPr>
            <w:r w:rsidRPr="00BD117A">
              <w:t>Struktura Przetargu, której dotyczy Produkt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285458" w14:textId="77777777" w:rsidR="00FC4BD5" w:rsidRPr="00BD117A" w:rsidRDefault="00FC4BD5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386A5D" w14:textId="46132805" w:rsidR="00FC4BD5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2D7B06" w:rsidRPr="00BD117A">
              <w:rPr>
                <w:rStyle w:val="normaltextrun"/>
                <w:szCs w:val="20"/>
              </w:rPr>
              <w:t>,</w:t>
            </w:r>
            <w:r w:rsidR="00FC4BD5" w:rsidRPr="00BD117A">
              <w:rPr>
                <w:rStyle w:val="normaltextrun"/>
                <w:szCs w:val="20"/>
              </w:rPr>
              <w:t xml:space="preserve"> zablokowane, uzupełniane automatycznie, nazwa relacji: </w:t>
            </w:r>
            <w:proofErr w:type="spellStart"/>
            <w:r w:rsidR="004F5A7C" w:rsidRPr="00BD117A">
              <w:rPr>
                <w:rStyle w:val="normaltextrun"/>
                <w:szCs w:val="20"/>
              </w:rPr>
              <w:t>neu_neu_tenderstructure_neu_tenderproduct</w:t>
            </w:r>
            <w:proofErr w:type="spellEnd"/>
          </w:p>
        </w:tc>
      </w:tr>
      <w:tr w:rsidR="00914296" w:rsidRPr="00BD117A" w14:paraId="79D8CE72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9EC27" w14:textId="09845E08" w:rsidR="00914296" w:rsidRPr="00BD117A" w:rsidRDefault="004F5A7C">
            <w:pPr>
              <w:pStyle w:val="Tabelatekst"/>
            </w:pPr>
            <w:r w:rsidRPr="00BD117A">
              <w:lastRenderedPageBreak/>
              <w:t>Status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55582" w14:textId="77EB611A" w:rsidR="00914296" w:rsidRPr="00BD117A" w:rsidRDefault="00354316">
            <w:pPr>
              <w:pStyle w:val="Tabelatekst"/>
            </w:pPr>
            <w:proofErr w:type="spellStart"/>
            <w:r w:rsidRPr="00BD117A">
              <w:t>neu_state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E1EB0" w14:textId="77777777" w:rsidR="00914296" w:rsidRPr="00BD117A" w:rsidRDefault="0091429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3CA370" w14:textId="77777777" w:rsidR="00914296" w:rsidRPr="00BD117A" w:rsidRDefault="00354316">
            <w:pPr>
              <w:pStyle w:val="Tabelatekst"/>
            </w:pPr>
            <w:r w:rsidRPr="00BD117A">
              <w:t>Status Produktu Przetargu</w:t>
            </w:r>
            <w:r w:rsidR="00BB0311" w:rsidRPr="00BD117A">
              <w:t>:</w:t>
            </w:r>
          </w:p>
          <w:p w14:paraId="4BD434CD" w14:textId="77777777" w:rsidR="00BB0311" w:rsidRPr="00BD117A" w:rsidRDefault="00BB0311">
            <w:pPr>
              <w:pStyle w:val="Tabelatekst"/>
            </w:pPr>
            <w:r w:rsidRPr="00BD117A">
              <w:t>nowy,</w:t>
            </w:r>
          </w:p>
          <w:p w14:paraId="12CCF893" w14:textId="77777777" w:rsidR="00BB0311" w:rsidRPr="00BD117A" w:rsidRDefault="00BB0311">
            <w:pPr>
              <w:pStyle w:val="Tabelatekst"/>
            </w:pPr>
            <w:r w:rsidRPr="00BD117A">
              <w:t>zakwalifikowany,</w:t>
            </w:r>
          </w:p>
          <w:p w14:paraId="091FB3AE" w14:textId="77777777" w:rsidR="00BB0311" w:rsidRPr="00BD117A" w:rsidRDefault="00BB0311">
            <w:pPr>
              <w:pStyle w:val="Tabelatekst"/>
            </w:pPr>
            <w:r w:rsidRPr="00BD117A">
              <w:t>odrzucony,</w:t>
            </w:r>
          </w:p>
          <w:p w14:paraId="511F14E6" w14:textId="77777777" w:rsidR="00BB0311" w:rsidRPr="00BD117A" w:rsidRDefault="00070A2C">
            <w:pPr>
              <w:pStyle w:val="Tabelatekst"/>
            </w:pPr>
            <w:r w:rsidRPr="00BD117A">
              <w:t>złożony,</w:t>
            </w:r>
          </w:p>
          <w:p w14:paraId="585BE162" w14:textId="77777777" w:rsidR="00070A2C" w:rsidRPr="00BD117A" w:rsidRDefault="00070A2C">
            <w:pPr>
              <w:pStyle w:val="Tabelatekst"/>
            </w:pPr>
            <w:r w:rsidRPr="00BD117A">
              <w:t>przegrany,</w:t>
            </w:r>
          </w:p>
          <w:p w14:paraId="454258A7" w14:textId="77777777" w:rsidR="00070A2C" w:rsidRPr="00BD117A" w:rsidRDefault="00070A2C">
            <w:pPr>
              <w:pStyle w:val="Tabelatekst"/>
            </w:pPr>
            <w:r w:rsidRPr="00BD117A">
              <w:t>anulowany,</w:t>
            </w:r>
          </w:p>
          <w:p w14:paraId="4ED2E034" w14:textId="77777777" w:rsidR="00070A2C" w:rsidRPr="00BD117A" w:rsidRDefault="00070A2C">
            <w:pPr>
              <w:pStyle w:val="Tabelatekst"/>
            </w:pPr>
            <w:r w:rsidRPr="00BD117A">
              <w:t>wygrany,</w:t>
            </w:r>
          </w:p>
          <w:p w14:paraId="59DD924E" w14:textId="77777777" w:rsidR="00070A2C" w:rsidRPr="00BD117A" w:rsidRDefault="00070A2C">
            <w:pPr>
              <w:pStyle w:val="Tabelatekst"/>
            </w:pPr>
            <w:r w:rsidRPr="00BD117A">
              <w:t>wygrany warunkowo,</w:t>
            </w:r>
          </w:p>
          <w:p w14:paraId="6F317F1C" w14:textId="77777777" w:rsidR="00070A2C" w:rsidRPr="00BD117A" w:rsidRDefault="00070A2C">
            <w:pPr>
              <w:pStyle w:val="Tabelatekst"/>
            </w:pPr>
            <w:r w:rsidRPr="00BD117A">
              <w:t>nieaktywowany w SAP,</w:t>
            </w:r>
          </w:p>
          <w:p w14:paraId="7CE97A48" w14:textId="77777777" w:rsidR="00070A2C" w:rsidRPr="00BD117A" w:rsidRDefault="00CD70FF">
            <w:pPr>
              <w:pStyle w:val="Tabelatekst"/>
            </w:pPr>
            <w:r w:rsidRPr="00BD117A">
              <w:t>wysłany do SAP,</w:t>
            </w:r>
          </w:p>
          <w:p w14:paraId="3E262BE2" w14:textId="77777777" w:rsidR="00CD70FF" w:rsidRPr="00BD117A" w:rsidRDefault="00CD70FF">
            <w:pPr>
              <w:pStyle w:val="Tabelatekst"/>
            </w:pPr>
            <w:r w:rsidRPr="00BD117A">
              <w:t>aktywowany w SAP,</w:t>
            </w:r>
          </w:p>
          <w:p w14:paraId="636A0917" w14:textId="77777777" w:rsidR="00CD70FF" w:rsidRPr="00BD117A" w:rsidRDefault="00CD70FF">
            <w:pPr>
              <w:pStyle w:val="Tabelatekst"/>
            </w:pPr>
            <w:r w:rsidRPr="00BD117A">
              <w:t>błąd aktywacji w SAP,</w:t>
            </w:r>
          </w:p>
          <w:p w14:paraId="470C2432" w14:textId="15C2179E" w:rsidR="00CD70FF" w:rsidRPr="00BD117A" w:rsidRDefault="00CD70FF">
            <w:pPr>
              <w:pStyle w:val="Tabelatekst"/>
            </w:pPr>
            <w:r w:rsidRPr="00BD117A">
              <w:t>przekroczony termin dopuszczenia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D57F56" w14:textId="0ED90554" w:rsidR="00914296" w:rsidRPr="00BD117A" w:rsidRDefault="00354316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82D2AC" w14:textId="5307EAEE" w:rsidR="00914296" w:rsidRPr="00BD117A" w:rsidRDefault="001A4D48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Zalecane</w:t>
            </w:r>
            <w:r w:rsidR="00354316" w:rsidRPr="00BD117A">
              <w:rPr>
                <w:szCs w:val="20"/>
              </w:rPr>
              <w:t>, uzupełniane automatycznie lub przez użytkownika</w:t>
            </w:r>
            <w:r w:rsidR="00BB0311" w:rsidRPr="00BD117A">
              <w:rPr>
                <w:szCs w:val="20"/>
              </w:rPr>
              <w:t>, domyślnie: nowy</w:t>
            </w:r>
          </w:p>
        </w:tc>
      </w:tr>
      <w:tr w:rsidR="00914296" w:rsidRPr="00BD117A" w14:paraId="3B9041A2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F3F0" w14:textId="25191FEE" w:rsidR="00914296" w:rsidRPr="00BD117A" w:rsidRDefault="006379C9">
            <w:pPr>
              <w:pStyle w:val="Tabelatekst"/>
            </w:pPr>
            <w:r w:rsidRPr="00BD117A">
              <w:t>Powód odrzucenia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BEEFDD" w14:textId="76FD6169" w:rsidR="00914296" w:rsidRPr="00BD117A" w:rsidRDefault="006379C9">
            <w:pPr>
              <w:pStyle w:val="Tabelatekst"/>
            </w:pPr>
            <w:proofErr w:type="spellStart"/>
            <w:r w:rsidRPr="00BD117A">
              <w:t>neu_rejectioncausedescription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4DB88" w14:textId="77777777" w:rsidR="00914296" w:rsidRPr="00BD117A" w:rsidRDefault="0091429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66DFF9" w14:textId="61E00E00" w:rsidR="00914296" w:rsidRPr="00BD117A" w:rsidRDefault="006379C9">
            <w:pPr>
              <w:pStyle w:val="Tabelatekst"/>
            </w:pPr>
            <w:r w:rsidRPr="00BD117A">
              <w:t>Opis powodu odrzucenia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AB3F0E" w14:textId="7ED6F2A2" w:rsidR="00914296" w:rsidRPr="00BD117A" w:rsidRDefault="00033CC1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9ECFA1" w14:textId="342EE46A" w:rsidR="00914296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033CC1" w:rsidRPr="00BD117A">
              <w:rPr>
                <w:rStyle w:val="normaltextrun"/>
                <w:szCs w:val="20"/>
              </w:rPr>
              <w:t>, wyświetlane</w:t>
            </w:r>
            <w:r w:rsidR="00D30892" w:rsidRPr="00BD117A">
              <w:rPr>
                <w:rStyle w:val="normaltextrun"/>
                <w:szCs w:val="20"/>
              </w:rPr>
              <w:t xml:space="preserve"> kiedy w polu </w:t>
            </w:r>
            <w:r w:rsidR="007811AE" w:rsidRPr="00BD117A">
              <w:rPr>
                <w:rStyle w:val="normaltextrun"/>
                <w:szCs w:val="20"/>
              </w:rPr>
              <w:t xml:space="preserve">„Status” </w:t>
            </w:r>
            <w:r w:rsidR="00A91F05" w:rsidRPr="00BD117A">
              <w:rPr>
                <w:rStyle w:val="normaltextrun"/>
                <w:szCs w:val="20"/>
              </w:rPr>
              <w:t>jest „odrzucony”</w:t>
            </w:r>
          </w:p>
        </w:tc>
      </w:tr>
      <w:tr w:rsidR="00A91F05" w:rsidRPr="00BD117A" w14:paraId="23C9D620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7D2D1" w14:textId="7082A47E" w:rsidR="00A91F05" w:rsidRPr="00BD117A" w:rsidRDefault="00A91F05">
            <w:pPr>
              <w:pStyle w:val="Tabelatekst"/>
            </w:pPr>
            <w:r w:rsidRPr="00BD117A">
              <w:t>Cena historyczna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9144" w14:textId="6B5657FC" w:rsidR="00A91F05" w:rsidRPr="00BD117A" w:rsidRDefault="00A91F05">
            <w:pPr>
              <w:pStyle w:val="Tabelatekst"/>
            </w:pPr>
            <w:proofErr w:type="spellStart"/>
            <w:r w:rsidRPr="00BD117A">
              <w:t>neu_pricepreviouszpzk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4A26A" w14:textId="77777777" w:rsidR="00A91F05" w:rsidRPr="00BD117A" w:rsidRDefault="00A91F0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A785A4" w14:textId="32704B19" w:rsidR="00A91F05" w:rsidRPr="00BD117A" w:rsidRDefault="00FC75E0">
            <w:pPr>
              <w:pStyle w:val="Tabelatekst"/>
            </w:pPr>
            <w:r w:rsidRPr="00BD117A">
              <w:t>Cena historyczna ZPZK Produktu Przetargu z ostatniego wygranego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BEA2D8" w14:textId="1655A664" w:rsidR="00A91F05" w:rsidRPr="00BD117A" w:rsidRDefault="00FC75E0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7A1022" w14:textId="527235B1" w:rsidR="00A91F05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FC75E0" w:rsidRPr="00BD117A">
              <w:rPr>
                <w:rStyle w:val="normaltextrun"/>
                <w:szCs w:val="20"/>
              </w:rPr>
              <w:t xml:space="preserve"> automatycznie lub przez użytkownika</w:t>
            </w:r>
          </w:p>
        </w:tc>
      </w:tr>
      <w:tr w:rsidR="00364DDA" w:rsidRPr="00BD117A" w14:paraId="70AF03E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D470E" w14:textId="36636B1D" w:rsidR="00364DDA" w:rsidRPr="00BD117A" w:rsidRDefault="00364DDA">
            <w:pPr>
              <w:pStyle w:val="Tabelatekst"/>
            </w:pPr>
            <w:r w:rsidRPr="00BD117A">
              <w:t>Wyłączony z rabatowania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8BBF20" w14:textId="702AFA0C" w:rsidR="00364DDA" w:rsidRPr="00BD117A" w:rsidRDefault="00364DDA">
            <w:pPr>
              <w:pStyle w:val="Tabelatekst"/>
            </w:pPr>
            <w:proofErr w:type="spellStart"/>
            <w:r w:rsidRPr="00BD117A">
              <w:t>neu_isexcludedfromdiscount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2FFCB4" w14:textId="77777777" w:rsidR="00364DDA" w:rsidRPr="00BD117A" w:rsidRDefault="00364DD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FE4335" w14:textId="77777777" w:rsidR="00364DDA" w:rsidRPr="00BD117A" w:rsidRDefault="00364DD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651C79" w14:textId="748B3B91" w:rsidR="00364DDA" w:rsidRPr="00BD117A" w:rsidRDefault="00364DDA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022E16" w14:textId="665ED767" w:rsidR="00364DDA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364DD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0D51F8" w:rsidRPr="00BD117A" w14:paraId="364621EF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65452" w14:textId="038ACBD5" w:rsidR="000D51F8" w:rsidRPr="00BD117A" w:rsidRDefault="000D51F8">
            <w:pPr>
              <w:pStyle w:val="Tabelatekst"/>
            </w:pPr>
            <w:proofErr w:type="spellStart"/>
            <w:r w:rsidRPr="00BD117A">
              <w:t>Output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Sheet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DD8EE6" w14:textId="1171DA5A" w:rsidR="000D51F8" w:rsidRPr="00BD117A" w:rsidRDefault="000D51F8">
            <w:pPr>
              <w:pStyle w:val="Tabelatekst"/>
            </w:pPr>
            <w:proofErr w:type="spellStart"/>
            <w:r w:rsidRPr="00BD117A">
              <w:t>neu_outputsheet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C007D7" w14:textId="77777777" w:rsidR="000D51F8" w:rsidRPr="00BD117A" w:rsidRDefault="000D51F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F9875D" w14:textId="77777777" w:rsidR="000D51F8" w:rsidRPr="00BD117A" w:rsidRDefault="000D51F8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CAE6D6" w14:textId="3FD0B38C" w:rsidR="000D51F8" w:rsidRPr="00BD117A" w:rsidRDefault="000D51F8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06505F" w14:textId="6CBF8AAE" w:rsidR="000D51F8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0D51F8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0D51F8" w:rsidRPr="00BD117A" w14:paraId="5664A663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483B" w14:textId="647B67C8" w:rsidR="000D51F8" w:rsidRPr="00BD117A" w:rsidRDefault="000F1AB2">
            <w:pPr>
              <w:pStyle w:val="Tabelatekst"/>
            </w:pPr>
            <w:r w:rsidRPr="00BD117A">
              <w:t>Rodzaj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EC664" w14:textId="1EA8B6C3" w:rsidR="000D51F8" w:rsidRPr="00BD117A" w:rsidRDefault="000F1AB2">
            <w:pPr>
              <w:pStyle w:val="Tabelatekst"/>
            </w:pPr>
            <w:proofErr w:type="spellStart"/>
            <w:r w:rsidRPr="00BD117A">
              <w:t>neu_contracttype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DC4B1" w14:textId="77777777" w:rsidR="000D51F8" w:rsidRPr="00BD117A" w:rsidRDefault="000D51F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421273" w14:textId="77777777" w:rsidR="000D51F8" w:rsidRPr="00BD117A" w:rsidRDefault="000F1AB2">
            <w:pPr>
              <w:pStyle w:val="Tabelatekst"/>
            </w:pPr>
            <w:r w:rsidRPr="00BD117A">
              <w:t>Rodzaj umowy dla Produktu Przetargu</w:t>
            </w:r>
            <w:r w:rsidR="00F563A6" w:rsidRPr="00BD117A">
              <w:t>:</w:t>
            </w:r>
          </w:p>
          <w:p w14:paraId="2B1BB66C" w14:textId="77777777" w:rsidR="00F563A6" w:rsidRPr="00BD117A" w:rsidRDefault="00F563A6">
            <w:pPr>
              <w:pStyle w:val="Tabelatekst"/>
            </w:pPr>
            <w:r w:rsidRPr="00BD117A">
              <w:t>umowa/umowa ramowa,</w:t>
            </w:r>
          </w:p>
          <w:p w14:paraId="5AD3A095" w14:textId="77777777" w:rsidR="00F563A6" w:rsidRPr="00BD117A" w:rsidRDefault="00F00B0F">
            <w:pPr>
              <w:pStyle w:val="Tabelatekst"/>
            </w:pPr>
            <w:r w:rsidRPr="00BD117A">
              <w:t>umowa dzierżawy płatna,</w:t>
            </w:r>
          </w:p>
          <w:p w14:paraId="33E40664" w14:textId="77777777" w:rsidR="00F00B0F" w:rsidRPr="00BD117A" w:rsidRDefault="00F00B0F">
            <w:pPr>
              <w:pStyle w:val="Tabelatekst"/>
            </w:pPr>
            <w:r w:rsidRPr="00BD117A">
              <w:t>umowa dzierżawy bezpłatna,</w:t>
            </w:r>
          </w:p>
          <w:p w14:paraId="6E5F9663" w14:textId="59D5724B" w:rsidR="00F00B0F" w:rsidRPr="00BD117A" w:rsidRDefault="00F00B0F">
            <w:pPr>
              <w:pStyle w:val="Tabelatekst"/>
            </w:pPr>
            <w:r w:rsidRPr="00BD117A">
              <w:t>bez umowy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1936DE" w14:textId="0C53C35E" w:rsidR="000D51F8" w:rsidRPr="00BD117A" w:rsidRDefault="000F1AB2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5AD9DC" w14:textId="05F5DA3A" w:rsidR="000D51F8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0F1AB2" w:rsidRPr="00BD117A">
              <w:rPr>
                <w:rStyle w:val="normaltextrun"/>
                <w:szCs w:val="20"/>
              </w:rPr>
              <w:t>, uzupełniane automatycznie</w:t>
            </w:r>
            <w:r w:rsidR="00F563A6" w:rsidRPr="00BD117A">
              <w:rPr>
                <w:rStyle w:val="normaltextrun"/>
                <w:szCs w:val="20"/>
              </w:rPr>
              <w:t xml:space="preserve"> na podstawie Przetargu, zestaw opcji: </w:t>
            </w:r>
            <w:r w:rsidR="00F00B0F" w:rsidRPr="00BD117A">
              <w:rPr>
                <w:rStyle w:val="normaltextrun"/>
                <w:szCs w:val="20"/>
              </w:rPr>
              <w:t>Rodzaj umowy przetargowej, domyślnie: Nieprzypisana wartość</w:t>
            </w:r>
          </w:p>
        </w:tc>
      </w:tr>
      <w:tr w:rsidR="00736337" w:rsidRPr="00BD117A" w14:paraId="7C0FDE8B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43F59" w14:textId="2D5F4455" w:rsidR="00736337" w:rsidRPr="00BD117A" w:rsidRDefault="00736337">
            <w:pPr>
              <w:pStyle w:val="Tabelatekst"/>
            </w:pPr>
            <w:r w:rsidRPr="00BD117A">
              <w:t>Poprzedni status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3F1DBD" w14:textId="23B4D52F" w:rsidR="00736337" w:rsidRPr="00BD117A" w:rsidRDefault="00736337">
            <w:pPr>
              <w:pStyle w:val="Tabelatekst"/>
            </w:pPr>
            <w:proofErr w:type="spellStart"/>
            <w:r w:rsidRPr="00BD117A">
              <w:t>neu_statepre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649E6C" w14:textId="77777777" w:rsidR="00736337" w:rsidRPr="00BD117A" w:rsidRDefault="0073633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AA0316" w14:textId="77777777" w:rsidR="00736337" w:rsidRPr="00BD117A" w:rsidRDefault="00736337">
            <w:pPr>
              <w:pStyle w:val="Tabelatekst"/>
            </w:pPr>
            <w:r w:rsidRPr="00BD117A">
              <w:t>Poprzedni status:</w:t>
            </w:r>
          </w:p>
          <w:p w14:paraId="1A4530EC" w14:textId="77777777" w:rsidR="00736337" w:rsidRPr="00BD117A" w:rsidRDefault="00736337" w:rsidP="00736337">
            <w:pPr>
              <w:pStyle w:val="Tabelatekst"/>
            </w:pPr>
            <w:r w:rsidRPr="00BD117A">
              <w:t>nowy,</w:t>
            </w:r>
          </w:p>
          <w:p w14:paraId="6B727D9C" w14:textId="77777777" w:rsidR="00736337" w:rsidRPr="00BD117A" w:rsidRDefault="00736337" w:rsidP="00736337">
            <w:pPr>
              <w:pStyle w:val="Tabelatekst"/>
            </w:pPr>
            <w:r w:rsidRPr="00BD117A">
              <w:t>zakwalifikowany,</w:t>
            </w:r>
          </w:p>
          <w:p w14:paraId="2249CC80" w14:textId="77777777" w:rsidR="00736337" w:rsidRPr="00BD117A" w:rsidRDefault="00736337" w:rsidP="00736337">
            <w:pPr>
              <w:pStyle w:val="Tabelatekst"/>
            </w:pPr>
            <w:r w:rsidRPr="00BD117A">
              <w:t>odrzucony,</w:t>
            </w:r>
          </w:p>
          <w:p w14:paraId="043703AD" w14:textId="77777777" w:rsidR="00736337" w:rsidRPr="00BD117A" w:rsidRDefault="00736337" w:rsidP="00736337">
            <w:pPr>
              <w:pStyle w:val="Tabelatekst"/>
            </w:pPr>
            <w:r w:rsidRPr="00BD117A">
              <w:t>złożony,</w:t>
            </w:r>
          </w:p>
          <w:p w14:paraId="4D94A7AA" w14:textId="77777777" w:rsidR="00736337" w:rsidRPr="00BD117A" w:rsidRDefault="00736337" w:rsidP="00736337">
            <w:pPr>
              <w:pStyle w:val="Tabelatekst"/>
            </w:pPr>
            <w:r w:rsidRPr="00BD117A">
              <w:lastRenderedPageBreak/>
              <w:t>przegrany,</w:t>
            </w:r>
          </w:p>
          <w:p w14:paraId="5AF0F7DA" w14:textId="77777777" w:rsidR="00736337" w:rsidRPr="00BD117A" w:rsidRDefault="00736337" w:rsidP="00736337">
            <w:pPr>
              <w:pStyle w:val="Tabelatekst"/>
            </w:pPr>
            <w:r w:rsidRPr="00BD117A">
              <w:t>anulowany,</w:t>
            </w:r>
          </w:p>
          <w:p w14:paraId="696150E4" w14:textId="77777777" w:rsidR="00736337" w:rsidRPr="00BD117A" w:rsidRDefault="00736337" w:rsidP="00736337">
            <w:pPr>
              <w:pStyle w:val="Tabelatekst"/>
            </w:pPr>
            <w:r w:rsidRPr="00BD117A">
              <w:t>wygrany,</w:t>
            </w:r>
          </w:p>
          <w:p w14:paraId="55692DD8" w14:textId="77777777" w:rsidR="00736337" w:rsidRPr="00BD117A" w:rsidRDefault="00736337" w:rsidP="00736337">
            <w:pPr>
              <w:pStyle w:val="Tabelatekst"/>
            </w:pPr>
            <w:r w:rsidRPr="00BD117A">
              <w:t>wygrany warunkowo,</w:t>
            </w:r>
          </w:p>
          <w:p w14:paraId="3F108A57" w14:textId="77777777" w:rsidR="00736337" w:rsidRPr="00BD117A" w:rsidRDefault="00736337" w:rsidP="00736337">
            <w:pPr>
              <w:pStyle w:val="Tabelatekst"/>
            </w:pPr>
            <w:r w:rsidRPr="00BD117A">
              <w:t>nieaktywowany w SAP,</w:t>
            </w:r>
          </w:p>
          <w:p w14:paraId="78980165" w14:textId="77777777" w:rsidR="00736337" w:rsidRPr="00BD117A" w:rsidRDefault="00736337" w:rsidP="00736337">
            <w:pPr>
              <w:pStyle w:val="Tabelatekst"/>
            </w:pPr>
            <w:r w:rsidRPr="00BD117A">
              <w:t>wysłany do SAP,</w:t>
            </w:r>
          </w:p>
          <w:p w14:paraId="7A7A7F11" w14:textId="77777777" w:rsidR="00736337" w:rsidRPr="00BD117A" w:rsidRDefault="00736337" w:rsidP="00736337">
            <w:pPr>
              <w:pStyle w:val="Tabelatekst"/>
            </w:pPr>
            <w:r w:rsidRPr="00BD117A">
              <w:t>aktywowany w SAP,</w:t>
            </w:r>
          </w:p>
          <w:p w14:paraId="4869A749" w14:textId="77777777" w:rsidR="00736337" w:rsidRPr="00BD117A" w:rsidRDefault="00736337" w:rsidP="00736337">
            <w:pPr>
              <w:pStyle w:val="Tabelatekst"/>
            </w:pPr>
            <w:r w:rsidRPr="00BD117A">
              <w:t>błąd aktywacji w SAP,</w:t>
            </w:r>
          </w:p>
          <w:p w14:paraId="651E6901" w14:textId="18437BF4" w:rsidR="00736337" w:rsidRPr="00BD117A" w:rsidRDefault="00736337" w:rsidP="00736337">
            <w:pPr>
              <w:pStyle w:val="Tabelatekst"/>
            </w:pPr>
            <w:r w:rsidRPr="00BD117A">
              <w:t>przekroczony termin dopuszczenia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AF280C" w14:textId="13CC0063" w:rsidR="00736337" w:rsidRPr="00BD117A" w:rsidRDefault="00736337">
            <w:pPr>
              <w:pStyle w:val="Tabelatekst"/>
            </w:pPr>
            <w:r w:rsidRPr="00BD117A">
              <w:lastRenderedPageBreak/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A048A7" w14:textId="75BEDEC2" w:rsidR="00736337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736337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B235AD" w:rsidRPr="00BD117A" w14:paraId="1DE992C3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31C9" w14:textId="415E5769" w:rsidR="00B235AD" w:rsidRPr="00BD117A" w:rsidRDefault="00B235AD">
            <w:pPr>
              <w:pStyle w:val="Tabelatekst"/>
            </w:pPr>
            <w:r w:rsidRPr="00BD117A">
              <w:t>Notatka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9B78D" w14:textId="5A363770" w:rsidR="00B235AD" w:rsidRPr="00BD117A" w:rsidRDefault="00B235AD">
            <w:pPr>
              <w:pStyle w:val="Tabelatekst"/>
            </w:pPr>
            <w:proofErr w:type="spellStart"/>
            <w:r w:rsidRPr="00BD117A">
              <w:t>neu_note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13534D" w14:textId="77777777" w:rsidR="00B235AD" w:rsidRPr="00BD117A" w:rsidRDefault="00B235A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6F517D" w14:textId="281A955A" w:rsidR="00B235AD" w:rsidRPr="00BD117A" w:rsidRDefault="00B235AD">
            <w:pPr>
              <w:pStyle w:val="Tabelatekst"/>
            </w:pPr>
            <w:r w:rsidRPr="00BD117A">
              <w:t>Notatka do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96222C" w14:textId="6AA6D96C" w:rsidR="00B235AD" w:rsidRPr="00BD117A" w:rsidRDefault="00F92050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A9B74C" w14:textId="274D7A6C" w:rsidR="00B235A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B235AD" w:rsidRPr="00BD117A">
              <w:rPr>
                <w:rStyle w:val="normaltextrun"/>
                <w:szCs w:val="20"/>
              </w:rPr>
              <w:t>azwa wyświetlana: Komentarze</w:t>
            </w:r>
          </w:p>
        </w:tc>
      </w:tr>
      <w:tr w:rsidR="00FD24ED" w:rsidRPr="00BD117A" w14:paraId="51A0D7B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28292" w14:textId="77777777" w:rsidR="00FD24ED" w:rsidRPr="00BD117A" w:rsidRDefault="00FD24ED">
            <w:pPr>
              <w:pStyle w:val="Tabelatekst"/>
            </w:pPr>
            <w:r w:rsidRPr="00BD117A">
              <w:t>Nazwa handlowa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7D0B0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neu_nametrade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DCBE0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333C59" w14:textId="79AF6E73" w:rsidR="00FD24ED" w:rsidRPr="00BD117A" w:rsidRDefault="00FD24ED">
            <w:pPr>
              <w:pStyle w:val="Tabelatekst"/>
            </w:pPr>
            <w:r w:rsidRPr="00BD117A">
              <w:t>Nazwa handlowa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9EF25B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C46699" w14:textId="54F06694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2370C7A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17DE6" w14:textId="77777777" w:rsidR="00FD24ED" w:rsidRPr="00BD117A" w:rsidRDefault="00FD24ED">
            <w:pPr>
              <w:pStyle w:val="Tabelatekst"/>
            </w:pPr>
            <w:r w:rsidRPr="00BD117A">
              <w:t>Kod EAN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C7AD48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neu_eancode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4F7CFE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7B144F" w14:textId="1183E5D0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C6F43D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94A453" w14:textId="7217D468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63747A28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8917C" w14:textId="77777777" w:rsidR="00FD24ED" w:rsidRPr="00BD117A" w:rsidRDefault="00FD24ED">
            <w:pPr>
              <w:pStyle w:val="Tabelatekst"/>
            </w:pPr>
            <w:r w:rsidRPr="00BD117A">
              <w:t>Kod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E21BE3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neu_sapcode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4A523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50091B" w14:textId="0BDBF14B" w:rsidR="00FD24ED" w:rsidRPr="00BD117A" w:rsidRDefault="00FD24ED">
            <w:pPr>
              <w:pStyle w:val="Tabelatekst"/>
            </w:pPr>
            <w:r w:rsidRPr="00BD117A">
              <w:t>Kod SAP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7A1F09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056806" w14:textId="087F463B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09A4EA0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F316B" w14:textId="77777777" w:rsidR="00FD24ED" w:rsidRPr="00BD117A" w:rsidRDefault="00FD24ED">
            <w:pPr>
              <w:pStyle w:val="Tabelatekst"/>
            </w:pPr>
            <w:r w:rsidRPr="00BD117A">
              <w:t>Kod BLOZ7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78407" w14:textId="77777777" w:rsidR="00FD24ED" w:rsidRPr="00BD117A" w:rsidRDefault="00FD24ED">
            <w:pPr>
              <w:pStyle w:val="Tabelatekst"/>
            </w:pPr>
            <w:r w:rsidRPr="00BD117A">
              <w:t>neu_bloz7code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0D630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15BA83" w14:textId="1CD700A7" w:rsidR="00FD24ED" w:rsidRPr="00BD117A" w:rsidRDefault="00ED19FA">
            <w:pPr>
              <w:pStyle w:val="Tabelatekst"/>
            </w:pPr>
            <w:r w:rsidRPr="00BD117A">
              <w:t>Kod Bloz7 Produktu, którego dotyczy Produkt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A133F1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528429" w14:textId="033FDB9F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0245BFC0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376F9" w14:textId="77777777" w:rsidR="00FD24ED" w:rsidRPr="00BD117A" w:rsidRDefault="00FD24ED">
            <w:pPr>
              <w:pStyle w:val="Tabelatekst"/>
            </w:pPr>
            <w:r w:rsidRPr="00BD117A">
              <w:t>Kod BLOZ12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7F32A" w14:textId="77777777" w:rsidR="00FD24ED" w:rsidRPr="00BD117A" w:rsidRDefault="00FD24ED">
            <w:pPr>
              <w:pStyle w:val="Tabelatekst"/>
            </w:pPr>
            <w:r w:rsidRPr="00BD117A">
              <w:t>neu_bloz12code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881C0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468761" w14:textId="4E7E357D" w:rsidR="00FD24ED" w:rsidRPr="00BD117A" w:rsidRDefault="00570532">
            <w:pPr>
              <w:pStyle w:val="Tabelatekst"/>
            </w:pPr>
            <w:r w:rsidRPr="00BD117A">
              <w:t>Kod Bloz12 Produktu, którego dotyczy Produkt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C46BE7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6C6AB0" w14:textId="772BF6E1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1AC209A4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F67EB" w14:textId="77777777" w:rsidR="00FD24ED" w:rsidRPr="00BD117A" w:rsidRDefault="00FD24ED">
            <w:pPr>
              <w:pStyle w:val="Tabelatekst"/>
            </w:pPr>
            <w:r w:rsidRPr="00BD117A">
              <w:t>Typ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7291DD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neu_typedrug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52AFE9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337BC1" w14:textId="77777777" w:rsidR="00FD24ED" w:rsidRPr="00BD117A" w:rsidRDefault="00FD24ED">
            <w:pPr>
              <w:pStyle w:val="Tabelatekst"/>
            </w:pPr>
            <w:r w:rsidRPr="00BD117A">
              <w:t>Lek,</w:t>
            </w:r>
          </w:p>
          <w:p w14:paraId="2F1F4320" w14:textId="77777777" w:rsidR="00FD24ED" w:rsidRPr="00BD117A" w:rsidRDefault="00FD24ED">
            <w:pPr>
              <w:pStyle w:val="Tabelatekst"/>
            </w:pPr>
            <w:r w:rsidRPr="00BD117A">
              <w:t>Suplement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5EFC50" w14:textId="77777777" w:rsidR="00FD24ED" w:rsidRPr="00BD117A" w:rsidRDefault="00FD24ED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027EAA" w14:textId="78BAE436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automatycznie, zestaw opcji: Typ leku, domyślnie: Nieprzypisana wartość</w:t>
            </w:r>
          </w:p>
        </w:tc>
      </w:tr>
      <w:tr w:rsidR="00FD24ED" w:rsidRPr="00BD117A" w14:paraId="4E83ED8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88FCD" w14:textId="41911162" w:rsidR="00FD24ED" w:rsidRPr="00BD117A" w:rsidRDefault="00FD22A5">
            <w:pPr>
              <w:pStyle w:val="Tabelatekst"/>
            </w:pPr>
            <w:r w:rsidRPr="00BD117A">
              <w:lastRenderedPageBreak/>
              <w:t>Pakiet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1804A" w14:textId="7FBBBD3E" w:rsidR="00FD24ED" w:rsidRPr="00BD117A" w:rsidRDefault="00F9473B">
            <w:pPr>
              <w:pStyle w:val="Tabelatekst"/>
            </w:pPr>
            <w:proofErr w:type="spellStart"/>
            <w:r w:rsidRPr="00BD117A">
              <w:t>neu_tenderbundleid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938867" w14:textId="4BDBC586" w:rsidR="00FD24ED" w:rsidRPr="00BD117A" w:rsidRDefault="00FD22A5">
            <w:pPr>
              <w:pStyle w:val="Tabelatekst"/>
            </w:pPr>
            <w:r w:rsidRPr="00BD117A">
              <w:t>Pakiet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E49216" w14:textId="771D78D9" w:rsidR="00FD24ED" w:rsidRPr="00BD117A" w:rsidRDefault="00F9473B">
            <w:pPr>
              <w:pStyle w:val="Tabelatekst"/>
            </w:pPr>
            <w:r w:rsidRPr="00BD117A">
              <w:t>Pakiet, którego dotyczy Produkt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C53873" w14:textId="7DAAA408" w:rsidR="00FD24ED" w:rsidRPr="00BD117A" w:rsidRDefault="00F9473B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13612E" w14:textId="72ACFBEA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 xml:space="preserve">, uzupełniane automatycznie, </w:t>
            </w:r>
            <w:r w:rsidR="00F9473B" w:rsidRPr="00BD117A">
              <w:rPr>
                <w:rStyle w:val="normaltextrun"/>
                <w:szCs w:val="20"/>
              </w:rPr>
              <w:t xml:space="preserve">nazwa relacji: </w:t>
            </w:r>
            <w:proofErr w:type="spellStart"/>
            <w:r w:rsidR="00F9473B" w:rsidRPr="00BD117A">
              <w:rPr>
                <w:rStyle w:val="normaltextrun"/>
                <w:szCs w:val="20"/>
              </w:rPr>
              <w:t>neu_neu_tenderbundle_neu_tenderproduct</w:t>
            </w:r>
            <w:proofErr w:type="spellEnd"/>
          </w:p>
        </w:tc>
      </w:tr>
      <w:tr w:rsidR="00F06827" w:rsidRPr="00BD117A" w14:paraId="66E38CC8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EDB2" w14:textId="724B170C" w:rsidR="00F06827" w:rsidRPr="00BD117A" w:rsidRDefault="00F06827">
            <w:pPr>
              <w:pStyle w:val="Tabelatekst"/>
            </w:pPr>
            <w:r w:rsidRPr="00BD117A">
              <w:t>Numer pozycji w Pakiecie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BA26D" w14:textId="76E443FF" w:rsidR="00F06827" w:rsidRPr="00BD117A" w:rsidRDefault="0080392E">
            <w:pPr>
              <w:pStyle w:val="Tabelatekst"/>
            </w:pPr>
            <w:proofErr w:type="spellStart"/>
            <w:r w:rsidRPr="00BD117A">
              <w:t>neu_numberinbundlefromxls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3047E" w14:textId="77777777" w:rsidR="00F06827" w:rsidRPr="00BD117A" w:rsidRDefault="00F0682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9027E5" w14:textId="609BE94B" w:rsidR="00F06827" w:rsidRPr="00BD117A" w:rsidRDefault="006E0EE6">
            <w:pPr>
              <w:pStyle w:val="Tabelatekst"/>
            </w:pPr>
            <w:r w:rsidRPr="00BD117A">
              <w:t>Numer pozycji Produktu Przetargu w Pakiecie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575907" w14:textId="45E54D00" w:rsidR="00F06827" w:rsidRPr="00BD117A" w:rsidRDefault="006E0EE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FF3D67" w14:textId="215992FE" w:rsidR="00F0682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E0EE6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06827" w:rsidRPr="00BD117A" w14:paraId="19FA6C73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AAB9D" w14:textId="3DB1462A" w:rsidR="00F06827" w:rsidRPr="00BD117A" w:rsidRDefault="00F06827">
            <w:pPr>
              <w:pStyle w:val="Tabelatekst"/>
            </w:pPr>
            <w:r w:rsidRPr="00BD117A">
              <w:t>Produkt</w:t>
            </w:r>
            <w:r w:rsidR="009A66BC" w:rsidRPr="00BD117A">
              <w:t xml:space="preserve"> w innym pakiecie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5678AF" w14:textId="78AB2F30" w:rsidR="00F06827" w:rsidRPr="00BD117A" w:rsidRDefault="00802F2A">
            <w:pPr>
              <w:pStyle w:val="Tabelatekst"/>
            </w:pPr>
            <w:proofErr w:type="spellStart"/>
            <w:r w:rsidRPr="00BD117A">
              <w:t>neu_ismultipliedinbundles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609277" w14:textId="77777777" w:rsidR="00F06827" w:rsidRPr="00BD117A" w:rsidRDefault="00F0682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DF9E3E" w14:textId="06742911" w:rsidR="00F06827" w:rsidRPr="00BD117A" w:rsidRDefault="00802F2A">
            <w:pPr>
              <w:pStyle w:val="Tabelatekst"/>
            </w:pPr>
            <w:r w:rsidRPr="00BD117A">
              <w:t>Czy Produkt Przetargu występuje w różnych pakietach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C6A783" w14:textId="1A08D957" w:rsidR="00F06827" w:rsidRPr="00BD117A" w:rsidRDefault="00802F2A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151CB0" w14:textId="43EF0D51" w:rsidR="00F0682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802F2A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9A66BC" w:rsidRPr="00BD117A" w14:paraId="002E6A59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EF802" w14:textId="52F20498" w:rsidR="009A66BC" w:rsidRPr="00BD117A" w:rsidRDefault="009A66BC">
            <w:pPr>
              <w:pStyle w:val="Tabelatekst"/>
            </w:pPr>
            <w:r w:rsidRPr="00BD117A">
              <w:t>Producent sprzedażowy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ED174E" w14:textId="0151F2C2" w:rsidR="009A66BC" w:rsidRPr="00BD117A" w:rsidRDefault="00802F2A">
            <w:pPr>
              <w:pStyle w:val="Tabelatekst"/>
            </w:pPr>
            <w:proofErr w:type="spellStart"/>
            <w:r w:rsidRPr="00BD117A">
              <w:t>neu_salesproducerid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3D61D" w14:textId="2D76101C" w:rsidR="009A66BC" w:rsidRPr="00BD117A" w:rsidRDefault="00802F2A">
            <w:pPr>
              <w:pStyle w:val="Tabelatekst"/>
            </w:pPr>
            <w:r w:rsidRPr="00BD117A">
              <w:t>Producent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59FB03" w14:textId="17437201" w:rsidR="009A66BC" w:rsidRPr="00BD117A" w:rsidRDefault="00802F2A">
            <w:pPr>
              <w:pStyle w:val="Tabelatekst"/>
            </w:pPr>
            <w:r w:rsidRPr="00BD117A">
              <w:t>Producent sprzedażowy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FF922E" w14:textId="0B600897" w:rsidR="009A66BC" w:rsidRPr="00BD117A" w:rsidRDefault="00802F2A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97E4BA" w14:textId="315EC538" w:rsidR="009A66BC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802F2A" w:rsidRPr="00BD117A">
              <w:rPr>
                <w:rStyle w:val="normaltextrun"/>
                <w:szCs w:val="20"/>
              </w:rPr>
              <w:t xml:space="preserve">, uzupełniane automatycznie, nazwa relacji: </w:t>
            </w:r>
            <w:proofErr w:type="spellStart"/>
            <w:r w:rsidR="002F2A0E" w:rsidRPr="00BD117A">
              <w:rPr>
                <w:rStyle w:val="normaltextrun"/>
                <w:szCs w:val="20"/>
              </w:rPr>
              <w:t>neu_neu_producer_neu_tenderproduct</w:t>
            </w:r>
            <w:proofErr w:type="spellEnd"/>
          </w:p>
        </w:tc>
      </w:tr>
      <w:tr w:rsidR="00941587" w:rsidRPr="00BD117A" w14:paraId="75951A56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59CC2" w14:textId="36514284" w:rsidR="00941587" w:rsidRPr="00BD117A" w:rsidRDefault="00941587">
            <w:pPr>
              <w:pStyle w:val="Tabelatekst"/>
            </w:pPr>
            <w:r w:rsidRPr="00BD117A">
              <w:t>Produkt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B7552" w14:textId="174CD35D" w:rsidR="00941587" w:rsidRPr="00BD117A" w:rsidRDefault="002F2A0E">
            <w:pPr>
              <w:pStyle w:val="Tabelatekst"/>
            </w:pPr>
            <w:proofErr w:type="spellStart"/>
            <w:r w:rsidRPr="00BD117A">
              <w:t>neu_productid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0C97D" w14:textId="34CB18E7" w:rsidR="00941587" w:rsidRPr="00BD117A" w:rsidRDefault="002F2A0E">
            <w:pPr>
              <w:pStyle w:val="Tabelatekst"/>
            </w:pPr>
            <w:r w:rsidRPr="00BD117A">
              <w:t>Produkt SAP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AEC688" w14:textId="32F5D723" w:rsidR="00941587" w:rsidRPr="00BD117A" w:rsidRDefault="002F2A0E">
            <w:pPr>
              <w:pStyle w:val="Tabelatekst"/>
            </w:pPr>
            <w:r w:rsidRPr="00BD117A">
              <w:t>Produkt SAP.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032EA4" w14:textId="0D4525C8" w:rsidR="00941587" w:rsidRPr="00BD117A" w:rsidRDefault="002F2A0E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211E53" w14:textId="4B91B582" w:rsidR="00941587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F2A0E" w:rsidRPr="00BD117A">
              <w:rPr>
                <w:rStyle w:val="normaltextrun"/>
                <w:szCs w:val="20"/>
              </w:rPr>
              <w:t>, uzupełniane automatycznie, nazwa relacji:</w:t>
            </w:r>
            <w:r w:rsidR="00A43371" w:rsidRPr="00BD117A">
              <w:t xml:space="preserve"> </w:t>
            </w:r>
            <w:proofErr w:type="spellStart"/>
            <w:r w:rsidR="00A43371" w:rsidRPr="00BD117A">
              <w:rPr>
                <w:rStyle w:val="normaltextrun"/>
                <w:szCs w:val="20"/>
              </w:rPr>
              <w:t>neu_product_neu_tenderproduct</w:t>
            </w:r>
            <w:proofErr w:type="spellEnd"/>
          </w:p>
        </w:tc>
      </w:tr>
      <w:tr w:rsidR="00FD24ED" w:rsidRPr="00BD117A" w14:paraId="1471D0C6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321E3" w14:textId="77777777" w:rsidR="00FD24ED" w:rsidRPr="00BD117A" w:rsidRDefault="00FD24ED">
            <w:pPr>
              <w:pStyle w:val="Tabelatekst"/>
            </w:pPr>
            <w:r w:rsidRPr="00BD117A">
              <w:t>Warunki z ostatnich 12 miesięcy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7F24E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neu_istradetermslastyear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7894E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1B4F9F" w14:textId="7777777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CA823E" w14:textId="77777777" w:rsidR="00FD24ED" w:rsidRPr="00BD117A" w:rsidRDefault="00FD24ED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F36B8E" w14:textId="377F8450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FD24ED" w:rsidRPr="00BD117A" w14:paraId="6C9B159F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2F985" w14:textId="77777777" w:rsidR="00FD24ED" w:rsidRPr="00BD117A" w:rsidRDefault="00FD24ED">
            <w:pPr>
              <w:pStyle w:val="Tabelatekst"/>
            </w:pPr>
            <w:r w:rsidRPr="00BD117A">
              <w:t>Ostatnia data otrzymania warunków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0B48FF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neu_lastzpzkdate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FC24D9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1E53E0" w14:textId="7777777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849750" w14:textId="77777777" w:rsidR="00FD24ED" w:rsidRPr="00BD117A" w:rsidRDefault="00FD24ED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AD90DC" w14:textId="534FF6D6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3EA9B1EF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5C77" w14:textId="77777777" w:rsidR="00FD24ED" w:rsidRPr="00BD117A" w:rsidRDefault="00FD24ED">
            <w:pPr>
              <w:pStyle w:val="Tabelatekst"/>
            </w:pPr>
            <w:r w:rsidRPr="00BD117A">
              <w:lastRenderedPageBreak/>
              <w:t>Ostatnia cena ZPZK z otrzymanych warunków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7D03B1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neu_lastpricezpzk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037B90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A80A1E" w14:textId="7777777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9913AF" w14:textId="77777777" w:rsidR="00FD24ED" w:rsidRPr="00BD117A" w:rsidRDefault="00FD24ED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952B44" w14:textId="214F6FB8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1A61F809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09FB" w14:textId="77777777" w:rsidR="00FD24ED" w:rsidRPr="00BD117A" w:rsidRDefault="00FD24ED">
            <w:pPr>
              <w:pStyle w:val="Tabelatekst"/>
            </w:pPr>
            <w:r w:rsidRPr="00BD117A">
              <w:t>Typ kalkulacji z otrzymanych warunków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BBB33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neu_caltulationtype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696546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5F0ECB" w14:textId="77777777" w:rsidR="00FD24ED" w:rsidRPr="00BD117A" w:rsidRDefault="00FD24ED">
            <w:pPr>
              <w:pStyle w:val="Tabelatekst"/>
            </w:pPr>
            <w:r w:rsidRPr="00BD117A">
              <w:t>BK,</w:t>
            </w:r>
          </w:p>
          <w:p w14:paraId="36C7257D" w14:textId="77777777" w:rsidR="00FD24ED" w:rsidRPr="00BD117A" w:rsidRDefault="00FD24ED">
            <w:pPr>
              <w:pStyle w:val="Tabelatekst"/>
            </w:pPr>
            <w:r w:rsidRPr="00BD117A">
              <w:t>zapytanie,</w:t>
            </w:r>
          </w:p>
          <w:p w14:paraId="10F5F88B" w14:textId="77777777" w:rsidR="00FD24ED" w:rsidRPr="00BD117A" w:rsidRDefault="00FD24ED">
            <w:pPr>
              <w:pStyle w:val="Tabelatekst"/>
            </w:pPr>
            <w:r w:rsidRPr="00BD117A">
              <w:t>unijny,</w:t>
            </w:r>
          </w:p>
          <w:p w14:paraId="474C9A0D" w14:textId="77777777" w:rsidR="00FD24ED" w:rsidRPr="00BD117A" w:rsidRDefault="00FD24ED">
            <w:pPr>
              <w:pStyle w:val="Tabelatekst"/>
            </w:pPr>
            <w:r w:rsidRPr="00BD117A">
              <w:t>krajowy,</w:t>
            </w:r>
          </w:p>
          <w:p w14:paraId="60BECF58" w14:textId="77777777" w:rsidR="00FD24ED" w:rsidRPr="00BD117A" w:rsidRDefault="00FD24ED">
            <w:pPr>
              <w:pStyle w:val="Tabelatekst"/>
            </w:pPr>
            <w:r w:rsidRPr="00BD117A">
              <w:t>na pozycję,</w:t>
            </w:r>
          </w:p>
          <w:p w14:paraId="13254F05" w14:textId="77777777" w:rsidR="00FD24ED" w:rsidRPr="00BD117A" w:rsidRDefault="00FD24ED">
            <w:pPr>
              <w:pStyle w:val="Tabelatekst"/>
            </w:pPr>
            <w:r w:rsidRPr="00BD117A">
              <w:t>na wartość,</w:t>
            </w:r>
          </w:p>
          <w:p w14:paraId="19552373" w14:textId="77777777" w:rsidR="00FD24ED" w:rsidRPr="00BD117A" w:rsidRDefault="00FD24ED">
            <w:pPr>
              <w:pStyle w:val="Tabelatekst"/>
            </w:pPr>
            <w:r w:rsidRPr="00BD117A">
              <w:t>aukcja,</w:t>
            </w:r>
          </w:p>
          <w:p w14:paraId="723DA1D4" w14:textId="77777777" w:rsidR="00FD24ED" w:rsidRPr="00BD117A" w:rsidRDefault="00FD24ED">
            <w:pPr>
              <w:pStyle w:val="Tabelatekst"/>
            </w:pPr>
            <w:r w:rsidRPr="00BD117A">
              <w:t>negocjacje,</w:t>
            </w:r>
          </w:p>
          <w:p w14:paraId="417644EA" w14:textId="77777777" w:rsidR="00FD24ED" w:rsidRPr="00BD117A" w:rsidRDefault="00FD24ED">
            <w:pPr>
              <w:pStyle w:val="Tabelatekst"/>
            </w:pPr>
            <w:r w:rsidRPr="00BD117A">
              <w:t>wolna ręka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3EAB6F" w14:textId="77777777" w:rsidR="00FD24ED" w:rsidRPr="00BD117A" w:rsidRDefault="00FD24ED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43A6C8" w14:textId="10D72BCF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0D73466D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53FA5" w14:textId="77777777" w:rsidR="00FD24ED" w:rsidRPr="00BD117A" w:rsidRDefault="00FD24ED">
            <w:pPr>
              <w:pStyle w:val="Tabelatekst"/>
            </w:pPr>
            <w:r w:rsidRPr="00BD117A">
              <w:t>Nazwa międzynarodowa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1776A2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neu_nameinternational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EE896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9DA41F" w14:textId="1A11E801" w:rsidR="00FD24ED" w:rsidRPr="00BD117A" w:rsidRDefault="00FD24ED">
            <w:pPr>
              <w:pStyle w:val="Tabelatekst"/>
            </w:pPr>
            <w:r w:rsidRPr="00BD117A">
              <w:t>Nazwa międzynarodowa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AE2D19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05113D" w14:textId="20C0513F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4A25AE6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1816B" w14:textId="77777777" w:rsidR="00FD24ED" w:rsidRPr="00BD117A" w:rsidRDefault="00FD24ED">
            <w:pPr>
              <w:pStyle w:val="Tabelatekst"/>
            </w:pPr>
            <w:r w:rsidRPr="00BD117A">
              <w:t>Postać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E93BB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neu_form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6626B4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E7A2F4" w14:textId="0890AD3E" w:rsidR="00FD24ED" w:rsidRPr="00BD117A" w:rsidRDefault="00FD24ED">
            <w:pPr>
              <w:pStyle w:val="Tabelatekst"/>
            </w:pPr>
            <w:r w:rsidRPr="00BD117A">
              <w:t>Postać Produktu</w:t>
            </w:r>
            <w:r w:rsidR="00112F64" w:rsidRPr="00BD117A">
              <w:t xml:space="preserve">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634322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1336AF" w14:textId="5DF126F4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05546C2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1065B" w14:textId="77777777" w:rsidR="00FD24ED" w:rsidRPr="00BD117A" w:rsidRDefault="00FD24ED">
            <w:pPr>
              <w:pStyle w:val="Tabelatekst"/>
            </w:pPr>
            <w:r w:rsidRPr="00BD117A">
              <w:t>Dawka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7D8F7A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neu_dosage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F5FA8F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9A257B" w14:textId="1FBE4ECB" w:rsidR="00FD24ED" w:rsidRPr="00BD117A" w:rsidRDefault="0028561D">
            <w:pPr>
              <w:pStyle w:val="Tabelatekst"/>
            </w:pPr>
            <w:r w:rsidRPr="00BD117A">
              <w:t>Dawka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9C97E1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7B756B" w14:textId="7B8EE62C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7AD929D8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E02E" w14:textId="064D51D9" w:rsidR="00FD24ED" w:rsidRPr="00BD117A" w:rsidRDefault="0028561D">
            <w:pPr>
              <w:pStyle w:val="Tabelatekst"/>
            </w:pPr>
            <w:r w:rsidRPr="00BD117A">
              <w:t>Jednostka miary proponowana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92F26A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neu_unit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AC512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17010E" w14:textId="18367302" w:rsidR="00FD24ED" w:rsidRPr="00BD117A" w:rsidRDefault="001272D8">
            <w:pPr>
              <w:pStyle w:val="Tabelatekst"/>
            </w:pPr>
            <w:r w:rsidRPr="00BD117A">
              <w:t>Jednostka miary proponowana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9054CC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11E05D" w14:textId="7888FCBF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  <w:r w:rsidR="001272D8" w:rsidRPr="00BD117A">
              <w:rPr>
                <w:rStyle w:val="normaltextrun"/>
                <w:szCs w:val="20"/>
              </w:rPr>
              <w:t>, nazwa wyświetlana: Jednostka miary</w:t>
            </w:r>
          </w:p>
        </w:tc>
      </w:tr>
      <w:tr w:rsidR="00FD24ED" w:rsidRPr="00BD117A" w14:paraId="0965E334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2045E" w14:textId="77777777" w:rsidR="00FD24ED" w:rsidRPr="00BD117A" w:rsidRDefault="00FD24ED">
            <w:pPr>
              <w:pStyle w:val="Tabelatekst"/>
            </w:pPr>
            <w:r w:rsidRPr="00BD117A">
              <w:t>Problem z przeliczeniem ilości jednostek miary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E71A0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neu_unitamountproblem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C9DB0C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E51F9F" w14:textId="77777777" w:rsidR="00FD24ED" w:rsidRPr="00BD117A" w:rsidRDefault="00FD24ED">
            <w:pPr>
              <w:pStyle w:val="Tabelatekst"/>
            </w:pPr>
            <w:r w:rsidRPr="00BD117A">
              <w:t>Czy występuje problem przy przeliczeniu ilości jednostek miary ?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FADC72" w14:textId="77777777" w:rsidR="00FD24ED" w:rsidRPr="00BD117A" w:rsidRDefault="00FD24ED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E7D867" w14:textId="71986476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81556" w:rsidRPr="00BD117A">
              <w:rPr>
                <w:rStyle w:val="normaltextrun"/>
                <w:szCs w:val="20"/>
              </w:rPr>
              <w:t xml:space="preserve">, </w:t>
            </w:r>
            <w:r w:rsidR="00FD24ED" w:rsidRPr="00BD117A">
              <w:rPr>
                <w:rStyle w:val="normaltextrun"/>
                <w:szCs w:val="20"/>
              </w:rPr>
              <w:t>uzupełniane automatycznie, domyślnie: Nie</w:t>
            </w:r>
          </w:p>
        </w:tc>
      </w:tr>
      <w:tr w:rsidR="00FD24ED" w:rsidRPr="00BD117A" w14:paraId="0EF5B431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9F811" w14:textId="77777777" w:rsidR="00FD24ED" w:rsidRPr="00BD117A" w:rsidRDefault="00FD24ED">
            <w:pPr>
              <w:pStyle w:val="Tabelatekst"/>
            </w:pPr>
            <w:r w:rsidRPr="00BD117A">
              <w:t>Ilość jednostek miary do kalkulacji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E6429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neu_unitamount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957DBE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05BDCF" w14:textId="2A68F427" w:rsidR="00FD24ED" w:rsidRPr="00BD117A" w:rsidRDefault="00FD24ED">
            <w:pPr>
              <w:pStyle w:val="Tabelatekst"/>
            </w:pPr>
            <w:r w:rsidRPr="00BD117A">
              <w:t>Ilość jednostek miary proponowana Produktu</w:t>
            </w:r>
            <w:r w:rsidR="00466C2B" w:rsidRPr="00BD117A">
              <w:t xml:space="preserve">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4F9B99" w14:textId="77777777" w:rsidR="00FD24ED" w:rsidRPr="00BD117A" w:rsidRDefault="00FD24ED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10F78C" w14:textId="5275B22E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automatycznie, dokładność: 4</w:t>
            </w:r>
          </w:p>
        </w:tc>
      </w:tr>
      <w:tr w:rsidR="00FD24ED" w:rsidRPr="00BD117A" w14:paraId="03B3423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E78DF" w14:textId="77777777" w:rsidR="00FD24ED" w:rsidRPr="00BD117A" w:rsidRDefault="00FD24ED">
            <w:pPr>
              <w:pStyle w:val="Tabelatekst"/>
            </w:pPr>
            <w:r w:rsidRPr="00BD117A">
              <w:lastRenderedPageBreak/>
              <w:t>Ilość jednostek miary do kalkulacji - zmiana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3FB7E9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neu_unitamountchange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F48A0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1210F1" w14:textId="77777777" w:rsidR="00FD24ED" w:rsidRPr="00BD117A" w:rsidRDefault="00FD24ED">
            <w:pPr>
              <w:pStyle w:val="Tabelatekst"/>
            </w:pPr>
            <w:r w:rsidRPr="00BD117A">
              <w:t>Pole do ręcznej zmiany ilości jednostek.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20E043" w14:textId="77777777" w:rsidR="00FD24ED" w:rsidRPr="00BD117A" w:rsidRDefault="00FD24ED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486E10" w14:textId="1FEBFA77" w:rsidR="00FD24ED" w:rsidRPr="00BD117A" w:rsidRDefault="000902CB">
            <w:pPr>
              <w:pStyle w:val="Tabelatekst"/>
              <w:rPr>
                <w:rStyle w:val="normaltextrun"/>
                <w:b/>
                <w:bCs/>
                <w:szCs w:val="20"/>
              </w:rPr>
            </w:pPr>
            <w:r>
              <w:rPr>
                <w:rStyle w:val="normaltextrun"/>
                <w:szCs w:val="20"/>
              </w:rPr>
              <w:t>J</w:t>
            </w:r>
            <w:r w:rsidR="00FD24ED" w:rsidRPr="00BD117A">
              <w:rPr>
                <w:rStyle w:val="normaltextrun"/>
                <w:szCs w:val="20"/>
              </w:rPr>
              <w:t>ego zapisana wartość nadpisuje pole „</w:t>
            </w:r>
            <w:r w:rsidR="00FD24ED" w:rsidRPr="00BD117A">
              <w:t>Ilość jednostek miary do kalkulacji”, dokładność: 4</w:t>
            </w:r>
          </w:p>
        </w:tc>
      </w:tr>
      <w:tr w:rsidR="00FD24ED" w:rsidRPr="00BD117A" w14:paraId="49FB9830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039E" w14:textId="77777777" w:rsidR="00FD24ED" w:rsidRPr="00BD117A" w:rsidRDefault="00FD24ED">
            <w:pPr>
              <w:pStyle w:val="Tabelatekst"/>
            </w:pPr>
            <w:r w:rsidRPr="00BD117A">
              <w:t>Ilość jednostek miary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475A1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neu_unitamountsap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5161EE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26A307" w14:textId="7777777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492CE4" w14:textId="77777777" w:rsidR="00FD24ED" w:rsidRPr="00BD117A" w:rsidRDefault="00FD24ED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4C0F80" w14:textId="4EC24D00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9119DF" w:rsidRPr="00BD117A">
              <w:rPr>
                <w:rStyle w:val="normaltextrun"/>
                <w:szCs w:val="20"/>
              </w:rPr>
              <w:t>,</w:t>
            </w:r>
            <w:r w:rsidR="00FD24ED" w:rsidRPr="00BD117A">
              <w:rPr>
                <w:rStyle w:val="normaltextrun"/>
                <w:szCs w:val="20"/>
              </w:rPr>
              <w:t xml:space="preserve"> uzupełniane automatycznie</w:t>
            </w:r>
          </w:p>
        </w:tc>
      </w:tr>
      <w:tr w:rsidR="00FD24ED" w:rsidRPr="00BD117A" w14:paraId="03B713D0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A387C" w14:textId="77777777" w:rsidR="00FD24ED" w:rsidRPr="00BD117A" w:rsidRDefault="00FD24ED">
            <w:pPr>
              <w:pStyle w:val="Tabelatekst"/>
            </w:pPr>
            <w:r w:rsidRPr="00BD117A">
              <w:t>Opakowanie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5DF17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neu_packaging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C3A5D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87E6C9" w14:textId="7DF979CD" w:rsidR="00FD24ED" w:rsidRPr="00BD117A" w:rsidRDefault="00B0272E">
            <w:pPr>
              <w:pStyle w:val="Tabelatekst"/>
            </w:pPr>
            <w:r w:rsidRPr="00BD117A">
              <w:t>Opakowanie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ADA787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00BF48" w14:textId="139D91F8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1D14FEA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FC032" w14:textId="77777777" w:rsidR="00FD24ED" w:rsidRPr="00BD117A" w:rsidRDefault="00FD24ED">
            <w:pPr>
              <w:pStyle w:val="Tabelatekst"/>
            </w:pPr>
            <w:r w:rsidRPr="00BD117A">
              <w:t>Ilość sztuk w opakowaniu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D0965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neu_packagingqty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E2941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6179FC" w14:textId="24446DB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916415" w14:textId="77777777" w:rsidR="00FD24ED" w:rsidRPr="00BD117A" w:rsidRDefault="00FD24ED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B94190" w14:textId="4F9AB4A3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397388F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0E69" w14:textId="77777777" w:rsidR="00FD24ED" w:rsidRPr="00BD117A" w:rsidRDefault="00FD24ED">
            <w:pPr>
              <w:pStyle w:val="Tabelatekst"/>
            </w:pPr>
            <w:r w:rsidRPr="00BD117A">
              <w:t>Ilość sztuk w opakowaniu - zmiana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4AAA3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neu_packagingqtychange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72F68C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692FB3" w14:textId="77777777" w:rsidR="00FD24ED" w:rsidRPr="00BD117A" w:rsidRDefault="00FD24ED">
            <w:pPr>
              <w:pStyle w:val="Tabelatekst"/>
            </w:pPr>
            <w:r w:rsidRPr="00BD117A">
              <w:t>Pole do ręcznej zmiany ilości sztuk w opakowaniu.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57D3E0" w14:textId="77777777" w:rsidR="00FD24ED" w:rsidRPr="00BD117A" w:rsidRDefault="00FD24ED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67F6CB" w14:textId="02BCF41C" w:rsidR="00FD24ED" w:rsidRPr="00BD117A" w:rsidRDefault="009C0FB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J</w:t>
            </w:r>
            <w:r w:rsidR="00FD24ED" w:rsidRPr="00BD117A">
              <w:rPr>
                <w:rStyle w:val="normaltextrun"/>
                <w:szCs w:val="20"/>
              </w:rPr>
              <w:t>ego zapisana wartość nadpisuje pole „</w:t>
            </w:r>
            <w:r w:rsidR="00FD24ED" w:rsidRPr="00BD117A">
              <w:t>Ilość sztuk w opakowaniu"</w:t>
            </w:r>
          </w:p>
        </w:tc>
      </w:tr>
      <w:tr w:rsidR="00FD24ED" w:rsidRPr="00BD117A" w14:paraId="7A2B1701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B1114" w14:textId="77777777" w:rsidR="00FD24ED" w:rsidRPr="00BD117A" w:rsidRDefault="00FD24ED">
            <w:pPr>
              <w:pStyle w:val="Tabelatekst"/>
            </w:pPr>
            <w:r w:rsidRPr="00BD117A">
              <w:t>Opakowanie zbiorcze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AAE476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neu_packagingset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658D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438E2B" w14:textId="673DF14F" w:rsidR="00FD24ED" w:rsidRPr="00BD117A" w:rsidRDefault="002D5986">
            <w:pPr>
              <w:pStyle w:val="Tabelatekst"/>
            </w:pPr>
            <w:r w:rsidRPr="00BD117A">
              <w:t>Opakowanie zbiorcze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B1C716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2F6B11" w14:textId="057EB2BE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583053F3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8B87" w14:textId="77777777" w:rsidR="00FD24ED" w:rsidRPr="00BD117A" w:rsidRDefault="00FD24ED">
            <w:pPr>
              <w:pStyle w:val="Tabelatekst"/>
            </w:pPr>
            <w:r w:rsidRPr="00BD117A">
              <w:t>Droga podania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DBB826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neu_routeofadministration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4582E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27B666" w14:textId="5BA94A5E" w:rsidR="00FD24ED" w:rsidRPr="00BD117A" w:rsidRDefault="003A517B">
            <w:pPr>
              <w:pStyle w:val="Tabelatekst"/>
            </w:pPr>
            <w:r w:rsidRPr="00BD117A">
              <w:t>Droga podania dla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8D5128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6F26CD" w14:textId="3CBD46F7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1A8666A9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6413" w14:textId="77777777" w:rsidR="00FD24ED" w:rsidRPr="00BD117A" w:rsidRDefault="00FD24ED">
            <w:pPr>
              <w:pStyle w:val="Tabelatekst"/>
            </w:pPr>
            <w:r w:rsidRPr="00BD117A">
              <w:t>Substancja czynna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38FBBB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neu_activesubstance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DEBB4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E85021" w14:textId="4FD7ABF8" w:rsidR="00FD24ED" w:rsidRPr="00BD117A" w:rsidRDefault="0062188E">
            <w:pPr>
              <w:pStyle w:val="Tabelatekst"/>
            </w:pPr>
            <w:r w:rsidRPr="00BD117A">
              <w:t>Substancja czynna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56BF82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FD9694" w14:textId="0C071E51" w:rsidR="00FD24ED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D24E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3898578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3D87B" w14:textId="77777777" w:rsidR="00FD24ED" w:rsidRPr="00BD117A" w:rsidRDefault="00FD24ED">
            <w:pPr>
              <w:pStyle w:val="Tabelatekst"/>
            </w:pPr>
            <w:r w:rsidRPr="00BD117A">
              <w:t>Nazwa rozczytana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498E3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neu_namefromexcel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A0AC4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1BD3ED" w14:textId="7777777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9DF2F4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7E5BE7" w14:textId="012CCE6E" w:rsidR="00FD24ED" w:rsidRPr="00BD117A" w:rsidRDefault="009C0FB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D24ED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FD24ED" w:rsidRPr="00BD117A" w14:paraId="4A758BD7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3A3A0" w14:textId="77777777" w:rsidR="00FD24ED" w:rsidRPr="00BD117A" w:rsidRDefault="00FD24ED">
            <w:pPr>
              <w:pStyle w:val="Tabelatekst"/>
            </w:pPr>
            <w:r w:rsidRPr="00BD117A">
              <w:t>Postać rozczytana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8FE13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neu_formfromexcel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80DA6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805E9D" w14:textId="7777777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BA878C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EEEFE2" w14:textId="77DE86C9" w:rsidR="00FD24ED" w:rsidRPr="00BD117A" w:rsidRDefault="009C0FB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D24ED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FD24ED" w:rsidRPr="00BD117A" w14:paraId="51B6CCF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28FAC" w14:textId="77777777" w:rsidR="00FD24ED" w:rsidRPr="00BD117A" w:rsidRDefault="00FD24ED">
            <w:pPr>
              <w:pStyle w:val="Tabelatekst"/>
            </w:pPr>
            <w:r w:rsidRPr="00BD117A">
              <w:t>Dawka rozczytana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E87C9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neu_dosagefromexcel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3BFCBE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5BCCE0" w14:textId="7777777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CFB4FF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5F6BC8" w14:textId="1114D51C" w:rsidR="00FD24ED" w:rsidRPr="00BD117A" w:rsidRDefault="009C0FB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D24ED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FD24ED" w:rsidRPr="00BD117A" w14:paraId="26222C1D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3177E" w14:textId="77777777" w:rsidR="00FD24ED" w:rsidRPr="00BD117A" w:rsidRDefault="00FD24ED">
            <w:pPr>
              <w:pStyle w:val="Tabelatekst"/>
            </w:pPr>
            <w:r w:rsidRPr="00BD117A">
              <w:lastRenderedPageBreak/>
              <w:t>Jednostka rozczytana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93A34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neu_unitfromexcel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AB96E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7870F3" w14:textId="7777777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91F8C3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013A31" w14:textId="796F934F" w:rsidR="00FD24ED" w:rsidRPr="00BD117A" w:rsidRDefault="009C0FB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D24ED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FD24ED" w:rsidRPr="00BD117A" w14:paraId="18FDDC6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324DD" w14:textId="4CF6D3E3" w:rsidR="00FD24ED" w:rsidRPr="00BD117A" w:rsidRDefault="009411BC">
            <w:pPr>
              <w:pStyle w:val="Tabelatekst"/>
            </w:pPr>
            <w:r w:rsidRPr="00BD117A">
              <w:t>Ilość jednostek miary z zapytania (specyfikacji)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9DAF8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neu_unitamountfromexcel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424E23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BC59E0" w14:textId="5073DC2C" w:rsidR="00FD24ED" w:rsidRPr="00BD117A" w:rsidRDefault="009411BC">
            <w:pPr>
              <w:pStyle w:val="Tabelatekst"/>
            </w:pPr>
            <w:r w:rsidRPr="00BD117A">
              <w:t>Ilość jednostek miary z zapytania dla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D0B2F4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6E068A" w14:textId="492273A3" w:rsidR="00FD24ED" w:rsidRPr="00BD117A" w:rsidRDefault="009C0FB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D24ED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FD24ED" w:rsidRPr="00BD117A" w14:paraId="79D45740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D80C8" w14:textId="77777777" w:rsidR="00FD24ED" w:rsidRPr="00BD117A" w:rsidRDefault="00FD24ED">
            <w:pPr>
              <w:pStyle w:val="Tabelatekst"/>
            </w:pPr>
            <w:r w:rsidRPr="00BD117A">
              <w:t>Opakowanie rozczytane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427449" w14:textId="7050F06E" w:rsidR="00FD24ED" w:rsidRPr="00BD117A" w:rsidRDefault="00CE0E5B">
            <w:pPr>
              <w:pStyle w:val="Tabelatekst"/>
            </w:pPr>
            <w:proofErr w:type="spellStart"/>
            <w:r w:rsidRPr="00BD117A">
              <w:t>neu_packagefromexcel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74097B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9CA246" w14:textId="7777777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0A5B87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662CDF" w14:textId="63574D6E" w:rsidR="00FD24ED" w:rsidRPr="00BD117A" w:rsidRDefault="009C0FB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D24ED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FD24ED" w:rsidRPr="00BD117A" w14:paraId="23120034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43632" w14:textId="77777777" w:rsidR="00FD24ED" w:rsidRPr="00BD117A" w:rsidRDefault="00FD24ED">
            <w:pPr>
              <w:pStyle w:val="Tabelatekst"/>
            </w:pPr>
            <w:r w:rsidRPr="00BD117A">
              <w:t>Ilość sztuk rozczytana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0176C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neu_quantityfromexcel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CF5C5C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16EBE6" w14:textId="7777777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648C0F" w14:textId="77777777" w:rsidR="00FD24ED" w:rsidRPr="00BD117A" w:rsidRDefault="00FD24ED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5DC316" w14:textId="1B1C272C" w:rsidR="00FD24ED" w:rsidRPr="00BD117A" w:rsidRDefault="009C0FB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D24ED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175C38" w:rsidRPr="00BD117A" w14:paraId="02A7FED6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C911B" w14:textId="0F4EBF99" w:rsidR="00175C38" w:rsidRPr="00BD117A" w:rsidRDefault="00175C38">
            <w:pPr>
              <w:pStyle w:val="Tabelatekst"/>
            </w:pPr>
            <w:proofErr w:type="spellStart"/>
            <w:r w:rsidRPr="00BD117A">
              <w:t>Output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RowNum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77340" w14:textId="3EA1770B" w:rsidR="00175C38" w:rsidRPr="00BD117A" w:rsidRDefault="00953B5E">
            <w:pPr>
              <w:pStyle w:val="Tabelatekst"/>
            </w:pPr>
            <w:proofErr w:type="spellStart"/>
            <w:r w:rsidRPr="00BD117A">
              <w:t>neu_outputrownum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D522A" w14:textId="77777777" w:rsidR="00175C38" w:rsidRPr="00BD117A" w:rsidRDefault="00175C3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45EF05" w14:textId="77777777" w:rsidR="00175C38" w:rsidRPr="00BD117A" w:rsidRDefault="00175C38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EF83E1" w14:textId="1F40AB73" w:rsidR="00175C38" w:rsidRPr="00BD117A" w:rsidRDefault="00E9690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A352B0" w14:textId="73651276" w:rsidR="00175C38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E96900" w:rsidRPr="00BD117A">
              <w:rPr>
                <w:rStyle w:val="normaltextrun"/>
                <w:szCs w:val="20"/>
              </w:rPr>
              <w:t>,</w:t>
            </w:r>
            <w:r w:rsidR="00953B5E" w:rsidRPr="00BD117A">
              <w:rPr>
                <w:rStyle w:val="normaltextrun"/>
                <w:szCs w:val="20"/>
              </w:rPr>
              <w:t xml:space="preserve"> uzupełniane automatycznie lub przez użytkownika, nazwa wyświetlana: </w:t>
            </w:r>
            <w:r w:rsidR="00E96900" w:rsidRPr="00BD117A">
              <w:rPr>
                <w:rStyle w:val="normaltextrun"/>
                <w:szCs w:val="20"/>
              </w:rPr>
              <w:t>Numer wiersza w Excelu</w:t>
            </w:r>
          </w:p>
        </w:tc>
      </w:tr>
      <w:tr w:rsidR="00175C38" w:rsidRPr="00BD117A" w14:paraId="5854B5C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23A96" w14:textId="185994BA" w:rsidR="00175C38" w:rsidRPr="00BD117A" w:rsidRDefault="00EE5F5A">
            <w:pPr>
              <w:pStyle w:val="Tabelatekst"/>
            </w:pPr>
            <w:proofErr w:type="spellStart"/>
            <w:r w:rsidRPr="00BD117A">
              <w:t>Output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Sheet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E7DA2" w14:textId="47D660F9" w:rsidR="00175C38" w:rsidRPr="00BD117A" w:rsidRDefault="00153B4E">
            <w:pPr>
              <w:pStyle w:val="Tabelatekst"/>
            </w:pPr>
            <w:proofErr w:type="spellStart"/>
            <w:r w:rsidRPr="00BD117A">
              <w:t>neu_outputsheet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269455" w14:textId="77777777" w:rsidR="00175C38" w:rsidRPr="00BD117A" w:rsidRDefault="00175C3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154AAF" w14:textId="77777777" w:rsidR="00175C38" w:rsidRPr="00BD117A" w:rsidRDefault="00175C38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DEF232" w14:textId="086BE765" w:rsidR="00175C38" w:rsidRPr="00BD117A" w:rsidRDefault="00316794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FE1ABE" w14:textId="38170EC9" w:rsidR="00175C38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316794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FD24ED" w:rsidRPr="00BD117A" w14:paraId="00B10B6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EA33C" w14:textId="77777777" w:rsidR="00FD24ED" w:rsidRPr="00BD117A" w:rsidRDefault="00FD24ED">
            <w:pPr>
              <w:pStyle w:val="Tabelatekst"/>
            </w:pPr>
            <w:r w:rsidRPr="00BD117A">
              <w:t>Opakowanie do przeliczeń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8EE31" w14:textId="77777777" w:rsidR="00FD24ED" w:rsidRPr="00BD117A" w:rsidRDefault="00FD24ED">
            <w:pPr>
              <w:pStyle w:val="Tabelatekst"/>
            </w:pPr>
            <w:proofErr w:type="spellStart"/>
            <w:r w:rsidRPr="00BD117A">
              <w:t>neu_packageforcalc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6ACE3" w14:textId="77777777" w:rsidR="00FD24ED" w:rsidRPr="00BD117A" w:rsidRDefault="00FD24E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234733" w14:textId="77777777" w:rsidR="00FD24ED" w:rsidRPr="00BD117A" w:rsidRDefault="00FD24E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6F34FD" w14:textId="77777777" w:rsidR="00FD24ED" w:rsidRPr="00BD117A" w:rsidRDefault="00FD24E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508FFF" w14:textId="507B878C" w:rsidR="00FD24E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FD24ED" w:rsidRPr="00BD117A">
              <w:rPr>
                <w:rStyle w:val="normaltextrun"/>
                <w:szCs w:val="20"/>
              </w:rPr>
              <w:t xml:space="preserve"> automatycznie</w:t>
            </w:r>
          </w:p>
        </w:tc>
      </w:tr>
      <w:tr w:rsidR="008E39FF" w:rsidRPr="00BD117A" w14:paraId="30ACBF52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CAFBD" w14:textId="0B0F86BC" w:rsidR="008E39FF" w:rsidRPr="00BD117A" w:rsidRDefault="0019024A">
            <w:pPr>
              <w:pStyle w:val="Tabelatekst"/>
            </w:pPr>
            <w:r w:rsidRPr="00BD117A">
              <w:t>Sprawdzono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5EA86C" w14:textId="7AF50A67" w:rsidR="008E39FF" w:rsidRPr="00BD117A" w:rsidRDefault="00BA487F">
            <w:pPr>
              <w:pStyle w:val="Tabelatekst"/>
            </w:pPr>
            <w:proofErr w:type="spellStart"/>
            <w:r w:rsidRPr="00BD117A">
              <w:t>neu_ischecked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00B01" w14:textId="77777777" w:rsidR="008E39FF" w:rsidRPr="00BD117A" w:rsidRDefault="008E39F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63020E" w14:textId="75447EBA" w:rsidR="008E39FF" w:rsidRPr="00BD117A" w:rsidRDefault="00BA487F">
            <w:pPr>
              <w:pStyle w:val="Tabelatekst"/>
            </w:pPr>
            <w:r w:rsidRPr="00BD117A">
              <w:t>Czy sprawdzono poprawność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527AA6" w14:textId="22F622C4" w:rsidR="008E39FF" w:rsidRPr="00BD117A" w:rsidRDefault="00BA487F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38088B" w14:textId="5FBF609B" w:rsidR="008E39FF" w:rsidRPr="00BD117A" w:rsidRDefault="009C0FB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BA487F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19024A" w:rsidRPr="00BD117A" w14:paraId="3857925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45745" w14:textId="1F4DB50E" w:rsidR="0019024A" w:rsidRPr="00BD117A" w:rsidRDefault="001557DD">
            <w:pPr>
              <w:pStyle w:val="Tabelatekst"/>
            </w:pPr>
            <w:r w:rsidRPr="00BD117A">
              <w:t>Prawidłowo zmapowany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44C370" w14:textId="55C02CC3" w:rsidR="0019024A" w:rsidRPr="00BD117A" w:rsidRDefault="001557DD">
            <w:pPr>
              <w:pStyle w:val="Tabelatekst"/>
            </w:pPr>
            <w:proofErr w:type="spellStart"/>
            <w:r w:rsidRPr="00BD117A">
              <w:t>neu_iscorrectmappeditem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0A8392" w14:textId="77777777" w:rsidR="0019024A" w:rsidRPr="00BD117A" w:rsidRDefault="001902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663063" w14:textId="6980E1ED" w:rsidR="0019024A" w:rsidRPr="00BD117A" w:rsidRDefault="001557DD">
            <w:pPr>
              <w:pStyle w:val="Tabelatekst"/>
            </w:pPr>
            <w:r w:rsidRPr="00BD117A">
              <w:t>Czy Produkt Przetargu jest prawidłowo zmapowany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5B1038" w14:textId="07364878" w:rsidR="0019024A" w:rsidRPr="00BD117A" w:rsidRDefault="001557DD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8A0E68" w14:textId="5635AAC2" w:rsidR="0019024A" w:rsidRPr="00BD117A" w:rsidRDefault="009C0FB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1557DD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19024A" w:rsidRPr="00BD117A" w14:paraId="3D81F4C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30961" w14:textId="06CDBF56" w:rsidR="0019024A" w:rsidRPr="00BD117A" w:rsidRDefault="00687503">
            <w:pPr>
              <w:pStyle w:val="Tabelatekst"/>
            </w:pPr>
            <w:r w:rsidRPr="00BD117A">
              <w:t>Prawidłowo skalkulowany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B8F0E" w14:textId="76EA3843" w:rsidR="0019024A" w:rsidRPr="00BD117A" w:rsidRDefault="00687503">
            <w:pPr>
              <w:pStyle w:val="Tabelatekst"/>
            </w:pPr>
            <w:proofErr w:type="spellStart"/>
            <w:r w:rsidRPr="00BD117A">
              <w:t>neu_iscorrectcalculateditem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BC422" w14:textId="77777777" w:rsidR="0019024A" w:rsidRPr="00BD117A" w:rsidRDefault="0019024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E02119" w14:textId="0530016E" w:rsidR="0019024A" w:rsidRPr="00BD117A" w:rsidRDefault="00687503">
            <w:pPr>
              <w:pStyle w:val="Tabelatekst"/>
            </w:pPr>
            <w:r w:rsidRPr="00BD117A">
              <w:t>Czy Produkt Przetargu jest prawidłowo skalkulowany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628045" w14:textId="31DA48F1" w:rsidR="0019024A" w:rsidRPr="00BD117A" w:rsidRDefault="00687503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DF95C9" w14:textId="0AF1D54E" w:rsidR="0019024A" w:rsidRPr="00BD117A" w:rsidRDefault="009C0FB5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687503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EF2092" w:rsidRPr="00BD117A" w14:paraId="4B9DABE6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C2284" w14:textId="4B54DD63" w:rsidR="00EF2092" w:rsidRPr="00BD117A" w:rsidRDefault="00E66CAB">
            <w:pPr>
              <w:pStyle w:val="Tabelatekst"/>
            </w:pPr>
            <w:r w:rsidRPr="00BD117A">
              <w:t>Liczba dopasowanych produktów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51173" w14:textId="651B4CDB" w:rsidR="00EF2092" w:rsidRPr="00BD117A" w:rsidRDefault="00E66CAB">
            <w:pPr>
              <w:pStyle w:val="Tabelatekst"/>
            </w:pPr>
            <w:proofErr w:type="spellStart"/>
            <w:r w:rsidRPr="00BD117A">
              <w:t>neu_numberofmappedproducts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B270B" w14:textId="77777777" w:rsidR="00EF2092" w:rsidRPr="00BD117A" w:rsidRDefault="00EF209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A5A8AA" w14:textId="77777777" w:rsidR="00EF2092" w:rsidRPr="00BD117A" w:rsidRDefault="00EF2092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44492B" w14:textId="645BFE64" w:rsidR="00EF2092" w:rsidRPr="00BD117A" w:rsidRDefault="0099720C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B7AE12" w14:textId="5DA4ED19" w:rsidR="00EF2092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E66CAB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F2092" w:rsidRPr="00BD117A" w14:paraId="78379701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F40CE" w14:textId="3DD64504" w:rsidR="00EF2092" w:rsidRPr="00BD117A" w:rsidRDefault="00D136CA">
            <w:pPr>
              <w:pStyle w:val="Tabelatekst"/>
            </w:pPr>
            <w:proofErr w:type="spellStart"/>
            <w:r w:rsidRPr="00BD117A">
              <w:t>Zremapuj</w:t>
            </w:r>
            <w:proofErr w:type="spellEnd"/>
            <w:r w:rsidRPr="00BD117A">
              <w:t xml:space="preserve"> produkt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5D2FD" w14:textId="0E4CC825" w:rsidR="00EF2092" w:rsidRPr="00BD117A" w:rsidRDefault="00B72B2B">
            <w:pPr>
              <w:pStyle w:val="Tabelatekst"/>
            </w:pPr>
            <w:proofErr w:type="spellStart"/>
            <w:r w:rsidRPr="00BD117A">
              <w:t>WebResource_ButtonTenderProductRunMapper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FBF791" w14:textId="77777777" w:rsidR="00EF2092" w:rsidRPr="00BD117A" w:rsidRDefault="00EF209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5576B4" w14:textId="6DCD5F6A" w:rsidR="00EF2092" w:rsidRPr="00BD117A" w:rsidRDefault="00D136CA">
            <w:pPr>
              <w:pStyle w:val="Tabelatekst"/>
            </w:pPr>
            <w:r w:rsidRPr="00BD117A">
              <w:t>Przycisk „</w:t>
            </w:r>
            <w:proofErr w:type="spellStart"/>
            <w:r w:rsidRPr="00BD117A">
              <w:t>Zremapuj</w:t>
            </w:r>
            <w:proofErr w:type="spellEnd"/>
            <w:r w:rsidRPr="00BD117A">
              <w:t xml:space="preserve"> produkt”, wywołujący ponowne </w:t>
            </w:r>
            <w:r w:rsidR="00003054" w:rsidRPr="00BD117A">
              <w:t>mapowanie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B7A923" w14:textId="127B6724" w:rsidR="00EF2092" w:rsidRPr="00BD117A" w:rsidRDefault="0099720C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E08413" w14:textId="232D448D" w:rsidR="00EF2092" w:rsidRPr="00BD117A" w:rsidRDefault="0099720C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Web:</w:t>
            </w:r>
            <w:r w:rsidR="00576BC0" w:rsidRPr="00BD117A">
              <w:rPr>
                <w:rStyle w:val="Nagwek1Znak"/>
              </w:rPr>
              <w:t xml:space="preserve"> </w:t>
            </w:r>
            <w:proofErr w:type="spellStart"/>
            <w:r w:rsidR="00576BC0" w:rsidRPr="00BD117A">
              <w:rPr>
                <w:rStyle w:val="ms-crm-lookupitem-name"/>
              </w:rPr>
              <w:t>neu</w:t>
            </w:r>
            <w:proofErr w:type="spellEnd"/>
            <w:r w:rsidR="00576BC0" w:rsidRPr="00BD117A">
              <w:rPr>
                <w:rStyle w:val="ms-crm-lookupitem-name"/>
              </w:rPr>
              <w:t>_/</w:t>
            </w:r>
            <w:proofErr w:type="spellStart"/>
            <w:r w:rsidR="00576BC0" w:rsidRPr="00BD117A">
              <w:rPr>
                <w:rStyle w:val="ms-crm-lookupitem-name"/>
              </w:rPr>
              <w:t>html</w:t>
            </w:r>
            <w:proofErr w:type="spellEnd"/>
            <w:r w:rsidR="00576BC0" w:rsidRPr="00BD117A">
              <w:rPr>
                <w:rStyle w:val="ms-crm-lookupitem-name"/>
              </w:rPr>
              <w:t>/neu_tenderproduct_runMapper.html</w:t>
            </w:r>
          </w:p>
        </w:tc>
      </w:tr>
      <w:tr w:rsidR="00EF2092" w:rsidRPr="00BD117A" w14:paraId="7747F56F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2438C" w14:textId="5CEE4842" w:rsidR="00EF2092" w:rsidRPr="00BD117A" w:rsidRDefault="00431D70">
            <w:pPr>
              <w:pStyle w:val="Tabelatekst"/>
            </w:pPr>
            <w:r w:rsidRPr="00BD117A">
              <w:lastRenderedPageBreak/>
              <w:t>Produkty Dopasowane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61F1D" w14:textId="77777777" w:rsidR="00EF2092" w:rsidRPr="00BD117A" w:rsidRDefault="00EF2092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4596E" w14:textId="4C1F6ADC" w:rsidR="00EF2092" w:rsidRPr="00BD117A" w:rsidRDefault="00431D70">
            <w:pPr>
              <w:pStyle w:val="Tabelatekst"/>
            </w:pPr>
            <w:r w:rsidRPr="00BD117A">
              <w:t>Produkt Dopasowany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9785CA" w14:textId="50DAF126" w:rsidR="00EF2092" w:rsidRPr="00BD117A" w:rsidRDefault="00431D70">
            <w:pPr>
              <w:pStyle w:val="Tabelatekst"/>
            </w:pPr>
            <w:r w:rsidRPr="00BD117A">
              <w:t>Tabela rekordów Produkt Dopasowany</w:t>
            </w:r>
            <w:r w:rsidR="00752307" w:rsidRPr="00BD117A">
              <w:t xml:space="preserve"> pokrewnych do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F44C09" w14:textId="6D068154" w:rsidR="00EF2092" w:rsidRPr="00BD117A" w:rsidRDefault="00752307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15AAD8" w14:textId="286A1885" w:rsidR="00EF2092" w:rsidRPr="00BD117A" w:rsidRDefault="00C8345D">
            <w:pPr>
              <w:pStyle w:val="Tabelatekst"/>
              <w:rPr>
                <w:rStyle w:val="normaltextrun"/>
                <w:szCs w:val="20"/>
              </w:rPr>
            </w:pPr>
            <w:r>
              <w:t>U</w:t>
            </w:r>
            <w:r w:rsidR="00752307" w:rsidRPr="00BD117A">
              <w:t>zupełniana automatycznie lub przez użytkownika</w:t>
            </w:r>
          </w:p>
        </w:tc>
      </w:tr>
      <w:tr w:rsidR="00EF2092" w:rsidRPr="00BD117A" w14:paraId="1C3F69FB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171DD" w14:textId="064590DE" w:rsidR="00EF2092" w:rsidRPr="00BD117A" w:rsidRDefault="00AD1EC9">
            <w:pPr>
              <w:pStyle w:val="Tabelatekst"/>
            </w:pPr>
            <w:r w:rsidRPr="00BD117A">
              <w:t>Dodaj do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7A1F47" w14:textId="4F00CE91" w:rsidR="00EF2092" w:rsidRPr="00BD117A" w:rsidRDefault="00AD1EC9">
            <w:pPr>
              <w:pStyle w:val="Tabelatekst"/>
            </w:pPr>
            <w:proofErr w:type="spellStart"/>
            <w:r w:rsidRPr="00BD117A">
              <w:t>WebResource_neu_tenderproductaddPositionZPZK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EA129" w14:textId="77777777" w:rsidR="00EF2092" w:rsidRPr="00BD117A" w:rsidRDefault="00EF209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498ED7" w14:textId="282B4538" w:rsidR="00EF2092" w:rsidRPr="00BD117A" w:rsidRDefault="00141E60">
            <w:pPr>
              <w:pStyle w:val="Tabelatekst"/>
            </w:pPr>
            <w:r w:rsidRPr="00BD117A">
              <w:t>Przycisk „Dodaj do ZPZK”, wywołujący utworzenie Pozycji ZPZK odpowiadającej Produktowi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F9ABFE" w14:textId="7447AA89" w:rsidR="00EF2092" w:rsidRPr="00BD117A" w:rsidRDefault="0099720C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47F99B" w14:textId="2CB5A1D1" w:rsidR="00EF2092" w:rsidRPr="00BD117A" w:rsidRDefault="0099720C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Web:</w:t>
            </w:r>
            <w:r w:rsidR="00AD1EC9" w:rsidRPr="00BD117A">
              <w:t xml:space="preserve"> </w:t>
            </w:r>
            <w:proofErr w:type="spellStart"/>
            <w:r w:rsidR="00AD1EC9" w:rsidRPr="00BD117A">
              <w:t>neu</w:t>
            </w:r>
            <w:proofErr w:type="spellEnd"/>
            <w:r w:rsidR="00AD1EC9" w:rsidRPr="00BD117A">
              <w:t>_ /</w:t>
            </w:r>
            <w:proofErr w:type="spellStart"/>
            <w:r w:rsidR="00AD1EC9" w:rsidRPr="00BD117A">
              <w:t>html</w:t>
            </w:r>
            <w:proofErr w:type="spellEnd"/>
            <w:r w:rsidR="00AD1EC9" w:rsidRPr="00BD117A">
              <w:t>/neu_tenderproductaddPositionZPZK.html</w:t>
            </w:r>
          </w:p>
        </w:tc>
      </w:tr>
      <w:tr w:rsidR="00EF2092" w:rsidRPr="00151B50" w14:paraId="3753275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69167" w14:textId="08425580" w:rsidR="00EF2092" w:rsidRPr="00BD117A" w:rsidRDefault="004031BA">
            <w:pPr>
              <w:pStyle w:val="Tabelatekst"/>
            </w:pPr>
            <w:proofErr w:type="spellStart"/>
            <w:r w:rsidRPr="00BD117A">
              <w:t>Rekalkuluj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4F9A2" w14:textId="221B202A" w:rsidR="00EF2092" w:rsidRPr="00BD117A" w:rsidRDefault="00141E60">
            <w:pPr>
              <w:pStyle w:val="Tabelatekst"/>
            </w:pPr>
            <w:proofErr w:type="spellStart"/>
            <w:r w:rsidRPr="00BD117A">
              <w:t>WebResource_CalcButton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96DD5" w14:textId="77777777" w:rsidR="00EF2092" w:rsidRPr="00BD117A" w:rsidRDefault="00EF209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673DC6" w14:textId="2AFC1300" w:rsidR="00EF2092" w:rsidRPr="00BD117A" w:rsidRDefault="004031BA">
            <w:pPr>
              <w:pStyle w:val="Tabelatekst"/>
            </w:pPr>
            <w:r w:rsidRPr="00BD117A">
              <w:t>Przycisk „</w:t>
            </w:r>
            <w:proofErr w:type="spellStart"/>
            <w:r w:rsidRPr="00BD117A">
              <w:t>Rekalkuluj</w:t>
            </w:r>
            <w:proofErr w:type="spellEnd"/>
            <w:r w:rsidRPr="00BD117A">
              <w:t>”</w:t>
            </w:r>
            <w:r w:rsidR="006860BD" w:rsidRPr="00BD117A">
              <w:t>, wywołujący zaciągnięcie danych z Produktów SAP do Produktów Dopasowanych pokrewnych do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B9CB04" w14:textId="3E618D7A" w:rsidR="00EF2092" w:rsidRPr="00BD117A" w:rsidRDefault="00E44C06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AE3C7D" w14:textId="444E1FE5" w:rsidR="00EF2092" w:rsidRPr="007931FB" w:rsidRDefault="00E44C06">
            <w:pPr>
              <w:pStyle w:val="Tabelatekst"/>
              <w:rPr>
                <w:rStyle w:val="normaltextrun"/>
                <w:szCs w:val="20"/>
                <w:lang w:val="en-US"/>
              </w:rPr>
            </w:pPr>
            <w:proofErr w:type="spellStart"/>
            <w:r w:rsidRPr="007931FB">
              <w:rPr>
                <w:lang w:val="en-US"/>
              </w:rPr>
              <w:t>Zasób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sieci</w:t>
            </w:r>
            <w:proofErr w:type="spellEnd"/>
            <w:r w:rsidRPr="007931FB">
              <w:rPr>
                <w:lang w:val="en-US"/>
              </w:rPr>
              <w:t xml:space="preserve"> Web:</w:t>
            </w:r>
            <w:r w:rsidR="004031BA" w:rsidRPr="007931FB">
              <w:rPr>
                <w:rStyle w:val="Nagwek1Znak"/>
                <w:lang w:val="en-US"/>
              </w:rPr>
              <w:t xml:space="preserve"> </w:t>
            </w:r>
            <w:r w:rsidR="004031BA" w:rsidRPr="007931FB">
              <w:rPr>
                <w:rStyle w:val="ms-crm-lookupitem-name"/>
                <w:lang w:val="en-US"/>
              </w:rPr>
              <w:t>neu_/html/tenderproduct_reCalculate.html</w:t>
            </w:r>
          </w:p>
        </w:tc>
      </w:tr>
      <w:tr w:rsidR="00EF2092" w:rsidRPr="00BD117A" w14:paraId="76BB54BB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2BEC9" w14:textId="3B18F730" w:rsidR="00EF2092" w:rsidRPr="00BD117A" w:rsidRDefault="00146DA2">
            <w:pPr>
              <w:pStyle w:val="Tabelatekst"/>
            </w:pPr>
            <w:r w:rsidRPr="00BD117A">
              <w:t>Czas ostatniej rekalkulacji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DE396" w14:textId="05183E13" w:rsidR="00EF2092" w:rsidRPr="00BD117A" w:rsidRDefault="00146DA2">
            <w:pPr>
              <w:pStyle w:val="Tabelatekst"/>
            </w:pPr>
            <w:proofErr w:type="spellStart"/>
            <w:r w:rsidRPr="00BD117A">
              <w:t>neu_lastcalctime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0BEAC" w14:textId="77777777" w:rsidR="00EF2092" w:rsidRPr="00BD117A" w:rsidRDefault="00EF209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9F8368" w14:textId="77777777" w:rsidR="00EF2092" w:rsidRPr="00BD117A" w:rsidRDefault="00EF2092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810C18" w14:textId="26F9EB19" w:rsidR="00EF2092" w:rsidRPr="00BD117A" w:rsidRDefault="00AD7BAC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B9A9FF" w14:textId="36FDC3DE" w:rsidR="00EF2092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D7BAC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F2092" w:rsidRPr="00BD117A" w14:paraId="4B7121D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B49AA" w14:textId="09FA148E" w:rsidR="00EF2092" w:rsidRPr="00BD117A" w:rsidRDefault="00124D6A">
            <w:pPr>
              <w:pStyle w:val="Tabelatekst"/>
            </w:pPr>
            <w:r w:rsidRPr="00BD117A">
              <w:t>Narzut% PRE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5E470" w14:textId="48BDC849" w:rsidR="00EF2092" w:rsidRPr="00BD117A" w:rsidRDefault="00124D6A">
            <w:pPr>
              <w:pStyle w:val="Tabelatekst"/>
            </w:pPr>
            <w:proofErr w:type="spellStart"/>
            <w:r w:rsidRPr="00BD117A">
              <w:t>neu_overheadpercentpre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962D2" w14:textId="77777777" w:rsidR="00EF2092" w:rsidRPr="00BD117A" w:rsidRDefault="00EF209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70ECBB" w14:textId="1FFA7080" w:rsidR="00EF2092" w:rsidRPr="00BD117A" w:rsidRDefault="00124D6A">
            <w:pPr>
              <w:pStyle w:val="Tabelatekst"/>
            </w:pPr>
            <w:r w:rsidRPr="00BD117A">
              <w:t>Narzut wyrażony procentowo na PRE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367EA0" w14:textId="4EBD1848" w:rsidR="00EF2092" w:rsidRPr="00BD117A" w:rsidRDefault="00124D6A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A49EE9" w14:textId="06D932E5" w:rsidR="00EF2092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124D6A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720765" w:rsidRPr="00BD117A" w14:paraId="09964B51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7E2A9" w14:textId="77777777" w:rsidR="00720765" w:rsidRPr="00BD117A" w:rsidRDefault="00720765">
            <w:pPr>
              <w:pStyle w:val="Tabelatekst"/>
            </w:pPr>
            <w:r w:rsidRPr="00BD117A">
              <w:t>% Narzut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9F583F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neu_overheadpercent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091D1D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AEAC2A" w14:textId="46EE3911" w:rsidR="00720765" w:rsidRPr="00BD117A" w:rsidRDefault="00941B07">
            <w:pPr>
              <w:pStyle w:val="Tabelatekst"/>
            </w:pPr>
            <w:r w:rsidRPr="00BD117A">
              <w:t>Narzut procentowy na cenę zakupu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0F9DCD" w14:textId="77777777" w:rsidR="00720765" w:rsidRPr="00BD117A" w:rsidRDefault="0072076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259372" w14:textId="29390045" w:rsidR="00720765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720765" w:rsidRPr="00BD117A">
              <w:rPr>
                <w:rStyle w:val="normaltextrun"/>
                <w:szCs w:val="20"/>
              </w:rPr>
              <w:t>, uzupełniane automatycznie lub przez użytkownika, dokładność: 2</w:t>
            </w:r>
          </w:p>
        </w:tc>
      </w:tr>
      <w:tr w:rsidR="00720765" w:rsidRPr="00BD117A" w14:paraId="4272B10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4202A" w14:textId="77777777" w:rsidR="00720765" w:rsidRPr="00BD117A" w:rsidRDefault="00720765">
            <w:pPr>
              <w:pStyle w:val="Tabelatekst"/>
            </w:pPr>
            <w:r w:rsidRPr="00BD117A">
              <w:t>Cena zakupu ZACZ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E2DEE0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neu_pricepurchase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8CF544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AA0CE4" w14:textId="38496C7B" w:rsidR="00720765" w:rsidRPr="00BD117A" w:rsidRDefault="00486DC8">
            <w:pPr>
              <w:pStyle w:val="Tabelatekst"/>
            </w:pPr>
            <w:r w:rsidRPr="00BD117A">
              <w:t>Cena zakupu Produktu Przetargu z warunku ZACZ, cena handlowa po rabatach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BD62D6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85AE0B" w14:textId="4D745337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720765" w:rsidRPr="00BD117A">
              <w:rPr>
                <w:rStyle w:val="normaltextrun"/>
                <w:szCs w:val="20"/>
              </w:rPr>
              <w:t>, zablokowane, uzupełniane automatycznie</w:t>
            </w:r>
          </w:p>
        </w:tc>
      </w:tr>
      <w:tr w:rsidR="00720765" w:rsidRPr="00BD117A" w14:paraId="208AE6F6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EACB1" w14:textId="77777777" w:rsidR="00720765" w:rsidRPr="00BD117A" w:rsidRDefault="00720765">
            <w:pPr>
              <w:pStyle w:val="Tabelatekst"/>
            </w:pPr>
            <w:r w:rsidRPr="00BD117A">
              <w:t>Cena jednostkowa ZACZ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33D6E4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neu_pricepurchaseunit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7EBCD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AE04CC" w14:textId="77777777" w:rsidR="00720765" w:rsidRPr="00BD117A" w:rsidRDefault="0072076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FABA1B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C2A043" w14:textId="55C05722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720765" w:rsidRPr="00BD117A" w14:paraId="06C0472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1CD3" w14:textId="77777777" w:rsidR="00720765" w:rsidRPr="00BD117A" w:rsidRDefault="00720765">
            <w:pPr>
              <w:pStyle w:val="Tabelatekst"/>
            </w:pPr>
            <w:r w:rsidRPr="00BD117A">
              <w:lastRenderedPageBreak/>
              <w:t>% 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1D79A3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neu_marginbruttopercent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D0116C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392057" w14:textId="4E9E06CE" w:rsidR="00720765" w:rsidRPr="00BD117A" w:rsidRDefault="00413FC2">
            <w:pPr>
              <w:pStyle w:val="Tabelatekst"/>
            </w:pPr>
            <w:r w:rsidRPr="00BD117A">
              <w:t>Marża brutto dla Produktu Przetargu, wyrażona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9AAE14" w14:textId="77777777" w:rsidR="00720765" w:rsidRPr="00BD117A" w:rsidRDefault="0072076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151480" w14:textId="5AAFC0D9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720765" w:rsidRPr="00BD117A" w14:paraId="1E8BADD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72034" w14:textId="77777777" w:rsidR="00720765" w:rsidRPr="00BD117A" w:rsidRDefault="00720765">
            <w:pPr>
              <w:pStyle w:val="Tabelatekst"/>
            </w:pPr>
            <w:r w:rsidRPr="00BD117A">
              <w:t>Cena sprzedaży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1B2DBB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neu_priceselling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B6134F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0F9644" w14:textId="7B6070BD" w:rsidR="00720765" w:rsidRPr="00BD117A" w:rsidRDefault="00A062EF">
            <w:pPr>
              <w:pStyle w:val="Tabelatekst"/>
            </w:pPr>
            <w:r w:rsidRPr="00BD117A">
              <w:t>Cena sprzedaży Produktu Przetargu, cena przetargowa netto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047D01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3C6215" w14:textId="6BA9BA46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720765" w:rsidRPr="00BD117A" w14:paraId="2B0B3E93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3F16" w14:textId="5F4F5F74" w:rsidR="00720765" w:rsidRPr="00BD117A" w:rsidRDefault="00013E4C">
            <w:pPr>
              <w:pStyle w:val="Tabelatekst"/>
            </w:pPr>
            <w:r w:rsidRPr="00BD117A">
              <w:t>Wartość netto 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6265A" w14:textId="4C6D2117" w:rsidR="00720765" w:rsidRPr="00BD117A" w:rsidRDefault="00BD437A">
            <w:pPr>
              <w:pStyle w:val="Tabelatekst"/>
            </w:pPr>
            <w:proofErr w:type="spellStart"/>
            <w:r w:rsidRPr="00BD117A">
              <w:t>neu_budgetsalesap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A322C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F395E7" w14:textId="77777777" w:rsidR="00720765" w:rsidRPr="00BD117A" w:rsidRDefault="0072076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CAA98A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D6FF41" w14:textId="012DA64D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720765" w:rsidRPr="00BD117A">
              <w:rPr>
                <w:rStyle w:val="normaltextrun"/>
                <w:szCs w:val="20"/>
              </w:rPr>
              <w:t xml:space="preserve">, </w:t>
            </w:r>
            <w:r w:rsidR="00A062EF" w:rsidRPr="00BD117A">
              <w:rPr>
                <w:rStyle w:val="normaltextrun"/>
                <w:szCs w:val="20"/>
              </w:rPr>
              <w:t xml:space="preserve">zablokowane, </w:t>
            </w:r>
            <w:r w:rsidR="00720765" w:rsidRPr="00BD117A">
              <w:rPr>
                <w:rStyle w:val="normaltextrun"/>
                <w:szCs w:val="20"/>
              </w:rPr>
              <w:t>uzupełniane automatycznie</w:t>
            </w:r>
            <w:r w:rsidR="00BD437A" w:rsidRPr="00BD117A">
              <w:rPr>
                <w:rStyle w:val="normaltextrun"/>
                <w:szCs w:val="20"/>
              </w:rPr>
              <w:t>, nazwa wyświetlana: Sprzedaż budżetowa SAP</w:t>
            </w:r>
          </w:p>
        </w:tc>
      </w:tr>
      <w:tr w:rsidR="00720765" w:rsidRPr="00BD117A" w14:paraId="4A903BE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C5EB3" w14:textId="77777777" w:rsidR="00720765" w:rsidRPr="00BD117A" w:rsidRDefault="00720765">
            <w:pPr>
              <w:pStyle w:val="Tabelatekst"/>
            </w:pPr>
            <w:r w:rsidRPr="00BD117A">
              <w:t>Korekta narzutu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79D5EF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neu_overheadadjustment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13B05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11F8C6" w14:textId="3966F7E6" w:rsidR="00720765" w:rsidRPr="00BD117A" w:rsidRDefault="0094009C">
            <w:pPr>
              <w:pStyle w:val="Tabelatekst"/>
            </w:pPr>
            <w:r w:rsidRPr="00BD117A">
              <w:t>Korekta narzutu w PLN (jeśli wymagane) dla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81821F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69AFF6" w14:textId="5651E7E4" w:rsidR="00720765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720765" w:rsidRPr="00BD117A" w14:paraId="157D7A50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69DA1" w14:textId="77777777" w:rsidR="00720765" w:rsidRPr="00BD117A" w:rsidRDefault="00720765">
            <w:pPr>
              <w:pStyle w:val="Tabelatekst"/>
            </w:pPr>
            <w:r w:rsidRPr="00BD117A">
              <w:t>Cena specjalna zakupu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9F060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neu_pricespecialpurchase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B73FE8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1B877C" w14:textId="343776A5" w:rsidR="00720765" w:rsidRPr="00BD117A" w:rsidRDefault="00720765">
            <w:pPr>
              <w:pStyle w:val="Tabelatekst"/>
            </w:pPr>
            <w:r w:rsidRPr="00BD117A">
              <w:t xml:space="preserve">Cena specjalna zakupu ZPZK dla Produktu </w:t>
            </w:r>
            <w:r w:rsidR="00E82C3A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29A8F1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42F9FF" w14:textId="317FD41A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720765" w:rsidRPr="00BD117A">
              <w:rPr>
                <w:rStyle w:val="normaltextrun"/>
                <w:szCs w:val="20"/>
              </w:rPr>
              <w:t>, zablokowane, uzupełniane automatycznie</w:t>
            </w:r>
          </w:p>
        </w:tc>
      </w:tr>
      <w:tr w:rsidR="00720765" w:rsidRPr="00BD117A" w14:paraId="704D20D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A1E44" w14:textId="77777777" w:rsidR="00720765" w:rsidRPr="00BD117A" w:rsidRDefault="00720765">
            <w:pPr>
              <w:pStyle w:val="Tabelatekst"/>
            </w:pPr>
            <w:r w:rsidRPr="00BD117A">
              <w:t>Cena jednostkowa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7C9F5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neu_pricespecialpurchaseunit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B78C6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250352" w14:textId="77777777" w:rsidR="00720765" w:rsidRPr="00BD117A" w:rsidRDefault="0072076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FD2DE3" w14:textId="7E353D65" w:rsidR="00720765" w:rsidRPr="00BD117A" w:rsidRDefault="008E0DE7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D65A26" w14:textId="0A779B1F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0D5BB42D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2E646" w14:textId="77777777" w:rsidR="00720765" w:rsidRPr="00BD117A" w:rsidRDefault="00720765">
            <w:pPr>
              <w:pStyle w:val="Tabelatekst"/>
            </w:pPr>
            <w:r w:rsidRPr="00BD117A">
              <w:t>Limit twardy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8EE8F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neu_istradetermssalelimit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4C9B3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9ACB7E" w14:textId="155CF0B1" w:rsidR="00720765" w:rsidRPr="00BD117A" w:rsidRDefault="00157145">
            <w:pPr>
              <w:pStyle w:val="Tabelatekst"/>
            </w:pPr>
            <w:r w:rsidRPr="00BD117A">
              <w:t>Czy jest limit sprzedaży Produktu Przetargu wynikający z Warunków Handlowych od Producenta albo z ustaleń z klientem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7D772A" w14:textId="77777777" w:rsidR="00720765" w:rsidRPr="00BD117A" w:rsidRDefault="0072076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5170A8" w14:textId="2E36EB53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  <w:r w:rsidR="00157145" w:rsidRPr="00BD117A">
              <w:rPr>
                <w:rStyle w:val="normaltextrun"/>
                <w:szCs w:val="20"/>
              </w:rPr>
              <w:t xml:space="preserve"> lub przez użytkownika</w:t>
            </w:r>
            <w:r w:rsidR="00720765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822399" w:rsidRPr="00BD117A" w14:paraId="0BCA404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80A19" w14:textId="77A7E215" w:rsidR="00822399" w:rsidRPr="00BD117A" w:rsidRDefault="00347E6D">
            <w:pPr>
              <w:pStyle w:val="Tabelatekst"/>
            </w:pPr>
            <w:r w:rsidRPr="00BD117A">
              <w:t>Wartość netto oferta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6858BE" w14:textId="1BE58F9D" w:rsidR="00822399" w:rsidRPr="00BD117A" w:rsidRDefault="00347E6D">
            <w:pPr>
              <w:pStyle w:val="Tabelatekst"/>
            </w:pPr>
            <w:proofErr w:type="spellStart"/>
            <w:r w:rsidRPr="00BD117A">
              <w:t>neu_budgetsale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14DEE" w14:textId="77777777" w:rsidR="00822399" w:rsidRPr="00BD117A" w:rsidRDefault="008223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B7ACA8" w14:textId="5925C458" w:rsidR="00822399" w:rsidRPr="00BD117A" w:rsidRDefault="00347E6D">
            <w:pPr>
              <w:pStyle w:val="Tabelatekst"/>
            </w:pPr>
            <w:r w:rsidRPr="00BD117A">
              <w:t>Sprzedaż budżetowa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6772FC" w14:textId="26B50F8F" w:rsidR="00822399" w:rsidRPr="00BD117A" w:rsidRDefault="00347E6D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B31219" w14:textId="5BDEE093" w:rsidR="00822399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319DE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F319DE" w:rsidRPr="00BD117A" w14:paraId="00F20D4B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82A82" w14:textId="7C4529B9" w:rsidR="00F319DE" w:rsidRPr="00BD117A" w:rsidRDefault="00F319DE">
            <w:pPr>
              <w:pStyle w:val="Tabelatekst"/>
            </w:pPr>
            <w:r w:rsidRPr="00BD117A">
              <w:lastRenderedPageBreak/>
              <w:t>Limit sprzedaży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3ADB3" w14:textId="29C20575" w:rsidR="00F319DE" w:rsidRPr="00BD117A" w:rsidRDefault="00F319DE">
            <w:pPr>
              <w:pStyle w:val="Tabelatekst"/>
            </w:pPr>
            <w:proofErr w:type="spellStart"/>
            <w:r w:rsidRPr="00BD117A">
              <w:t>neu_tradetermssalelimit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3B51DE" w14:textId="77777777" w:rsidR="00F319DE" w:rsidRPr="00BD117A" w:rsidRDefault="00F319D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C08113" w14:textId="3F664525" w:rsidR="00F319DE" w:rsidRPr="00BD117A" w:rsidRDefault="00486C07">
            <w:pPr>
              <w:pStyle w:val="Tabelatekst"/>
            </w:pPr>
            <w:r w:rsidRPr="00BD117A">
              <w:t>Limit sprzedaży Produktu Przetargu wynikający z Warunków Handlowych od Producenta albo z ustaleń z klientem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24950F" w14:textId="44AB1FA4" w:rsidR="00F319DE" w:rsidRPr="00BD117A" w:rsidRDefault="00486C07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775483" w14:textId="0753E176" w:rsidR="00F319D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486C07" w:rsidRPr="00BD117A">
              <w:rPr>
                <w:rStyle w:val="normaltextrun"/>
                <w:szCs w:val="20"/>
              </w:rPr>
              <w:t>, zablokowane,  uzupełniane automatycznie</w:t>
            </w:r>
          </w:p>
        </w:tc>
      </w:tr>
      <w:tr w:rsidR="00F1479A" w:rsidRPr="00BD117A" w14:paraId="1ED941D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7D8E1" w14:textId="77777777" w:rsidR="00F1479A" w:rsidRPr="00BD117A" w:rsidRDefault="00F1479A">
            <w:pPr>
              <w:pStyle w:val="Tabelatekst"/>
            </w:pPr>
            <w:r w:rsidRPr="00BD117A">
              <w:t>VAT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57E683" w14:textId="77777777" w:rsidR="00F1479A" w:rsidRPr="00BD117A" w:rsidRDefault="00F1479A">
            <w:pPr>
              <w:pStyle w:val="Tabelatekst"/>
            </w:pPr>
            <w:proofErr w:type="spellStart"/>
            <w:r w:rsidRPr="00BD117A">
              <w:t>neu_vatrate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3300F7" w14:textId="77777777" w:rsidR="00F1479A" w:rsidRPr="00BD117A" w:rsidRDefault="00F1479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B8C140" w14:textId="052B2B05" w:rsidR="00F1479A" w:rsidRPr="00BD117A" w:rsidRDefault="00F1479A">
            <w:pPr>
              <w:pStyle w:val="Tabelatekst"/>
            </w:pPr>
            <w:r w:rsidRPr="00BD117A">
              <w:t xml:space="preserve">Stawka VAT Produktu </w:t>
            </w:r>
            <w:r w:rsidR="00BC228C" w:rsidRPr="00BD117A">
              <w:t>Przetargu</w:t>
            </w:r>
            <w:r w:rsidRPr="00BD117A">
              <w:t>:</w:t>
            </w:r>
          </w:p>
          <w:p w14:paraId="01DA6C9A" w14:textId="77777777" w:rsidR="00F1479A" w:rsidRPr="00BD117A" w:rsidRDefault="00F1479A">
            <w:pPr>
              <w:pStyle w:val="Tabelatekst"/>
            </w:pPr>
            <w:r w:rsidRPr="00BD117A">
              <w:t>0,</w:t>
            </w:r>
          </w:p>
          <w:p w14:paraId="3384F3D6" w14:textId="77777777" w:rsidR="00F1479A" w:rsidRPr="00BD117A" w:rsidRDefault="00F1479A">
            <w:pPr>
              <w:pStyle w:val="Tabelatekst"/>
            </w:pPr>
            <w:r w:rsidRPr="00BD117A">
              <w:t>5,</w:t>
            </w:r>
          </w:p>
          <w:p w14:paraId="0E8B32D0" w14:textId="77777777" w:rsidR="00F1479A" w:rsidRPr="00BD117A" w:rsidRDefault="00F1479A">
            <w:pPr>
              <w:pStyle w:val="Tabelatekst"/>
            </w:pPr>
            <w:r w:rsidRPr="00BD117A">
              <w:t>8,</w:t>
            </w:r>
          </w:p>
          <w:p w14:paraId="0D29066B" w14:textId="77777777" w:rsidR="00F1479A" w:rsidRPr="00BD117A" w:rsidRDefault="00F1479A">
            <w:pPr>
              <w:pStyle w:val="Tabelatekst"/>
            </w:pPr>
            <w:r w:rsidRPr="00BD117A">
              <w:t>23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E7FAD4" w14:textId="77777777" w:rsidR="00F1479A" w:rsidRPr="00BD117A" w:rsidRDefault="00F1479A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8E8D8D" w14:textId="521B9637" w:rsidR="00F1479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F1479A" w:rsidRPr="00BD117A">
              <w:rPr>
                <w:rStyle w:val="normaltextrun"/>
                <w:szCs w:val="20"/>
              </w:rPr>
              <w:t xml:space="preserve">, zablokowane,  uzupełniane automatycznie, zestaw opcji: Stawka VAT, domyślnie: </w:t>
            </w:r>
            <w:r w:rsidR="00C41DD8" w:rsidRPr="00BD117A">
              <w:rPr>
                <w:rStyle w:val="normaltextrun"/>
                <w:szCs w:val="20"/>
              </w:rPr>
              <w:t>0</w:t>
            </w:r>
          </w:p>
        </w:tc>
      </w:tr>
      <w:tr w:rsidR="00F1479A" w:rsidRPr="00BD117A" w14:paraId="7416B82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03B1" w14:textId="77777777" w:rsidR="00F1479A" w:rsidRPr="00BD117A" w:rsidRDefault="00F1479A">
            <w:pPr>
              <w:pStyle w:val="Tabelatekst"/>
            </w:pPr>
            <w:r w:rsidRPr="00BD117A">
              <w:t>Cena zakupu po rabatach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A5951" w14:textId="77777777" w:rsidR="00F1479A" w:rsidRPr="00BD117A" w:rsidRDefault="00F1479A">
            <w:pPr>
              <w:pStyle w:val="Tabelatekst"/>
            </w:pPr>
            <w:proofErr w:type="spellStart"/>
            <w:r w:rsidRPr="00BD117A">
              <w:t>neu_pricepurchaseafterdiscounts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16539" w14:textId="77777777" w:rsidR="00F1479A" w:rsidRPr="00BD117A" w:rsidRDefault="00F1479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350BA9" w14:textId="0BF0C064" w:rsidR="00F1479A" w:rsidRPr="00BD117A" w:rsidRDefault="00F1479A">
            <w:pPr>
              <w:pStyle w:val="Tabelatekst"/>
            </w:pPr>
            <w:r w:rsidRPr="00BD117A">
              <w:t xml:space="preserve">Cena zakupu po rabatach dla Produktu </w:t>
            </w:r>
            <w:r w:rsidR="00C41DD8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0CFE9A" w14:textId="77777777" w:rsidR="00F1479A" w:rsidRPr="00BD117A" w:rsidRDefault="00F1479A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903A3A" w14:textId="760C2513" w:rsidR="00F1479A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1479A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F1479A" w:rsidRPr="00BD117A" w14:paraId="1D7BD698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4B952" w14:textId="77777777" w:rsidR="00F1479A" w:rsidRPr="00BD117A" w:rsidRDefault="00F1479A">
            <w:pPr>
              <w:pStyle w:val="Tabelatekst"/>
            </w:pPr>
            <w:r w:rsidRPr="00BD117A">
              <w:t>RSS netto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634F7" w14:textId="77777777" w:rsidR="00F1479A" w:rsidRPr="00BD117A" w:rsidRDefault="00F1479A">
            <w:pPr>
              <w:pStyle w:val="Tabelatekst"/>
            </w:pPr>
            <w:proofErr w:type="spellStart"/>
            <w:r w:rsidRPr="00BD117A">
              <w:t>neu_pricerss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AA7B9" w14:textId="77777777" w:rsidR="00F1479A" w:rsidRPr="00BD117A" w:rsidRDefault="00F1479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D11C54" w14:textId="6DAC6011" w:rsidR="00F1479A" w:rsidRPr="00BD117A" w:rsidRDefault="009C3AA9">
            <w:pPr>
              <w:pStyle w:val="Tabelatekst"/>
            </w:pPr>
            <w:r w:rsidRPr="00BD117A">
              <w:t>Nieupubliczniona cena maksymalna Producenta na podstawie umowy z Ministerstwem Zdrowia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389E3A" w14:textId="77777777" w:rsidR="00F1479A" w:rsidRPr="00BD117A" w:rsidRDefault="00F1479A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1AFD7F" w14:textId="0A253388" w:rsidR="00F1479A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9C3AA9" w:rsidRPr="00BD117A">
              <w:rPr>
                <w:rStyle w:val="normaltextrun"/>
                <w:szCs w:val="20"/>
              </w:rPr>
              <w:t>,</w:t>
            </w:r>
            <w:r w:rsidR="00F1479A" w:rsidRPr="00BD117A">
              <w:rPr>
                <w:rStyle w:val="normaltextrun"/>
                <w:szCs w:val="20"/>
              </w:rPr>
              <w:t xml:space="preserve"> uzupełniane automatycznie</w:t>
            </w:r>
          </w:p>
        </w:tc>
      </w:tr>
      <w:tr w:rsidR="00F1479A" w:rsidRPr="00BD117A" w14:paraId="7584FD32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43673" w14:textId="77777777" w:rsidR="00F1479A" w:rsidRPr="00BD117A" w:rsidRDefault="00F1479A">
            <w:pPr>
              <w:pStyle w:val="Tabelatekst"/>
            </w:pPr>
            <w:r w:rsidRPr="00BD117A">
              <w:t>Cena urzędowa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99A36" w14:textId="77777777" w:rsidR="00F1479A" w:rsidRPr="00BD117A" w:rsidRDefault="00F1479A">
            <w:pPr>
              <w:pStyle w:val="Tabelatekst"/>
            </w:pPr>
            <w:proofErr w:type="spellStart"/>
            <w:r w:rsidRPr="00BD117A">
              <w:t>neu_priceassize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E11EA" w14:textId="77777777" w:rsidR="00F1479A" w:rsidRPr="00BD117A" w:rsidRDefault="00F1479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B20111" w14:textId="33900298" w:rsidR="00F1479A" w:rsidRPr="00BD117A" w:rsidRDefault="00160DFA">
            <w:pPr>
              <w:pStyle w:val="Tabelatekst"/>
            </w:pPr>
            <w:r w:rsidRPr="00BD117A">
              <w:t>Limit ceny Produktu wynikający z obwieszczenia Ministerstwa Zdrowia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DFD8D1" w14:textId="77777777" w:rsidR="00F1479A" w:rsidRPr="00BD117A" w:rsidRDefault="00F1479A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8DBC7E" w14:textId="57F336B3" w:rsidR="00F1479A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1479A" w:rsidRPr="00BD117A">
              <w:rPr>
                <w:rStyle w:val="normaltextrun"/>
                <w:szCs w:val="20"/>
              </w:rPr>
              <w:t xml:space="preserve">,  uzupełniane automatycznie, nazwa wyświetlana: </w:t>
            </w:r>
            <w:r w:rsidR="00F1479A" w:rsidRPr="00BD117A">
              <w:t>Maksymalna cena urzędowa</w:t>
            </w:r>
          </w:p>
        </w:tc>
      </w:tr>
      <w:tr w:rsidR="00F1479A" w:rsidRPr="00BD117A" w14:paraId="05969EE2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55B0" w14:textId="77777777" w:rsidR="00F1479A" w:rsidRPr="00BD117A" w:rsidRDefault="00F1479A">
            <w:pPr>
              <w:pStyle w:val="Tabelatekst"/>
            </w:pPr>
            <w:r w:rsidRPr="00BD117A">
              <w:t>Cena handlowa po podwyżce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DF16B" w14:textId="77777777" w:rsidR="00F1479A" w:rsidRPr="00BD117A" w:rsidRDefault="00F1479A">
            <w:pPr>
              <w:pStyle w:val="Tabelatekst"/>
            </w:pPr>
            <w:proofErr w:type="spellStart"/>
            <w:r w:rsidRPr="00BD117A">
              <w:t>neu_pricetradeafterrise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B35D5A" w14:textId="77777777" w:rsidR="00F1479A" w:rsidRPr="00BD117A" w:rsidRDefault="00F1479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112A79" w14:textId="62DB23ED" w:rsidR="00F1479A" w:rsidRPr="00BD117A" w:rsidRDefault="00F1479A">
            <w:pPr>
              <w:pStyle w:val="Tabelatekst"/>
            </w:pPr>
            <w:r w:rsidRPr="00BD117A">
              <w:t xml:space="preserve">Cena handlowa po podwyżce dla Produkt </w:t>
            </w:r>
            <w:r w:rsidR="00F45055" w:rsidRPr="00BD117A">
              <w:t>Przetargu</w:t>
            </w:r>
            <w:r w:rsidRPr="00BD117A">
              <w:t>, cena katalogowa ZACH po podwyżce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974990" w14:textId="77777777" w:rsidR="00F1479A" w:rsidRPr="00BD117A" w:rsidRDefault="00F1479A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EDD879" w14:textId="5491F4D8" w:rsidR="00F1479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F1479A" w:rsidRPr="00BD117A">
              <w:rPr>
                <w:rStyle w:val="normaltextrun"/>
                <w:szCs w:val="20"/>
              </w:rPr>
              <w:t>,</w:t>
            </w:r>
            <w:r w:rsidR="00F45055" w:rsidRPr="00BD117A">
              <w:rPr>
                <w:rStyle w:val="normaltextrun"/>
                <w:szCs w:val="20"/>
              </w:rPr>
              <w:t xml:space="preserve"> zablokowane,</w:t>
            </w:r>
            <w:r w:rsidR="00F1479A" w:rsidRPr="00BD117A">
              <w:rPr>
                <w:rStyle w:val="normaltextrun"/>
                <w:szCs w:val="20"/>
              </w:rPr>
              <w:t xml:space="preserve"> uzupełniane automatycznie</w:t>
            </w:r>
          </w:p>
        </w:tc>
      </w:tr>
      <w:tr w:rsidR="00AF0D90" w:rsidRPr="00BD117A" w14:paraId="3CAD6869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1B7C4" w14:textId="77777777" w:rsidR="00AF0D90" w:rsidRPr="00BD117A" w:rsidRDefault="00AF0D90">
            <w:pPr>
              <w:pStyle w:val="Tabelatekst"/>
            </w:pPr>
            <w:r w:rsidRPr="00BD117A">
              <w:t>Cena hurtowa ZCCG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39731" w14:textId="77777777" w:rsidR="00AF0D90" w:rsidRPr="00BD117A" w:rsidRDefault="00AF0D90">
            <w:pPr>
              <w:pStyle w:val="Tabelatekst"/>
            </w:pPr>
            <w:proofErr w:type="spellStart"/>
            <w:r w:rsidRPr="00BD117A">
              <w:t>neu_pricewholesalezccg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C2D76" w14:textId="77777777" w:rsidR="00AF0D90" w:rsidRPr="00BD117A" w:rsidRDefault="00AF0D90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E8C8AE" w14:textId="6F99DC9B" w:rsidR="00AF0D90" w:rsidRPr="00BD117A" w:rsidRDefault="00AF0D90">
            <w:pPr>
              <w:pStyle w:val="Tabelatekst"/>
            </w:pPr>
            <w:r w:rsidRPr="00BD117A">
              <w:t xml:space="preserve">Cena hurtowa uśredniona Produktu </w:t>
            </w:r>
            <w:r w:rsidR="00B0764E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67999E" w14:textId="77777777" w:rsidR="00AF0D90" w:rsidRPr="00BD117A" w:rsidRDefault="00AF0D90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7D3D82" w14:textId="4226E181" w:rsidR="00AF0D90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F0D90" w:rsidRPr="00BD117A">
              <w:rPr>
                <w:rStyle w:val="normaltextrun"/>
                <w:szCs w:val="20"/>
              </w:rPr>
              <w:t>, ukryte, uzupełniane automatycznie</w:t>
            </w:r>
          </w:p>
        </w:tc>
      </w:tr>
      <w:tr w:rsidR="00F1479A" w:rsidRPr="00BD117A" w14:paraId="6AA436F8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A0091" w14:textId="37AFB2E6" w:rsidR="00F1479A" w:rsidRPr="00BD117A" w:rsidRDefault="00B0764E">
            <w:pPr>
              <w:pStyle w:val="Tabelatekst"/>
            </w:pPr>
            <w:r w:rsidRPr="00BD117A">
              <w:lastRenderedPageBreak/>
              <w:t>Wartość brutto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D4AAEB" w14:textId="24720B61" w:rsidR="00F1479A" w:rsidRPr="00BD117A" w:rsidRDefault="00B0764E">
            <w:pPr>
              <w:pStyle w:val="Tabelatekst"/>
            </w:pPr>
            <w:proofErr w:type="spellStart"/>
            <w:r w:rsidRPr="00BD117A">
              <w:t>neu_budgetsalebruttosap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ADD71B" w14:textId="77777777" w:rsidR="00F1479A" w:rsidRPr="00BD117A" w:rsidRDefault="00F1479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220991" w14:textId="77777777" w:rsidR="00F1479A" w:rsidRPr="00BD117A" w:rsidRDefault="00F1479A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D5C297" w14:textId="77777777" w:rsidR="00F1479A" w:rsidRPr="00BD117A" w:rsidRDefault="00F1479A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96D633" w14:textId="30D338A7" w:rsidR="00F1479A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1479A" w:rsidRPr="00BD117A">
              <w:rPr>
                <w:rStyle w:val="normaltextrun"/>
                <w:szCs w:val="20"/>
              </w:rPr>
              <w:t>kryt</w:t>
            </w:r>
            <w:r>
              <w:rPr>
                <w:rStyle w:val="normaltextrun"/>
                <w:szCs w:val="20"/>
              </w:rPr>
              <w:t>e</w:t>
            </w:r>
            <w:r w:rsidR="00F1479A" w:rsidRPr="00BD117A">
              <w:rPr>
                <w:rStyle w:val="normaltextrun"/>
                <w:szCs w:val="20"/>
              </w:rPr>
              <w:t>,  uzupełniane automatycznie</w:t>
            </w:r>
            <w:r w:rsidR="008F14DE" w:rsidRPr="00BD117A">
              <w:rPr>
                <w:rStyle w:val="normaltextrun"/>
                <w:szCs w:val="20"/>
              </w:rPr>
              <w:t>, nazwa wyświetlana: Sprzedaż budżetowa brutto SAP</w:t>
            </w:r>
            <w:r w:rsidR="006B618F" w:rsidRPr="00BD117A">
              <w:rPr>
                <w:rStyle w:val="normaltextrun"/>
                <w:szCs w:val="20"/>
              </w:rPr>
              <w:t>, dokładność: 4</w:t>
            </w:r>
          </w:p>
        </w:tc>
      </w:tr>
      <w:tr w:rsidR="00F1479A" w:rsidRPr="00BD117A" w14:paraId="56EACA6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DBD22" w14:textId="77777777" w:rsidR="00F1479A" w:rsidRPr="00BD117A" w:rsidRDefault="00F1479A">
            <w:pPr>
              <w:pStyle w:val="Tabelatekst"/>
            </w:pPr>
            <w:r w:rsidRPr="00BD117A">
              <w:t>Ilość jednostek miary do kalkulacji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AD908D" w14:textId="77777777" w:rsidR="00F1479A" w:rsidRPr="00BD117A" w:rsidRDefault="00F1479A">
            <w:pPr>
              <w:pStyle w:val="Tabelatekst"/>
            </w:pPr>
            <w:proofErr w:type="spellStart"/>
            <w:r w:rsidRPr="00BD117A">
              <w:t>neu_unitamount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8F4AD5" w14:textId="77777777" w:rsidR="00F1479A" w:rsidRPr="00BD117A" w:rsidRDefault="00F1479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36D6DF" w14:textId="57AF2FEA" w:rsidR="00F1479A" w:rsidRPr="00BD117A" w:rsidRDefault="00F1479A">
            <w:pPr>
              <w:pStyle w:val="Tabelatekst"/>
            </w:pPr>
            <w:r w:rsidRPr="00BD117A">
              <w:t xml:space="preserve">Ilość jednostek miary proponowana </w:t>
            </w:r>
            <w:r w:rsidR="005D5A92" w:rsidRPr="00BD117A">
              <w:t xml:space="preserve">dla </w:t>
            </w:r>
            <w:r w:rsidRPr="00BD117A">
              <w:t>Produktu</w:t>
            </w:r>
            <w:r w:rsidR="005D5A92" w:rsidRPr="00BD117A">
              <w:t xml:space="preserve">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DE0ED7" w14:textId="77777777" w:rsidR="00F1479A" w:rsidRPr="00BD117A" w:rsidRDefault="00F1479A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EC2240" w14:textId="6821CB5F" w:rsidR="00F1479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BC0686" w:rsidRPr="00BD117A">
              <w:rPr>
                <w:rStyle w:val="normaltextrun"/>
                <w:szCs w:val="20"/>
              </w:rPr>
              <w:t xml:space="preserve">, </w:t>
            </w:r>
            <w:r w:rsidR="00F1479A" w:rsidRPr="00BD117A">
              <w:rPr>
                <w:rStyle w:val="normaltextrun"/>
                <w:szCs w:val="20"/>
              </w:rPr>
              <w:t>zablokowane,  uzupełniane automatycznie, nazwa wyświetlana:</w:t>
            </w:r>
            <w:r w:rsidR="00F1479A" w:rsidRPr="00BD117A">
              <w:t xml:space="preserve"> </w:t>
            </w:r>
            <w:r w:rsidR="00F1479A" w:rsidRPr="00BD117A">
              <w:rPr>
                <w:rStyle w:val="normaltextrun"/>
                <w:szCs w:val="20"/>
              </w:rPr>
              <w:t>Ilość jednostek miary proponowana, dokładność: 4</w:t>
            </w:r>
          </w:p>
        </w:tc>
      </w:tr>
      <w:tr w:rsidR="00F1479A" w:rsidRPr="00BD117A" w14:paraId="06D1DAFD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2432" w14:textId="77777777" w:rsidR="00F1479A" w:rsidRPr="00BD117A" w:rsidRDefault="00F1479A">
            <w:pPr>
              <w:pStyle w:val="Tabelatekst"/>
            </w:pPr>
            <w:r w:rsidRPr="00BD117A">
              <w:t>Cena jednostki miary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CD43EC" w14:textId="77777777" w:rsidR="00F1479A" w:rsidRPr="00BD117A" w:rsidRDefault="00F1479A">
            <w:pPr>
              <w:pStyle w:val="Tabelatekst"/>
            </w:pPr>
            <w:proofErr w:type="spellStart"/>
            <w:r w:rsidRPr="00BD117A">
              <w:t>neu_priceperunit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35939" w14:textId="77777777" w:rsidR="00F1479A" w:rsidRPr="00BD117A" w:rsidRDefault="00F1479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72CB27" w14:textId="5D842860" w:rsidR="00F1479A" w:rsidRPr="00BD117A" w:rsidRDefault="009A16E3">
            <w:pPr>
              <w:pStyle w:val="Tabelatekst"/>
            </w:pPr>
            <w:r w:rsidRPr="00BD117A">
              <w:t>Cena jednostki miary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E88324" w14:textId="77777777" w:rsidR="00F1479A" w:rsidRPr="00BD117A" w:rsidRDefault="00F1479A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FBCC19" w14:textId="68596CF6" w:rsidR="00F1479A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</w:t>
            </w:r>
            <w:r w:rsidR="009A16E3" w:rsidRPr="00BD117A">
              <w:rPr>
                <w:rStyle w:val="normaltextrun"/>
                <w:szCs w:val="20"/>
              </w:rPr>
              <w:t xml:space="preserve">ablokowane, </w:t>
            </w:r>
            <w:r w:rsidR="00F1479A" w:rsidRPr="00BD117A">
              <w:rPr>
                <w:rStyle w:val="normaltextrun"/>
                <w:szCs w:val="20"/>
              </w:rPr>
              <w:t>uzupełniane automatycznie, dokładność: 4</w:t>
            </w:r>
          </w:p>
        </w:tc>
      </w:tr>
      <w:tr w:rsidR="00F1479A" w:rsidRPr="00BD117A" w14:paraId="41BE57D2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AD1C9" w14:textId="77777777" w:rsidR="00F1479A" w:rsidRPr="00BD117A" w:rsidRDefault="00F1479A">
            <w:pPr>
              <w:pStyle w:val="Tabelatekst"/>
            </w:pPr>
            <w:r w:rsidRPr="00BD117A">
              <w:t>Wycena za sztukę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ED67F" w14:textId="77777777" w:rsidR="00F1479A" w:rsidRPr="00BD117A" w:rsidRDefault="00F1479A">
            <w:pPr>
              <w:pStyle w:val="Tabelatekst"/>
            </w:pPr>
            <w:proofErr w:type="spellStart"/>
            <w:r w:rsidRPr="00BD117A">
              <w:t>neu_ispricingperitem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7B51A" w14:textId="77777777" w:rsidR="00F1479A" w:rsidRPr="00BD117A" w:rsidRDefault="00F1479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4BA718" w14:textId="1ED8579B" w:rsidR="00F1479A" w:rsidRPr="00BD117A" w:rsidRDefault="00F1479A">
            <w:pPr>
              <w:pStyle w:val="Tabelatekst"/>
            </w:pPr>
            <w:r w:rsidRPr="00BD117A">
              <w:t xml:space="preserve">Czy wyceniać Produkt </w:t>
            </w:r>
            <w:r w:rsidR="00D2346E" w:rsidRPr="00BD117A">
              <w:t xml:space="preserve">Przetargu </w:t>
            </w:r>
            <w:r w:rsidRPr="00BD117A">
              <w:t>za sztukę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563F47" w14:textId="77777777" w:rsidR="00F1479A" w:rsidRPr="00BD117A" w:rsidRDefault="00F1479A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C64E80" w14:textId="218F3832" w:rsidR="00F1479A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F1479A" w:rsidRPr="00BD117A">
              <w:rPr>
                <w:rStyle w:val="normaltextrun"/>
                <w:szCs w:val="20"/>
              </w:rPr>
              <w:t>zupełniane automatycznie lub przez użytkownika, domyślnie: Nie</w:t>
            </w:r>
          </w:p>
        </w:tc>
      </w:tr>
      <w:tr w:rsidR="00F1479A" w:rsidRPr="00BD117A" w14:paraId="15D6FF3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BEC87" w14:textId="77777777" w:rsidR="00F1479A" w:rsidRPr="00BD117A" w:rsidRDefault="00F1479A">
            <w:pPr>
              <w:pStyle w:val="Tabelatekst"/>
            </w:pPr>
            <w:r w:rsidRPr="00BD117A">
              <w:t>Data podwyżki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EDDDB2" w14:textId="77777777" w:rsidR="00F1479A" w:rsidRPr="00BD117A" w:rsidRDefault="00F1479A">
            <w:pPr>
              <w:pStyle w:val="Tabelatekst"/>
            </w:pPr>
            <w:proofErr w:type="spellStart"/>
            <w:r w:rsidRPr="00BD117A">
              <w:t>neu_pricetraderisedate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EC9A9" w14:textId="77777777" w:rsidR="00F1479A" w:rsidRPr="00BD117A" w:rsidRDefault="00F1479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6B239F" w14:textId="1D0CA170" w:rsidR="00F1479A" w:rsidRPr="00BD117A" w:rsidRDefault="00D87EFE">
            <w:pPr>
              <w:pStyle w:val="Tabelatekst"/>
            </w:pPr>
            <w:r w:rsidRPr="00BD117A">
              <w:t>Data podwyżki producenta/dostawcy dla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4272B0" w14:textId="77777777" w:rsidR="00F1479A" w:rsidRPr="00BD117A" w:rsidRDefault="00F1479A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36A14E" w14:textId="4FC29C48" w:rsidR="00F1479A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1479A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B93812" w:rsidRPr="00BD117A" w14:paraId="228EE412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05415" w14:textId="7BC0736E" w:rsidR="00B93812" w:rsidRPr="00BD117A" w:rsidRDefault="002D30F6">
            <w:pPr>
              <w:pStyle w:val="Tabelatekst"/>
            </w:pPr>
            <w:r w:rsidRPr="00BD117A">
              <w:t>Cena do kalkulacji wartości narzutu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0691A1" w14:textId="3C4C3409" w:rsidR="00B93812" w:rsidRPr="00BD117A" w:rsidRDefault="002D30F6">
            <w:pPr>
              <w:pStyle w:val="Tabelatekst"/>
            </w:pPr>
            <w:proofErr w:type="spellStart"/>
            <w:r w:rsidRPr="00BD117A">
              <w:t>neu_pricetooverheadcalc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DABD2" w14:textId="77777777" w:rsidR="00B93812" w:rsidRPr="00BD117A" w:rsidRDefault="00B9381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858B6D" w14:textId="0173AF62" w:rsidR="00B93812" w:rsidRPr="00BD117A" w:rsidRDefault="002D30F6">
            <w:pPr>
              <w:pStyle w:val="Tabelatekst"/>
            </w:pPr>
            <w:r w:rsidRPr="00BD117A">
              <w:t>Cena do wyliczenia wartości narzutu na ofercie cenowej.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42C36B" w14:textId="10F1C18E" w:rsidR="00B93812" w:rsidRPr="00BD117A" w:rsidRDefault="002D30F6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4FAC3A" w14:textId="058E3A4C" w:rsidR="00B93812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2D30F6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B93812" w:rsidRPr="00BD117A" w14:paraId="6A95F3C1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0CA4" w14:textId="77777777" w:rsidR="00B93812" w:rsidRPr="00BD117A" w:rsidRDefault="00B93812">
            <w:pPr>
              <w:pStyle w:val="Tabelatekst"/>
            </w:pPr>
            <w:r w:rsidRPr="00BD117A">
              <w:t>Marża brutto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3A66E" w14:textId="77777777" w:rsidR="00B93812" w:rsidRPr="00BD117A" w:rsidRDefault="00B93812">
            <w:pPr>
              <w:pStyle w:val="Tabelatekst"/>
            </w:pPr>
            <w:proofErr w:type="spellStart"/>
            <w:r w:rsidRPr="00BD117A">
              <w:t>neu_marginbruttosap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B47BF1" w14:textId="77777777" w:rsidR="00B93812" w:rsidRPr="00BD117A" w:rsidRDefault="00B9381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0385F2" w14:textId="77777777" w:rsidR="00B93812" w:rsidRPr="00BD117A" w:rsidRDefault="00B93812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3673FF" w14:textId="77777777" w:rsidR="00B93812" w:rsidRPr="00BD117A" w:rsidRDefault="00B938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0CEABB" w14:textId="2BFCA88B" w:rsidR="00B93812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93812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6787F" w:rsidRPr="00BD117A" w14:paraId="21485C8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D4620" w14:textId="73C2C70F" w:rsidR="00E6787F" w:rsidRPr="00BD117A" w:rsidRDefault="001B55AD">
            <w:pPr>
              <w:pStyle w:val="Tabelatekst"/>
            </w:pPr>
            <w:r w:rsidRPr="00BD117A">
              <w:t>Cena do kalkulacji wartości narzutu do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7FB7C" w14:textId="1C674B68" w:rsidR="00E6787F" w:rsidRPr="00BD117A" w:rsidRDefault="00DB72DF">
            <w:pPr>
              <w:pStyle w:val="Tabelatekst"/>
            </w:pPr>
            <w:proofErr w:type="spellStart"/>
            <w:r w:rsidRPr="00BD117A">
              <w:t>neu_pricetooverheadcalcsap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C7B74A" w14:textId="77777777" w:rsidR="00E6787F" w:rsidRPr="00BD117A" w:rsidRDefault="00E6787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CF5372" w14:textId="6EB835D0" w:rsidR="00E6787F" w:rsidRPr="00BD117A" w:rsidRDefault="00DB72DF">
            <w:pPr>
              <w:pStyle w:val="Tabelatekst"/>
            </w:pPr>
            <w:r w:rsidRPr="00BD117A">
              <w:t>Cena do wyliczenia wartości narzutu na ofercie cenowej do SAP.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C113C9" w14:textId="557C3B01" w:rsidR="00E6787F" w:rsidRPr="00BD117A" w:rsidRDefault="001B55AD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20B18E" w14:textId="5B7B81FD" w:rsidR="00E6787F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1B55A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AA0771" w:rsidRPr="00BD117A" w14:paraId="6759F4C6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8650F" w14:textId="77777777" w:rsidR="00AA0771" w:rsidRPr="00BD117A" w:rsidRDefault="00AA0771">
            <w:pPr>
              <w:pStyle w:val="Tabelatekst"/>
            </w:pPr>
            <w:r w:rsidRPr="00BD117A">
              <w:lastRenderedPageBreak/>
              <w:t>Specjalistyczna umowa NFZ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1991DE" w14:textId="77777777" w:rsidR="00AA0771" w:rsidRPr="00BD117A" w:rsidRDefault="00AA0771">
            <w:pPr>
              <w:pStyle w:val="Tabelatekst"/>
            </w:pPr>
            <w:proofErr w:type="spellStart"/>
            <w:r w:rsidRPr="00BD117A">
              <w:t>neu_isspecializedcontractnfz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DCBF1" w14:textId="77777777" w:rsidR="00AA0771" w:rsidRPr="00BD117A" w:rsidRDefault="00AA077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8596C6" w14:textId="26DA4BE1" w:rsidR="00AA0771" w:rsidRPr="00BD117A" w:rsidRDefault="00AA0771">
            <w:pPr>
              <w:pStyle w:val="Tabelatekst"/>
            </w:pPr>
            <w:r w:rsidRPr="00BD117A">
              <w:t>Czy Produkt jest objęty specjalistyczną umową z NFZ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F5E295" w14:textId="77777777" w:rsidR="00AA0771" w:rsidRPr="00BD117A" w:rsidRDefault="00AA0771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021E87" w14:textId="282CE1B4" w:rsidR="00AA0771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A0771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F66A58" w:rsidRPr="00BD117A" w14:paraId="3E128BA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C0411" w14:textId="77777777" w:rsidR="00F66A58" w:rsidRPr="00BD117A" w:rsidRDefault="00F66A58">
            <w:pPr>
              <w:pStyle w:val="Tabelatekst"/>
            </w:pPr>
            <w:r w:rsidRPr="00BD117A">
              <w:t>Produkt w Programie Lekowym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4EA59" w14:textId="77777777" w:rsidR="00F66A58" w:rsidRPr="00BD117A" w:rsidRDefault="00F66A58">
            <w:pPr>
              <w:pStyle w:val="Tabelatekst"/>
            </w:pPr>
            <w:proofErr w:type="spellStart"/>
            <w:r w:rsidRPr="00BD117A">
              <w:t>neu_isdrugprogram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F4102" w14:textId="77777777" w:rsidR="00F66A58" w:rsidRPr="00BD117A" w:rsidRDefault="00F66A5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7DBA0E" w14:textId="0D462389" w:rsidR="00F66A58" w:rsidRPr="00BD117A" w:rsidRDefault="00F66A58">
            <w:pPr>
              <w:pStyle w:val="Tabelatekst"/>
            </w:pPr>
            <w:r w:rsidRPr="00BD117A">
              <w:t>Produkt objęty Programem Lekowym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5753C5" w14:textId="77777777" w:rsidR="00F66A58" w:rsidRPr="00BD117A" w:rsidRDefault="00F66A58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359E9B" w14:textId="225AC70B" w:rsidR="00F66A58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F66A58" w:rsidRPr="00BD117A">
              <w:rPr>
                <w:rStyle w:val="normaltextrun"/>
                <w:szCs w:val="20"/>
              </w:rPr>
              <w:t xml:space="preserve"> automatycznie lub przez użytkownika, domyślnie: Nie</w:t>
            </w:r>
          </w:p>
        </w:tc>
      </w:tr>
      <w:tr w:rsidR="00F31589" w:rsidRPr="00BD117A" w14:paraId="080CD6A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6FB65" w14:textId="77777777" w:rsidR="00F31589" w:rsidRPr="00BD117A" w:rsidRDefault="00F31589">
            <w:pPr>
              <w:pStyle w:val="Tabelatekst"/>
            </w:pPr>
            <w:r w:rsidRPr="00BD117A">
              <w:t>Produkt problematyczny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6F4D4" w14:textId="77777777" w:rsidR="00F31589" w:rsidRPr="00BD117A" w:rsidRDefault="00F31589">
            <w:pPr>
              <w:pStyle w:val="Tabelatekst"/>
            </w:pPr>
            <w:proofErr w:type="spellStart"/>
            <w:r w:rsidRPr="00BD117A">
              <w:t>neu_isproblem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B707D" w14:textId="77777777" w:rsidR="00F31589" w:rsidRPr="00BD117A" w:rsidRDefault="00F3158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F7458C" w14:textId="1F53B1A1" w:rsidR="00F31589" w:rsidRPr="00BD117A" w:rsidRDefault="00F31589">
            <w:pPr>
              <w:pStyle w:val="Tabelatekst"/>
            </w:pPr>
            <w:r w:rsidRPr="00BD117A">
              <w:t>Produkt problematyczny, wykluczany z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33F968" w14:textId="77777777" w:rsidR="00F31589" w:rsidRPr="00BD117A" w:rsidRDefault="00F3158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F3D3B0" w14:textId="09BC309D" w:rsidR="00F31589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F31589" w:rsidRPr="00BD117A">
              <w:rPr>
                <w:rStyle w:val="normaltextrun"/>
                <w:szCs w:val="20"/>
              </w:rPr>
              <w:t xml:space="preserve"> automatycznie lub przez użytkownika, domyślnie: Nie</w:t>
            </w:r>
          </w:p>
        </w:tc>
      </w:tr>
      <w:tr w:rsidR="00E637A2" w:rsidRPr="00BD117A" w14:paraId="5E5DECDB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BD47" w14:textId="77777777" w:rsidR="00E637A2" w:rsidRPr="00BD117A" w:rsidRDefault="00E637A2">
            <w:pPr>
              <w:pStyle w:val="Tabelatekst"/>
            </w:pPr>
            <w:r w:rsidRPr="00BD117A">
              <w:t>Status dopuszczenia do obrotu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D27C1" w14:textId="77777777" w:rsidR="00E637A2" w:rsidRPr="00BD117A" w:rsidRDefault="00E637A2">
            <w:pPr>
              <w:pStyle w:val="Tabelatekst"/>
            </w:pPr>
            <w:proofErr w:type="spellStart"/>
            <w:r w:rsidRPr="00BD117A">
              <w:t>neu_istradingadmissionstate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B0496" w14:textId="77777777" w:rsidR="00E637A2" w:rsidRPr="00BD117A" w:rsidRDefault="00E637A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7BB082" w14:textId="71068720" w:rsidR="00E637A2" w:rsidRPr="00BD117A" w:rsidRDefault="00E637A2">
            <w:pPr>
              <w:pStyle w:val="Tabelatekst"/>
            </w:pPr>
            <w:r w:rsidRPr="00BD117A">
              <w:t>Status pozwolenia na dopuszczenie do obrotu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2F1FAC" w14:textId="77777777" w:rsidR="00E637A2" w:rsidRPr="00BD117A" w:rsidRDefault="00E637A2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DF0F61" w14:textId="3B53BE0E" w:rsidR="00E637A2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E637A2" w:rsidRPr="00BD117A">
              <w:rPr>
                <w:rStyle w:val="normaltextrun"/>
                <w:szCs w:val="20"/>
              </w:rPr>
              <w:t xml:space="preserve"> automatycznie lub przez użytkownika</w:t>
            </w:r>
            <w:r w:rsidR="001C2B74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E637A2" w:rsidRPr="00BD117A" w14:paraId="6D560169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4679F" w14:textId="77777777" w:rsidR="00E637A2" w:rsidRPr="00BD117A" w:rsidRDefault="00E637A2">
            <w:pPr>
              <w:pStyle w:val="Tabelatekst"/>
            </w:pPr>
            <w:r w:rsidRPr="00BD117A">
              <w:t>Data dopuszczenia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82557" w14:textId="77777777" w:rsidR="00E637A2" w:rsidRPr="00BD117A" w:rsidRDefault="00E637A2">
            <w:pPr>
              <w:pStyle w:val="Tabelatekst"/>
            </w:pPr>
            <w:proofErr w:type="spellStart"/>
            <w:r w:rsidRPr="00BD117A">
              <w:t>neu_tradingadmissiondate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5D47A2" w14:textId="77777777" w:rsidR="00E637A2" w:rsidRPr="00BD117A" w:rsidRDefault="00E637A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91E133" w14:textId="227ABF01" w:rsidR="00E637A2" w:rsidRPr="00BD117A" w:rsidRDefault="00E637A2">
            <w:pPr>
              <w:pStyle w:val="Tabelatekst"/>
            </w:pPr>
            <w:r w:rsidRPr="00BD117A">
              <w:t>Data, do której Produkt jest dopuszczony do obrotu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794914" w14:textId="77777777" w:rsidR="00E637A2" w:rsidRPr="00BD117A" w:rsidRDefault="00E637A2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F55F4D" w14:textId="6C9B0BBA" w:rsidR="00E637A2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637A2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E637A2" w:rsidRPr="00BD117A" w14:paraId="64F553A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0FD7A" w14:textId="77777777" w:rsidR="00E637A2" w:rsidRPr="00BD117A" w:rsidRDefault="00E637A2">
            <w:pPr>
              <w:pStyle w:val="Tabelatekst"/>
            </w:pPr>
            <w:r w:rsidRPr="00BD117A">
              <w:t>Numer dopuszczenia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8ED30" w14:textId="77777777" w:rsidR="00E637A2" w:rsidRPr="00BD117A" w:rsidRDefault="00E637A2">
            <w:pPr>
              <w:pStyle w:val="Tabelatekst"/>
            </w:pPr>
            <w:proofErr w:type="spellStart"/>
            <w:r w:rsidRPr="00BD117A">
              <w:t>neu_tradingadmissionnumber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0294D" w14:textId="77777777" w:rsidR="00E637A2" w:rsidRPr="00BD117A" w:rsidRDefault="00E637A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3D20CC" w14:textId="59FE3DE3" w:rsidR="00E637A2" w:rsidRPr="00BD117A" w:rsidRDefault="00E637A2">
            <w:pPr>
              <w:pStyle w:val="Tabelatekst"/>
            </w:pPr>
            <w:r w:rsidRPr="00BD117A">
              <w:t>Numer dopuszczenia do obrotu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202A4C" w14:textId="77777777" w:rsidR="00E637A2" w:rsidRPr="00BD117A" w:rsidRDefault="00E637A2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037D94" w14:textId="533F9A5F" w:rsidR="00E637A2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E637A2" w:rsidRPr="00BD117A">
              <w:rPr>
                <w:rStyle w:val="normaltextrun"/>
                <w:szCs w:val="20"/>
              </w:rPr>
              <w:t xml:space="preserve"> automatycznie lub przez użytkownika</w:t>
            </w:r>
          </w:p>
        </w:tc>
      </w:tr>
      <w:tr w:rsidR="00743027" w:rsidRPr="00BD117A" w14:paraId="5F395BF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F4B3" w14:textId="77777777" w:rsidR="00743027" w:rsidRPr="00BD117A" w:rsidRDefault="00743027">
            <w:pPr>
              <w:pStyle w:val="Tabelatekst"/>
            </w:pPr>
            <w:r w:rsidRPr="00BD117A">
              <w:t>Nazwa handlowa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417F8C" w14:textId="7E8084B1" w:rsidR="00743027" w:rsidRPr="00BD117A" w:rsidRDefault="00743027">
            <w:pPr>
              <w:pStyle w:val="Tabelatekst"/>
            </w:pPr>
            <w:proofErr w:type="spellStart"/>
            <w:r w:rsidRPr="00BD117A">
              <w:t>neu_istradename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C6F5E7" w14:textId="77777777" w:rsidR="00743027" w:rsidRPr="00BD117A" w:rsidRDefault="0074302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D462CE" w14:textId="236F794E" w:rsidR="00743027" w:rsidRPr="00BD117A" w:rsidRDefault="0074302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DF420B" w14:textId="18372B36" w:rsidR="00743027" w:rsidRPr="00BD117A" w:rsidRDefault="005B15B1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F5653C" w14:textId="301F3EA5" w:rsidR="00743027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43027" w:rsidRPr="00BD117A">
              <w:rPr>
                <w:rStyle w:val="normaltextrun"/>
                <w:szCs w:val="20"/>
              </w:rPr>
              <w:t xml:space="preserve"> automatycznie</w:t>
            </w:r>
            <w:r w:rsidR="005B15B1" w:rsidRPr="00BD117A">
              <w:rPr>
                <w:rStyle w:val="normaltextrun"/>
                <w:szCs w:val="20"/>
              </w:rPr>
              <w:t xml:space="preserve"> lub przez użytkownika, domyślnie: Nie</w:t>
            </w:r>
          </w:p>
        </w:tc>
      </w:tr>
      <w:tr w:rsidR="00217322" w:rsidRPr="00BD117A" w14:paraId="14DA0C43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9E596" w14:textId="77777777" w:rsidR="00217322" w:rsidRPr="00BD117A" w:rsidRDefault="00217322">
            <w:pPr>
              <w:pStyle w:val="Tabelatekst"/>
            </w:pPr>
            <w:r w:rsidRPr="00BD117A">
              <w:t>Sposób przeliczania ceny jednostkowej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B98CD3" w14:textId="77777777" w:rsidR="00217322" w:rsidRPr="00BD117A" w:rsidRDefault="00217322">
            <w:pPr>
              <w:pStyle w:val="Tabelatekst"/>
            </w:pPr>
            <w:proofErr w:type="spellStart"/>
            <w:r w:rsidRPr="00BD117A">
              <w:t>neu_priceperunitcalcmethod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C529E" w14:textId="77777777" w:rsidR="00217322" w:rsidRPr="00BD117A" w:rsidRDefault="0021732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DA5AAD" w14:textId="77777777" w:rsidR="00217322" w:rsidRPr="00BD117A" w:rsidRDefault="00217322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2 m-c po przecinku,</w:t>
            </w:r>
          </w:p>
          <w:p w14:paraId="3CD5929D" w14:textId="77777777" w:rsidR="00217322" w:rsidRPr="00BD117A" w:rsidRDefault="00217322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3 m-c po przecinku,</w:t>
            </w:r>
          </w:p>
          <w:p w14:paraId="68665CEF" w14:textId="77777777" w:rsidR="00217322" w:rsidRPr="00BD117A" w:rsidRDefault="00217322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4 m-c po przecinku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083D1A" w14:textId="77777777" w:rsidR="00217322" w:rsidRPr="00BD117A" w:rsidRDefault="00217322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1CE715" w14:textId="2627A862" w:rsidR="00217322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217322" w:rsidRPr="00BD117A">
              <w:rPr>
                <w:rStyle w:val="normaltextrun"/>
                <w:szCs w:val="20"/>
              </w:rPr>
              <w:t xml:space="preserve"> automatycznie na podstawie Przetargu lub przez użytkownika, domyślnie: Nieprzypisana wartość</w:t>
            </w:r>
          </w:p>
        </w:tc>
      </w:tr>
      <w:tr w:rsidR="00720765" w:rsidRPr="00BD117A" w14:paraId="314DFCE7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7B6F" w14:textId="14A5E61D" w:rsidR="00720765" w:rsidRPr="00BD117A" w:rsidRDefault="00544165">
            <w:pPr>
              <w:pStyle w:val="Tabelatekst"/>
            </w:pPr>
            <w:r w:rsidRPr="00BD117A">
              <w:lastRenderedPageBreak/>
              <w:t>Reguła zmiany wielkości opakowania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03607" w14:textId="738ADB44" w:rsidR="00720765" w:rsidRPr="00BD117A" w:rsidRDefault="00C60DA4">
            <w:pPr>
              <w:pStyle w:val="Tabelatekst"/>
            </w:pPr>
            <w:proofErr w:type="spellStart"/>
            <w:r w:rsidRPr="00BD117A">
              <w:t>neu_packagingchangemethod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5892E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3E67F5" w14:textId="77777777" w:rsidR="00720765" w:rsidRPr="00BD117A" w:rsidRDefault="00C60DA4">
            <w:pPr>
              <w:pStyle w:val="Tabelatekst"/>
            </w:pPr>
            <w:r w:rsidRPr="00BD117A">
              <w:t>Reguła zmiany wielkości opakowania</w:t>
            </w:r>
            <w:r w:rsidR="00C73F4B" w:rsidRPr="00BD117A">
              <w:t>:</w:t>
            </w:r>
          </w:p>
          <w:p w14:paraId="6011A49C" w14:textId="77777777" w:rsidR="00C73F4B" w:rsidRPr="00BD117A" w:rsidRDefault="00C73F4B">
            <w:pPr>
              <w:pStyle w:val="Tabelatekst"/>
            </w:pPr>
            <w:r w:rsidRPr="00BD117A">
              <w:t>Zmiana +x (&gt;= wartość z opakowanie rozczytane o % wskazany w polu x),</w:t>
            </w:r>
          </w:p>
          <w:p w14:paraId="25B9D49F" w14:textId="77777777" w:rsidR="00C73F4B" w:rsidRPr="00BD117A" w:rsidRDefault="00C73F4B">
            <w:pPr>
              <w:pStyle w:val="Tabelatekst"/>
            </w:pPr>
            <w:r w:rsidRPr="00BD117A">
              <w:t>Zmiana -x (&lt;= wartość z opakowanie rozczytane o % wskazany w polu x),</w:t>
            </w:r>
          </w:p>
          <w:p w14:paraId="21AD1D7D" w14:textId="77777777" w:rsidR="00C73F4B" w:rsidRPr="00BD117A" w:rsidRDefault="00F94E10">
            <w:pPr>
              <w:pStyle w:val="Tabelatekst"/>
            </w:pPr>
            <w:r w:rsidRPr="00BD117A">
              <w:t>Zmiana +-x (&lt;=&gt; wartość z opakowanie rozczytane o % wskazany w polu x),</w:t>
            </w:r>
          </w:p>
          <w:p w14:paraId="75A0C80F" w14:textId="77777777" w:rsidR="00F94E10" w:rsidRPr="00BD117A" w:rsidRDefault="00F94E10">
            <w:pPr>
              <w:pStyle w:val="Tabelatekst"/>
            </w:pPr>
            <w:r w:rsidRPr="00BD117A">
              <w:t>+ nieskończoność (wszystkie opakowania &gt;= niż wartość w opakowaniu rozczytanym),</w:t>
            </w:r>
          </w:p>
          <w:p w14:paraId="7EEF2C6D" w14:textId="77777777" w:rsidR="00F94E10" w:rsidRPr="00BD117A" w:rsidRDefault="00F94E10">
            <w:pPr>
              <w:pStyle w:val="Tabelatekst"/>
            </w:pPr>
            <w:r w:rsidRPr="00BD117A">
              <w:t>– nieskończoność(wszystkie opakowania &lt;= niż wartość w opakowaniu rozczytanym),</w:t>
            </w:r>
          </w:p>
          <w:p w14:paraId="591C35BE" w14:textId="19BDF80E" w:rsidR="00F94E10" w:rsidRPr="00BD117A" w:rsidRDefault="00F94E10">
            <w:pPr>
              <w:pStyle w:val="Tabelatekst"/>
            </w:pPr>
            <w:r w:rsidRPr="00BD117A">
              <w:t>Brak zgody na zmianę opakowań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469FDA" w14:textId="7B07F01F" w:rsidR="00720765" w:rsidRPr="00BD117A" w:rsidRDefault="00C60DA4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6F4243" w14:textId="1BCB0E51" w:rsidR="00720765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544165" w:rsidRPr="00BD117A">
              <w:rPr>
                <w:rStyle w:val="normaltextrun"/>
                <w:szCs w:val="20"/>
              </w:rPr>
              <w:t xml:space="preserve"> automatycznie na podstawie Przetargu lub przez użytkownika,</w:t>
            </w:r>
            <w:r w:rsidR="00C60DA4" w:rsidRPr="00BD117A">
              <w:rPr>
                <w:rStyle w:val="normaltextrun"/>
                <w:szCs w:val="20"/>
              </w:rPr>
              <w:t xml:space="preserve"> </w:t>
            </w:r>
            <w:r w:rsidR="00C73F4B" w:rsidRPr="00BD117A">
              <w:rPr>
                <w:rStyle w:val="normaltextrun"/>
                <w:szCs w:val="20"/>
              </w:rPr>
              <w:t>zestaw opcji: Zmiana opakowania,</w:t>
            </w:r>
            <w:r w:rsidR="00544165" w:rsidRPr="00BD117A">
              <w:rPr>
                <w:rStyle w:val="normaltextrun"/>
                <w:szCs w:val="20"/>
              </w:rPr>
              <w:t xml:space="preserve"> domyślnie: </w:t>
            </w:r>
            <w:r w:rsidR="00C60DA4" w:rsidRPr="00BD117A">
              <w:rPr>
                <w:rStyle w:val="normaltextrun"/>
                <w:szCs w:val="20"/>
              </w:rPr>
              <w:t>Brak zgody na zmianę opakowań</w:t>
            </w:r>
          </w:p>
        </w:tc>
      </w:tr>
      <w:tr w:rsidR="000E17E6" w:rsidRPr="00BD117A" w14:paraId="06A8548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36AE1" w14:textId="3D70B91B" w:rsidR="000E17E6" w:rsidRPr="00BD117A" w:rsidRDefault="000E17E6">
            <w:pPr>
              <w:pStyle w:val="Tabelatekst"/>
            </w:pPr>
            <w:r w:rsidRPr="00BD117A">
              <w:t>Wartość X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7F7EF" w14:textId="446B706E" w:rsidR="000E17E6" w:rsidRPr="00BD117A" w:rsidRDefault="004F7D01">
            <w:pPr>
              <w:pStyle w:val="Tabelatekst"/>
            </w:pPr>
            <w:proofErr w:type="spellStart"/>
            <w:r w:rsidRPr="00BD117A">
              <w:t>neu_packagingchangemethodvalue_x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FF362A" w14:textId="77777777" w:rsidR="000E17E6" w:rsidRPr="00BD117A" w:rsidRDefault="000E17E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CD8E6C" w14:textId="77777777" w:rsidR="000E17E6" w:rsidRPr="00BD117A" w:rsidRDefault="000E17E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DDA2AB" w14:textId="32AB8A9D" w:rsidR="000E17E6" w:rsidRPr="00BD117A" w:rsidRDefault="002F2E43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B6675F" w14:textId="4745F179" w:rsidR="000E17E6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5976F3" w:rsidRPr="00BD117A">
              <w:rPr>
                <w:rStyle w:val="normaltextrun"/>
                <w:szCs w:val="20"/>
              </w:rPr>
              <w:t xml:space="preserve">, wyświetlane i </w:t>
            </w:r>
            <w:r w:rsidR="004F7D01" w:rsidRPr="00BD117A">
              <w:rPr>
                <w:rStyle w:val="normaltextrun"/>
                <w:szCs w:val="20"/>
              </w:rPr>
              <w:t>wymagane</w:t>
            </w:r>
            <w:r w:rsidR="005976F3" w:rsidRPr="00BD117A">
              <w:rPr>
                <w:rStyle w:val="normaltextrun"/>
                <w:szCs w:val="20"/>
              </w:rPr>
              <w:t xml:space="preserve"> kiedy w polu „</w:t>
            </w:r>
            <w:r w:rsidR="005976F3" w:rsidRPr="00BD117A">
              <w:t>Reguła zmiany wielkości opakowania”</w:t>
            </w:r>
            <w:r w:rsidR="002F2E43" w:rsidRPr="00BD117A">
              <w:t xml:space="preserve"> jest opcja zawierająca X</w:t>
            </w:r>
            <w:r w:rsidR="0038236A" w:rsidRPr="00BD117A">
              <w:t xml:space="preserve">, </w:t>
            </w:r>
            <w:r w:rsidR="0038236A" w:rsidRPr="00BD117A">
              <w:rPr>
                <w:rStyle w:val="normaltextrun"/>
                <w:szCs w:val="20"/>
              </w:rPr>
              <w:t>uzupełniane automatycznie lub przez użytkownika</w:t>
            </w:r>
          </w:p>
        </w:tc>
      </w:tr>
      <w:tr w:rsidR="002F2E43" w:rsidRPr="00BD117A" w14:paraId="0E55728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B3B2A" w14:textId="0CCD5082" w:rsidR="002F2E43" w:rsidRPr="00BD117A" w:rsidRDefault="004809BF">
            <w:pPr>
              <w:pStyle w:val="Tabelatekst"/>
            </w:pPr>
            <w:r w:rsidRPr="00BD117A">
              <w:lastRenderedPageBreak/>
              <w:t>Sposób przeliczania wielkości opakowań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983C3" w14:textId="67FBA9EC" w:rsidR="002F2E43" w:rsidRPr="00BD117A" w:rsidRDefault="00E45477">
            <w:pPr>
              <w:pStyle w:val="Tabelatekst"/>
            </w:pPr>
            <w:proofErr w:type="spellStart"/>
            <w:r w:rsidRPr="00BD117A">
              <w:t>neu_packagingcalculatemethod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0B0F3" w14:textId="77777777" w:rsidR="002F2E43" w:rsidRPr="00BD117A" w:rsidRDefault="002F2E4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111D57" w14:textId="77777777" w:rsidR="002F2E43" w:rsidRPr="00BD117A" w:rsidRDefault="002F2E4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9F5BE2" w14:textId="716BC1DA" w:rsidR="002F2E43" w:rsidRPr="00BD117A" w:rsidRDefault="00785FDC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94DFAA" w14:textId="101EBD18" w:rsidR="002F2E43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E45477" w:rsidRPr="00BD117A">
              <w:rPr>
                <w:rStyle w:val="normaltextrun"/>
                <w:szCs w:val="20"/>
              </w:rPr>
              <w:t xml:space="preserve"> kiedy w polu „</w:t>
            </w:r>
            <w:r w:rsidR="00E45477" w:rsidRPr="00BD117A">
              <w:t xml:space="preserve">Reguła zmiany wielkości opakowania” </w:t>
            </w:r>
            <w:r w:rsidR="0038236A" w:rsidRPr="00BD117A">
              <w:rPr>
                <w:rStyle w:val="normaltextrun"/>
                <w:szCs w:val="20"/>
              </w:rPr>
              <w:t>jest wybrana wartość inna niż „Brak zgody na zmianę opakowań”, uzupełniane automatycznie lub przez użytkownika</w:t>
            </w:r>
            <w:r w:rsidR="00785FDC" w:rsidRPr="00BD117A">
              <w:rPr>
                <w:rStyle w:val="normaltextrun"/>
                <w:szCs w:val="20"/>
              </w:rPr>
              <w:t>, zestaw opcji: Przeliczanie opakowań</w:t>
            </w:r>
            <w:r w:rsidR="00997C86" w:rsidRPr="00BD117A">
              <w:rPr>
                <w:rStyle w:val="normaltextrun"/>
                <w:szCs w:val="20"/>
              </w:rPr>
              <w:t>, domyślnie: Nieprzypisana wartość</w:t>
            </w:r>
          </w:p>
        </w:tc>
      </w:tr>
      <w:tr w:rsidR="00997C86" w:rsidRPr="00BD117A" w14:paraId="07C95CAB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F5DFC" w14:textId="53B091E0" w:rsidR="00997C86" w:rsidRPr="00BD117A" w:rsidRDefault="00293577">
            <w:pPr>
              <w:pStyle w:val="Tabelatekst"/>
            </w:pPr>
            <w:r w:rsidRPr="00BD117A">
              <w:t>Zgoda na Zamienniki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56317" w14:textId="263714FA" w:rsidR="00997C86" w:rsidRPr="00BD117A" w:rsidRDefault="00293577">
            <w:pPr>
              <w:pStyle w:val="Tabelatekst"/>
            </w:pPr>
            <w:proofErr w:type="spellStart"/>
            <w:r w:rsidRPr="00BD117A">
              <w:t>neu_issubstitutesconsent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73B53" w14:textId="77777777" w:rsidR="00997C86" w:rsidRPr="00BD117A" w:rsidRDefault="00997C8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ABD46B" w14:textId="6E928F0C" w:rsidR="00997C86" w:rsidRPr="00BD117A" w:rsidRDefault="00293577">
            <w:pPr>
              <w:pStyle w:val="Tabelatekst"/>
            </w:pPr>
            <w:r w:rsidRPr="00BD117A">
              <w:t>Czy można zamieniać Produkt Przetargu na Zamienniki/</w:t>
            </w:r>
            <w:proofErr w:type="spellStart"/>
            <w:r w:rsidRPr="00BD117A">
              <w:t>Alternatywniki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00CAAF" w14:textId="17F74720" w:rsidR="00997C86" w:rsidRPr="00BD117A" w:rsidRDefault="0029357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6C9628" w14:textId="76CAC8AD" w:rsidR="00997C86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6C2211" w:rsidRPr="00BD117A">
              <w:rPr>
                <w:rStyle w:val="normaltextrun"/>
                <w:szCs w:val="20"/>
              </w:rPr>
              <w:t>, uzupełniane automatycznie</w:t>
            </w:r>
            <w:r w:rsidR="002C1FDF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E96284" w:rsidRPr="00BD117A" w14:paraId="1A25080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3533F" w14:textId="77777777" w:rsidR="00E96284" w:rsidRPr="00BD117A" w:rsidRDefault="00E96284">
            <w:pPr>
              <w:pStyle w:val="Tabelatekst"/>
            </w:pPr>
            <w:r w:rsidRPr="00BD117A">
              <w:t>Wymagana akceptacja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D6776" w14:textId="77777777" w:rsidR="00E96284" w:rsidRPr="00BD117A" w:rsidRDefault="00E96284">
            <w:pPr>
              <w:pStyle w:val="Tabelatekst"/>
            </w:pPr>
            <w:proofErr w:type="spellStart"/>
            <w:r w:rsidRPr="00BD117A">
              <w:t>neu_isaccept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6EFF5" w14:textId="77777777" w:rsidR="00E96284" w:rsidRPr="00BD117A" w:rsidRDefault="00E9628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107EE5" w14:textId="77777777" w:rsidR="00E96284" w:rsidRPr="00BD117A" w:rsidRDefault="00E9628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E0D874" w14:textId="77777777" w:rsidR="00E96284" w:rsidRPr="00BD117A" w:rsidRDefault="00E96284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DCBBFF" w14:textId="511367B6" w:rsidR="00E96284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E96284" w:rsidRPr="00BD117A">
              <w:rPr>
                <w:rStyle w:val="normaltextrun"/>
                <w:szCs w:val="20"/>
              </w:rPr>
              <w:t xml:space="preserve"> automatycznie, domyślnie: Nie</w:t>
            </w:r>
          </w:p>
        </w:tc>
      </w:tr>
      <w:tr w:rsidR="00215843" w:rsidRPr="00BD117A" w14:paraId="5B30FF42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46768" w14:textId="77777777" w:rsidR="00215843" w:rsidRPr="00BD117A" w:rsidRDefault="00215843">
            <w:pPr>
              <w:pStyle w:val="Tabelatekst"/>
            </w:pPr>
            <w:r w:rsidRPr="00BD117A">
              <w:t>Powód problematyczności produktu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CFC113" w14:textId="77777777" w:rsidR="00215843" w:rsidRPr="00BD117A" w:rsidRDefault="00215843">
            <w:pPr>
              <w:pStyle w:val="Tabelatekst"/>
            </w:pPr>
            <w:proofErr w:type="spellStart"/>
            <w:r w:rsidRPr="00BD117A">
              <w:t>neu_problemdescription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2EA389" w14:textId="77777777" w:rsidR="00215843" w:rsidRPr="00BD117A" w:rsidRDefault="0021584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448A00" w14:textId="77777777" w:rsidR="00215843" w:rsidRPr="00BD117A" w:rsidRDefault="00215843">
            <w:pPr>
              <w:pStyle w:val="Tabelatekst"/>
            </w:pPr>
            <w:r w:rsidRPr="00BD117A">
              <w:t>Opis, dlaczego Produkt uznawany jest za problematyczny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6EE38F" w14:textId="77777777" w:rsidR="00215843" w:rsidRPr="00BD117A" w:rsidRDefault="00215843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1CE2AD" w14:textId="6EDBCC86" w:rsidR="00215843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215843" w:rsidRPr="00BD117A">
              <w:rPr>
                <w:rStyle w:val="normaltextrun"/>
                <w:szCs w:val="20"/>
              </w:rPr>
              <w:t>, wyświetlane kiedy w polu „Produkt problematyczny": Tak, uzupełniane automatycznie lub przez użytkownika</w:t>
            </w:r>
          </w:p>
        </w:tc>
      </w:tr>
      <w:tr w:rsidR="002C1FDF" w:rsidRPr="00BD117A" w14:paraId="4C579E14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17A47" w14:textId="7884940A" w:rsidR="002C1FDF" w:rsidRPr="00BD117A" w:rsidRDefault="00760BCF">
            <w:pPr>
              <w:pStyle w:val="Tabelatekst"/>
            </w:pPr>
            <w:r w:rsidRPr="00BD117A">
              <w:t>Zgoda na zmianę postaci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C55E" w14:textId="028B5D0A" w:rsidR="002C1FDF" w:rsidRPr="00BD117A" w:rsidRDefault="00760BCF">
            <w:pPr>
              <w:pStyle w:val="Tabelatekst"/>
            </w:pPr>
            <w:proofErr w:type="spellStart"/>
            <w:r w:rsidRPr="00BD117A">
              <w:t>neu_isformchangeconsent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C943F" w14:textId="77777777" w:rsidR="002C1FDF" w:rsidRPr="00BD117A" w:rsidRDefault="002C1FD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AFFA58" w14:textId="71ECB420" w:rsidR="002C1FDF" w:rsidRPr="00BD117A" w:rsidRDefault="00336EEC">
            <w:pPr>
              <w:pStyle w:val="Tabelatekst"/>
            </w:pPr>
            <w:r w:rsidRPr="00BD117A">
              <w:t>Czy można zamieniać postać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23EA6C" w14:textId="0F823311" w:rsidR="002C1FDF" w:rsidRPr="00BD117A" w:rsidRDefault="00336EEC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E4ECA7" w14:textId="404CBA32" w:rsidR="002C1FDF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336EEC" w:rsidRPr="00BD117A">
              <w:rPr>
                <w:rStyle w:val="normaltextrun"/>
                <w:szCs w:val="20"/>
              </w:rPr>
              <w:t xml:space="preserve"> automatycznie lub przez użytkownika, domyślnie: Nie</w:t>
            </w:r>
          </w:p>
        </w:tc>
      </w:tr>
      <w:tr w:rsidR="00910CC5" w:rsidRPr="00BD117A" w14:paraId="195E219B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1F5A4" w14:textId="77777777" w:rsidR="00910CC5" w:rsidRPr="00BD117A" w:rsidRDefault="00910CC5">
            <w:pPr>
              <w:pStyle w:val="Tabelatekst"/>
            </w:pPr>
            <w:r w:rsidRPr="00BD117A">
              <w:lastRenderedPageBreak/>
              <w:t>Numer Oferty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97FBB" w14:textId="77777777" w:rsidR="00910CC5" w:rsidRPr="00BD117A" w:rsidRDefault="00910CC5">
            <w:pPr>
              <w:pStyle w:val="Tabelatekst"/>
            </w:pPr>
            <w:proofErr w:type="spellStart"/>
            <w:r w:rsidRPr="00BD117A">
              <w:t>neu_code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5D2AB" w14:textId="77777777" w:rsidR="00910CC5" w:rsidRPr="00BD117A" w:rsidRDefault="00910CC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8FCAA1" w14:textId="77777777" w:rsidR="00910CC5" w:rsidRPr="00BD117A" w:rsidRDefault="00910CC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5D5A87" w14:textId="77777777" w:rsidR="00910CC5" w:rsidRPr="00BD117A" w:rsidRDefault="00910CC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66D74B" w14:textId="611E1982" w:rsidR="00910CC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910CC5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7E39E2" w:rsidRPr="00BD117A" w14:paraId="14EE250F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0C667" w14:textId="77777777" w:rsidR="007E39E2" w:rsidRPr="00BD117A" w:rsidRDefault="007E39E2">
            <w:pPr>
              <w:pStyle w:val="Tabelatekst"/>
            </w:pPr>
            <w:r w:rsidRPr="00BD117A">
              <w:t xml:space="preserve">Aktywny w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84845" w14:textId="77777777" w:rsidR="007E39E2" w:rsidRPr="00BD117A" w:rsidRDefault="007E39E2">
            <w:pPr>
              <w:pStyle w:val="Tabelatekst"/>
            </w:pPr>
            <w:proofErr w:type="spellStart"/>
            <w:r w:rsidRPr="00BD117A">
              <w:t>neu_isactiveinpharmindex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E9334C" w14:textId="77777777" w:rsidR="007E39E2" w:rsidRPr="00BD117A" w:rsidRDefault="007E39E2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618EE1" w14:textId="27C4F0B6" w:rsidR="007E39E2" w:rsidRPr="00BD117A" w:rsidRDefault="007E39E2">
            <w:pPr>
              <w:pStyle w:val="Tabelatekst"/>
            </w:pPr>
            <w:r w:rsidRPr="00BD117A">
              <w:t xml:space="preserve">Czy Produkt Przetargu jest aktywny w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B2FDEA" w14:textId="77777777" w:rsidR="007E39E2" w:rsidRPr="00BD117A" w:rsidRDefault="007E39E2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C3FDD8" w14:textId="5D6481CB" w:rsidR="007E39E2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E39E2" w:rsidRPr="00BD117A">
              <w:rPr>
                <w:rStyle w:val="normaltextrun"/>
                <w:szCs w:val="20"/>
              </w:rPr>
              <w:t xml:space="preserve"> automatycznie, domyślnie: Nie</w:t>
            </w:r>
          </w:p>
        </w:tc>
      </w:tr>
      <w:tr w:rsidR="00B71086" w:rsidRPr="00BD117A" w14:paraId="729A0200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1F9DE" w14:textId="77777777" w:rsidR="00B71086" w:rsidRPr="00BD117A" w:rsidRDefault="00B71086">
            <w:pPr>
              <w:pStyle w:val="Tabelatekst"/>
            </w:pPr>
            <w:r w:rsidRPr="00BD117A">
              <w:t>Dopuszczony-</w:t>
            </w:r>
            <w:proofErr w:type="spellStart"/>
            <w:r w:rsidRPr="00BD117A">
              <w:t>Pharmindex</w:t>
            </w:r>
            <w:proofErr w:type="spellEnd"/>
            <w:r w:rsidRPr="00BD117A">
              <w:t xml:space="preserve"> brak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2B7E5B" w14:textId="77777777" w:rsidR="00B71086" w:rsidRPr="00BD117A" w:rsidRDefault="00B71086">
            <w:pPr>
              <w:pStyle w:val="Tabelatekst"/>
            </w:pPr>
            <w:proofErr w:type="spellStart"/>
            <w:r w:rsidRPr="00BD117A">
              <w:t>neu_csioz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9B588D" w14:textId="77777777" w:rsidR="00B71086" w:rsidRPr="00BD117A" w:rsidRDefault="00B7108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A0FDDA" w14:textId="77777777" w:rsidR="00B71086" w:rsidRPr="00BD117A" w:rsidRDefault="00B7108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376BEF" w14:textId="77777777" w:rsidR="00B71086" w:rsidRPr="00BD117A" w:rsidRDefault="00B71086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34A491" w14:textId="78D907A0" w:rsidR="00B71086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B71086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544165" w:rsidRPr="00BD117A" w14:paraId="0995F6FF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63219" w14:textId="14EEE405" w:rsidR="00544165" w:rsidRPr="00BD117A" w:rsidRDefault="009D430E">
            <w:pPr>
              <w:pStyle w:val="Tabelatekst"/>
            </w:pPr>
            <w:r w:rsidRPr="00BD117A">
              <w:t>Zmiana danych na Produkcie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FCBB6D" w14:textId="7D6702C1" w:rsidR="00544165" w:rsidRPr="00BD117A" w:rsidRDefault="009D430E">
            <w:pPr>
              <w:pStyle w:val="Tabelatekst"/>
            </w:pPr>
            <w:proofErr w:type="spellStart"/>
            <w:r w:rsidRPr="00BD117A">
              <w:t>neu_isdatachange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F3657" w14:textId="77777777" w:rsidR="00544165" w:rsidRPr="00BD117A" w:rsidRDefault="005441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C47740" w14:textId="57D7EB4C" w:rsidR="00544165" w:rsidRPr="00BD117A" w:rsidRDefault="009D430E">
            <w:pPr>
              <w:pStyle w:val="Tabelatekst"/>
            </w:pPr>
            <w:r w:rsidRPr="00BD117A">
              <w:t>Czy nastąpiła zmiana danych na Produkcie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1FD5AC" w14:textId="0AE1A85A" w:rsidR="00544165" w:rsidRPr="00BD117A" w:rsidRDefault="009D430E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551868" w14:textId="649C7320" w:rsidR="005441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9D430E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4B24EB" w:rsidRPr="00BD117A" w14:paraId="7FDDCDF6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D5785" w14:textId="77777777" w:rsidR="004B24EB" w:rsidRPr="00BD117A" w:rsidRDefault="004B24EB">
            <w:pPr>
              <w:pStyle w:val="Tabelatekst"/>
            </w:pPr>
            <w:r w:rsidRPr="00BD117A">
              <w:t>Nieaktywny Produkt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3938F" w14:textId="77777777" w:rsidR="004B24EB" w:rsidRPr="00BD117A" w:rsidRDefault="004B24EB">
            <w:pPr>
              <w:pStyle w:val="Tabelatekst"/>
            </w:pPr>
            <w:proofErr w:type="spellStart"/>
            <w:r w:rsidRPr="00BD117A">
              <w:t>neu_isinactiveproductsap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0B3BD" w14:textId="77777777" w:rsidR="004B24EB" w:rsidRPr="00BD117A" w:rsidRDefault="004B24E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2C0485" w14:textId="77777777" w:rsidR="004B24EB" w:rsidRPr="00BD117A" w:rsidRDefault="004B24EB">
            <w:pPr>
              <w:pStyle w:val="Tabelatekst"/>
            </w:pPr>
            <w:r w:rsidRPr="00BD117A">
              <w:t>Czy Produkt SAP ma status nieaktywny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B63842" w14:textId="77777777" w:rsidR="004B24EB" w:rsidRPr="00BD117A" w:rsidRDefault="004B24EB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9922EE" w14:textId="4A6696FD" w:rsidR="004B24EB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B24EB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8221F3" w:rsidRPr="00BD117A" w14:paraId="625580AB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208F4" w14:textId="77777777" w:rsidR="008221F3" w:rsidRPr="00BD117A" w:rsidRDefault="008221F3">
            <w:pPr>
              <w:pStyle w:val="Tabelatekst"/>
            </w:pPr>
            <w:r w:rsidRPr="00BD117A">
              <w:t>Status zaopatrzenia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E5147" w14:textId="77777777" w:rsidR="008221F3" w:rsidRPr="00BD117A" w:rsidRDefault="008221F3">
            <w:pPr>
              <w:pStyle w:val="Tabelatekst"/>
            </w:pPr>
            <w:proofErr w:type="spellStart"/>
            <w:r w:rsidRPr="00BD117A">
              <w:t>neu_supplystatus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10C6C" w14:textId="77777777" w:rsidR="008221F3" w:rsidRPr="00BD117A" w:rsidRDefault="008221F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268059" w14:textId="228C7CB0" w:rsidR="008221F3" w:rsidRPr="00BD117A" w:rsidRDefault="008221F3">
            <w:pPr>
              <w:pStyle w:val="Tabelatekst"/>
            </w:pPr>
            <w:r w:rsidRPr="00BD117A">
              <w:t>Status zaopatrzenia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16AC93" w14:textId="77777777" w:rsidR="008221F3" w:rsidRPr="00BD117A" w:rsidRDefault="008221F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E75FDD" w14:textId="2EBDC974" w:rsidR="008221F3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8221F3" w:rsidRPr="00BD117A">
              <w:rPr>
                <w:rStyle w:val="normaltextrun"/>
                <w:szCs w:val="20"/>
              </w:rPr>
              <w:t xml:space="preserve"> automatycznie lub przez użytkownika</w:t>
            </w:r>
          </w:p>
        </w:tc>
      </w:tr>
      <w:tr w:rsidR="00E6281E" w:rsidRPr="00BD117A" w14:paraId="5EB9AE9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3A8F0" w14:textId="77777777" w:rsidR="00E6281E" w:rsidRPr="00BD117A" w:rsidRDefault="00E6281E">
            <w:pPr>
              <w:pStyle w:val="Tabelatekst"/>
            </w:pPr>
            <w:r w:rsidRPr="00BD117A">
              <w:t>Sposób rozliczania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4C41F" w14:textId="77777777" w:rsidR="00E6281E" w:rsidRPr="00BD117A" w:rsidRDefault="00E6281E">
            <w:pPr>
              <w:pStyle w:val="Tabelatekst"/>
            </w:pPr>
            <w:proofErr w:type="spellStart"/>
            <w:r w:rsidRPr="00BD117A">
              <w:t>neu_settlementmethod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4B74C" w14:textId="77777777" w:rsidR="00E6281E" w:rsidRPr="00BD117A" w:rsidRDefault="00E6281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5443A3" w14:textId="77777777" w:rsidR="00DC094C" w:rsidRPr="00BD117A" w:rsidRDefault="00DC094C">
            <w:pPr>
              <w:pStyle w:val="Tabelatekst"/>
            </w:pPr>
            <w:r w:rsidRPr="00BD117A">
              <w:t>Sposób rozliczania Produktu Przetargu:</w:t>
            </w:r>
          </w:p>
          <w:p w14:paraId="2358B6E1" w14:textId="16590CFF" w:rsidR="00E6281E" w:rsidRPr="00BD117A" w:rsidRDefault="00E6281E">
            <w:pPr>
              <w:pStyle w:val="Tabelatekst"/>
            </w:pPr>
            <w:r w:rsidRPr="00BD117A">
              <w:t>retro – rozliczenie posprzedażowe,</w:t>
            </w:r>
          </w:p>
          <w:p w14:paraId="1D6C882B" w14:textId="77777777" w:rsidR="00E6281E" w:rsidRPr="00BD117A" w:rsidRDefault="00E6281E">
            <w:pPr>
              <w:pStyle w:val="Tabelatekst"/>
            </w:pPr>
            <w:r w:rsidRPr="00BD117A">
              <w:t>nie retro – zakup w cenie warunkowej,</w:t>
            </w:r>
          </w:p>
          <w:p w14:paraId="67B09676" w14:textId="77777777" w:rsidR="00E6281E" w:rsidRPr="00BD117A" w:rsidRDefault="00E6281E">
            <w:pPr>
              <w:pStyle w:val="Tabelatekst"/>
            </w:pPr>
            <w:r w:rsidRPr="00BD117A">
              <w:t>nie rozliczamy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891996" w14:textId="77777777" w:rsidR="00E6281E" w:rsidRPr="00BD117A" w:rsidRDefault="00E6281E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A77ED6" w14:textId="5FBC751F" w:rsidR="00E6281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E6281E" w:rsidRPr="00BD117A">
              <w:rPr>
                <w:rStyle w:val="normaltextrun"/>
                <w:szCs w:val="20"/>
              </w:rPr>
              <w:t>, uzupełniane automatycznie, zestaw opcji: Sposób rozliczania, domyślnie: Nieprzypisana wartość</w:t>
            </w:r>
          </w:p>
        </w:tc>
      </w:tr>
      <w:tr w:rsidR="006F44F6" w:rsidRPr="00BD117A" w14:paraId="56120FA9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C4CA2" w14:textId="77777777" w:rsidR="006F44F6" w:rsidRPr="00BD117A" w:rsidRDefault="006F44F6">
            <w:pPr>
              <w:pStyle w:val="Tabelatekst"/>
            </w:pPr>
            <w:r w:rsidRPr="00BD117A">
              <w:t>Powód akceptacji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04B5A6" w14:textId="77777777" w:rsidR="006F44F6" w:rsidRPr="00BD117A" w:rsidRDefault="006F44F6">
            <w:pPr>
              <w:pStyle w:val="Tabelatekst"/>
            </w:pPr>
            <w:proofErr w:type="spellStart"/>
            <w:r w:rsidRPr="00BD117A">
              <w:t>neu_acceptdescription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B97021" w14:textId="77777777" w:rsidR="006F44F6" w:rsidRPr="00BD117A" w:rsidRDefault="006F44F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0F7F1F" w14:textId="77777777" w:rsidR="006F44F6" w:rsidRPr="00BD117A" w:rsidRDefault="006F44F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8CC000" w14:textId="77777777" w:rsidR="006F44F6" w:rsidRPr="00BD117A" w:rsidRDefault="006F44F6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AE7D85" w14:textId="216539B5" w:rsidR="006F44F6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537466" w:rsidRPr="00BD117A">
              <w:rPr>
                <w:rStyle w:val="normaltextrun"/>
                <w:szCs w:val="20"/>
              </w:rPr>
              <w:t>, zablokowane</w:t>
            </w:r>
          </w:p>
        </w:tc>
      </w:tr>
      <w:tr w:rsidR="00720765" w:rsidRPr="00BD117A" w14:paraId="230955F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50507" w14:textId="77777777" w:rsidR="00720765" w:rsidRPr="00BD117A" w:rsidRDefault="00720765">
            <w:pPr>
              <w:pStyle w:val="Tabelatekst"/>
            </w:pPr>
            <w:r w:rsidRPr="00BD117A">
              <w:t>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EA625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neu_isproducermwir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8DA05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C0BFF7" w14:textId="71D440D7" w:rsidR="00720765" w:rsidRPr="00BD117A" w:rsidRDefault="00720765">
            <w:pPr>
              <w:pStyle w:val="Tabelatekst"/>
            </w:pPr>
            <w:r w:rsidRPr="00BD117A">
              <w:t xml:space="preserve">Czy producent Produktu </w:t>
            </w:r>
            <w:r w:rsidR="005801D4" w:rsidRPr="00BD117A">
              <w:t xml:space="preserve">Przetargu </w:t>
            </w:r>
            <w:r w:rsidRPr="00BD117A">
              <w:t>jest MR / IR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9151E0" w14:textId="77777777" w:rsidR="00720765" w:rsidRPr="00BD117A" w:rsidRDefault="0072076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FEF4FC" w14:textId="2900714B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720765" w:rsidRPr="00BD117A">
              <w:rPr>
                <w:rStyle w:val="normaltextrun"/>
                <w:szCs w:val="20"/>
              </w:rPr>
              <w:t>, zablokowane, uzupełniane automatycznie, domyślnie: Nie</w:t>
            </w:r>
          </w:p>
        </w:tc>
      </w:tr>
      <w:tr w:rsidR="00720765" w:rsidRPr="00BD117A" w14:paraId="396059B1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4C139" w14:textId="77777777" w:rsidR="00720765" w:rsidRPr="00BD117A" w:rsidRDefault="00720765">
            <w:pPr>
              <w:pStyle w:val="Tabelatekst"/>
            </w:pPr>
            <w:r w:rsidRPr="00BD117A">
              <w:lastRenderedPageBreak/>
              <w:t>Limit ceny Programu Lekowego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57A47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neu_pricedrugprogramlimit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90D614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718067" w14:textId="20F8B96A" w:rsidR="00720765" w:rsidRPr="00BD117A" w:rsidRDefault="005801D4">
            <w:pPr>
              <w:pStyle w:val="Tabelatekst"/>
            </w:pPr>
            <w:r w:rsidRPr="00BD117A">
              <w:t>Wysokość limitu finansowania Produktu wynikający z Programu Lekowego Ministerstwa Zdrowia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57BFAC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60CB34" w14:textId="6ACF1026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720765" w:rsidRPr="00BD117A">
              <w:rPr>
                <w:rStyle w:val="normaltextrun"/>
                <w:szCs w:val="20"/>
              </w:rPr>
              <w:t>zupełniane automatycznie</w:t>
            </w:r>
          </w:p>
        </w:tc>
      </w:tr>
      <w:tr w:rsidR="00720765" w:rsidRPr="00BD117A" w14:paraId="237AAAB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DAE52" w14:textId="77777777" w:rsidR="00720765" w:rsidRPr="00BD117A" w:rsidRDefault="00720765">
            <w:pPr>
              <w:pStyle w:val="Tabelatekst"/>
            </w:pPr>
            <w:r w:rsidRPr="00BD117A">
              <w:t>Cena sprzedaży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F56384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neu_pricesellingbrutto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7B617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1162DB" w14:textId="45344894" w:rsidR="00720765" w:rsidRPr="00BD117A" w:rsidRDefault="00720765">
            <w:pPr>
              <w:pStyle w:val="Tabelatekst"/>
            </w:pPr>
            <w:r w:rsidRPr="00BD117A">
              <w:t xml:space="preserve">Cena sprzedaży brutto Produktu </w:t>
            </w:r>
            <w:r w:rsidR="00611E79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0A1E83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414ED9" w14:textId="5E492ADB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039D3CBF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3AD5C" w14:textId="77777777" w:rsidR="00720765" w:rsidRPr="00BD117A" w:rsidRDefault="00720765">
            <w:pPr>
              <w:pStyle w:val="Tabelatekst"/>
            </w:pPr>
            <w:r w:rsidRPr="00BD117A">
              <w:t>Szacowana cena zakupu po podwyżce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E6077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neu_pricepurchaseafterriseestimated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D777FE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231F0C" w14:textId="7FBDE8B2" w:rsidR="00720765" w:rsidRPr="00BD117A" w:rsidRDefault="00720765">
            <w:pPr>
              <w:pStyle w:val="Tabelatekst"/>
            </w:pPr>
            <w:r w:rsidRPr="00BD117A">
              <w:t xml:space="preserve">Szacowana cena zakupu po podwyżce dla Produktu </w:t>
            </w:r>
            <w:r w:rsidR="00BA187F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6AC5AF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2E9880" w14:textId="24554A8C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3446A10D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0217C" w14:textId="77777777" w:rsidR="00720765" w:rsidRPr="00BD117A" w:rsidRDefault="00720765">
            <w:pPr>
              <w:pStyle w:val="Tabelatekst"/>
            </w:pPr>
            <w:r w:rsidRPr="00BD117A">
              <w:t>Maksymalna cena hurtowa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1716E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neu_pricewholesalemaximum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96B91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D07503" w14:textId="1EAC2FB5" w:rsidR="00720765" w:rsidRPr="00BD117A" w:rsidRDefault="00631822">
            <w:pPr>
              <w:pStyle w:val="Tabelatekst"/>
            </w:pPr>
            <w:r w:rsidRPr="00BD117A">
              <w:t>Maksymalna cena hurtowa Produktu – Wysokość limitu funduszu. Zasadna tylko dla cen urzędowych.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25DE09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C3F979" w14:textId="2CD6CCFE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445674F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D4093" w14:textId="77777777" w:rsidR="00720765" w:rsidRPr="00BD117A" w:rsidRDefault="00720765">
            <w:pPr>
              <w:pStyle w:val="Tabelatekst"/>
            </w:pPr>
            <w:r w:rsidRPr="00BD117A">
              <w:t>Jednostkowa różnica między ceną specjalną a zakupu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FA80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neu_unitdifferencepricespecialvspurchase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0FC0F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A29327" w14:textId="56029735" w:rsidR="00720765" w:rsidRPr="00BD117A" w:rsidRDefault="00720765">
            <w:pPr>
              <w:pStyle w:val="Tabelatekst"/>
            </w:pPr>
            <w:r w:rsidRPr="00BD117A">
              <w:t xml:space="preserve">Jednostkowa różnica między ceną specjalną a ceną zakupu ZACZ dla Produktu </w:t>
            </w:r>
            <w:r w:rsidR="00C163D1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F438DB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35DC70" w14:textId="037B12AB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automatycznie, dokładność: 4</w:t>
            </w:r>
          </w:p>
        </w:tc>
      </w:tr>
      <w:tr w:rsidR="00720765" w:rsidRPr="00BD117A" w14:paraId="6A0DBD41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1546D" w14:textId="77777777" w:rsidR="00720765" w:rsidRPr="00BD117A" w:rsidRDefault="00720765">
            <w:pPr>
              <w:pStyle w:val="Tabelatekst"/>
            </w:pPr>
            <w:r w:rsidRPr="00BD117A">
              <w:t>Koszt własny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9BC2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neu_costzach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44A3A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606A5D" w14:textId="2A0038DF" w:rsidR="00720765" w:rsidRPr="00BD117A" w:rsidRDefault="00720765">
            <w:pPr>
              <w:pStyle w:val="Tabelatekst"/>
            </w:pPr>
            <w:r w:rsidRPr="00BD117A">
              <w:t xml:space="preserve">Koszt własny ZACH dla Produktu </w:t>
            </w:r>
            <w:r w:rsidR="00997ABC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DD3CB7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6F0489" w14:textId="2BAC6685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511A2F10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25D60" w14:textId="77777777" w:rsidR="00720765" w:rsidRPr="00BD117A" w:rsidRDefault="00720765">
            <w:pPr>
              <w:pStyle w:val="Tabelatekst"/>
            </w:pPr>
            <w:r w:rsidRPr="00BD117A">
              <w:t>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501E5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neu_marginbrutto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0675BF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E00C21" w14:textId="72185D75" w:rsidR="00720765" w:rsidRPr="00BD117A" w:rsidRDefault="00720765">
            <w:pPr>
              <w:pStyle w:val="Tabelatekst"/>
            </w:pPr>
            <w:r w:rsidRPr="00BD117A">
              <w:t xml:space="preserve">Marża brutto dla Produktu </w:t>
            </w:r>
            <w:r w:rsidR="00997ABC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3E55D6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6FB25B" w14:textId="7A4DC823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181D731D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C6921" w14:textId="77777777" w:rsidR="00720765" w:rsidRPr="00BD117A" w:rsidRDefault="00720765">
            <w:pPr>
              <w:pStyle w:val="Tabelatekst"/>
            </w:pPr>
            <w:r w:rsidRPr="00BD117A">
              <w:t>% Finansowanie zapasów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9FB8B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neu_stockfinancingpercent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3D459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960D70" w14:textId="5B3F2448" w:rsidR="00720765" w:rsidRPr="00BD117A" w:rsidRDefault="00CB6A52">
            <w:pPr>
              <w:pStyle w:val="Tabelatekst"/>
            </w:pPr>
            <w:r w:rsidRPr="00BD117A">
              <w:t>Finansowanie zapasów dla Produktu Przetargu, wyrażone procentowo, wg kosztu kapitału 7% z RZIS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8E3085" w14:textId="77777777" w:rsidR="00720765" w:rsidRPr="00BD117A" w:rsidRDefault="00720765">
            <w:pPr>
              <w:pStyle w:val="Tabelatekst"/>
            </w:pPr>
            <w:r w:rsidRPr="00BD117A">
              <w:t>Liczba dziesiętna</w:t>
            </w:r>
          </w:p>
          <w:p w14:paraId="42E825F3" w14:textId="77777777" w:rsidR="00720765" w:rsidRPr="00BD117A" w:rsidRDefault="00720765">
            <w:pPr>
              <w:rPr>
                <w:rFonts w:cs="Calibri"/>
                <w:szCs w:val="22"/>
                <w:lang w:eastAsia="pl-PL"/>
              </w:rPr>
            </w:pPr>
          </w:p>
          <w:p w14:paraId="5F04A7A1" w14:textId="77777777" w:rsidR="00720765" w:rsidRPr="00BD117A" w:rsidRDefault="00720765">
            <w:pPr>
              <w:jc w:val="center"/>
              <w:rPr>
                <w:lang w:eastAsia="pl-PL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9FA8D9" w14:textId="56B8D76D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720765" w:rsidRPr="00BD117A">
              <w:rPr>
                <w:rStyle w:val="normaltextrun"/>
                <w:szCs w:val="20"/>
              </w:rPr>
              <w:t>, zablokowane,  uzupełniane automatycznie, dokładność: 10</w:t>
            </w:r>
          </w:p>
        </w:tc>
      </w:tr>
      <w:tr w:rsidR="00720765" w:rsidRPr="00BD117A" w14:paraId="467427C6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5D0B0" w14:textId="77777777" w:rsidR="00720765" w:rsidRPr="00BD117A" w:rsidRDefault="00720765">
            <w:pPr>
              <w:pStyle w:val="Tabelatekst"/>
            </w:pPr>
            <w:r w:rsidRPr="00BD117A">
              <w:t>% Korzyści do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B3CFC5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neu_percentbenefitforzach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369E9F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6FFC86" w14:textId="21D58C32" w:rsidR="00720765" w:rsidRPr="00BD117A" w:rsidRDefault="00720765">
            <w:pPr>
              <w:pStyle w:val="Tabelatekst"/>
            </w:pPr>
            <w:r w:rsidRPr="00BD117A">
              <w:t xml:space="preserve">Korzyści do ZACH dla Produktu </w:t>
            </w:r>
            <w:r w:rsidR="000527C0" w:rsidRPr="00BD117A">
              <w:t>Przetargu</w:t>
            </w:r>
            <w:r w:rsidRPr="00BD117A">
              <w:t>, wyrażone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377473" w14:textId="77777777" w:rsidR="00720765" w:rsidRPr="00BD117A" w:rsidRDefault="00720765">
            <w:pPr>
              <w:pStyle w:val="Tabelatekst"/>
            </w:pPr>
            <w:r w:rsidRPr="00BD117A">
              <w:t>Liczba dziesiętna</w:t>
            </w:r>
          </w:p>
          <w:p w14:paraId="7D7B3C76" w14:textId="77777777" w:rsidR="00720765" w:rsidRPr="00BD117A" w:rsidRDefault="0072076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CB6F27" w14:textId="4298A4D2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720765" w:rsidRPr="00BD117A">
              <w:rPr>
                <w:rStyle w:val="normaltextrun"/>
                <w:szCs w:val="20"/>
              </w:rPr>
              <w:t>, zablokowane,  uzupełniane automatycznie, dokładność: 10</w:t>
            </w:r>
          </w:p>
        </w:tc>
      </w:tr>
      <w:tr w:rsidR="00720765" w:rsidRPr="00BD117A" w14:paraId="4852C9E0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6B377" w14:textId="77777777" w:rsidR="00720765" w:rsidRPr="00BD117A" w:rsidRDefault="00720765">
            <w:pPr>
              <w:pStyle w:val="Tabelatekst"/>
            </w:pPr>
            <w:r w:rsidRPr="00BD117A">
              <w:lastRenderedPageBreak/>
              <w:t>Finansowanie zapasów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FC294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neu_stockfinancing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98ACC3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289E91" w14:textId="08F0CAD0" w:rsidR="00720765" w:rsidRPr="00BD117A" w:rsidRDefault="00720765">
            <w:pPr>
              <w:pStyle w:val="Tabelatekst"/>
            </w:pPr>
            <w:r w:rsidRPr="00BD117A">
              <w:t xml:space="preserve">Finansowanie zapasów dla Produktu </w:t>
            </w:r>
            <w:r w:rsidR="000527C0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57DF8A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279A2E" w14:textId="52654F9E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43667C0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7772F" w14:textId="77777777" w:rsidR="00720765" w:rsidRPr="00BD117A" w:rsidRDefault="00720765">
            <w:pPr>
              <w:pStyle w:val="Tabelatekst"/>
            </w:pPr>
            <w:r w:rsidRPr="00BD117A">
              <w:t>Korekty marży + kontrakt fakturowy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4413A0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neu_marginadjustmentswithinvoicecontract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1BAE3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5B8788" w14:textId="1BF6FB69" w:rsidR="00720765" w:rsidRPr="00BD117A" w:rsidRDefault="00720765">
            <w:pPr>
              <w:pStyle w:val="Tabelatekst"/>
            </w:pPr>
            <w:r w:rsidRPr="00BD117A">
              <w:t xml:space="preserve">Korekty marży + kontrakt fakturowy dla Produktu </w:t>
            </w:r>
            <w:r w:rsidR="00F342A0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6B49EA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FF8A3A" w14:textId="50E9EBD7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5B64E699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20CA3" w14:textId="77777777" w:rsidR="00720765" w:rsidRPr="00BD117A" w:rsidRDefault="00720765">
            <w:pPr>
              <w:pStyle w:val="Tabelatekst"/>
            </w:pPr>
            <w:r w:rsidRPr="00BD117A">
              <w:t>% Marża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BBB1B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neu_marginbruttopercent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5D83E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25AFC5" w14:textId="77777777" w:rsidR="00720765" w:rsidRPr="00BD117A" w:rsidRDefault="00720765">
            <w:pPr>
              <w:pStyle w:val="Tabelatekst"/>
            </w:pPr>
            <w:r w:rsidRPr="00BD117A">
              <w:t>Marża brutto dla Produktu Dopasowanego, wyrażona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D4EC1C" w14:textId="77777777" w:rsidR="00720765" w:rsidRPr="00BD117A" w:rsidRDefault="00720765">
            <w:pPr>
              <w:pStyle w:val="Tabelatekst"/>
            </w:pPr>
            <w:r w:rsidRPr="00BD117A">
              <w:t>Liczba dziesiętna</w:t>
            </w:r>
          </w:p>
          <w:p w14:paraId="2872DC51" w14:textId="77777777" w:rsidR="00720765" w:rsidRPr="00BD117A" w:rsidRDefault="0072076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7AE9B7" w14:textId="3C135082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automatycznie, dokładność: 2</w:t>
            </w:r>
          </w:p>
        </w:tc>
      </w:tr>
      <w:tr w:rsidR="00720765" w:rsidRPr="00BD117A" w14:paraId="3BFBCF9F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F629C" w14:textId="77777777" w:rsidR="00720765" w:rsidRPr="00BD117A" w:rsidRDefault="00720765">
            <w:pPr>
              <w:pStyle w:val="Tabelatekst"/>
            </w:pPr>
            <w:r w:rsidRPr="00BD117A">
              <w:t>Finansowanie zapasów (dni)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6CB26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neu_stockfinancingdays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CC276D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116A65" w14:textId="77777777" w:rsidR="00720765" w:rsidRPr="00BD117A" w:rsidRDefault="0072076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2B90D1" w14:textId="77777777" w:rsidR="00720765" w:rsidRPr="00BD117A" w:rsidRDefault="00720765">
            <w:pPr>
              <w:pStyle w:val="Tabelatekst"/>
            </w:pPr>
            <w:r w:rsidRPr="00BD117A">
              <w:t>Liczba dziesiętna</w:t>
            </w:r>
          </w:p>
          <w:p w14:paraId="675F5998" w14:textId="77777777" w:rsidR="00720765" w:rsidRPr="00BD117A" w:rsidRDefault="0072076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FD1AD9" w14:textId="5CA69160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automatycznie, dokładność: 2</w:t>
            </w:r>
          </w:p>
        </w:tc>
      </w:tr>
      <w:tr w:rsidR="00720765" w:rsidRPr="00BD117A" w14:paraId="4221EA98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8E9F7" w14:textId="77777777" w:rsidR="00720765" w:rsidRPr="00BD117A" w:rsidRDefault="00720765">
            <w:pPr>
              <w:pStyle w:val="Tabelatekst"/>
            </w:pPr>
            <w:r w:rsidRPr="00BD117A">
              <w:t xml:space="preserve">Korzyści kontaktowe </w:t>
            </w:r>
            <w:proofErr w:type="spellStart"/>
            <w:r w:rsidRPr="00BD117A">
              <w:t>pozafakturowe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49573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neu_noncontractualinvoicebenefits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64C20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9317F5" w14:textId="1393C3A7" w:rsidR="00720765" w:rsidRPr="00BD117A" w:rsidRDefault="00720765">
            <w:pPr>
              <w:pStyle w:val="Tabelatekst"/>
            </w:pPr>
            <w:r w:rsidRPr="00BD117A">
              <w:t xml:space="preserve">Korzyści kontaktowe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dla Produktu </w:t>
            </w:r>
            <w:r w:rsidR="000A1B96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0ACB8C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2FA6E1" w14:textId="69A3D6CB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52B67C3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18F6E" w14:textId="77777777" w:rsidR="00720765" w:rsidRPr="00BD117A" w:rsidRDefault="00720765">
            <w:pPr>
              <w:pStyle w:val="Tabelatekst"/>
            </w:pPr>
            <w:r w:rsidRPr="00BD117A">
              <w:t>Zysk maksymalny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582A01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neu_profitonsalemaximum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0474C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CC0DC5" w14:textId="6C098F29" w:rsidR="00720765" w:rsidRPr="00BD117A" w:rsidRDefault="00720765">
            <w:pPr>
              <w:pStyle w:val="Tabelatekst"/>
            </w:pPr>
            <w:r w:rsidRPr="00BD117A">
              <w:t xml:space="preserve">Zysk maksymalny dla Produktu </w:t>
            </w:r>
            <w:r w:rsidR="00AC4732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390C45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987467" w14:textId="778F1997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443EAAC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34DC" w14:textId="77777777" w:rsidR="00720765" w:rsidRPr="00BD117A" w:rsidRDefault="00720765">
            <w:pPr>
              <w:pStyle w:val="Tabelatekst"/>
            </w:pPr>
            <w:r w:rsidRPr="00BD117A">
              <w:t>Marża urzędowo-umowna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DA9B2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neu_margincontractual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40056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6DA1A9" w14:textId="2738B5DD" w:rsidR="00720765" w:rsidRPr="00BD117A" w:rsidRDefault="00720765">
            <w:pPr>
              <w:pStyle w:val="Tabelatekst"/>
            </w:pPr>
            <w:r w:rsidRPr="00BD117A">
              <w:t xml:space="preserve">Marża urzędowo-umowna dla Produktu </w:t>
            </w:r>
            <w:r w:rsidR="00AC4732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DF8FA3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961F61" w14:textId="6CEFAC9B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5D62A444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B36CB" w14:textId="77777777" w:rsidR="00720765" w:rsidRPr="00BD117A" w:rsidRDefault="00720765">
            <w:pPr>
              <w:pStyle w:val="Tabelatekst"/>
            </w:pPr>
            <w:r w:rsidRPr="00BD117A">
              <w:t>% Korzyści terminu od dostawcy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E1C5B1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neu_termbenefitspercent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9D6C4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60F145" w14:textId="70BC050F" w:rsidR="00720765" w:rsidRPr="00BD117A" w:rsidRDefault="00720765">
            <w:pPr>
              <w:pStyle w:val="Tabelatekst"/>
            </w:pPr>
            <w:r w:rsidRPr="00BD117A">
              <w:t xml:space="preserve">Korzyści terminu od dostawcy dla Produktu </w:t>
            </w:r>
            <w:r w:rsidR="00E55833" w:rsidRPr="00BD117A">
              <w:t>Przetargu</w:t>
            </w:r>
            <w:r w:rsidRPr="00BD117A">
              <w:t>, wyrażone procentowo, skorygowane do 7%, kalkulowane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14DCA0" w14:textId="77777777" w:rsidR="00720765" w:rsidRPr="00BD117A" w:rsidRDefault="00720765">
            <w:pPr>
              <w:pStyle w:val="Tabelatekst"/>
            </w:pPr>
            <w:r w:rsidRPr="00BD117A">
              <w:t>Liczba dziesiętna</w:t>
            </w:r>
          </w:p>
          <w:p w14:paraId="3F60C9EE" w14:textId="77777777" w:rsidR="00720765" w:rsidRPr="00BD117A" w:rsidRDefault="0072076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2F8733" w14:textId="67C834B0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720765" w:rsidRPr="00BD117A">
              <w:rPr>
                <w:rStyle w:val="normaltextrun"/>
                <w:szCs w:val="20"/>
              </w:rPr>
              <w:t>, zablokowane,  uzupełniane automatycznie, dokładność: 10</w:t>
            </w:r>
          </w:p>
        </w:tc>
      </w:tr>
      <w:tr w:rsidR="00720765" w:rsidRPr="00BD117A" w14:paraId="619153C3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49E8B" w14:textId="77777777" w:rsidR="00720765" w:rsidRPr="00BD117A" w:rsidRDefault="00720765">
            <w:pPr>
              <w:pStyle w:val="Tabelatekst"/>
            </w:pPr>
            <w:r w:rsidRPr="00BD117A">
              <w:t>Koszt terminu podstawowego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30C2B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neu_costofbasicterm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6A703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F1EC50" w14:textId="23E7A3F1" w:rsidR="00720765" w:rsidRPr="00BD117A" w:rsidRDefault="00720765">
            <w:pPr>
              <w:pStyle w:val="Tabelatekst"/>
            </w:pPr>
            <w:r w:rsidRPr="00BD117A">
              <w:t xml:space="preserve">Koszt terminu podstawowego dla Produktu </w:t>
            </w:r>
            <w:r w:rsidR="00E55833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03AB2D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CACFC3" w14:textId="262F2FFE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03E453F8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75D92" w14:textId="77777777" w:rsidR="00720765" w:rsidRPr="00BD117A" w:rsidRDefault="00720765">
            <w:pPr>
              <w:pStyle w:val="Tabelatekst"/>
            </w:pPr>
            <w:r w:rsidRPr="00BD117A">
              <w:lastRenderedPageBreak/>
              <w:t>Korzyści terminu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DD7BF0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neu_termbenefits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E86E1E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D55D1F" w14:textId="6E8BDD25" w:rsidR="00720765" w:rsidRPr="00BD117A" w:rsidRDefault="00720765">
            <w:pPr>
              <w:pStyle w:val="Tabelatekst"/>
            </w:pPr>
            <w:r w:rsidRPr="00BD117A">
              <w:t xml:space="preserve">Korzyści terminu dla Produktu </w:t>
            </w:r>
            <w:r w:rsidR="00FE469C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626181" w14:textId="77777777" w:rsidR="00720765" w:rsidRPr="00BD117A" w:rsidRDefault="0072076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43536C" w14:textId="68456A2B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automatycznie, dokładność: 2</w:t>
            </w:r>
          </w:p>
        </w:tc>
      </w:tr>
      <w:tr w:rsidR="00720765" w:rsidRPr="00BD117A" w14:paraId="16C85AA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5FCC6" w14:textId="77777777" w:rsidR="00720765" w:rsidRPr="00BD117A" w:rsidRDefault="00720765">
            <w:pPr>
              <w:pStyle w:val="Tabelatekst"/>
            </w:pPr>
            <w:r w:rsidRPr="00BD117A">
              <w:t>Zysk na sprzedaży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6F3429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neu_profitonsale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30E8E1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62CD70" w14:textId="383D1C62" w:rsidR="00720765" w:rsidRPr="00BD117A" w:rsidRDefault="00720765">
            <w:pPr>
              <w:pStyle w:val="Tabelatekst"/>
            </w:pPr>
            <w:r w:rsidRPr="00BD117A">
              <w:t xml:space="preserve">Zysk na sprzedaży dla Produktu </w:t>
            </w:r>
            <w:r w:rsidR="00FE469C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702964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F0A3CA" w14:textId="05B98EDE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186401C0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A32C0" w14:textId="77777777" w:rsidR="00720765" w:rsidRPr="00BD117A" w:rsidRDefault="00720765">
            <w:pPr>
              <w:pStyle w:val="Tabelatekst"/>
            </w:pPr>
            <w:r w:rsidRPr="00BD117A">
              <w:t>% Marża urzędowo-umowna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9BC2C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neu_margincontractualpercent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4EEAD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454515" w14:textId="587C5F4F" w:rsidR="00720765" w:rsidRPr="00BD117A" w:rsidRDefault="00720765">
            <w:pPr>
              <w:pStyle w:val="Tabelatekst"/>
            </w:pPr>
            <w:r w:rsidRPr="00BD117A">
              <w:t xml:space="preserve">Marża urzędowo-umowna dla Produktu </w:t>
            </w:r>
            <w:r w:rsidR="00A1393C" w:rsidRPr="00BD117A">
              <w:t>Przetargu</w:t>
            </w:r>
            <w:r w:rsidRPr="00BD117A">
              <w:t>, wyrażona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77EF20" w14:textId="77777777" w:rsidR="00720765" w:rsidRPr="00BD117A" w:rsidRDefault="0072076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1D76D1" w14:textId="3974D1D2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automatycznie, dokładność: 2</w:t>
            </w:r>
          </w:p>
        </w:tc>
      </w:tr>
      <w:tr w:rsidR="00720765" w:rsidRPr="00BD117A" w14:paraId="1F9E0F96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3E3B6" w14:textId="77777777" w:rsidR="00720765" w:rsidRPr="00BD117A" w:rsidRDefault="00720765">
            <w:pPr>
              <w:pStyle w:val="Tabelatekst"/>
            </w:pPr>
            <w:r w:rsidRPr="00BD117A">
              <w:t>Korzyści terminu od dostawcy (dni)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63A976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neu_termbenefitsdays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906BB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341F3A" w14:textId="79AFF6C5" w:rsidR="00720765" w:rsidRPr="00BD117A" w:rsidRDefault="00720765">
            <w:pPr>
              <w:pStyle w:val="Tabelatekst"/>
            </w:pPr>
            <w:r w:rsidRPr="00BD117A">
              <w:t xml:space="preserve">Korzyści terminu od producenta dla Produktu </w:t>
            </w:r>
            <w:r w:rsidR="00FF469F" w:rsidRPr="00BD117A">
              <w:t xml:space="preserve">Przetargu </w:t>
            </w:r>
            <w:r w:rsidRPr="00BD117A">
              <w:t>w dniach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9EF879" w14:textId="77777777" w:rsidR="00720765" w:rsidRPr="00BD117A" w:rsidRDefault="0072076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AEEBF0" w14:textId="5491125F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automatycznie, dokładność: 2</w:t>
            </w:r>
          </w:p>
        </w:tc>
      </w:tr>
      <w:tr w:rsidR="00720765" w:rsidRPr="00BD117A" w14:paraId="6FB8CB46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8A637" w14:textId="77777777" w:rsidR="00720765" w:rsidRPr="00BD117A" w:rsidRDefault="00720765">
            <w:pPr>
              <w:pStyle w:val="Tabelatekst"/>
            </w:pPr>
            <w:r w:rsidRPr="00BD117A">
              <w:t>Koszt terminu opóźnień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D52B6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neu_costofdelays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7AFBF0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200EA4" w14:textId="1F0B719C" w:rsidR="00720765" w:rsidRPr="00BD117A" w:rsidRDefault="00720765">
            <w:pPr>
              <w:pStyle w:val="Tabelatekst"/>
            </w:pPr>
            <w:r w:rsidRPr="00BD117A">
              <w:t xml:space="preserve">Koszt terminu opóźnień dla Produktu </w:t>
            </w:r>
            <w:r w:rsidR="00B53A11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DE64FF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D5660D" w14:textId="691B5AB5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27DB44CB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B325F" w14:textId="77777777" w:rsidR="00720765" w:rsidRPr="00BD117A" w:rsidRDefault="00720765">
            <w:pPr>
              <w:pStyle w:val="Tabelatekst"/>
            </w:pPr>
            <w:r w:rsidRPr="00BD117A">
              <w:t>Przychody odsetkowe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81665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neu_interestincome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6FD6CA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8FE2C4" w14:textId="4C983C89" w:rsidR="00720765" w:rsidRPr="00BD117A" w:rsidRDefault="00720765">
            <w:pPr>
              <w:pStyle w:val="Tabelatekst"/>
            </w:pPr>
            <w:r w:rsidRPr="00BD117A">
              <w:t xml:space="preserve">Przychody odsetkowe dla Produktu </w:t>
            </w:r>
            <w:r w:rsidR="00B53A11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FB5BCE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FDEF8A" w14:textId="49564C2E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</w:t>
            </w:r>
          </w:p>
        </w:tc>
      </w:tr>
      <w:tr w:rsidR="00720765" w:rsidRPr="00BD117A" w14:paraId="6367495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FA69" w14:textId="77777777" w:rsidR="00720765" w:rsidRPr="00BD117A" w:rsidRDefault="00720765">
            <w:pPr>
              <w:pStyle w:val="Tabelatekst"/>
            </w:pPr>
            <w:r w:rsidRPr="00BD117A">
              <w:t>Cena handlowa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55FBE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neu_pricetrade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6CE72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AABDC2" w14:textId="72B09863" w:rsidR="00720765" w:rsidRPr="00BD117A" w:rsidRDefault="00080A1B">
            <w:pPr>
              <w:pStyle w:val="Tabelatekst"/>
            </w:pPr>
            <w:r w:rsidRPr="00BD117A">
              <w:t>Cena handlowa Produktu – katalog producenta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3EAD38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880CFF" w14:textId="66CD6F67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720765" w:rsidRPr="00BD117A">
              <w:rPr>
                <w:rStyle w:val="normaltextrun"/>
                <w:szCs w:val="20"/>
              </w:rPr>
              <w:t>, zablokowane,  uzupełniane automatycznie</w:t>
            </w:r>
          </w:p>
        </w:tc>
      </w:tr>
      <w:tr w:rsidR="00720765" w:rsidRPr="00BD117A" w14:paraId="2F30CC5A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32A6" w14:textId="77777777" w:rsidR="00720765" w:rsidRPr="00BD117A" w:rsidRDefault="00720765">
            <w:pPr>
              <w:pStyle w:val="Tabelatekst"/>
            </w:pPr>
            <w:r w:rsidRPr="00BD117A">
              <w:t>Cena specjalna związana z podwyżką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4CBF2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neu_pricespecialafterrise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B0BAE3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FE643D" w14:textId="53828063" w:rsidR="00720765" w:rsidRPr="00BD117A" w:rsidRDefault="00720765">
            <w:pPr>
              <w:pStyle w:val="Tabelatekst"/>
            </w:pPr>
            <w:r w:rsidRPr="00BD117A">
              <w:t xml:space="preserve">Cena specjalna związana z podwyżką dla Produktu </w:t>
            </w:r>
            <w:r w:rsidR="00E341B8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5866D4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6DB7CA" w14:textId="5F5D6901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720765" w:rsidRPr="00BD117A">
              <w:rPr>
                <w:rStyle w:val="normaltextrun"/>
                <w:szCs w:val="20"/>
              </w:rPr>
              <w:t>, zablokowane,  uzupełniane automatycznie</w:t>
            </w:r>
          </w:p>
        </w:tc>
      </w:tr>
      <w:tr w:rsidR="00720765" w:rsidRPr="00BD117A" w14:paraId="2B3CFF61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57DB" w14:textId="77777777" w:rsidR="00720765" w:rsidRPr="00BD117A" w:rsidRDefault="00720765">
            <w:pPr>
              <w:pStyle w:val="Tabelatekst"/>
            </w:pPr>
            <w:r w:rsidRPr="00BD117A">
              <w:t>Cena zakupu 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3717C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neu_pricepurchasemwir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55E84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07B7D5" w14:textId="1CC805E0" w:rsidR="00720765" w:rsidRPr="00BD117A" w:rsidRDefault="00720765">
            <w:pPr>
              <w:pStyle w:val="Tabelatekst"/>
            </w:pPr>
            <w:r w:rsidRPr="00BD117A">
              <w:t xml:space="preserve">Cena zakupu MW / IR dla Produktu </w:t>
            </w:r>
            <w:r w:rsidR="000D67EB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2443F8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502F8C" w14:textId="0A4E11B4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720765" w:rsidRPr="00BD117A">
              <w:rPr>
                <w:rStyle w:val="normaltextrun"/>
                <w:szCs w:val="20"/>
              </w:rPr>
              <w:t>, zablokowane,  uzupełniane automatycznie</w:t>
            </w:r>
          </w:p>
        </w:tc>
      </w:tr>
      <w:tr w:rsidR="00720765" w:rsidRPr="00BD117A" w14:paraId="585DA018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DE6E8" w14:textId="77777777" w:rsidR="00720765" w:rsidRPr="00BD117A" w:rsidRDefault="00720765">
            <w:pPr>
              <w:pStyle w:val="Tabelatekst"/>
            </w:pPr>
            <w:r w:rsidRPr="00BD117A">
              <w:lastRenderedPageBreak/>
              <w:t>Cena sprzedaży 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3034BD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neu_pricesellingmwir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40410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FCA5A4" w14:textId="45E126B3" w:rsidR="00720765" w:rsidRPr="00BD117A" w:rsidRDefault="00720765">
            <w:pPr>
              <w:pStyle w:val="Tabelatekst"/>
            </w:pPr>
            <w:r w:rsidRPr="00BD117A">
              <w:t xml:space="preserve">Cena sprzedaży MW / IR (dedykowana) dla Produktu </w:t>
            </w:r>
            <w:r w:rsidR="00855094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6B5785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098C72" w14:textId="476A8F21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0D67EB" w:rsidRPr="00BD117A">
              <w:rPr>
                <w:rStyle w:val="normaltextrun"/>
                <w:szCs w:val="20"/>
              </w:rPr>
              <w:t xml:space="preserve">, </w:t>
            </w:r>
            <w:r w:rsidR="00720765" w:rsidRPr="00BD117A">
              <w:rPr>
                <w:rStyle w:val="normaltextrun"/>
                <w:szCs w:val="20"/>
              </w:rPr>
              <w:t>zablokowane,  uzupełniane automatycznie</w:t>
            </w:r>
          </w:p>
        </w:tc>
      </w:tr>
      <w:tr w:rsidR="00720765" w:rsidRPr="00BD117A" w14:paraId="1FDC3EE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398C8" w14:textId="77777777" w:rsidR="00720765" w:rsidRPr="00BD117A" w:rsidRDefault="00720765">
            <w:pPr>
              <w:pStyle w:val="Tabelatekst"/>
            </w:pPr>
            <w:r w:rsidRPr="00BD117A">
              <w:t xml:space="preserve">Jednostkowe korzyści </w:t>
            </w:r>
            <w:proofErr w:type="spellStart"/>
            <w:r w:rsidRPr="00BD117A">
              <w:t>pozafakturowe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8DEE3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neu_unitnoncontractualbenefits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B8713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69D139" w14:textId="79041C84" w:rsidR="00720765" w:rsidRPr="00BD117A" w:rsidRDefault="00720765">
            <w:pPr>
              <w:pStyle w:val="Tabelatekst"/>
            </w:pPr>
            <w:r w:rsidRPr="00BD117A">
              <w:t xml:space="preserve">Jednostkowe korzyści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dla Produktu </w:t>
            </w:r>
            <w:r w:rsidR="00B641EF" w:rsidRPr="00BD117A">
              <w:t>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8C5225" w14:textId="77777777" w:rsidR="00720765" w:rsidRPr="00BD117A" w:rsidRDefault="0072076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38387E" w14:textId="5C883A1A" w:rsidR="00720765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20765" w:rsidRPr="00BD117A">
              <w:rPr>
                <w:rStyle w:val="normaltextrun"/>
                <w:szCs w:val="20"/>
              </w:rPr>
              <w:t>,  uzupełniane automatycznie, dokładność: 4</w:t>
            </w:r>
          </w:p>
        </w:tc>
      </w:tr>
      <w:tr w:rsidR="000052E4" w:rsidRPr="00BD117A" w14:paraId="17C43012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82DD3" w14:textId="38020559" w:rsidR="000052E4" w:rsidRPr="00BD117A" w:rsidRDefault="00000896">
            <w:pPr>
              <w:pStyle w:val="Tabelatekst"/>
            </w:pPr>
            <w:proofErr w:type="spellStart"/>
            <w:r w:rsidRPr="00BD117A">
              <w:t>Remapowanie</w:t>
            </w:r>
            <w:proofErr w:type="spellEnd"/>
            <w:r w:rsidRPr="00BD117A">
              <w:t xml:space="preserve"> w trakcie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32AB93" w14:textId="2505FA01" w:rsidR="000052E4" w:rsidRPr="00BD117A" w:rsidRDefault="00A73EEC">
            <w:pPr>
              <w:pStyle w:val="Tabelatekst"/>
            </w:pPr>
            <w:proofErr w:type="spellStart"/>
            <w:r w:rsidRPr="00BD117A">
              <w:t>neu_isremap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D21E3" w14:textId="77777777" w:rsidR="000052E4" w:rsidRPr="00BD117A" w:rsidRDefault="000052E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39C221" w14:textId="77777777" w:rsidR="000052E4" w:rsidRPr="00BD117A" w:rsidRDefault="000052E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D93C75" w14:textId="28D69C67" w:rsidR="000052E4" w:rsidRPr="00BD117A" w:rsidRDefault="00A73EEC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F157DA" w14:textId="5D37480D" w:rsidR="000052E4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73EEC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A73EEC" w:rsidRPr="00BD117A" w14:paraId="64F5112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7992D" w14:textId="77777777" w:rsidR="00A73EEC" w:rsidRPr="00BD117A" w:rsidRDefault="00A73EEC">
            <w:pPr>
              <w:pStyle w:val="Tabelatekst"/>
            </w:pPr>
            <w:r w:rsidRPr="00BD117A">
              <w:t>Flaga generowania pozycji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CC1642" w14:textId="77777777" w:rsidR="00A73EEC" w:rsidRPr="00BD117A" w:rsidRDefault="00A73EEC">
            <w:pPr>
              <w:pStyle w:val="Tabelatekst"/>
            </w:pPr>
            <w:proofErr w:type="spellStart"/>
            <w:r w:rsidRPr="00BD117A">
              <w:t>neu_isgeneratepositionzpzk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EC3AF" w14:textId="77777777" w:rsidR="00A73EEC" w:rsidRPr="00BD117A" w:rsidRDefault="00A73EE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25E505" w14:textId="77777777" w:rsidR="00A73EEC" w:rsidRPr="00BD117A" w:rsidRDefault="00A73EEC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CFBF7D" w14:textId="77777777" w:rsidR="00A73EEC" w:rsidRPr="00BD117A" w:rsidRDefault="00A73EEC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F213F9" w14:textId="5D0BEAF2" w:rsidR="00A73EEC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73EEC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1145BD" w:rsidRPr="00BD117A" w14:paraId="76B37142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C9AD9" w14:textId="5FCA00FE" w:rsidR="001145BD" w:rsidRPr="00BD117A" w:rsidRDefault="001145BD">
            <w:pPr>
              <w:pStyle w:val="Tabelatekst"/>
            </w:pPr>
            <w:r w:rsidRPr="00BD117A">
              <w:t>Info limit programu lekowego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D2F2D" w14:textId="77777777" w:rsidR="001145BD" w:rsidRPr="00BD117A" w:rsidRDefault="001145BD">
            <w:pPr>
              <w:pStyle w:val="Tabelatekst"/>
            </w:pPr>
            <w:proofErr w:type="spellStart"/>
            <w:r w:rsidRPr="00BD117A">
              <w:t>neu_infodrugprogram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7C1F7" w14:textId="77777777" w:rsidR="001145BD" w:rsidRPr="00BD117A" w:rsidRDefault="001145B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D8FADF" w14:textId="77777777" w:rsidR="001145BD" w:rsidRPr="00BD117A" w:rsidRDefault="001145B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1D0431" w14:textId="77777777" w:rsidR="001145BD" w:rsidRPr="00BD117A" w:rsidRDefault="001145BD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36BB12" w14:textId="379CB314" w:rsidR="001145BD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1145BD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596330" w:rsidRPr="00BD117A" w14:paraId="42BF3993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6DABF" w14:textId="77777777" w:rsidR="00596330" w:rsidRPr="00BD117A" w:rsidRDefault="00596330">
            <w:pPr>
              <w:pStyle w:val="Tabelatekst"/>
            </w:pPr>
            <w:r w:rsidRPr="00BD117A">
              <w:t>Info urzędowa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A2C35A" w14:textId="77777777" w:rsidR="00596330" w:rsidRPr="00BD117A" w:rsidRDefault="00596330">
            <w:pPr>
              <w:pStyle w:val="Tabelatekst"/>
            </w:pPr>
            <w:proofErr w:type="spellStart"/>
            <w:r w:rsidRPr="00BD117A">
              <w:t>neu_infopriceassize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2D381A" w14:textId="77777777" w:rsidR="00596330" w:rsidRPr="00BD117A" w:rsidRDefault="00596330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CE0036" w14:textId="77777777" w:rsidR="00596330" w:rsidRPr="00BD117A" w:rsidRDefault="00596330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EAC506" w14:textId="77777777" w:rsidR="00596330" w:rsidRPr="00BD117A" w:rsidRDefault="00596330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9553DD" w14:textId="2EEDD7DD" w:rsidR="00596330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596330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A73EEC" w:rsidRPr="00BD117A" w14:paraId="31B5F368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D96C" w14:textId="2F9559AB" w:rsidR="00A73EEC" w:rsidRPr="00BD117A" w:rsidRDefault="00A83CFB">
            <w:pPr>
              <w:pStyle w:val="Tabelatekst"/>
            </w:pPr>
            <w:r w:rsidRPr="00BD117A">
              <w:t>Flaga do ustawiania cen.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CB7C9" w14:textId="0DF68307" w:rsidR="00A73EEC" w:rsidRPr="00BD117A" w:rsidRDefault="00841570">
            <w:pPr>
              <w:pStyle w:val="Tabelatekst"/>
            </w:pPr>
            <w:proofErr w:type="spellStart"/>
            <w:r w:rsidRPr="00BD117A">
              <w:t>neu_samepriceflag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8372A9" w14:textId="77777777" w:rsidR="00A73EEC" w:rsidRPr="00BD117A" w:rsidRDefault="00A73EE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D292A9" w14:textId="2D5A1FF1" w:rsidR="00A73EEC" w:rsidRPr="00BD117A" w:rsidRDefault="00841570">
            <w:pPr>
              <w:pStyle w:val="Tabelatekst"/>
            </w:pPr>
            <w:r w:rsidRPr="00BD117A">
              <w:t xml:space="preserve">Flaga do uruchomienia </w:t>
            </w:r>
            <w:proofErr w:type="spellStart"/>
            <w:r w:rsidRPr="00BD117A">
              <w:t>pluginu</w:t>
            </w:r>
            <w:proofErr w:type="spellEnd"/>
            <w:r w:rsidRPr="00BD117A">
              <w:t xml:space="preserve"> do ustawiania tych samych cen dla produktów przetargu w jednym przetargu i tym samym produkcie SAP.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51525C" w14:textId="363CE808" w:rsidR="00A73EEC" w:rsidRPr="00BD117A" w:rsidRDefault="00841570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D15BA8" w14:textId="267DCAC4" w:rsidR="00A73EEC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841570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631833" w:rsidRPr="00BD117A" w14:paraId="312185B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4D04" w14:textId="77777777" w:rsidR="00631833" w:rsidRPr="00BD117A" w:rsidRDefault="00631833">
            <w:pPr>
              <w:pStyle w:val="Tabelatekst"/>
            </w:pPr>
            <w:r w:rsidRPr="00BD117A">
              <w:t>Flaga do kalkulacji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7E4CD3" w14:textId="77777777" w:rsidR="00631833" w:rsidRPr="00BD117A" w:rsidRDefault="00631833">
            <w:pPr>
              <w:pStyle w:val="Tabelatekst"/>
            </w:pPr>
            <w:proofErr w:type="spellStart"/>
            <w:r w:rsidRPr="00BD117A">
              <w:t>neu_calcflag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56013C" w14:textId="77777777" w:rsidR="00631833" w:rsidRPr="00BD117A" w:rsidRDefault="0063183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7A38AF" w14:textId="6E144AD8" w:rsidR="00631833" w:rsidRPr="00BD117A" w:rsidRDefault="0063183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DD5BE7" w14:textId="77777777" w:rsidR="00631833" w:rsidRPr="00BD117A" w:rsidRDefault="00631833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1B8DF2" w14:textId="018A3925" w:rsidR="00631833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631833" w:rsidRPr="00BD117A">
              <w:rPr>
                <w:rStyle w:val="normaltextrun"/>
                <w:szCs w:val="20"/>
              </w:rPr>
              <w:t>, ukryte, uzupełniane automatycznie, domyślnie: Nie</w:t>
            </w:r>
          </w:p>
        </w:tc>
      </w:tr>
      <w:tr w:rsidR="00631833" w:rsidRPr="00BD117A" w14:paraId="65190B7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C48C2" w14:textId="3627C427" w:rsidR="00631833" w:rsidRPr="00BD117A" w:rsidRDefault="00631833">
            <w:pPr>
              <w:pStyle w:val="Tabelatekst"/>
            </w:pPr>
            <w:r w:rsidRPr="00BD117A">
              <w:lastRenderedPageBreak/>
              <w:t xml:space="preserve">Flaga </w:t>
            </w:r>
            <w:r w:rsidR="00FC7E83" w:rsidRPr="00BD117A">
              <w:t xml:space="preserve">do </w:t>
            </w:r>
            <w:r w:rsidRPr="00BD117A">
              <w:t>indeksu zero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01571" w14:textId="77777777" w:rsidR="00631833" w:rsidRPr="00BD117A" w:rsidRDefault="00631833">
            <w:pPr>
              <w:pStyle w:val="Tabelatekst"/>
            </w:pPr>
            <w:proofErr w:type="spellStart"/>
            <w:r w:rsidRPr="00BD117A">
              <w:t>neu_zeroindexflag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35729" w14:textId="77777777" w:rsidR="00631833" w:rsidRPr="00BD117A" w:rsidRDefault="0063183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6381D4" w14:textId="77777777" w:rsidR="00631833" w:rsidRPr="00BD117A" w:rsidRDefault="0063183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789C39" w14:textId="77777777" w:rsidR="00631833" w:rsidRPr="00BD117A" w:rsidRDefault="00631833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0E1A71" w14:textId="0711F117" w:rsidR="00631833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631833" w:rsidRPr="00BD117A">
              <w:rPr>
                <w:rStyle w:val="normaltextrun"/>
                <w:szCs w:val="20"/>
              </w:rPr>
              <w:t xml:space="preserve">, </w:t>
            </w:r>
            <w:r w:rsidR="00FC7E83" w:rsidRPr="00BD117A">
              <w:rPr>
                <w:rStyle w:val="normaltextrun"/>
                <w:szCs w:val="20"/>
              </w:rPr>
              <w:t xml:space="preserve">zablokowane, </w:t>
            </w:r>
            <w:r w:rsidR="00631833" w:rsidRPr="00BD117A">
              <w:rPr>
                <w:rStyle w:val="normaltextrun"/>
                <w:szCs w:val="20"/>
              </w:rPr>
              <w:t>uzupełniane automatycznie, domyślnie: Nie</w:t>
            </w:r>
          </w:p>
        </w:tc>
      </w:tr>
      <w:tr w:rsidR="00720765" w:rsidRPr="00BD117A" w14:paraId="0775666E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6B508" w14:textId="77777777" w:rsidR="00720765" w:rsidRPr="00BD117A" w:rsidRDefault="00720765">
            <w:pPr>
              <w:pStyle w:val="Tabelatekst"/>
            </w:pPr>
            <w:r w:rsidRPr="00BD117A">
              <w:t>Info RSS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BD0D2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neu_inforss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6C4C1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77105C" w14:textId="77777777" w:rsidR="00720765" w:rsidRPr="00BD117A" w:rsidRDefault="0072076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BB67A6" w14:textId="77777777" w:rsidR="00720765" w:rsidRPr="00BD117A" w:rsidRDefault="0072076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84170F" w14:textId="71D3184E" w:rsidR="00720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720765" w:rsidRPr="00BD117A">
              <w:rPr>
                <w:rStyle w:val="normaltextrun"/>
                <w:szCs w:val="20"/>
              </w:rPr>
              <w:t>, uzupełniane automatycznie, domyślnie: Nie</w:t>
            </w:r>
          </w:p>
        </w:tc>
      </w:tr>
      <w:tr w:rsidR="00933C76" w:rsidRPr="00BD117A" w14:paraId="1EEF7F5B" w14:textId="77777777" w:rsidTr="00BE5114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C080" w14:textId="77777777" w:rsidR="00933C76" w:rsidRPr="00BD117A" w:rsidRDefault="00933C76">
            <w:pPr>
              <w:pStyle w:val="Tabelatekst"/>
            </w:pPr>
            <w:r w:rsidRPr="00BD117A">
              <w:t>Utworzone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CE530" w14:textId="77777777" w:rsidR="00933C76" w:rsidRPr="00BD117A" w:rsidRDefault="00933C76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13D08" w14:textId="77777777" w:rsidR="00933C76" w:rsidRPr="00BD117A" w:rsidRDefault="00933C76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7F002D" w14:textId="77777777" w:rsidR="00933C76" w:rsidRPr="00BD117A" w:rsidRDefault="00933C76">
            <w:pPr>
              <w:pStyle w:val="Tabelatekst"/>
            </w:pPr>
            <w:r w:rsidRPr="00BD117A">
              <w:t>Pokazuje, kto utworzył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366E87" w14:textId="77777777" w:rsidR="00933C76" w:rsidRPr="00BD117A" w:rsidRDefault="00933C76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3B0304" w14:textId="1E6672C6" w:rsidR="00933C76" w:rsidRPr="00BD117A" w:rsidRDefault="00933C76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automatycznie. nazwa relacji: </w:t>
            </w:r>
            <w:proofErr w:type="spellStart"/>
            <w:r w:rsidRPr="00BD117A">
              <w:rPr>
                <w:rStyle w:val="normaltextrun"/>
                <w:szCs w:val="20"/>
              </w:rPr>
              <w:t>lk</w:t>
            </w:r>
            <w:proofErr w:type="spellEnd"/>
            <w:r w:rsidRPr="00BD117A">
              <w:rPr>
                <w:rStyle w:val="normaltextrun"/>
                <w:szCs w:val="20"/>
              </w:rPr>
              <w:t xml:space="preserve">_ </w:t>
            </w:r>
            <w:proofErr w:type="spellStart"/>
            <w:r w:rsidRPr="00BD117A">
              <w:rPr>
                <w:rStyle w:val="normaltextrun"/>
                <w:szCs w:val="20"/>
              </w:rPr>
              <w:t>neu_tenderproduct</w:t>
            </w:r>
            <w:proofErr w:type="spellEnd"/>
            <w:r w:rsidRPr="00BD117A">
              <w:rPr>
                <w:rStyle w:val="normaltextrun"/>
                <w:szCs w:val="20"/>
              </w:rPr>
              <w:t xml:space="preserve"> _</w:t>
            </w:r>
            <w:proofErr w:type="spellStart"/>
            <w:r w:rsidRPr="00BD117A">
              <w:rPr>
                <w:rStyle w:val="normaltextrun"/>
                <w:szCs w:val="20"/>
              </w:rPr>
              <w:t>createdby</w:t>
            </w:r>
            <w:proofErr w:type="spellEnd"/>
          </w:p>
        </w:tc>
      </w:tr>
      <w:tr w:rsidR="00933C76" w:rsidRPr="00BD117A" w14:paraId="28D30BC9" w14:textId="77777777" w:rsidTr="00BE5114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583CC" w14:textId="77777777" w:rsidR="00933C76" w:rsidRPr="00BD117A" w:rsidRDefault="00933C76">
            <w:pPr>
              <w:pStyle w:val="Tabelatekst"/>
            </w:pPr>
            <w:r w:rsidRPr="00BD117A">
              <w:t>Zmodyfikowany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CE1CB9" w14:textId="77777777" w:rsidR="00933C76" w:rsidRPr="00BD117A" w:rsidRDefault="00933C76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30C976" w14:textId="77777777" w:rsidR="00933C76" w:rsidRPr="00BD117A" w:rsidRDefault="00933C76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AD8F0D" w14:textId="77777777" w:rsidR="00933C76" w:rsidRPr="00BD117A" w:rsidRDefault="00933C76">
            <w:pPr>
              <w:pStyle w:val="Tabelatekst"/>
            </w:pPr>
            <w:r w:rsidRPr="00BD117A">
              <w:t>Pokazuje, kto ostatnio zaktualizował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55E819" w14:textId="77777777" w:rsidR="00933C76" w:rsidRPr="00BD117A" w:rsidRDefault="00933C76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B5E305" w14:textId="2093BA0D" w:rsidR="00933C76" w:rsidRPr="00BD117A" w:rsidRDefault="00933C76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uzupełniane automatycznie, nazwa relacji: </w:t>
            </w:r>
            <w:proofErr w:type="spellStart"/>
            <w:r w:rsidRPr="00BD117A">
              <w:rPr>
                <w:rStyle w:val="normaltextrun"/>
                <w:szCs w:val="20"/>
              </w:rPr>
              <w:t>lk_neu_tenderproduct_modifiedby</w:t>
            </w:r>
            <w:proofErr w:type="spellEnd"/>
          </w:p>
        </w:tc>
      </w:tr>
      <w:tr w:rsidR="00933C76" w:rsidRPr="00BD117A" w14:paraId="00A291E5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47949" w14:textId="28990574" w:rsidR="00933C76" w:rsidRPr="00BD117A" w:rsidRDefault="009B63B7">
            <w:pPr>
              <w:pStyle w:val="Tabelatekst"/>
            </w:pPr>
            <w:r w:rsidRPr="00BD117A">
              <w:t>Sprawdzono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BDCBF3" w14:textId="70FA3A64" w:rsidR="00933C76" w:rsidRPr="00BD117A" w:rsidRDefault="009B63B7">
            <w:pPr>
              <w:pStyle w:val="Tabelatekst"/>
            </w:pPr>
            <w:proofErr w:type="spellStart"/>
            <w:r w:rsidRPr="00BD117A">
              <w:t>neu_checkedbyid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5E85D" w14:textId="7269AD4E" w:rsidR="00933C76" w:rsidRPr="00BD117A" w:rsidRDefault="009B63B7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F035BE" w14:textId="17302C29" w:rsidR="00933C76" w:rsidRPr="00BD117A" w:rsidRDefault="009B63B7">
            <w:pPr>
              <w:pStyle w:val="Tabelatekst"/>
            </w:pPr>
            <w:r w:rsidRPr="00BD117A">
              <w:t>Który użytkownik sprawdził Produkt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4A9177" w14:textId="5D5D4920" w:rsidR="00933C76" w:rsidRPr="00BD117A" w:rsidRDefault="009B63B7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BB5B18" w14:textId="6FC9C719" w:rsidR="00933C76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CA2C14" w:rsidRPr="00BD117A">
              <w:rPr>
                <w:rStyle w:val="normaltextrun"/>
                <w:szCs w:val="20"/>
              </w:rPr>
              <w:t xml:space="preserve">, uzupełniane automatycznie, nazwa relacji: </w:t>
            </w:r>
            <w:proofErr w:type="spellStart"/>
            <w:r w:rsidR="00CA2C14" w:rsidRPr="00BD117A">
              <w:rPr>
                <w:rStyle w:val="normaltextrun"/>
                <w:szCs w:val="20"/>
              </w:rPr>
              <w:t>neu_systemuser_neu_tenderproduct_checkedbyid</w:t>
            </w:r>
            <w:proofErr w:type="spellEnd"/>
          </w:p>
        </w:tc>
      </w:tr>
      <w:tr w:rsidR="00CA2C14" w:rsidRPr="00BD117A" w14:paraId="2D8EF249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31EFA" w14:textId="6B9DA102" w:rsidR="00CA2C14" w:rsidRPr="00BD117A" w:rsidRDefault="004E076D">
            <w:pPr>
              <w:pStyle w:val="Tabelatekst"/>
            </w:pPr>
            <w:r w:rsidRPr="00BD117A">
              <w:t>Data sprawdzenia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9809C8" w14:textId="77BEBA51" w:rsidR="00CA2C14" w:rsidRPr="00BD117A" w:rsidRDefault="004E076D">
            <w:pPr>
              <w:pStyle w:val="Tabelatekst"/>
            </w:pPr>
            <w:proofErr w:type="spellStart"/>
            <w:r w:rsidRPr="00BD117A">
              <w:t>neu_checkeddate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BF088" w14:textId="77777777" w:rsidR="00CA2C14" w:rsidRPr="00BD117A" w:rsidRDefault="00CA2C1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07780F" w14:textId="21EF9ACA" w:rsidR="00CA2C14" w:rsidRPr="00BD117A" w:rsidRDefault="004E076D">
            <w:pPr>
              <w:pStyle w:val="Tabelatekst"/>
            </w:pPr>
            <w:r w:rsidRPr="00BD117A">
              <w:t>Data sprawdzenia Produktu Przetargu przez użytkownika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95AB98" w14:textId="455F163B" w:rsidR="00CA2C14" w:rsidRPr="00BD117A" w:rsidRDefault="004E076D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E4BF62" w14:textId="211378F6" w:rsidR="00CA2C14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E076D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720765" w:rsidRPr="00BD117A" w14:paraId="42359E68" w14:textId="77777777" w:rsidTr="00BE5114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34C8A" w14:textId="77777777" w:rsidR="00720765" w:rsidRPr="00BD117A" w:rsidRDefault="00720765">
            <w:pPr>
              <w:pStyle w:val="Tabelatekst"/>
            </w:pPr>
            <w:r w:rsidRPr="00BD117A">
              <w:lastRenderedPageBreak/>
              <w:t>Data utworzenia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C2745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AB5370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ACD392" w14:textId="77777777" w:rsidR="00720765" w:rsidRPr="00BD117A" w:rsidRDefault="00720765">
            <w:pPr>
              <w:pStyle w:val="Tabelatekst"/>
            </w:pPr>
            <w:r w:rsidRPr="00BD117A">
              <w:t>Pokazuje datę i godzinę utworzenia rekordu. Data i godzina są wyświetlane w strefie czasowej wybranej w opcjach usługi Microsoft Dynamics 365.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3D4063" w14:textId="77777777" w:rsidR="00720765" w:rsidRPr="00BD117A" w:rsidRDefault="00720765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DBE038" w14:textId="77777777" w:rsidR="00720765" w:rsidRPr="00BD117A" w:rsidRDefault="0072076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720765" w:rsidRPr="00BD117A" w14:paraId="53D5AF08" w14:textId="77777777" w:rsidTr="00BE5114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AE25C" w14:textId="77777777" w:rsidR="00720765" w:rsidRPr="00BD117A" w:rsidRDefault="00720765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AB073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FFB21" w14:textId="77777777" w:rsidR="00720765" w:rsidRPr="00BD117A" w:rsidRDefault="00720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01E22E" w14:textId="77777777" w:rsidR="00720765" w:rsidRPr="00BD117A" w:rsidRDefault="00720765">
            <w:pPr>
              <w:pStyle w:val="Tabelatekst"/>
            </w:pPr>
            <w:r w:rsidRPr="00BD117A">
              <w:t>Pokazuje datę i godzinę ostatniej aktualizacji rekordu. Data i godzina są wyświetlane w strefie czasowej wybranej w opcjach usługi Microsoft Dynamics 365.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4EB33C" w14:textId="77777777" w:rsidR="00720765" w:rsidRPr="00BD117A" w:rsidRDefault="00720765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3EEB4C" w14:textId="77777777" w:rsidR="00720765" w:rsidRPr="00BD117A" w:rsidRDefault="0072076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720765" w:rsidRPr="00BD117A" w14:paraId="5DDCC75C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884A2" w14:textId="77777777" w:rsidR="00720765" w:rsidRPr="00BD117A" w:rsidRDefault="00720765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4510F2" w14:textId="77777777" w:rsidR="00720765" w:rsidRPr="00BD117A" w:rsidRDefault="00720765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7E271" w14:textId="77777777" w:rsidR="00720765" w:rsidRPr="00BD117A" w:rsidRDefault="00720765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A6CA50" w14:textId="77777777" w:rsidR="00720765" w:rsidRPr="00BD117A" w:rsidRDefault="00720765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AC40EB" w14:textId="77777777" w:rsidR="00720765" w:rsidRPr="00BD117A" w:rsidRDefault="00720765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4359E7" w14:textId="77777777" w:rsidR="00720765" w:rsidRPr="00BD117A" w:rsidRDefault="0072076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uzupełniane automatycznie</w:t>
            </w:r>
          </w:p>
        </w:tc>
      </w:tr>
      <w:tr w:rsidR="00476F7F" w:rsidRPr="00BD117A" w14:paraId="78E94D51" w14:textId="77777777" w:rsidTr="00BE511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DF5B8" w14:textId="0E0512D6" w:rsidR="00476F7F" w:rsidRPr="00BD117A" w:rsidRDefault="009443B3">
            <w:pPr>
              <w:pStyle w:val="Tabelatekst"/>
            </w:pPr>
            <w:r w:rsidRPr="00BD117A">
              <w:t>Liczba porządkowa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85D6D" w14:textId="24C4359F" w:rsidR="00476F7F" w:rsidRPr="00BD117A" w:rsidRDefault="00397A2E">
            <w:pPr>
              <w:pStyle w:val="Tabelatekst"/>
            </w:pPr>
            <w:proofErr w:type="spellStart"/>
            <w:r w:rsidRPr="00BD117A">
              <w:t>neu_ordinalnumber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4E050" w14:textId="77777777" w:rsidR="00476F7F" w:rsidRPr="00BD117A" w:rsidRDefault="00476F7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7E1C01" w14:textId="77777777" w:rsidR="00476F7F" w:rsidRPr="00BD117A" w:rsidRDefault="00476F7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051C05" w14:textId="0277B6EE" w:rsidR="00476F7F" w:rsidRPr="00BD117A" w:rsidRDefault="00397A2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10B480" w14:textId="4B1033EE" w:rsidR="00476F7F" w:rsidRPr="00BD117A" w:rsidRDefault="00D9563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397A2E" w:rsidRPr="00BD117A">
              <w:rPr>
                <w:rStyle w:val="normaltextrun"/>
                <w:szCs w:val="20"/>
              </w:rPr>
              <w:t>ieużywane na formularzu, uzupełniane automatycznie</w:t>
            </w:r>
          </w:p>
        </w:tc>
      </w:tr>
    </w:tbl>
    <w:p w14:paraId="376073C3" w14:textId="64AB2EAA" w:rsidR="00914296" w:rsidRPr="00BD117A" w:rsidRDefault="00914296" w:rsidP="00914296">
      <w:pPr>
        <w:pStyle w:val="Legenda"/>
      </w:pPr>
      <w:bookmarkStart w:id="241" w:name="_Toc151315741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47</w:t>
      </w:r>
      <w:r w:rsidRPr="00BD117A">
        <w:fldChar w:fldCharType="end"/>
      </w:r>
      <w:r w:rsidRPr="00BD117A">
        <w:t xml:space="preserve"> Opis obiektów – Produkt Przetargu</w:t>
      </w:r>
      <w:bookmarkEnd w:id="241"/>
    </w:p>
    <w:p w14:paraId="22B13651" w14:textId="6E255A99" w:rsidR="00914296" w:rsidRPr="00BD117A" w:rsidRDefault="00857F8D" w:rsidP="00857F8D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6DD47F2B" w14:textId="564449C6" w:rsidR="00E1345C" w:rsidRPr="00BD117A" w:rsidRDefault="00E1345C" w:rsidP="00914296">
      <w:pPr>
        <w:pStyle w:val="Nagwek3"/>
        <w:rPr>
          <w:lang w:eastAsia="pl-PL"/>
        </w:rPr>
      </w:pPr>
      <w:bookmarkStart w:id="242" w:name="_Toc151315816"/>
      <w:r w:rsidRPr="00BD117A">
        <w:lastRenderedPageBreak/>
        <w:t>Produkt SAP (</w:t>
      </w:r>
      <w:proofErr w:type="spellStart"/>
      <w:r w:rsidRPr="00BD117A">
        <w:t>product</w:t>
      </w:r>
      <w:proofErr w:type="spellEnd"/>
      <w:r w:rsidRPr="00BD117A">
        <w:t>)</w:t>
      </w:r>
      <w:bookmarkEnd w:id="242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914296" w:rsidRPr="00BD117A" w14:paraId="7EBDDD22" w14:textId="77777777" w:rsidTr="00E1345C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930C337" w14:textId="5CCA7ADC" w:rsidR="00914296" w:rsidRPr="00BD117A" w:rsidRDefault="00914296">
            <w:pPr>
              <w:pStyle w:val="TabelaNagowek"/>
            </w:pPr>
            <w:r w:rsidRPr="00BD117A">
              <w:t>Produkt SAP (</w:t>
            </w:r>
            <w:proofErr w:type="spellStart"/>
            <w:r w:rsidR="00937351" w:rsidRPr="00BD117A">
              <w:t>product</w:t>
            </w:r>
            <w:proofErr w:type="spellEnd"/>
            <w:r w:rsidRPr="00BD117A">
              <w:t>)</w:t>
            </w:r>
          </w:p>
        </w:tc>
      </w:tr>
      <w:tr w:rsidR="00914296" w:rsidRPr="00BD117A" w14:paraId="4590AE98" w14:textId="77777777" w:rsidTr="00E1345C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4D95E7B" w14:textId="77777777" w:rsidR="00914296" w:rsidRPr="00BD117A" w:rsidRDefault="00914296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320A7BB6" w14:textId="77777777" w:rsidR="00914296" w:rsidRPr="00BD117A" w:rsidRDefault="00914296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738C597" w14:textId="77777777" w:rsidR="00914296" w:rsidRPr="00BD117A" w:rsidRDefault="00914296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8010ED8" w14:textId="77777777" w:rsidR="00914296" w:rsidRPr="00BD117A" w:rsidRDefault="00914296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BA337E8" w14:textId="77777777" w:rsidR="00914296" w:rsidRPr="00BD117A" w:rsidRDefault="00914296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5FA4850A" w14:textId="77777777" w:rsidR="00914296" w:rsidRPr="00BD117A" w:rsidRDefault="00914296">
            <w:pPr>
              <w:pStyle w:val="TabelaNagowek"/>
            </w:pPr>
            <w:r w:rsidRPr="00BD117A">
              <w:t>Komentarz</w:t>
            </w:r>
          </w:p>
        </w:tc>
      </w:tr>
      <w:tr w:rsidR="00577AE8" w:rsidRPr="00BD117A" w14:paraId="128220A9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EBC52" w14:textId="0D193B2C" w:rsidR="00577AE8" w:rsidRPr="00BD117A" w:rsidRDefault="00273AEB">
            <w:pPr>
              <w:pStyle w:val="Tabelatekst"/>
            </w:pPr>
            <w:r w:rsidRPr="00BD117A">
              <w:t>Stan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B6656" w14:textId="44F3DDD9" w:rsidR="00577AE8" w:rsidRPr="00BD117A" w:rsidRDefault="007430EB">
            <w:pPr>
              <w:pStyle w:val="Tabelatekst"/>
            </w:pPr>
            <w:proofErr w:type="spellStart"/>
            <w:r w:rsidRPr="00BD117A">
              <w:t>statecode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11D533" w14:textId="77777777" w:rsidR="00577AE8" w:rsidRPr="00BD117A" w:rsidRDefault="00577AE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2CC4D7" w14:textId="7111A21F" w:rsidR="00577AE8" w:rsidRPr="00BD117A" w:rsidRDefault="007430EB">
            <w:pPr>
              <w:pStyle w:val="Tabelatekst"/>
            </w:pPr>
            <w:r w:rsidRPr="00BD117A">
              <w:t>Stan produktu.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88589A" w14:textId="1B0F89A4" w:rsidR="00577AE8" w:rsidRPr="00BD117A" w:rsidRDefault="007339BF">
            <w:pPr>
              <w:pStyle w:val="Tabelatekst"/>
            </w:pPr>
            <w:r w:rsidRPr="00BD117A">
              <w:t>Stan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BBE663" w14:textId="63937B36" w:rsidR="00577AE8" w:rsidRPr="00BD117A" w:rsidRDefault="00273AEB">
            <w:pPr>
              <w:pStyle w:val="Tabelatekst"/>
            </w:pPr>
            <w:r w:rsidRPr="00BD117A">
              <w:t>Domyślne</w:t>
            </w:r>
            <w:r w:rsidR="00957A8E" w:rsidRPr="00BD117A">
              <w:t xml:space="preserve"> pole</w:t>
            </w:r>
            <w:r w:rsidRPr="00BD117A">
              <w:t xml:space="preserve">, </w:t>
            </w:r>
            <w:r w:rsidR="007430EB" w:rsidRPr="00BD117A">
              <w:t>wymagane, zablokowane, uzupełniane automatycznie</w:t>
            </w:r>
          </w:p>
        </w:tc>
      </w:tr>
      <w:tr w:rsidR="00966777" w:rsidRPr="00BD117A" w14:paraId="4613727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08BAB" w14:textId="77777777" w:rsidR="00966777" w:rsidRPr="00BD117A" w:rsidRDefault="00966777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B06D3" w14:textId="77777777" w:rsidR="00966777" w:rsidRPr="00BD117A" w:rsidRDefault="00966777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B18F1D" w14:textId="77777777" w:rsidR="00966777" w:rsidRPr="00BD117A" w:rsidRDefault="0096677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CC29CB" w14:textId="77777777" w:rsidR="00966777" w:rsidRPr="00BD117A" w:rsidRDefault="00966777">
            <w:pPr>
              <w:pStyle w:val="Tabelatekst"/>
            </w:pPr>
            <w:r w:rsidRPr="00BD117A">
              <w:t>Nazwa Produktu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6C3DEB" w14:textId="3D9119B5" w:rsidR="00966777" w:rsidRPr="00BD117A" w:rsidRDefault="008E696B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902CCC" w14:textId="54895D77" w:rsidR="00966777" w:rsidRPr="00BD117A" w:rsidRDefault="00966777">
            <w:pPr>
              <w:pStyle w:val="Tabelatekst"/>
            </w:pPr>
            <w:r w:rsidRPr="00BD117A">
              <w:t>Domyślne</w:t>
            </w:r>
            <w:r w:rsidR="00957A8E" w:rsidRPr="00BD117A">
              <w:t xml:space="preserve"> pole</w:t>
            </w:r>
            <w:r w:rsidRPr="00BD117A">
              <w:t xml:space="preserve">, </w:t>
            </w:r>
            <w:r w:rsidR="0031715B" w:rsidRPr="00BD117A">
              <w:t>wymagane</w:t>
            </w:r>
            <w:r w:rsidR="008E696B" w:rsidRPr="00BD117A">
              <w:t>, uzupełniane automatycznie</w:t>
            </w:r>
            <w:r w:rsidR="0066426B" w:rsidRPr="00BD117A">
              <w:t xml:space="preserve"> </w:t>
            </w:r>
            <w:r w:rsidR="00B14CBB" w:rsidRPr="00BD117A">
              <w:t xml:space="preserve">lub </w:t>
            </w:r>
            <w:r w:rsidR="0066426B" w:rsidRPr="00BD117A">
              <w:t>przez użytkownika</w:t>
            </w:r>
          </w:p>
        </w:tc>
      </w:tr>
      <w:tr w:rsidR="00063DCA" w:rsidRPr="00BD117A" w14:paraId="65C55951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AF149" w14:textId="61C52FB5" w:rsidR="00063DCA" w:rsidRPr="00BD117A" w:rsidRDefault="004158B1">
            <w:pPr>
              <w:pStyle w:val="Tabelatekst"/>
            </w:pPr>
            <w:r w:rsidRPr="00BD117A">
              <w:t>Identyfikator produktu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75DA8" w14:textId="4925DDB3" w:rsidR="00063DCA" w:rsidRPr="00BD117A" w:rsidRDefault="0031715B">
            <w:pPr>
              <w:pStyle w:val="Tabelatekst"/>
            </w:pPr>
            <w:proofErr w:type="spellStart"/>
            <w:r w:rsidRPr="00BD117A">
              <w:t>productnumber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0AB3C" w14:textId="77777777" w:rsidR="00063DCA" w:rsidRPr="00BD117A" w:rsidRDefault="00063DCA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B5CEED" w14:textId="1EAA223B" w:rsidR="00063DCA" w:rsidRPr="00BD117A" w:rsidRDefault="0031715B">
            <w:pPr>
              <w:pStyle w:val="Tabelatekst"/>
            </w:pPr>
            <w:r w:rsidRPr="00BD117A">
              <w:t>Identyfikator produktu definiowany przez użytkownika.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D0216E" w14:textId="768A6429" w:rsidR="00063DCA" w:rsidRPr="00BD117A" w:rsidRDefault="0031715B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9F4FCD" w14:textId="0A964AAA" w:rsidR="00063DCA" w:rsidRPr="00BD117A" w:rsidRDefault="0031715B">
            <w:pPr>
              <w:pStyle w:val="Tabelatekst"/>
            </w:pPr>
            <w:r w:rsidRPr="00BD117A">
              <w:t>Domyślne</w:t>
            </w:r>
            <w:r w:rsidR="00957A8E" w:rsidRPr="00BD117A">
              <w:t xml:space="preserve"> pole</w:t>
            </w:r>
            <w:r w:rsidRPr="00BD117A">
              <w:t>, wymagane, uzupełniane automatycznie lub przez użytkownika</w:t>
            </w:r>
          </w:p>
        </w:tc>
      </w:tr>
      <w:tr w:rsidR="00F234C9" w:rsidRPr="00BD117A" w14:paraId="789BAEB4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13C41" w14:textId="6E6A7B10" w:rsidR="00F234C9" w:rsidRPr="00BD117A" w:rsidRDefault="00466B39">
            <w:pPr>
              <w:pStyle w:val="Tabelatekst"/>
            </w:pPr>
            <w:r w:rsidRPr="00BD117A">
              <w:t>Nazwa międzynarodowa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17E20" w14:textId="17F9D4C6" w:rsidR="00F234C9" w:rsidRPr="00BD117A" w:rsidRDefault="00466B39">
            <w:pPr>
              <w:pStyle w:val="Tabelatekst"/>
            </w:pPr>
            <w:proofErr w:type="spellStart"/>
            <w:r w:rsidRPr="00BD117A">
              <w:t>neu_nameinternational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E07CC7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1F882E" w14:textId="77777777" w:rsidR="00F234C9" w:rsidRPr="00BD117A" w:rsidRDefault="00F234C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B814CB" w14:textId="0921E628" w:rsidR="00F234C9" w:rsidRPr="00BD117A" w:rsidRDefault="00EC61C2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028B03" w14:textId="730BD4BE" w:rsidR="00F234C9" w:rsidRPr="00BD117A" w:rsidRDefault="00F234C9">
            <w:pPr>
              <w:pStyle w:val="Tabelatekst"/>
            </w:pPr>
          </w:p>
        </w:tc>
      </w:tr>
      <w:tr w:rsidR="00F234C9" w:rsidRPr="00BD117A" w14:paraId="64AC46D5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4E9EC" w14:textId="0997FA91" w:rsidR="00F234C9" w:rsidRPr="00BD117A" w:rsidRDefault="00EC61C2">
            <w:pPr>
              <w:pStyle w:val="Tabelatekst"/>
            </w:pPr>
            <w:r w:rsidRPr="00BD117A">
              <w:t>Nazwa handlowa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4EBFF3" w14:textId="24E66FD8" w:rsidR="00F234C9" w:rsidRPr="00BD117A" w:rsidRDefault="00EC61C2">
            <w:pPr>
              <w:pStyle w:val="Tabelatekst"/>
            </w:pPr>
            <w:proofErr w:type="spellStart"/>
            <w:r w:rsidRPr="00BD117A">
              <w:t>neu_nametrade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26B67B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33410F" w14:textId="77777777" w:rsidR="00F234C9" w:rsidRPr="00BD117A" w:rsidRDefault="00F234C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53B503" w14:textId="74C9BFC1" w:rsidR="00F234C9" w:rsidRPr="00BD117A" w:rsidRDefault="00EC61C2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5428C2" w14:textId="27ED7523" w:rsidR="00F234C9" w:rsidRPr="00BD117A" w:rsidRDefault="00F234C9">
            <w:pPr>
              <w:pStyle w:val="Tabelatekst"/>
            </w:pPr>
          </w:p>
        </w:tc>
      </w:tr>
      <w:tr w:rsidR="00F234C9" w:rsidRPr="00BD117A" w14:paraId="46244727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B2B9" w14:textId="3CAA6F4F" w:rsidR="00F234C9" w:rsidRPr="00BD117A" w:rsidRDefault="00957A8E">
            <w:pPr>
              <w:pStyle w:val="Tabelatekst"/>
            </w:pPr>
            <w:r w:rsidRPr="00BD117A">
              <w:t>Nadrzędny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886416" w14:textId="18C056FF" w:rsidR="00F234C9" w:rsidRPr="00BD117A" w:rsidRDefault="00957A8E">
            <w:pPr>
              <w:pStyle w:val="Tabelatekst"/>
            </w:pPr>
            <w:proofErr w:type="spellStart"/>
            <w:r w:rsidRPr="00BD117A">
              <w:t>parentproductid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7463A6" w14:textId="23448B78" w:rsidR="00F234C9" w:rsidRPr="00BD117A" w:rsidRDefault="006A07C7">
            <w:pPr>
              <w:pStyle w:val="Tabelatekst"/>
            </w:pPr>
            <w:r w:rsidRPr="00BD117A">
              <w:t>Produkt SAP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1FD854" w14:textId="385E7A64" w:rsidR="00F234C9" w:rsidRPr="00BD117A" w:rsidRDefault="00957A8E">
            <w:pPr>
              <w:pStyle w:val="Tabelatekst"/>
            </w:pPr>
            <w:r w:rsidRPr="00BD117A">
              <w:t>Określa nadrzędną hierarchię rodziny produktów.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BB06A1" w14:textId="4E07DDD4" w:rsidR="00F234C9" w:rsidRPr="00BD117A" w:rsidRDefault="006A07C7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FA087B" w14:textId="7720FC4F" w:rsidR="00F234C9" w:rsidRPr="00BD117A" w:rsidRDefault="00957A8E">
            <w:pPr>
              <w:pStyle w:val="Tabelatekst"/>
            </w:pPr>
            <w:r w:rsidRPr="00BD117A">
              <w:t>Domyślne pole</w:t>
            </w:r>
            <w:r w:rsidR="006A07C7" w:rsidRPr="00BD117A">
              <w:t xml:space="preserve">, nazwa relacji: </w:t>
            </w:r>
            <w:proofErr w:type="spellStart"/>
            <w:r w:rsidR="006A07C7" w:rsidRPr="00BD117A">
              <w:t>product_parent_product</w:t>
            </w:r>
            <w:proofErr w:type="spellEnd"/>
          </w:p>
        </w:tc>
      </w:tr>
      <w:tr w:rsidR="00F234C9" w:rsidRPr="00BD117A" w14:paraId="6A1D2CAB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588C" w14:textId="3B7ABCB2" w:rsidR="00F234C9" w:rsidRPr="00BD117A" w:rsidRDefault="00741F8E">
            <w:pPr>
              <w:pStyle w:val="Tabelatekst"/>
            </w:pPr>
            <w:r w:rsidRPr="00BD117A">
              <w:t>Ważny od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1B28D" w14:textId="3C1E6BFE" w:rsidR="00F234C9" w:rsidRPr="00BD117A" w:rsidRDefault="00741F8E">
            <w:pPr>
              <w:pStyle w:val="Tabelatekst"/>
            </w:pPr>
            <w:proofErr w:type="spellStart"/>
            <w:r w:rsidRPr="00BD117A">
              <w:t>validfromdate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B8DD7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BD1094" w14:textId="277EDEE4" w:rsidR="00F234C9" w:rsidRPr="00BD117A" w:rsidRDefault="00741F8E">
            <w:pPr>
              <w:pStyle w:val="Tabelatekst"/>
            </w:pPr>
            <w:r w:rsidRPr="00BD117A">
              <w:t>Data rozpoczęcia ważności produktu.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31BC55" w14:textId="7180F1E8" w:rsidR="00F234C9" w:rsidRPr="00BD117A" w:rsidRDefault="001A63EB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12ED0F" w14:textId="68C12CC4" w:rsidR="00F234C9" w:rsidRPr="00BD117A" w:rsidRDefault="00741F8E">
            <w:pPr>
              <w:pStyle w:val="Tabelatekst"/>
            </w:pPr>
            <w:r w:rsidRPr="00BD117A">
              <w:t>Domyślne pole</w:t>
            </w:r>
          </w:p>
        </w:tc>
      </w:tr>
      <w:tr w:rsidR="00F234C9" w:rsidRPr="00BD117A" w14:paraId="35913C5A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708DB" w14:textId="193D2E1A" w:rsidR="00F234C9" w:rsidRPr="00BD117A" w:rsidRDefault="001A63EB">
            <w:pPr>
              <w:pStyle w:val="Tabelatekst"/>
            </w:pPr>
            <w:r w:rsidRPr="00BD117A">
              <w:t>Ważny 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B71D5" w14:textId="6414963D" w:rsidR="00F234C9" w:rsidRPr="00BD117A" w:rsidRDefault="001A63EB">
            <w:pPr>
              <w:pStyle w:val="Tabelatekst"/>
            </w:pPr>
            <w:proofErr w:type="spellStart"/>
            <w:r w:rsidRPr="00BD117A">
              <w:t>validtodate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ABBAB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FE46F0" w14:textId="6C4B3225" w:rsidR="00F234C9" w:rsidRPr="00BD117A" w:rsidRDefault="001A63EB">
            <w:pPr>
              <w:pStyle w:val="Tabelatekst"/>
            </w:pPr>
            <w:r w:rsidRPr="00BD117A">
              <w:t>Data zakończenia ważności produktu.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F471C0" w14:textId="729C05DB" w:rsidR="00F234C9" w:rsidRPr="00BD117A" w:rsidRDefault="001A63EB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BCC9AA" w14:textId="55DF4EF7" w:rsidR="00F234C9" w:rsidRPr="00BD117A" w:rsidRDefault="00741F8E">
            <w:pPr>
              <w:pStyle w:val="Tabelatekst"/>
            </w:pPr>
            <w:r w:rsidRPr="00BD117A">
              <w:t>Domyślne pole</w:t>
            </w:r>
          </w:p>
        </w:tc>
      </w:tr>
      <w:tr w:rsidR="00F234C9" w:rsidRPr="00BD117A" w14:paraId="3F31F94F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E00F2" w14:textId="5F3DA7E5" w:rsidR="00F234C9" w:rsidRPr="00BD117A" w:rsidRDefault="00146F7B">
            <w:pPr>
              <w:pStyle w:val="Tabelatekst"/>
            </w:pPr>
            <w:r w:rsidRPr="00BD117A">
              <w:t>Opis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72ADE" w14:textId="6B599BEB" w:rsidR="00F234C9" w:rsidRPr="00BD117A" w:rsidRDefault="00146F7B">
            <w:pPr>
              <w:pStyle w:val="Tabelatekst"/>
            </w:pPr>
            <w:proofErr w:type="spellStart"/>
            <w:r w:rsidRPr="00BD117A">
              <w:t>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45028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93C947" w14:textId="1FFD05F0" w:rsidR="00F234C9" w:rsidRPr="00BD117A" w:rsidRDefault="00146F7B">
            <w:pPr>
              <w:pStyle w:val="Tabelatekst"/>
            </w:pPr>
            <w:r w:rsidRPr="00BD117A">
              <w:t>Opis produktu.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9D6BDB" w14:textId="71954806" w:rsidR="00F234C9" w:rsidRPr="00BD117A" w:rsidRDefault="00146F7B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3F79D7" w14:textId="20DD134C" w:rsidR="00F234C9" w:rsidRPr="00BD117A" w:rsidRDefault="00146F7B">
            <w:pPr>
              <w:pStyle w:val="Tabelatekst"/>
            </w:pPr>
            <w:r w:rsidRPr="00BD117A">
              <w:t>Domyślne pole</w:t>
            </w:r>
          </w:p>
        </w:tc>
      </w:tr>
      <w:tr w:rsidR="00F234C9" w:rsidRPr="00BD117A" w14:paraId="1E05B297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B549F" w14:textId="4E36EDF2" w:rsidR="00F234C9" w:rsidRPr="00BD117A" w:rsidRDefault="00D3747B">
            <w:pPr>
              <w:pStyle w:val="Tabelatekst"/>
            </w:pPr>
            <w:r w:rsidRPr="00BD117A">
              <w:t>Kod zewnętrzny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DA3666" w14:textId="100A0E79" w:rsidR="00F234C9" w:rsidRPr="00BD117A" w:rsidRDefault="000A0E47">
            <w:pPr>
              <w:pStyle w:val="Tabelatekst"/>
            </w:pPr>
            <w:proofErr w:type="spellStart"/>
            <w:r w:rsidRPr="00BD117A">
              <w:t>neu_externalproductnumber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5AA58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44A9CA" w14:textId="77777777" w:rsidR="00F234C9" w:rsidRPr="00BD117A" w:rsidRDefault="00F234C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329097" w14:textId="62ACBBDF" w:rsidR="00F234C9" w:rsidRPr="00BD117A" w:rsidRDefault="000A0E47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E19B0A" w14:textId="260D6F3A" w:rsidR="00F234C9" w:rsidRPr="00BD117A" w:rsidRDefault="000A0E47">
            <w:pPr>
              <w:pStyle w:val="Tabelatekst"/>
            </w:pPr>
            <w:r w:rsidRPr="00BD117A">
              <w:t>Istniejące pole</w:t>
            </w:r>
          </w:p>
        </w:tc>
      </w:tr>
      <w:tr w:rsidR="00F234C9" w:rsidRPr="00BD117A" w14:paraId="211EDF68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886F3" w14:textId="352DD320" w:rsidR="00F234C9" w:rsidRPr="00BD117A" w:rsidRDefault="00C92158">
            <w:pPr>
              <w:pStyle w:val="Tabelatekst"/>
            </w:pPr>
            <w:r w:rsidRPr="00BD117A">
              <w:t>Kod EAN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DFF3B" w14:textId="5801A6E4" w:rsidR="00F234C9" w:rsidRPr="00BD117A" w:rsidRDefault="00C92158">
            <w:pPr>
              <w:pStyle w:val="Tabelatekst"/>
            </w:pPr>
            <w:proofErr w:type="spellStart"/>
            <w:r w:rsidRPr="00BD117A">
              <w:t>neu_eancode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543F1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CC2F4C" w14:textId="77777777" w:rsidR="00F234C9" w:rsidRPr="00BD117A" w:rsidRDefault="00F234C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3F39AC" w14:textId="31B67912" w:rsidR="00F234C9" w:rsidRPr="00BD117A" w:rsidRDefault="007B5F1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9444C4" w14:textId="283377FC" w:rsidR="00F234C9" w:rsidRPr="00BD117A" w:rsidRDefault="0069580D">
            <w:pPr>
              <w:pStyle w:val="Tabelatekst"/>
            </w:pPr>
            <w:r w:rsidRPr="00BD117A">
              <w:t>Istniejące pole</w:t>
            </w:r>
          </w:p>
        </w:tc>
      </w:tr>
      <w:tr w:rsidR="00F234C9" w:rsidRPr="00BD117A" w14:paraId="5732ECC2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B144F" w14:textId="2A769FA4" w:rsidR="00F234C9" w:rsidRPr="00BD117A" w:rsidRDefault="007B5F13">
            <w:pPr>
              <w:pStyle w:val="Tabelatekst"/>
            </w:pPr>
            <w:r w:rsidRPr="00BD117A">
              <w:t>Kod BAZYL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46C14A" w14:textId="6C289DE1" w:rsidR="00F234C9" w:rsidRPr="00BD117A" w:rsidRDefault="007B5F13">
            <w:pPr>
              <w:pStyle w:val="Tabelatekst"/>
            </w:pPr>
            <w:proofErr w:type="spellStart"/>
            <w:r w:rsidRPr="00BD117A">
              <w:t>neu_bazylcode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1FC44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E78202" w14:textId="77777777" w:rsidR="00F234C9" w:rsidRPr="00BD117A" w:rsidRDefault="00F234C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73879A" w14:textId="49EB4AE0" w:rsidR="00F234C9" w:rsidRPr="00BD117A" w:rsidRDefault="00D11148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2608F9" w14:textId="05D33A18" w:rsidR="00F234C9" w:rsidRPr="00BD117A" w:rsidRDefault="00D11148">
            <w:pPr>
              <w:pStyle w:val="Tabelatekst"/>
            </w:pPr>
            <w:r w:rsidRPr="00BD117A">
              <w:t>Istniejące pole</w:t>
            </w:r>
          </w:p>
        </w:tc>
      </w:tr>
      <w:tr w:rsidR="00F234C9" w:rsidRPr="00BD117A" w14:paraId="51FBFD53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B970A" w14:textId="61BE893D" w:rsidR="00F234C9" w:rsidRPr="00BD117A" w:rsidRDefault="00D11148">
            <w:pPr>
              <w:pStyle w:val="Tabelatekst"/>
            </w:pPr>
            <w:r w:rsidRPr="00BD117A">
              <w:t>Kod BLOZ7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7E1767" w14:textId="502CE460" w:rsidR="00F234C9" w:rsidRPr="00BD117A" w:rsidRDefault="00D11148">
            <w:pPr>
              <w:pStyle w:val="Tabelatekst"/>
            </w:pPr>
            <w:r w:rsidRPr="00BD117A">
              <w:t>neu_bloz7code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5489CE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37974E" w14:textId="77777777" w:rsidR="00F234C9" w:rsidRPr="00BD117A" w:rsidRDefault="00F234C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B43B4A" w14:textId="4FF3D903" w:rsidR="00F234C9" w:rsidRPr="00BD117A" w:rsidRDefault="00D11148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536951" w14:textId="5D2D20F4" w:rsidR="00F234C9" w:rsidRPr="00BD117A" w:rsidRDefault="00D11148">
            <w:pPr>
              <w:pStyle w:val="Tabelatekst"/>
            </w:pPr>
            <w:r w:rsidRPr="00BD117A">
              <w:t>Istniejące pole</w:t>
            </w:r>
          </w:p>
        </w:tc>
      </w:tr>
      <w:tr w:rsidR="00F234C9" w:rsidRPr="00BD117A" w14:paraId="2BE19E5F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EC9AD" w14:textId="17EB823A" w:rsidR="00F234C9" w:rsidRPr="00BD117A" w:rsidRDefault="00C10DE4">
            <w:pPr>
              <w:pStyle w:val="Tabelatekst"/>
            </w:pPr>
            <w:r w:rsidRPr="00BD117A">
              <w:lastRenderedPageBreak/>
              <w:t>Kod BLOZ12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BC756" w14:textId="74D513CD" w:rsidR="00F234C9" w:rsidRPr="00BD117A" w:rsidRDefault="003E25FC">
            <w:pPr>
              <w:pStyle w:val="Tabelatekst"/>
            </w:pPr>
            <w:r w:rsidRPr="00BD117A">
              <w:t>neu_bloz12code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B381C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246C67" w14:textId="77777777" w:rsidR="00F234C9" w:rsidRPr="00BD117A" w:rsidRDefault="00F234C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5F8A47" w14:textId="3A3DDB76" w:rsidR="00F234C9" w:rsidRPr="00BD117A" w:rsidRDefault="003E25F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489DFB" w14:textId="193B17C6" w:rsidR="00F234C9" w:rsidRPr="00BD117A" w:rsidRDefault="003E25FC">
            <w:pPr>
              <w:pStyle w:val="Tabelatekst"/>
            </w:pPr>
            <w:r w:rsidRPr="00BD117A">
              <w:t>Istniejące pole</w:t>
            </w:r>
          </w:p>
        </w:tc>
      </w:tr>
      <w:tr w:rsidR="00F234C9" w:rsidRPr="00BD117A" w14:paraId="000E8434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E19C1" w14:textId="28631366" w:rsidR="00F234C9" w:rsidRPr="00BD117A" w:rsidRDefault="003E25FC">
            <w:pPr>
              <w:pStyle w:val="Tabelatekst"/>
            </w:pPr>
            <w:r w:rsidRPr="00BD117A">
              <w:t>Identyfikator sprzedażowy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EEE452" w14:textId="6DB8F60F" w:rsidR="00F234C9" w:rsidRPr="00BD117A" w:rsidRDefault="006A7271">
            <w:pPr>
              <w:pStyle w:val="Tabelatekst"/>
            </w:pPr>
            <w:proofErr w:type="spellStart"/>
            <w:r w:rsidRPr="00BD117A">
              <w:t>neu_salesproducersapid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9E426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724EC9" w14:textId="77777777" w:rsidR="00F234C9" w:rsidRPr="00BD117A" w:rsidRDefault="00F234C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454BB6" w14:textId="027EBC80" w:rsidR="00F234C9" w:rsidRPr="00BD117A" w:rsidRDefault="006A7271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766506" w14:textId="3389F2C5" w:rsidR="00F234C9" w:rsidRPr="00BD117A" w:rsidRDefault="00CC3B02">
            <w:pPr>
              <w:pStyle w:val="Tabelatekst"/>
            </w:pPr>
            <w:r w:rsidRPr="00BD117A">
              <w:t>Istniejące pole</w:t>
            </w:r>
          </w:p>
        </w:tc>
      </w:tr>
      <w:tr w:rsidR="00F234C9" w:rsidRPr="00BD117A" w14:paraId="7685BEC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60749" w14:textId="794FAFEE" w:rsidR="00F234C9" w:rsidRPr="00BD117A" w:rsidRDefault="00CC3B02">
            <w:pPr>
              <w:pStyle w:val="Tabelatekst"/>
            </w:pPr>
            <w:r w:rsidRPr="00BD117A">
              <w:t>Dostępny w sprzedaży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D26DC9" w14:textId="04C62656" w:rsidR="00F234C9" w:rsidRPr="00BD117A" w:rsidRDefault="007C1052">
            <w:pPr>
              <w:pStyle w:val="Tabelatekst"/>
            </w:pPr>
            <w:proofErr w:type="spellStart"/>
            <w:r w:rsidRPr="00BD117A">
              <w:t>neu_isonsales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A91EF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4D5677" w14:textId="77777777" w:rsidR="00F234C9" w:rsidRPr="00BD117A" w:rsidRDefault="00F234C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FAE87F" w14:textId="34B4BA55" w:rsidR="00F234C9" w:rsidRPr="00BD117A" w:rsidRDefault="007C1052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B6451B" w14:textId="145D2E0A" w:rsidR="00F234C9" w:rsidRPr="00BD117A" w:rsidRDefault="00CC3B02">
            <w:pPr>
              <w:pStyle w:val="Tabelatekst"/>
            </w:pPr>
            <w:r w:rsidRPr="00BD117A">
              <w:t>Istniejące pole</w:t>
            </w:r>
          </w:p>
        </w:tc>
      </w:tr>
      <w:tr w:rsidR="00F234C9" w:rsidRPr="00BD117A" w14:paraId="076873F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CBA64" w14:textId="27AF9C4A" w:rsidR="00F234C9" w:rsidRPr="00BD117A" w:rsidRDefault="00450545">
            <w:pPr>
              <w:pStyle w:val="Tabelatekst"/>
            </w:pPr>
            <w:r w:rsidRPr="00BD117A">
              <w:t>Producent sprzedażowy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74DA4" w14:textId="378CBA91" w:rsidR="00F234C9" w:rsidRPr="00BD117A" w:rsidRDefault="00CB035A">
            <w:pPr>
              <w:pStyle w:val="Tabelatekst"/>
            </w:pPr>
            <w:proofErr w:type="spellStart"/>
            <w:r w:rsidRPr="00BD117A">
              <w:t>neu_salesproducerid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1A7914" w14:textId="1C63B045" w:rsidR="00F234C9" w:rsidRPr="00BD117A" w:rsidRDefault="00CB035A">
            <w:pPr>
              <w:pStyle w:val="Tabelatekst"/>
            </w:pPr>
            <w:r w:rsidRPr="00BD117A">
              <w:t>Producent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A3A858" w14:textId="28A82751" w:rsidR="00F234C9" w:rsidRPr="00BD117A" w:rsidRDefault="00CB035A">
            <w:pPr>
              <w:pStyle w:val="Tabelatekst"/>
            </w:pPr>
            <w:r w:rsidRPr="00BD117A">
              <w:t>Producent sprzedażowy Produktu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7DF4A9" w14:textId="399F719E" w:rsidR="00F234C9" w:rsidRPr="00BD117A" w:rsidRDefault="00CB035A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1FD62E" w14:textId="67BE8535" w:rsidR="00F234C9" w:rsidRPr="00BD117A" w:rsidRDefault="00505E7F">
            <w:pPr>
              <w:pStyle w:val="Tabelatekst"/>
            </w:pPr>
            <w:r>
              <w:t>Nazwa relacji</w:t>
            </w:r>
            <w:r w:rsidR="00CB035A" w:rsidRPr="00BD117A">
              <w:t xml:space="preserve">: </w:t>
            </w:r>
            <w:proofErr w:type="spellStart"/>
            <w:r w:rsidR="00CB035A" w:rsidRPr="00BD117A">
              <w:t>neu_neu_producer_product</w:t>
            </w:r>
            <w:proofErr w:type="spellEnd"/>
          </w:p>
        </w:tc>
      </w:tr>
      <w:tr w:rsidR="00F234C9" w:rsidRPr="00BD117A" w14:paraId="6222F8C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38A04" w14:textId="328AB586" w:rsidR="00F234C9" w:rsidRPr="00BD117A" w:rsidRDefault="00D22043">
            <w:pPr>
              <w:pStyle w:val="Tabelatekst"/>
            </w:pPr>
            <w:r w:rsidRPr="00BD117A">
              <w:t>Identyfikator SAP Producenta sprzedażowego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2ADDF" w14:textId="3403145A" w:rsidR="00F234C9" w:rsidRPr="00BD117A" w:rsidRDefault="00D22043">
            <w:pPr>
              <w:pStyle w:val="Tabelatekst"/>
            </w:pPr>
            <w:proofErr w:type="spellStart"/>
            <w:r w:rsidRPr="00BD117A">
              <w:t>neu_saleproducersapid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950580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00CFE7" w14:textId="55D84F98" w:rsidR="00F234C9" w:rsidRPr="00BD117A" w:rsidRDefault="00D22043">
            <w:pPr>
              <w:pStyle w:val="Tabelatekst"/>
            </w:pPr>
            <w:r w:rsidRPr="00BD117A">
              <w:t>Identyfikator SAP Producenta sprzedażowego dla Produktu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348093" w14:textId="1FC7B365" w:rsidR="00F234C9" w:rsidRPr="00BD117A" w:rsidRDefault="00D2204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354EF5" w14:textId="0F53E518" w:rsidR="00F234C9" w:rsidRPr="00BD117A" w:rsidRDefault="00F234C9">
            <w:pPr>
              <w:pStyle w:val="Tabelatekst"/>
            </w:pPr>
          </w:p>
        </w:tc>
      </w:tr>
      <w:tr w:rsidR="00F234C9" w:rsidRPr="00BD117A" w14:paraId="679622F4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91508" w14:textId="2F03267C" w:rsidR="00F234C9" w:rsidRPr="00BD117A" w:rsidRDefault="001143F9">
            <w:pPr>
              <w:pStyle w:val="Tabelatekst"/>
            </w:pPr>
            <w:r w:rsidRPr="00BD117A">
              <w:t>Nazwa Producenta sprzedażowego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89881" w14:textId="2DC845EA" w:rsidR="00F234C9" w:rsidRPr="00BD117A" w:rsidRDefault="001143F9">
            <w:pPr>
              <w:pStyle w:val="Tabelatekst"/>
            </w:pPr>
            <w:proofErr w:type="spellStart"/>
            <w:r w:rsidRPr="00BD117A">
              <w:t>neu_salesproducername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2F5EBA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51B6E0" w14:textId="6938CD56" w:rsidR="00F234C9" w:rsidRPr="00BD117A" w:rsidRDefault="001143F9">
            <w:pPr>
              <w:pStyle w:val="Tabelatekst"/>
            </w:pPr>
            <w:r w:rsidRPr="00BD117A">
              <w:t>Nazwa Producenta sprzedażowego dla Produktu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E176C8" w14:textId="3D7EF539" w:rsidR="00F234C9" w:rsidRPr="00BD117A" w:rsidRDefault="001143F9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96B478" w14:textId="208891BA" w:rsidR="00F234C9" w:rsidRPr="00BD117A" w:rsidRDefault="00F234C9">
            <w:pPr>
              <w:pStyle w:val="Tabelatekst"/>
            </w:pPr>
          </w:p>
        </w:tc>
      </w:tr>
      <w:tr w:rsidR="00F234C9" w:rsidRPr="00BD117A" w14:paraId="735513F4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D7FA8" w14:textId="09377425" w:rsidR="00F234C9" w:rsidRPr="00BD117A" w:rsidRDefault="00D60174">
            <w:pPr>
              <w:pStyle w:val="Tabelatekst"/>
            </w:pPr>
            <w:r w:rsidRPr="00BD117A">
              <w:t>Identyfikator SAP Producenta farmaceutycznego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71FC2" w14:textId="1FCB3445" w:rsidR="00F234C9" w:rsidRPr="00BD117A" w:rsidRDefault="0042614F">
            <w:pPr>
              <w:pStyle w:val="Tabelatekst"/>
            </w:pPr>
            <w:proofErr w:type="spellStart"/>
            <w:r w:rsidRPr="00BD117A">
              <w:t>neu_pharmaceuticalproducersapid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A1325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CD38B9" w14:textId="67D05664" w:rsidR="00F234C9" w:rsidRPr="00BD117A" w:rsidRDefault="0042614F">
            <w:pPr>
              <w:pStyle w:val="Tabelatekst"/>
            </w:pPr>
            <w:r w:rsidRPr="00BD117A">
              <w:t>Identyfikator SAP Producenta farmaceutycznego dla Produktu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05F996" w14:textId="08B89979" w:rsidR="00F234C9" w:rsidRPr="00BD117A" w:rsidRDefault="0042614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44A404" w14:textId="324B5567" w:rsidR="00F234C9" w:rsidRPr="00BD117A" w:rsidRDefault="00F234C9">
            <w:pPr>
              <w:pStyle w:val="Tabelatekst"/>
            </w:pPr>
          </w:p>
        </w:tc>
      </w:tr>
      <w:tr w:rsidR="00F234C9" w:rsidRPr="00BD117A" w14:paraId="0E4DDABB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95679" w14:textId="1853CC4A" w:rsidR="00F234C9" w:rsidRPr="00BD117A" w:rsidRDefault="00AC2218">
            <w:pPr>
              <w:pStyle w:val="Tabelatekst"/>
            </w:pPr>
            <w:r w:rsidRPr="00BD117A">
              <w:t>Identyfikator SAP Producenta zaopatrzeniowego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71694" w14:textId="13A85932" w:rsidR="00F234C9" w:rsidRPr="00BD117A" w:rsidRDefault="00B569DA">
            <w:pPr>
              <w:pStyle w:val="Tabelatekst"/>
            </w:pPr>
            <w:proofErr w:type="spellStart"/>
            <w:r w:rsidRPr="00BD117A">
              <w:t>neu_supplyproducersapid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A1590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3A216F" w14:textId="640311D3" w:rsidR="00F234C9" w:rsidRPr="00BD117A" w:rsidRDefault="00B569DA">
            <w:pPr>
              <w:pStyle w:val="Tabelatekst"/>
            </w:pPr>
            <w:r w:rsidRPr="00BD117A">
              <w:t>Identyfikator SAP Producenta zaopatrzeniowego dla Produktu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217D5D" w14:textId="6DBDD0B4" w:rsidR="00F234C9" w:rsidRPr="00BD117A" w:rsidRDefault="00B569DA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D30AAF" w14:textId="0F18192D" w:rsidR="00F234C9" w:rsidRPr="00BD117A" w:rsidRDefault="00F234C9">
            <w:pPr>
              <w:pStyle w:val="Tabelatekst"/>
            </w:pPr>
          </w:p>
        </w:tc>
      </w:tr>
      <w:tr w:rsidR="00F234C9" w:rsidRPr="00BD117A" w14:paraId="173610AC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EE8F6" w14:textId="10EAEC46" w:rsidR="00F234C9" w:rsidRPr="00BD117A" w:rsidRDefault="00CC23D3">
            <w:pPr>
              <w:pStyle w:val="Tabelatekst"/>
            </w:pPr>
            <w:r w:rsidRPr="00BD117A">
              <w:t>Nazwa Producenta zaopatrzeniowego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C0055" w14:textId="7EA78EDF" w:rsidR="00F234C9" w:rsidRPr="00BD117A" w:rsidRDefault="00CC23D3">
            <w:pPr>
              <w:pStyle w:val="Tabelatekst"/>
            </w:pPr>
            <w:proofErr w:type="spellStart"/>
            <w:r w:rsidRPr="00BD117A">
              <w:t>neu_supplyproducername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583FD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6542D8" w14:textId="0153560D" w:rsidR="00F234C9" w:rsidRPr="00BD117A" w:rsidRDefault="00CC23D3">
            <w:pPr>
              <w:pStyle w:val="Tabelatekst"/>
            </w:pPr>
            <w:r w:rsidRPr="00BD117A">
              <w:t>Nazwa Producenta zaopatrzeniowego dla Produktu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C252AE" w14:textId="21001305" w:rsidR="00F234C9" w:rsidRPr="00BD117A" w:rsidRDefault="00CC23D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EA9A80" w14:textId="2A8A9523" w:rsidR="00F234C9" w:rsidRPr="00BD117A" w:rsidRDefault="00F234C9">
            <w:pPr>
              <w:pStyle w:val="Tabelatekst"/>
            </w:pPr>
          </w:p>
        </w:tc>
      </w:tr>
      <w:tr w:rsidR="00F234C9" w:rsidRPr="00BD117A" w14:paraId="44F0BE01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DDAA0" w14:textId="0C45BD2C" w:rsidR="00F234C9" w:rsidRPr="00BD117A" w:rsidRDefault="00577AE7">
            <w:pPr>
              <w:pStyle w:val="Tabelatekst"/>
            </w:pPr>
            <w:r w:rsidRPr="00BD117A">
              <w:t>Indeks zero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91D0A" w14:textId="272A9811" w:rsidR="00F234C9" w:rsidRPr="00BD117A" w:rsidRDefault="00577AE7">
            <w:pPr>
              <w:pStyle w:val="Tabelatekst"/>
            </w:pPr>
            <w:proofErr w:type="spellStart"/>
            <w:r w:rsidRPr="00BD117A">
              <w:t>neu_isindexzero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BFE92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61FD47" w14:textId="4A162BB1" w:rsidR="00F234C9" w:rsidRPr="00BD117A" w:rsidRDefault="00577AE7">
            <w:pPr>
              <w:pStyle w:val="Tabelatekst"/>
            </w:pPr>
            <w:r w:rsidRPr="00BD117A">
              <w:t>Czy Produkt SAP ma indeks zero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3E8F9E" w14:textId="388AA9D8" w:rsidR="00F234C9" w:rsidRPr="00BD117A" w:rsidRDefault="00577AE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187FEF" w14:textId="218825A0" w:rsidR="00F234C9" w:rsidRPr="00BD117A" w:rsidRDefault="00F234C9">
            <w:pPr>
              <w:pStyle w:val="Tabelatekst"/>
            </w:pPr>
          </w:p>
        </w:tc>
      </w:tr>
      <w:tr w:rsidR="00F234C9" w:rsidRPr="00BD117A" w14:paraId="15822602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8A5A1" w14:textId="56FAFE8C" w:rsidR="00F234C9" w:rsidRPr="00BD117A" w:rsidRDefault="00741A22">
            <w:pPr>
              <w:pStyle w:val="Tabelatekst"/>
            </w:pPr>
            <w:r w:rsidRPr="00BD117A">
              <w:t>Zestaw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6C7F6" w14:textId="3C23E82A" w:rsidR="00F234C9" w:rsidRPr="00BD117A" w:rsidRDefault="00741A22">
            <w:pPr>
              <w:pStyle w:val="Tabelatekst"/>
            </w:pPr>
            <w:proofErr w:type="spellStart"/>
            <w:r w:rsidRPr="00BD117A">
              <w:t>iskit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92043B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B9196F" w14:textId="17ED39A5" w:rsidR="00F234C9" w:rsidRPr="00BD117A" w:rsidRDefault="00741A22">
            <w:pPr>
              <w:pStyle w:val="Tabelatekst"/>
            </w:pPr>
            <w:r w:rsidRPr="00BD117A">
              <w:t>Informacja o tym, czy produkt jest zestawem.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119488" w14:textId="21CB6020" w:rsidR="00F234C9" w:rsidRPr="00BD117A" w:rsidRDefault="00741A22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7C241C" w14:textId="2B07C2D5" w:rsidR="00F234C9" w:rsidRPr="00BD117A" w:rsidRDefault="00A62CE7">
            <w:pPr>
              <w:pStyle w:val="Tabelatekst"/>
            </w:pPr>
            <w:r w:rsidRPr="00BD117A">
              <w:t>Istniejące pole</w:t>
            </w:r>
          </w:p>
        </w:tc>
      </w:tr>
      <w:tr w:rsidR="00F234C9" w:rsidRPr="00BD117A" w14:paraId="2246A451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A2E8B" w14:textId="1E752634" w:rsidR="00F234C9" w:rsidRPr="00BD117A" w:rsidRDefault="00A62CE7">
            <w:pPr>
              <w:pStyle w:val="Tabelatekst"/>
            </w:pPr>
            <w:r w:rsidRPr="00BD117A">
              <w:t>Grupa jednostek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484E28" w14:textId="4094F9B7" w:rsidR="00F234C9" w:rsidRPr="00BD117A" w:rsidRDefault="004A371D">
            <w:pPr>
              <w:pStyle w:val="Tabelatekst"/>
            </w:pPr>
            <w:proofErr w:type="spellStart"/>
            <w:r w:rsidRPr="00BD117A">
              <w:t>defaultuomscheduleid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EB2F33" w14:textId="5FBE5242" w:rsidR="00F234C9" w:rsidRPr="00BD117A" w:rsidRDefault="003476BA">
            <w:pPr>
              <w:pStyle w:val="Tabelatekst"/>
            </w:pPr>
            <w:r w:rsidRPr="00BD117A">
              <w:t>Grupa jednostek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7E62C3" w14:textId="611CBA16" w:rsidR="00F234C9" w:rsidRPr="00BD117A" w:rsidRDefault="003476BA">
            <w:pPr>
              <w:pStyle w:val="Tabelatekst"/>
            </w:pPr>
            <w:r w:rsidRPr="00BD117A">
              <w:t>Domyślna grupa jednostek produktu.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9FA543" w14:textId="7FC1494A" w:rsidR="00F234C9" w:rsidRPr="00BD117A" w:rsidRDefault="003476BA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93CDAF" w14:textId="7141217A" w:rsidR="00F234C9" w:rsidRPr="00BD117A" w:rsidRDefault="004A371D">
            <w:pPr>
              <w:pStyle w:val="Tabelatekst"/>
            </w:pPr>
            <w:r w:rsidRPr="00BD117A">
              <w:t>Domyślne pole, wymagane</w:t>
            </w:r>
            <w:r w:rsidR="003476BA" w:rsidRPr="00BD117A">
              <w:t xml:space="preserve">, nazwa relacji: </w:t>
            </w:r>
            <w:proofErr w:type="spellStart"/>
            <w:r w:rsidR="003476BA" w:rsidRPr="00BD117A">
              <w:t>unit_of_measurement_schedule_products</w:t>
            </w:r>
            <w:proofErr w:type="spellEnd"/>
          </w:p>
        </w:tc>
      </w:tr>
      <w:tr w:rsidR="00F234C9" w:rsidRPr="00BD117A" w14:paraId="64DAE15A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6964D" w14:textId="427A3CB4" w:rsidR="00F234C9" w:rsidRPr="00BD117A" w:rsidRDefault="008F0671">
            <w:pPr>
              <w:pStyle w:val="Tabelatekst"/>
            </w:pPr>
            <w:r w:rsidRPr="00BD117A">
              <w:lastRenderedPageBreak/>
              <w:t>Jednostka domyślna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0C6C2" w14:textId="3481EDDE" w:rsidR="00F234C9" w:rsidRPr="00BD117A" w:rsidRDefault="00610C61">
            <w:pPr>
              <w:pStyle w:val="Tabelatekst"/>
            </w:pPr>
            <w:proofErr w:type="spellStart"/>
            <w:r w:rsidRPr="00BD117A">
              <w:t>defaultuomid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608EC" w14:textId="6677AF1D" w:rsidR="00F234C9" w:rsidRPr="00BD117A" w:rsidRDefault="008F0671">
            <w:pPr>
              <w:pStyle w:val="Tabelatekst"/>
            </w:pPr>
            <w:r w:rsidRPr="00BD117A">
              <w:t>Jednostka domyślna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812DA8" w14:textId="2B203E63" w:rsidR="00F234C9" w:rsidRPr="00BD117A" w:rsidRDefault="00610C61">
            <w:pPr>
              <w:pStyle w:val="Tabelatekst"/>
            </w:pPr>
            <w:r w:rsidRPr="00BD117A">
              <w:t>Jednostka domyślna produktu.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C183D6" w14:textId="17DCF1A6" w:rsidR="00F234C9" w:rsidRPr="00BD117A" w:rsidRDefault="008F067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EB81B0" w14:textId="4E930DD8" w:rsidR="00F234C9" w:rsidRPr="00BD117A" w:rsidRDefault="008F0671">
            <w:pPr>
              <w:pStyle w:val="Tabelatekst"/>
            </w:pPr>
            <w:r w:rsidRPr="00BD117A">
              <w:t>Domyślne pole, wymagane, nazwa relacji:</w:t>
            </w:r>
            <w:r w:rsidR="00610C61" w:rsidRPr="00BD117A">
              <w:t xml:space="preserve"> </w:t>
            </w:r>
            <w:proofErr w:type="spellStart"/>
            <w:r w:rsidR="00610C61" w:rsidRPr="00BD117A">
              <w:t>unit_of_measurement_products</w:t>
            </w:r>
            <w:proofErr w:type="spellEnd"/>
          </w:p>
        </w:tc>
      </w:tr>
      <w:tr w:rsidR="00F234C9" w:rsidRPr="00BD117A" w14:paraId="3CE4BC3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7D68E" w14:textId="56CB0DB4" w:rsidR="00F234C9" w:rsidRPr="00BD117A" w:rsidRDefault="00610C61">
            <w:pPr>
              <w:pStyle w:val="Tabelatekst"/>
            </w:pPr>
            <w:r w:rsidRPr="00BD117A">
              <w:t>Cennik domyślny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EF9B9" w14:textId="564ED663" w:rsidR="00F234C9" w:rsidRPr="00BD117A" w:rsidRDefault="001936CB">
            <w:pPr>
              <w:pStyle w:val="Tabelatekst"/>
            </w:pPr>
            <w:proofErr w:type="spellStart"/>
            <w:r w:rsidRPr="00BD117A">
              <w:t>pricelevelid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F1D08" w14:textId="5E28565A" w:rsidR="00F234C9" w:rsidRPr="00BD117A" w:rsidRDefault="001936CB">
            <w:pPr>
              <w:pStyle w:val="Tabelatekst"/>
            </w:pPr>
            <w:r w:rsidRPr="00BD117A">
              <w:t>Cennik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4961D2" w14:textId="515A9750" w:rsidR="00F234C9" w:rsidRPr="00BD117A" w:rsidRDefault="001936CB">
            <w:pPr>
              <w:pStyle w:val="Tabelatekst"/>
            </w:pPr>
            <w:r w:rsidRPr="00BD117A">
              <w:t>Wybierz cennik domyślny dla produktu.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3A8BAE" w14:textId="33A50DEA" w:rsidR="00F234C9" w:rsidRPr="00BD117A" w:rsidRDefault="001936CB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0D939C" w14:textId="52755789" w:rsidR="00F234C9" w:rsidRPr="00BD117A" w:rsidRDefault="001936CB">
            <w:pPr>
              <w:pStyle w:val="Tabelatekst"/>
            </w:pPr>
            <w:r w:rsidRPr="00BD117A">
              <w:t xml:space="preserve">Domyślne pole, zalecane, nazwa relacji: </w:t>
            </w:r>
            <w:proofErr w:type="spellStart"/>
            <w:r w:rsidRPr="00BD117A">
              <w:t>price_level_products</w:t>
            </w:r>
            <w:proofErr w:type="spellEnd"/>
          </w:p>
        </w:tc>
      </w:tr>
      <w:tr w:rsidR="00F234C9" w:rsidRPr="00BD117A" w14:paraId="3F592F3C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A12ED" w14:textId="78006879" w:rsidR="00F234C9" w:rsidRPr="00BD117A" w:rsidRDefault="00817548">
            <w:pPr>
              <w:pStyle w:val="Tabelatekst"/>
            </w:pPr>
            <w:r w:rsidRPr="00BD117A">
              <w:t>Obsługiwane cyfry dziesiętne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51CC3" w14:textId="73E5BCD6" w:rsidR="00F234C9" w:rsidRPr="00BD117A" w:rsidRDefault="00817548">
            <w:pPr>
              <w:pStyle w:val="Tabelatekst"/>
            </w:pPr>
            <w:proofErr w:type="spellStart"/>
            <w:r w:rsidRPr="00BD117A">
              <w:t>quantitydecimal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D38AF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C4753B" w14:textId="332DB93E" w:rsidR="00F234C9" w:rsidRPr="00BD117A" w:rsidRDefault="00817548">
            <w:pPr>
              <w:pStyle w:val="Tabelatekst"/>
            </w:pPr>
            <w:r w:rsidRPr="00BD117A">
              <w:t>Liczba cyfr po przecinku, która może być stosowana w zapisie kwot pieniężnych związanych z produktem.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D2223D" w14:textId="27420A4F" w:rsidR="00F234C9" w:rsidRPr="00BD117A" w:rsidRDefault="00FE1C76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7854C7" w14:textId="40FB16A7" w:rsidR="00F234C9" w:rsidRPr="00BD117A" w:rsidRDefault="00FE1C76">
            <w:pPr>
              <w:pStyle w:val="Tabelatekst"/>
            </w:pPr>
            <w:r w:rsidRPr="00BD117A">
              <w:t>Domyślne pole, wymagane</w:t>
            </w:r>
          </w:p>
        </w:tc>
      </w:tr>
      <w:tr w:rsidR="00F234C9" w:rsidRPr="00BD117A" w14:paraId="2CDC2185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F8332" w14:textId="68249CBD" w:rsidR="00F234C9" w:rsidRPr="00BD117A" w:rsidRDefault="00FE1C76">
            <w:pPr>
              <w:pStyle w:val="Tabelatekst"/>
            </w:pPr>
            <w:r w:rsidRPr="00BD117A">
              <w:t>Temat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38D41B" w14:textId="39B02B05" w:rsidR="00F234C9" w:rsidRPr="00BD117A" w:rsidRDefault="00F963AF">
            <w:pPr>
              <w:pStyle w:val="Tabelatekst"/>
            </w:pPr>
            <w:proofErr w:type="spellStart"/>
            <w:r w:rsidRPr="00BD117A">
              <w:t>subjectid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2DD977" w14:textId="5AF53FF0" w:rsidR="00F234C9" w:rsidRPr="00BD117A" w:rsidRDefault="003139BB">
            <w:pPr>
              <w:pStyle w:val="Tabelatekst"/>
            </w:pPr>
            <w:r w:rsidRPr="00BD117A">
              <w:t>Temat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FC72EA" w14:textId="217C74D2" w:rsidR="00F234C9" w:rsidRPr="00BD117A" w:rsidRDefault="00F963AF">
            <w:pPr>
              <w:pStyle w:val="Tabelatekst"/>
            </w:pPr>
            <w:r w:rsidRPr="00BD117A">
              <w:t>Wybierz kategorię dla tego produktu.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D135D3" w14:textId="4389498A" w:rsidR="00F234C9" w:rsidRPr="00BD117A" w:rsidRDefault="00F963A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0AD00C" w14:textId="4ACACF04" w:rsidR="00F234C9" w:rsidRPr="00BD117A" w:rsidRDefault="00F963AF">
            <w:pPr>
              <w:pStyle w:val="Tabelatekst"/>
            </w:pPr>
            <w:r w:rsidRPr="00BD117A">
              <w:t xml:space="preserve">Domyślne pole, nazwa relacji: </w:t>
            </w:r>
            <w:proofErr w:type="spellStart"/>
            <w:r w:rsidRPr="00BD117A">
              <w:t>subject_products</w:t>
            </w:r>
            <w:proofErr w:type="spellEnd"/>
          </w:p>
        </w:tc>
      </w:tr>
      <w:tr w:rsidR="00F234C9" w:rsidRPr="00BD117A" w14:paraId="7210CDF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3EDD0" w14:textId="12174BEB" w:rsidR="00F234C9" w:rsidRPr="00BD117A" w:rsidRDefault="003139BB">
            <w:pPr>
              <w:pStyle w:val="Tabelatekst"/>
            </w:pPr>
            <w:r w:rsidRPr="00BD117A">
              <w:t>Typ produktu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D7224D" w14:textId="79B453FA" w:rsidR="00F234C9" w:rsidRPr="00BD117A" w:rsidRDefault="003139BB">
            <w:pPr>
              <w:pStyle w:val="Tabelatekst"/>
            </w:pPr>
            <w:proofErr w:type="spellStart"/>
            <w:r w:rsidRPr="00BD117A">
              <w:t>producttypecode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BA05E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53F910" w14:textId="54C8F215" w:rsidR="00F234C9" w:rsidRPr="00BD117A" w:rsidRDefault="003139BB">
            <w:pPr>
              <w:pStyle w:val="Tabelatekst"/>
            </w:pPr>
            <w:r w:rsidRPr="00BD117A">
              <w:t>Typ produktu.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869628" w14:textId="49221A04" w:rsidR="00F234C9" w:rsidRPr="00BD117A" w:rsidRDefault="00465AA2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3B67FB" w14:textId="06A55CF0" w:rsidR="00F234C9" w:rsidRPr="00BD117A" w:rsidRDefault="00465AA2">
            <w:pPr>
              <w:pStyle w:val="Tabelatekst"/>
            </w:pPr>
            <w:r w:rsidRPr="00BD117A">
              <w:t>Istniejące</w:t>
            </w:r>
          </w:p>
        </w:tc>
      </w:tr>
      <w:tr w:rsidR="00F234C9" w:rsidRPr="00BD117A" w14:paraId="713C1A86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61051" w14:textId="1845C60C" w:rsidR="00F234C9" w:rsidRPr="00BD117A" w:rsidRDefault="00EB6829">
            <w:pPr>
              <w:pStyle w:val="Tabelatekst"/>
            </w:pPr>
            <w:proofErr w:type="spellStart"/>
            <w:r w:rsidRPr="00BD117A">
              <w:t>Grupa_farmaceutyczna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5CE8D7" w14:textId="03B6EBAE" w:rsidR="00F234C9" w:rsidRPr="00BD117A" w:rsidRDefault="00643778">
            <w:pPr>
              <w:pStyle w:val="Tabelatekst"/>
            </w:pPr>
            <w:proofErr w:type="spellStart"/>
            <w:r w:rsidRPr="00BD117A">
              <w:t>neu_grouppharmaceutical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D4BC9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6253E5" w14:textId="77777777" w:rsidR="00F234C9" w:rsidRPr="00BD117A" w:rsidRDefault="00643778">
            <w:pPr>
              <w:pStyle w:val="Tabelatekst"/>
            </w:pPr>
            <w:r w:rsidRPr="00BD117A">
              <w:t>Grupa farmaceutyczna Produktu, pole do importu danych</w:t>
            </w:r>
            <w:r w:rsidR="00FB5092" w:rsidRPr="00BD117A">
              <w:t>:</w:t>
            </w:r>
          </w:p>
          <w:p w14:paraId="73E62DD3" w14:textId="77777777" w:rsidR="00FB5092" w:rsidRPr="007931FB" w:rsidRDefault="00FB5092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BI,</w:t>
            </w:r>
          </w:p>
          <w:p w14:paraId="47137D03" w14:textId="77777777" w:rsidR="00FB5092" w:rsidRPr="007931FB" w:rsidRDefault="00FB5092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CY,</w:t>
            </w:r>
          </w:p>
          <w:p w14:paraId="2F92B5ED" w14:textId="77777777" w:rsidR="00FB5092" w:rsidRPr="007931FB" w:rsidRDefault="00FB5092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EU,</w:t>
            </w:r>
          </w:p>
          <w:p w14:paraId="151DE823" w14:textId="77777777" w:rsidR="00FB5092" w:rsidRPr="007931FB" w:rsidRDefault="00FB5092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HO,</w:t>
            </w:r>
          </w:p>
          <w:p w14:paraId="0B2ECAC0" w14:textId="77777777" w:rsidR="00FB5092" w:rsidRPr="007931FB" w:rsidRDefault="00FB5092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ID,</w:t>
            </w:r>
          </w:p>
          <w:p w14:paraId="52BE67D0" w14:textId="77777777" w:rsidR="00FB5092" w:rsidRPr="007931FB" w:rsidRDefault="0056102F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IR,</w:t>
            </w:r>
          </w:p>
          <w:p w14:paraId="4ECF05A1" w14:textId="77777777" w:rsidR="0056102F" w:rsidRPr="007931FB" w:rsidRDefault="0056102F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LI,</w:t>
            </w:r>
          </w:p>
          <w:p w14:paraId="78A8481E" w14:textId="77777777" w:rsidR="0056102F" w:rsidRPr="007931FB" w:rsidRDefault="0056102F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LK,</w:t>
            </w:r>
          </w:p>
          <w:p w14:paraId="0F305FBF" w14:textId="77777777" w:rsidR="0056102F" w:rsidRPr="007931FB" w:rsidRDefault="0056102F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MH,</w:t>
            </w:r>
          </w:p>
          <w:p w14:paraId="6CF31B7D" w14:textId="77777777" w:rsidR="0056102F" w:rsidRPr="007931FB" w:rsidRDefault="0056102F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MP,</w:t>
            </w:r>
          </w:p>
          <w:p w14:paraId="1AF64EC7" w14:textId="77777777" w:rsidR="0056102F" w:rsidRPr="00BD117A" w:rsidRDefault="0056102F">
            <w:pPr>
              <w:pStyle w:val="Tabelatekst"/>
            </w:pPr>
            <w:r w:rsidRPr="00BD117A">
              <w:t>NA,</w:t>
            </w:r>
          </w:p>
          <w:p w14:paraId="1A957C5A" w14:textId="77777777" w:rsidR="0056102F" w:rsidRPr="00BD117A" w:rsidRDefault="00FF0C8E">
            <w:pPr>
              <w:pStyle w:val="Tabelatekst"/>
            </w:pPr>
            <w:r w:rsidRPr="00BD117A">
              <w:t>NB,</w:t>
            </w:r>
          </w:p>
          <w:p w14:paraId="40716981" w14:textId="77777777" w:rsidR="00FF0C8E" w:rsidRPr="00BD117A" w:rsidRDefault="00FF0C8E">
            <w:pPr>
              <w:pStyle w:val="Tabelatekst"/>
            </w:pPr>
            <w:r w:rsidRPr="00BD117A">
              <w:t>NC,</w:t>
            </w:r>
          </w:p>
          <w:p w14:paraId="0A8A7F8A" w14:textId="77777777" w:rsidR="00FF0C8E" w:rsidRPr="00BD117A" w:rsidRDefault="00FF0C8E">
            <w:pPr>
              <w:pStyle w:val="Tabelatekst"/>
            </w:pPr>
            <w:r w:rsidRPr="00BD117A">
              <w:t>OD,</w:t>
            </w:r>
          </w:p>
          <w:p w14:paraId="0D5024D1" w14:textId="77777777" w:rsidR="00FF0C8E" w:rsidRPr="00BD117A" w:rsidRDefault="00FF0C8E" w:rsidP="00FF0C8E">
            <w:pPr>
              <w:pStyle w:val="Tabelatekst"/>
            </w:pPr>
            <w:r w:rsidRPr="00BD117A">
              <w:t>PA,</w:t>
            </w:r>
          </w:p>
          <w:p w14:paraId="226DE5E2" w14:textId="77777777" w:rsidR="00FF0C8E" w:rsidRPr="007931FB" w:rsidRDefault="00FF0C8E" w:rsidP="00FF0C8E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PR,</w:t>
            </w:r>
          </w:p>
          <w:p w14:paraId="0A69D040" w14:textId="77777777" w:rsidR="00FF0C8E" w:rsidRPr="007931FB" w:rsidRDefault="009B6654" w:rsidP="00FF0C8E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PS,</w:t>
            </w:r>
          </w:p>
          <w:p w14:paraId="38E7EE7C" w14:textId="77777777" w:rsidR="009B6654" w:rsidRPr="007931FB" w:rsidRDefault="009B6654" w:rsidP="00FF0C8E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RE,</w:t>
            </w:r>
          </w:p>
          <w:p w14:paraId="6956032E" w14:textId="77777777" w:rsidR="009B6654" w:rsidRPr="007931FB" w:rsidRDefault="009B6654" w:rsidP="00FF0C8E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SD,</w:t>
            </w:r>
          </w:p>
          <w:p w14:paraId="42F2F983" w14:textId="77777777" w:rsidR="009B6654" w:rsidRPr="007931FB" w:rsidRDefault="009B6654" w:rsidP="00FF0C8E">
            <w:pPr>
              <w:pStyle w:val="Tabelatekst"/>
              <w:rPr>
                <w:lang w:val="pt-PT"/>
              </w:rPr>
            </w:pPr>
            <w:r w:rsidRPr="007931FB">
              <w:rPr>
                <w:lang w:val="pt-PT"/>
              </w:rPr>
              <w:t>SF,</w:t>
            </w:r>
          </w:p>
          <w:p w14:paraId="5AD8A897" w14:textId="77777777" w:rsidR="009B6654" w:rsidRPr="00BD117A" w:rsidRDefault="009B6654" w:rsidP="00FF0C8E">
            <w:pPr>
              <w:pStyle w:val="Tabelatekst"/>
            </w:pPr>
            <w:r w:rsidRPr="00BD117A">
              <w:t>SM,</w:t>
            </w:r>
          </w:p>
          <w:p w14:paraId="1B15D170" w14:textId="77777777" w:rsidR="009B6654" w:rsidRPr="00BD117A" w:rsidRDefault="009B6654" w:rsidP="00FF0C8E">
            <w:pPr>
              <w:pStyle w:val="Tabelatekst"/>
            </w:pPr>
            <w:r w:rsidRPr="00BD117A">
              <w:t>SR,</w:t>
            </w:r>
          </w:p>
          <w:p w14:paraId="2D312308" w14:textId="7B08ECB3" w:rsidR="009B6654" w:rsidRPr="00BD117A" w:rsidRDefault="007507EB" w:rsidP="00FF0C8E">
            <w:pPr>
              <w:pStyle w:val="Tabelatekst"/>
            </w:pPr>
            <w:r w:rsidRPr="00BD117A">
              <w:t>ZI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19A88C" w14:textId="2A29C34B" w:rsidR="00F234C9" w:rsidRPr="00BD117A" w:rsidRDefault="00643778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63D701" w14:textId="7F1830A8" w:rsidR="00F234C9" w:rsidRPr="00BD117A" w:rsidRDefault="00F234C9">
            <w:pPr>
              <w:pStyle w:val="Tabelatekst"/>
            </w:pPr>
          </w:p>
        </w:tc>
      </w:tr>
      <w:tr w:rsidR="00F234C9" w:rsidRPr="00BD117A" w14:paraId="721DE9B3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CA358" w14:textId="326236DB" w:rsidR="00F234C9" w:rsidRPr="00BD117A" w:rsidRDefault="007507EB">
            <w:pPr>
              <w:pStyle w:val="Tabelatekst"/>
            </w:pPr>
            <w:r w:rsidRPr="00BD117A">
              <w:lastRenderedPageBreak/>
              <w:t>Grupa farmaceutyczna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34BF9" w14:textId="77A1B3FB" w:rsidR="00F234C9" w:rsidRPr="00BD117A" w:rsidRDefault="007507EB">
            <w:pPr>
              <w:pStyle w:val="Tabelatekst"/>
            </w:pPr>
            <w:proofErr w:type="spellStart"/>
            <w:r w:rsidRPr="00BD117A">
              <w:t>neu_pharmaceuticalgroup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76639A" w14:textId="77777777" w:rsidR="00F234C9" w:rsidRPr="00BD117A" w:rsidRDefault="00F234C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E368E8" w14:textId="77777777" w:rsidR="00F234C9" w:rsidRPr="00BD117A" w:rsidRDefault="007507EB">
            <w:pPr>
              <w:pStyle w:val="Tabelatekst"/>
            </w:pPr>
            <w:r w:rsidRPr="00BD117A">
              <w:t>Grupa farmaceutyczna Produktu</w:t>
            </w:r>
            <w:r w:rsidR="00273ACE" w:rsidRPr="00BD117A">
              <w:t>:</w:t>
            </w:r>
          </w:p>
          <w:p w14:paraId="44F4552C" w14:textId="77777777" w:rsidR="00273ACE" w:rsidRPr="00BD117A" w:rsidRDefault="00273ACE" w:rsidP="00273ACE">
            <w:pPr>
              <w:pStyle w:val="Tabelatekst"/>
            </w:pPr>
            <w:r w:rsidRPr="00BD117A">
              <w:t>Cytostatyki,</w:t>
            </w:r>
          </w:p>
          <w:p w14:paraId="1EF0481B" w14:textId="77777777" w:rsidR="00273ACE" w:rsidRPr="00BD117A" w:rsidRDefault="00273ACE" w:rsidP="00273ACE">
            <w:pPr>
              <w:pStyle w:val="Tabelatekst"/>
            </w:pPr>
            <w:r w:rsidRPr="00BD117A">
              <w:t>Rejestracja Centralna,</w:t>
            </w:r>
          </w:p>
          <w:p w14:paraId="0A5604EA" w14:textId="77777777" w:rsidR="00273ACE" w:rsidRPr="00BD117A" w:rsidRDefault="00273ACE" w:rsidP="00273ACE">
            <w:pPr>
              <w:pStyle w:val="Tabelatekst"/>
            </w:pPr>
            <w:r w:rsidRPr="00BD117A">
              <w:t>Homeopatia,</w:t>
            </w:r>
          </w:p>
          <w:p w14:paraId="5D13FDB8" w14:textId="77777777" w:rsidR="00273ACE" w:rsidRPr="00BD117A" w:rsidRDefault="00273ACE" w:rsidP="00273ACE">
            <w:pPr>
              <w:pStyle w:val="Tabelatekst"/>
            </w:pPr>
            <w:r w:rsidRPr="00BD117A">
              <w:t>Import docelowy,</w:t>
            </w:r>
          </w:p>
          <w:p w14:paraId="074738CF" w14:textId="77777777" w:rsidR="00273ACE" w:rsidRPr="00BD117A" w:rsidRDefault="00C822B6" w:rsidP="00273ACE">
            <w:pPr>
              <w:pStyle w:val="Tabelatekst"/>
            </w:pPr>
            <w:r w:rsidRPr="00BD117A">
              <w:t>Import równoległy,</w:t>
            </w:r>
          </w:p>
          <w:p w14:paraId="1469F3D1" w14:textId="77777777" w:rsidR="00C822B6" w:rsidRPr="00BD117A" w:rsidRDefault="00C822B6" w:rsidP="00273ACE">
            <w:pPr>
              <w:pStyle w:val="Tabelatekst"/>
            </w:pPr>
            <w:r w:rsidRPr="00BD117A">
              <w:t>Leki importowane ze świadectwem MZ,</w:t>
            </w:r>
          </w:p>
          <w:p w14:paraId="2E70BFFE" w14:textId="77777777" w:rsidR="00C822B6" w:rsidRPr="00BD117A" w:rsidRDefault="00C822B6" w:rsidP="00273ACE">
            <w:pPr>
              <w:pStyle w:val="Tabelatekst"/>
            </w:pPr>
            <w:r w:rsidRPr="00BD117A">
              <w:t>Leki krajowe ze świadectwem MZ,</w:t>
            </w:r>
          </w:p>
          <w:p w14:paraId="36B0542C" w14:textId="77777777" w:rsidR="00C822B6" w:rsidRPr="00BD117A" w:rsidRDefault="00C822B6" w:rsidP="00273ACE">
            <w:pPr>
              <w:pStyle w:val="Tabelatekst"/>
            </w:pPr>
            <w:r w:rsidRPr="00BD117A">
              <w:t>Narkotyki,</w:t>
            </w:r>
          </w:p>
          <w:p w14:paraId="26A78EE7" w14:textId="77777777" w:rsidR="00C822B6" w:rsidRPr="00BD117A" w:rsidRDefault="00C822B6" w:rsidP="00273ACE">
            <w:pPr>
              <w:pStyle w:val="Tabelatekst"/>
            </w:pPr>
            <w:r w:rsidRPr="00BD117A">
              <w:t>Narkotyki z grupy III-N,</w:t>
            </w:r>
          </w:p>
          <w:p w14:paraId="6D26D181" w14:textId="77777777" w:rsidR="00C822B6" w:rsidRPr="00BD117A" w:rsidRDefault="008B59D2" w:rsidP="00273ACE">
            <w:pPr>
              <w:pStyle w:val="Tabelatekst"/>
            </w:pPr>
            <w:r w:rsidRPr="00BD117A">
              <w:t>Odżywki,</w:t>
            </w:r>
          </w:p>
          <w:p w14:paraId="2B309539" w14:textId="77777777" w:rsidR="008B59D2" w:rsidRPr="00BD117A" w:rsidRDefault="008B59D2" w:rsidP="00273ACE">
            <w:pPr>
              <w:pStyle w:val="Tabelatekst"/>
            </w:pPr>
            <w:r w:rsidRPr="00BD117A">
              <w:t>Prekursory,</w:t>
            </w:r>
          </w:p>
          <w:p w14:paraId="0C39C423" w14:textId="77777777" w:rsidR="008B59D2" w:rsidRPr="00BD117A" w:rsidRDefault="008B59D2" w:rsidP="00273ACE">
            <w:pPr>
              <w:pStyle w:val="Tabelatekst"/>
            </w:pPr>
            <w:r w:rsidRPr="00BD117A">
              <w:t>Psychotropy,</w:t>
            </w:r>
          </w:p>
          <w:p w14:paraId="32AB9D0D" w14:textId="77777777" w:rsidR="008B59D2" w:rsidRPr="00BD117A" w:rsidRDefault="008B59D2" w:rsidP="00273ACE">
            <w:pPr>
              <w:pStyle w:val="Tabelatekst"/>
            </w:pPr>
            <w:r w:rsidRPr="00BD117A">
              <w:t>Receptura,</w:t>
            </w:r>
          </w:p>
          <w:p w14:paraId="0AA1D24C" w14:textId="77777777" w:rsidR="008B59D2" w:rsidRPr="00BD117A" w:rsidRDefault="008B59D2" w:rsidP="00273ACE">
            <w:pPr>
              <w:pStyle w:val="Tabelatekst"/>
            </w:pPr>
            <w:r w:rsidRPr="00BD117A">
              <w:t>Środki dezynfekcyjne,</w:t>
            </w:r>
          </w:p>
          <w:p w14:paraId="69D7E41C" w14:textId="0E2125DE" w:rsidR="008B59D2" w:rsidRPr="00BD117A" w:rsidRDefault="008B59D2" w:rsidP="00273ACE">
            <w:pPr>
              <w:pStyle w:val="Tabelatekst"/>
            </w:pPr>
            <w:r w:rsidRPr="00BD117A">
              <w:t>Zioła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56E5DC" w14:textId="69287EF6" w:rsidR="00F234C9" w:rsidRPr="00BD117A" w:rsidRDefault="007507EB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BCDAAD" w14:textId="26AC17D9" w:rsidR="00F234C9" w:rsidRPr="00BD117A" w:rsidRDefault="00C8345D">
            <w:pPr>
              <w:pStyle w:val="Tabelatekst"/>
            </w:pPr>
            <w:r>
              <w:t>Z</w:t>
            </w:r>
            <w:r w:rsidR="007507EB" w:rsidRPr="00BD117A">
              <w:t>estaw opcji: Grupa farmaceutyczna</w:t>
            </w:r>
          </w:p>
        </w:tc>
      </w:tr>
      <w:tr w:rsidR="00D27B83" w:rsidRPr="00BD117A" w14:paraId="5AF667C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91C66" w14:textId="5BF7E92D" w:rsidR="00D27B83" w:rsidRPr="00BD117A" w:rsidRDefault="007E6C1F">
            <w:pPr>
              <w:pStyle w:val="Tabelatekst"/>
            </w:pPr>
            <w:r w:rsidRPr="00BD117A">
              <w:t>Grupa marżowa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2358B5" w14:textId="7145FA47" w:rsidR="00D27B83" w:rsidRPr="00BD117A" w:rsidRDefault="001C4F31">
            <w:pPr>
              <w:pStyle w:val="Tabelatekst"/>
            </w:pPr>
            <w:proofErr w:type="spellStart"/>
            <w:r w:rsidRPr="00BD117A">
              <w:t>neu_margingroup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0F07EC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7C0011" w14:textId="77777777" w:rsidR="00D27B83" w:rsidRPr="00BD117A" w:rsidRDefault="001C4F31">
            <w:pPr>
              <w:pStyle w:val="Tabelatekst"/>
            </w:pPr>
            <w:r w:rsidRPr="00BD117A">
              <w:t>Grupa marżowa Produktu</w:t>
            </w:r>
            <w:r w:rsidR="008515FB" w:rsidRPr="00BD117A">
              <w:t>:</w:t>
            </w:r>
          </w:p>
          <w:p w14:paraId="5B0683DC" w14:textId="77777777" w:rsidR="008515FB" w:rsidRPr="00BD117A" w:rsidRDefault="008515FB">
            <w:pPr>
              <w:pStyle w:val="Tabelatekst"/>
            </w:pPr>
            <w:r w:rsidRPr="00BD117A">
              <w:t>Urzędówki,</w:t>
            </w:r>
          </w:p>
          <w:p w14:paraId="4734EA3D" w14:textId="77777777" w:rsidR="008515FB" w:rsidRPr="00BD117A" w:rsidRDefault="008515FB">
            <w:pPr>
              <w:pStyle w:val="Tabelatekst"/>
            </w:pPr>
            <w:r w:rsidRPr="00BD117A">
              <w:t>Umowne,</w:t>
            </w:r>
          </w:p>
          <w:p w14:paraId="4CAFBF5A" w14:textId="62023226" w:rsidR="008515FB" w:rsidRPr="00BD117A" w:rsidRDefault="008515FB">
            <w:pPr>
              <w:pStyle w:val="Tabelatekst"/>
            </w:pPr>
            <w:r w:rsidRPr="00BD117A">
              <w:t>Wyłączone z rabatowania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4CB8A3" w14:textId="0890D6BD" w:rsidR="00D27B83" w:rsidRPr="00BD117A" w:rsidRDefault="001C4F31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540FFE" w14:textId="59ABB8AD" w:rsidR="00D27B83" w:rsidRPr="00BD117A" w:rsidRDefault="00C8345D">
            <w:pPr>
              <w:pStyle w:val="Tabelatekst"/>
            </w:pPr>
            <w:r>
              <w:t>Z</w:t>
            </w:r>
            <w:r w:rsidR="001C4F31" w:rsidRPr="00BD117A">
              <w:t>estaw opcji: Grupa marżowa</w:t>
            </w:r>
          </w:p>
        </w:tc>
      </w:tr>
      <w:tr w:rsidR="00D27B83" w:rsidRPr="00BD117A" w14:paraId="0907567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3AEDE" w14:textId="106DA9CA" w:rsidR="00D27B83" w:rsidRPr="00BD117A" w:rsidRDefault="008515FB">
            <w:pPr>
              <w:pStyle w:val="Tabelatekst"/>
            </w:pPr>
            <w:r w:rsidRPr="00BD117A">
              <w:t>VAT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8431A" w14:textId="2B3A2968" w:rsidR="00D27B83" w:rsidRPr="00BD117A" w:rsidRDefault="009A3652">
            <w:pPr>
              <w:pStyle w:val="Tabelatekst"/>
            </w:pPr>
            <w:proofErr w:type="spellStart"/>
            <w:r w:rsidRPr="00BD117A">
              <w:t>neu_vatrate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A32F17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A4CD1C" w14:textId="77777777" w:rsidR="00D27B83" w:rsidRPr="00BD117A" w:rsidRDefault="009A3652">
            <w:pPr>
              <w:pStyle w:val="Tabelatekst"/>
            </w:pPr>
            <w:r w:rsidRPr="00BD117A">
              <w:t>Stawka VAT Produktu:</w:t>
            </w:r>
          </w:p>
          <w:p w14:paraId="71F9AE6D" w14:textId="77777777" w:rsidR="009A3652" w:rsidRPr="00BD117A" w:rsidRDefault="009A3652">
            <w:pPr>
              <w:pStyle w:val="Tabelatekst"/>
            </w:pPr>
            <w:r w:rsidRPr="00BD117A">
              <w:t>0,</w:t>
            </w:r>
          </w:p>
          <w:p w14:paraId="4A327033" w14:textId="77777777" w:rsidR="009A3652" w:rsidRPr="00BD117A" w:rsidRDefault="009A3652">
            <w:pPr>
              <w:pStyle w:val="Tabelatekst"/>
            </w:pPr>
            <w:r w:rsidRPr="00BD117A">
              <w:t>5,</w:t>
            </w:r>
          </w:p>
          <w:p w14:paraId="52915374" w14:textId="77777777" w:rsidR="009A3652" w:rsidRPr="00BD117A" w:rsidRDefault="009A3652">
            <w:pPr>
              <w:pStyle w:val="Tabelatekst"/>
            </w:pPr>
            <w:r w:rsidRPr="00BD117A">
              <w:t>8,</w:t>
            </w:r>
          </w:p>
          <w:p w14:paraId="25523563" w14:textId="7F818FA2" w:rsidR="009A3652" w:rsidRPr="00BD117A" w:rsidRDefault="009A3652">
            <w:pPr>
              <w:pStyle w:val="Tabelatekst"/>
            </w:pPr>
            <w:r w:rsidRPr="00BD117A">
              <w:t>23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D6DB00" w14:textId="77777777" w:rsidR="00D27B83" w:rsidRPr="00BD117A" w:rsidRDefault="00D27B83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9C6625" w14:textId="76DAF3E4" w:rsidR="00D27B83" w:rsidRPr="00BD117A" w:rsidRDefault="00C8345D">
            <w:pPr>
              <w:pStyle w:val="Tabelatekst"/>
            </w:pPr>
            <w:r>
              <w:t>Z</w:t>
            </w:r>
            <w:r w:rsidR="009A3652" w:rsidRPr="00BD117A">
              <w:t>estaw opcji: Stawka VAT</w:t>
            </w:r>
          </w:p>
        </w:tc>
      </w:tr>
      <w:tr w:rsidR="00D27B83" w:rsidRPr="00BD117A" w14:paraId="7A768FF3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91B32" w14:textId="41612A1A" w:rsidR="00D27B83" w:rsidRPr="00BD117A" w:rsidRDefault="00CE3DCA">
            <w:pPr>
              <w:pStyle w:val="Tabelatekst"/>
            </w:pPr>
            <w:r w:rsidRPr="00BD117A">
              <w:t>Opakowanie zbiorcze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F523C9" w14:textId="125614BB" w:rsidR="00D27B83" w:rsidRPr="00BD117A" w:rsidRDefault="00CE3DCA">
            <w:pPr>
              <w:pStyle w:val="Tabelatekst"/>
            </w:pPr>
            <w:proofErr w:type="spellStart"/>
            <w:r w:rsidRPr="00BD117A">
              <w:t>neu_packagingset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6A8899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07205D" w14:textId="42AC46EF" w:rsidR="00D27B83" w:rsidRPr="00BD117A" w:rsidRDefault="00CE3DCA">
            <w:pPr>
              <w:pStyle w:val="Tabelatekst"/>
            </w:pPr>
            <w:r w:rsidRPr="00BD117A">
              <w:t>Opakowanie zbiorcze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714DE6" w14:textId="2E0CE4DC" w:rsidR="00D27B83" w:rsidRPr="00BD117A" w:rsidRDefault="00CE3DCA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C660A5" w14:textId="53466A3E" w:rsidR="00D27B83" w:rsidRPr="00BD117A" w:rsidRDefault="00D27B83">
            <w:pPr>
              <w:pStyle w:val="Tabelatekst"/>
            </w:pPr>
          </w:p>
        </w:tc>
      </w:tr>
      <w:tr w:rsidR="00D27B83" w:rsidRPr="00BD117A" w14:paraId="04F69BC5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E2F7A" w14:textId="1F011F54" w:rsidR="00D27B83" w:rsidRPr="00BD117A" w:rsidRDefault="00773641">
            <w:pPr>
              <w:pStyle w:val="Tabelatekst"/>
            </w:pPr>
            <w:r w:rsidRPr="00BD117A">
              <w:t>Cena zakupu ZACZ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01398" w14:textId="0C2DCAE2" w:rsidR="00D27B83" w:rsidRPr="00BD117A" w:rsidRDefault="00773641">
            <w:pPr>
              <w:pStyle w:val="Tabelatekst"/>
            </w:pPr>
            <w:proofErr w:type="spellStart"/>
            <w:r w:rsidRPr="00BD117A">
              <w:t>neu_pricepurchase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C7180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0B400C" w14:textId="7B78B1D6" w:rsidR="00D27B83" w:rsidRPr="00BD117A" w:rsidRDefault="00773641">
            <w:pPr>
              <w:pStyle w:val="Tabelatekst"/>
            </w:pPr>
            <w:r w:rsidRPr="00BD117A">
              <w:t>Cena zakupu ZACZ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A4F2A3" w14:textId="7F927609" w:rsidR="00D27B83" w:rsidRPr="00BD117A" w:rsidRDefault="00773641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FD2EBB" w14:textId="4F66AE3B" w:rsidR="00D27B83" w:rsidRPr="00BD117A" w:rsidRDefault="00D27B83">
            <w:pPr>
              <w:pStyle w:val="Tabelatekst"/>
            </w:pPr>
          </w:p>
        </w:tc>
      </w:tr>
      <w:tr w:rsidR="00D27B83" w:rsidRPr="00BD117A" w14:paraId="6D8D1134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89A7F" w14:textId="2960D56E" w:rsidR="00D27B83" w:rsidRPr="00BD117A" w:rsidRDefault="00C93643">
            <w:pPr>
              <w:pStyle w:val="Tabelatekst"/>
            </w:pPr>
            <w:r w:rsidRPr="00BD117A">
              <w:t>Cena hurtowa ZCCG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5BD5C6" w14:textId="037F08B0" w:rsidR="00D27B83" w:rsidRPr="00BD117A" w:rsidRDefault="00E477B7">
            <w:pPr>
              <w:pStyle w:val="Tabelatekst"/>
            </w:pPr>
            <w:proofErr w:type="spellStart"/>
            <w:r w:rsidRPr="00BD117A">
              <w:t>neu_pricewholesalezccg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4EC64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8D7B8A" w14:textId="0AC623B4" w:rsidR="00D27B83" w:rsidRPr="00BD117A" w:rsidRDefault="00E477B7">
            <w:pPr>
              <w:pStyle w:val="Tabelatekst"/>
            </w:pPr>
            <w:r w:rsidRPr="00BD117A">
              <w:t>Cena hurtowa ZCCG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C9345A" w14:textId="1238AE7A" w:rsidR="00D27B83" w:rsidRPr="00BD117A" w:rsidRDefault="00773641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EA24A7" w14:textId="3136E1E1" w:rsidR="00D27B83" w:rsidRPr="00BD117A" w:rsidRDefault="00D27B83">
            <w:pPr>
              <w:pStyle w:val="Tabelatekst"/>
            </w:pPr>
          </w:p>
        </w:tc>
      </w:tr>
      <w:tr w:rsidR="00D27B83" w:rsidRPr="00BD117A" w14:paraId="26A12B54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7D2D5" w14:textId="4FC514A8" w:rsidR="00D27B83" w:rsidRPr="00BD117A" w:rsidRDefault="0021023C">
            <w:pPr>
              <w:pStyle w:val="Tabelatekst"/>
            </w:pPr>
            <w:r w:rsidRPr="00BD117A">
              <w:t>Cena handlowa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6020C1" w14:textId="3A8AD67D" w:rsidR="00D27B83" w:rsidRPr="00BD117A" w:rsidRDefault="00981573">
            <w:pPr>
              <w:pStyle w:val="Tabelatekst"/>
            </w:pPr>
            <w:proofErr w:type="spellStart"/>
            <w:r w:rsidRPr="00BD117A">
              <w:t>neu_pricetrade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54AD4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A48221" w14:textId="701ECBA1" w:rsidR="00D27B83" w:rsidRPr="00BD117A" w:rsidRDefault="00981573">
            <w:pPr>
              <w:pStyle w:val="Tabelatekst"/>
            </w:pPr>
            <w:r w:rsidRPr="00BD117A">
              <w:t>Cena handlowa ZACH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210109" w14:textId="238A4C53" w:rsidR="00D27B83" w:rsidRPr="00BD117A" w:rsidRDefault="00773641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316FF6" w14:textId="2184436A" w:rsidR="00D27B83" w:rsidRPr="00BD117A" w:rsidRDefault="00D27B83">
            <w:pPr>
              <w:pStyle w:val="Tabelatekst"/>
            </w:pPr>
          </w:p>
        </w:tc>
      </w:tr>
      <w:tr w:rsidR="00D27B83" w:rsidRPr="00BD117A" w14:paraId="2D15D6AE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E82B4" w14:textId="6765B41E" w:rsidR="00D27B83" w:rsidRPr="00BD117A" w:rsidRDefault="00981573">
            <w:pPr>
              <w:pStyle w:val="Tabelatekst"/>
            </w:pPr>
            <w:r w:rsidRPr="00BD117A">
              <w:t>Maksymalna cena hurtowa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8F7B9" w14:textId="64DB0C00" w:rsidR="00D27B83" w:rsidRPr="00BD117A" w:rsidRDefault="00981573">
            <w:pPr>
              <w:pStyle w:val="Tabelatekst"/>
            </w:pPr>
            <w:proofErr w:type="spellStart"/>
            <w:r w:rsidRPr="00BD117A">
              <w:t>neu_pricewholesalemaximum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46739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28C8A7" w14:textId="3209F53C" w:rsidR="00D27B83" w:rsidRPr="00BD117A" w:rsidRDefault="00981573">
            <w:pPr>
              <w:pStyle w:val="Tabelatekst"/>
            </w:pPr>
            <w:r w:rsidRPr="00BD117A">
              <w:t>Maksymalna cena hurtowa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A68B6E" w14:textId="0B9EC301" w:rsidR="00D27B83" w:rsidRPr="00BD117A" w:rsidRDefault="00773641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3FCFDA" w14:textId="6A1B08B4" w:rsidR="00D27B83" w:rsidRPr="00BD117A" w:rsidRDefault="00D27B83">
            <w:pPr>
              <w:pStyle w:val="Tabelatekst"/>
            </w:pPr>
          </w:p>
        </w:tc>
      </w:tr>
      <w:tr w:rsidR="00D27B83" w:rsidRPr="00BD117A" w14:paraId="4A6D5FD7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AA2E6" w14:textId="7DFDE76A" w:rsidR="00D27B83" w:rsidRPr="00BD117A" w:rsidRDefault="00C92138">
            <w:pPr>
              <w:pStyle w:val="Tabelatekst"/>
            </w:pPr>
            <w:r w:rsidRPr="00BD117A">
              <w:t>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2814C4" w14:textId="71F92328" w:rsidR="00D27B83" w:rsidRPr="00BD117A" w:rsidRDefault="00C92138">
            <w:pPr>
              <w:pStyle w:val="Tabelatekst"/>
            </w:pPr>
            <w:proofErr w:type="spellStart"/>
            <w:r w:rsidRPr="00BD117A">
              <w:t>neu_isproducermwir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17A6C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B24532" w14:textId="1663EE1D" w:rsidR="00D27B83" w:rsidRPr="00BD117A" w:rsidRDefault="00C92138">
            <w:pPr>
              <w:pStyle w:val="Tabelatekst"/>
            </w:pPr>
            <w:r w:rsidRPr="00BD117A">
              <w:t>Czy producent Produktu jest MR / IR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155F56" w14:textId="5D9CC799" w:rsidR="00D27B83" w:rsidRPr="00BD117A" w:rsidRDefault="00C92138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F74DB8" w14:textId="2A29E15F" w:rsidR="00D27B83" w:rsidRPr="00BD117A" w:rsidRDefault="00D27B83">
            <w:pPr>
              <w:pStyle w:val="Tabelatekst"/>
            </w:pPr>
          </w:p>
        </w:tc>
      </w:tr>
      <w:tr w:rsidR="00D27B83" w:rsidRPr="00BD117A" w14:paraId="3C81A197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3D5C3" w14:textId="3506B3F7" w:rsidR="00D27B83" w:rsidRPr="00BD117A" w:rsidRDefault="00C92138">
            <w:pPr>
              <w:pStyle w:val="Tabelatekst"/>
            </w:pPr>
            <w:r w:rsidRPr="00BD117A">
              <w:t>Czy aktywna kartoteka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C5B41" w14:textId="2BA09628" w:rsidR="00D27B83" w:rsidRPr="00BD117A" w:rsidRDefault="00C92138">
            <w:pPr>
              <w:pStyle w:val="Tabelatekst"/>
            </w:pPr>
            <w:proofErr w:type="spellStart"/>
            <w:r w:rsidRPr="00BD117A">
              <w:t>neu_activematerial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5960C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9AB7FB" w14:textId="77777777" w:rsidR="00D27B83" w:rsidRPr="00BD117A" w:rsidRDefault="00C33749">
            <w:pPr>
              <w:pStyle w:val="Tabelatekst"/>
            </w:pPr>
            <w:r w:rsidRPr="00BD117A">
              <w:t>Czy aktywna kartoteka Produktu, pole do importu danych:</w:t>
            </w:r>
          </w:p>
          <w:p w14:paraId="2E53D736" w14:textId="77777777" w:rsidR="00C33749" w:rsidRPr="00BD117A" w:rsidRDefault="00C33749">
            <w:pPr>
              <w:pStyle w:val="Tabelatekst"/>
            </w:pPr>
            <w:r w:rsidRPr="00BD117A">
              <w:lastRenderedPageBreak/>
              <w:t>Aktywna</w:t>
            </w:r>
          </w:p>
          <w:p w14:paraId="4249FE23" w14:textId="16B0DFE0" w:rsidR="00C33749" w:rsidRPr="00BD117A" w:rsidRDefault="00C33749">
            <w:pPr>
              <w:pStyle w:val="Tabelatekst"/>
            </w:pPr>
            <w:r w:rsidRPr="00BD117A">
              <w:t>Nieaktywna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A74BE6" w14:textId="5C0573C7" w:rsidR="00D27B83" w:rsidRPr="00BD117A" w:rsidRDefault="00C33749">
            <w:pPr>
              <w:pStyle w:val="Tabelatekst"/>
            </w:pPr>
            <w:r w:rsidRPr="00BD117A">
              <w:lastRenderedPageBreak/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177F76" w14:textId="23B7B648" w:rsidR="00D27B83" w:rsidRPr="00BD117A" w:rsidRDefault="00D27B83">
            <w:pPr>
              <w:pStyle w:val="Tabelatekst"/>
            </w:pPr>
          </w:p>
        </w:tc>
      </w:tr>
      <w:tr w:rsidR="00D27B83" w:rsidRPr="00BD117A" w14:paraId="75425A8D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CD82" w14:textId="1B0C0D90" w:rsidR="00D27B83" w:rsidRPr="00BD117A" w:rsidRDefault="000D53C8">
            <w:pPr>
              <w:pStyle w:val="Tabelatekst"/>
            </w:pPr>
            <w:r w:rsidRPr="00BD117A">
              <w:t>Aktywna kartoteka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EB498" w14:textId="0822A2C0" w:rsidR="00D27B83" w:rsidRPr="00BD117A" w:rsidRDefault="003A28AA">
            <w:pPr>
              <w:pStyle w:val="Tabelatekst"/>
            </w:pPr>
            <w:proofErr w:type="spellStart"/>
            <w:r w:rsidRPr="00BD117A">
              <w:t>neu_isactivematerial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2DFD1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614265" w14:textId="742CC43C" w:rsidR="00D27B83" w:rsidRPr="00BD117A" w:rsidRDefault="003A28AA">
            <w:pPr>
              <w:pStyle w:val="Tabelatekst"/>
            </w:pPr>
            <w:r w:rsidRPr="00BD117A">
              <w:t>Czy kartoteka Produktu jest aktywna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3D04FF" w14:textId="3396CA4B" w:rsidR="00D27B83" w:rsidRPr="00BD117A" w:rsidRDefault="00C3374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F5581F" w14:textId="59D8A78B" w:rsidR="00D27B83" w:rsidRPr="00BD117A" w:rsidRDefault="00D27B83">
            <w:pPr>
              <w:pStyle w:val="Tabelatekst"/>
            </w:pPr>
          </w:p>
        </w:tc>
      </w:tr>
      <w:tr w:rsidR="00D27B83" w:rsidRPr="00BD117A" w14:paraId="1F63843E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6DFBE" w14:textId="0D396DB1" w:rsidR="00D27B83" w:rsidRPr="00BD117A" w:rsidRDefault="003A28AA">
            <w:pPr>
              <w:pStyle w:val="Tabelatekst"/>
            </w:pPr>
            <w:r w:rsidRPr="00BD117A">
              <w:t>Cena zakupu 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325AF6" w14:textId="5A78DB60" w:rsidR="00D27B83" w:rsidRPr="00BD117A" w:rsidRDefault="003A28AA">
            <w:pPr>
              <w:pStyle w:val="Tabelatekst"/>
            </w:pPr>
            <w:proofErr w:type="spellStart"/>
            <w:r w:rsidRPr="00BD117A">
              <w:t>neu_pricepurchasemwir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8482B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5540F6" w14:textId="6581DF33" w:rsidR="00D27B83" w:rsidRPr="00BD117A" w:rsidRDefault="003A28AA">
            <w:pPr>
              <w:pStyle w:val="Tabelatekst"/>
            </w:pPr>
            <w:r w:rsidRPr="00BD117A">
              <w:t>Cena zakupu MW / IR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A9DEB4" w14:textId="6A6BBC91" w:rsidR="00D27B83" w:rsidRPr="00BD117A" w:rsidRDefault="00C93643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D18837" w14:textId="67A072F5" w:rsidR="00D27B83" w:rsidRPr="00BD117A" w:rsidRDefault="00D27B83">
            <w:pPr>
              <w:pStyle w:val="Tabelatekst"/>
            </w:pPr>
          </w:p>
        </w:tc>
      </w:tr>
      <w:tr w:rsidR="00D27B83" w:rsidRPr="00BD117A" w14:paraId="79F4DFAC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85218" w14:textId="6CA55DED" w:rsidR="00D27B83" w:rsidRPr="00BD117A" w:rsidRDefault="0055519C">
            <w:pPr>
              <w:pStyle w:val="Tabelatekst"/>
            </w:pPr>
            <w:r w:rsidRPr="00BD117A">
              <w:t>Cena sprzedaży 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24D92" w14:textId="6FC214DA" w:rsidR="00D27B83" w:rsidRPr="00BD117A" w:rsidRDefault="0055519C">
            <w:pPr>
              <w:pStyle w:val="Tabelatekst"/>
            </w:pPr>
            <w:proofErr w:type="spellStart"/>
            <w:r w:rsidRPr="00BD117A">
              <w:t>neu_pricesellingmwir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C68E69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525113" w14:textId="3FBC3D91" w:rsidR="00D27B83" w:rsidRPr="00BD117A" w:rsidRDefault="0055519C">
            <w:pPr>
              <w:pStyle w:val="Tabelatekst"/>
            </w:pPr>
            <w:r w:rsidRPr="00BD117A">
              <w:t>Cena sprzedaży MW / IR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FD145B" w14:textId="422DEC21" w:rsidR="00D27B83" w:rsidRPr="00BD117A" w:rsidRDefault="00C93643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02A15A" w14:textId="11671DB0" w:rsidR="00D27B83" w:rsidRPr="00BD117A" w:rsidRDefault="00D27B83">
            <w:pPr>
              <w:pStyle w:val="Tabelatekst"/>
            </w:pPr>
          </w:p>
        </w:tc>
      </w:tr>
      <w:tr w:rsidR="00D27B83" w:rsidRPr="00BD117A" w14:paraId="78903C75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EE84" w14:textId="5AE2CB3A" w:rsidR="00D27B83" w:rsidRPr="00BD117A" w:rsidRDefault="0055519C">
            <w:pPr>
              <w:pStyle w:val="Tabelatekst"/>
            </w:pPr>
            <w:r w:rsidRPr="00BD117A">
              <w:t>Sprzedaż ilość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AF061" w14:textId="6264015D" w:rsidR="00D27B83" w:rsidRPr="00BD117A" w:rsidRDefault="0055519C">
            <w:pPr>
              <w:pStyle w:val="Tabelatekst"/>
            </w:pPr>
            <w:proofErr w:type="spellStart"/>
            <w:r w:rsidRPr="00BD117A">
              <w:t>neu_salequantity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749C73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A2958F" w14:textId="2155E932" w:rsidR="00D27B83" w:rsidRPr="00BD117A" w:rsidRDefault="0055519C">
            <w:pPr>
              <w:pStyle w:val="Tabelatekst"/>
            </w:pPr>
            <w:r w:rsidRPr="00BD117A">
              <w:t>Sprzedaż ilość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50681E" w14:textId="0D91BBE6" w:rsidR="00D27B83" w:rsidRPr="00BD117A" w:rsidRDefault="004954A3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B70038" w14:textId="26EF51E6" w:rsidR="00D27B83" w:rsidRPr="00BD117A" w:rsidRDefault="00C8345D">
            <w:pPr>
              <w:pStyle w:val="Tabelatekst"/>
            </w:pPr>
            <w:r>
              <w:t>D</w:t>
            </w:r>
            <w:r w:rsidR="004954A3" w:rsidRPr="00BD117A">
              <w:t>okładność: 10</w:t>
            </w:r>
          </w:p>
        </w:tc>
      </w:tr>
      <w:tr w:rsidR="00D27B83" w:rsidRPr="00BD117A" w14:paraId="7AFD0184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381EF" w14:textId="15465C12" w:rsidR="00D27B83" w:rsidRPr="00BD117A" w:rsidRDefault="002A2272">
            <w:pPr>
              <w:pStyle w:val="Tabelatekst"/>
            </w:pPr>
            <w:r w:rsidRPr="00BD117A">
              <w:t>Koszt własny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CA2CA" w14:textId="729D9552" w:rsidR="00D27B83" w:rsidRPr="00BD117A" w:rsidRDefault="00313FEF">
            <w:pPr>
              <w:pStyle w:val="Tabelatekst"/>
            </w:pPr>
            <w:proofErr w:type="spellStart"/>
            <w:r w:rsidRPr="00BD117A">
              <w:t>neu_costzach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0DE79E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7B4FC5" w14:textId="4901435A" w:rsidR="00D27B83" w:rsidRPr="00BD117A" w:rsidRDefault="00313FEF">
            <w:pPr>
              <w:pStyle w:val="Tabelatekst"/>
            </w:pPr>
            <w:r w:rsidRPr="00BD117A">
              <w:t>Koszt własny ZACH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B01B52" w14:textId="02F379D9" w:rsidR="00D27B83" w:rsidRPr="00BD117A" w:rsidRDefault="00313FE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150211" w14:textId="33EF4FA1" w:rsidR="00D27B83" w:rsidRPr="00BD117A" w:rsidRDefault="00D27B83">
            <w:pPr>
              <w:pStyle w:val="Tabelatekst"/>
            </w:pPr>
          </w:p>
        </w:tc>
      </w:tr>
      <w:tr w:rsidR="00D27B83" w:rsidRPr="00BD117A" w14:paraId="414ACF49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11A0D" w14:textId="49222F6B" w:rsidR="00D27B83" w:rsidRPr="00BD117A" w:rsidRDefault="00DA4450">
            <w:pPr>
              <w:pStyle w:val="Tabelatekst"/>
            </w:pPr>
            <w:r w:rsidRPr="00BD117A">
              <w:t>Korekta marży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13293" w14:textId="2B2BACD8" w:rsidR="00D27B83" w:rsidRPr="00BD117A" w:rsidRDefault="00DA4450">
            <w:pPr>
              <w:pStyle w:val="Tabelatekst"/>
            </w:pPr>
            <w:proofErr w:type="spellStart"/>
            <w:r w:rsidRPr="00BD117A">
              <w:t>neu_marginadjustment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E00AD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CCCD6E" w14:textId="209B5D0C" w:rsidR="00D27B83" w:rsidRPr="00BD117A" w:rsidRDefault="00DA4450">
            <w:pPr>
              <w:pStyle w:val="Tabelatekst"/>
            </w:pPr>
            <w:r w:rsidRPr="00BD117A">
              <w:t>Korekta marży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F1D3F9" w14:textId="604755A3" w:rsidR="00D27B83" w:rsidRPr="00BD117A" w:rsidRDefault="00DA4450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5DB738" w14:textId="7ECE901A" w:rsidR="00D27B83" w:rsidRPr="00BD117A" w:rsidRDefault="00D27B83">
            <w:pPr>
              <w:pStyle w:val="Tabelatekst"/>
            </w:pPr>
          </w:p>
        </w:tc>
      </w:tr>
      <w:tr w:rsidR="00D27B83" w:rsidRPr="00BD117A" w14:paraId="59C3C889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373C7" w14:textId="74AF0C6C" w:rsidR="00D27B83" w:rsidRPr="00BD117A" w:rsidRDefault="003C5D02">
            <w:pPr>
              <w:pStyle w:val="Tabelatekst"/>
            </w:pPr>
            <w:r w:rsidRPr="00BD117A">
              <w:t>Cena ZACH 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D88B6" w14:textId="795E2818" w:rsidR="00D27B83" w:rsidRPr="00BD117A" w:rsidRDefault="000C1661">
            <w:pPr>
              <w:pStyle w:val="Tabelatekst"/>
            </w:pPr>
            <w:proofErr w:type="spellStart"/>
            <w:r w:rsidRPr="00BD117A">
              <w:t>neu_pricezachmwir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828BC7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392D14" w14:textId="425237A7" w:rsidR="00D27B83" w:rsidRPr="00BD117A" w:rsidRDefault="000C1661">
            <w:pPr>
              <w:pStyle w:val="Tabelatekst"/>
            </w:pPr>
            <w:r w:rsidRPr="00BD117A">
              <w:t>Cena ZACH MW / IR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8345AA" w14:textId="2BAD33AB" w:rsidR="00D27B83" w:rsidRPr="00BD117A" w:rsidRDefault="00DA4450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1445BA" w14:textId="557B33A0" w:rsidR="00D27B83" w:rsidRPr="00BD117A" w:rsidRDefault="00D27B83">
            <w:pPr>
              <w:pStyle w:val="Tabelatekst"/>
            </w:pPr>
          </w:p>
        </w:tc>
      </w:tr>
      <w:tr w:rsidR="00D27B83" w:rsidRPr="00BD117A" w14:paraId="31C3823E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B1FB9" w14:textId="5857AF0B" w:rsidR="00D27B83" w:rsidRPr="00BD117A" w:rsidRDefault="000C1661">
            <w:pPr>
              <w:pStyle w:val="Tabelatekst"/>
            </w:pPr>
            <w:r w:rsidRPr="00BD117A">
              <w:t>Cena po rabacie 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FCD7EB" w14:textId="23827B51" w:rsidR="00D27B83" w:rsidRPr="00BD117A" w:rsidRDefault="000C1661">
            <w:pPr>
              <w:pStyle w:val="Tabelatekst"/>
            </w:pPr>
            <w:proofErr w:type="spellStart"/>
            <w:r w:rsidRPr="00BD117A">
              <w:t>neu_priceafterdiscountmwir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438CD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33CF91" w14:textId="4C1B6D53" w:rsidR="00D27B83" w:rsidRPr="00BD117A" w:rsidRDefault="000C1661">
            <w:pPr>
              <w:pStyle w:val="Tabelatekst"/>
            </w:pPr>
            <w:r w:rsidRPr="00BD117A">
              <w:t>Cena po rabacie MW / IR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AE9EE7" w14:textId="1F0195D2" w:rsidR="00D27B83" w:rsidRPr="00BD117A" w:rsidRDefault="007F5D86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12EAB9" w14:textId="72785677" w:rsidR="00D27B83" w:rsidRPr="00BD117A" w:rsidRDefault="00D27B83">
            <w:pPr>
              <w:pStyle w:val="Tabelatekst"/>
            </w:pPr>
          </w:p>
        </w:tc>
      </w:tr>
      <w:tr w:rsidR="00D27B83" w:rsidRPr="00BD117A" w14:paraId="27D5E66C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B8FD8" w14:textId="083924F0" w:rsidR="00D27B83" w:rsidRPr="00BD117A" w:rsidRDefault="001E3452">
            <w:pPr>
              <w:pStyle w:val="Tabelatekst"/>
            </w:pPr>
            <w:r w:rsidRPr="00BD117A">
              <w:t>Cena sprzedaży MW / IR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EA1176" w14:textId="434EE2F8" w:rsidR="00D27B83" w:rsidRPr="00BD117A" w:rsidRDefault="001E3452">
            <w:pPr>
              <w:pStyle w:val="Tabelatekst"/>
            </w:pPr>
            <w:proofErr w:type="spellStart"/>
            <w:r w:rsidRPr="00BD117A">
              <w:t>neu_pricesellingmwir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AC93FD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B62CA0" w14:textId="6267969B" w:rsidR="00D27B83" w:rsidRPr="00BD117A" w:rsidRDefault="001E3452">
            <w:pPr>
              <w:pStyle w:val="Tabelatekst"/>
            </w:pPr>
            <w:r w:rsidRPr="00BD117A">
              <w:t>Cena sprzedaży MW / IR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DAB630" w14:textId="1ADD6CFD" w:rsidR="00D27B83" w:rsidRPr="00BD117A" w:rsidRDefault="007F5D86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8C34E5" w14:textId="0D9A0F2A" w:rsidR="00D27B83" w:rsidRPr="00BD117A" w:rsidRDefault="00D27B83">
            <w:pPr>
              <w:pStyle w:val="Tabelatekst"/>
            </w:pPr>
          </w:p>
        </w:tc>
      </w:tr>
      <w:tr w:rsidR="00D27B83" w:rsidRPr="00BD117A" w14:paraId="1F088FE6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2C4BE" w14:textId="08DDAC12" w:rsidR="00D27B83" w:rsidRPr="00BD117A" w:rsidRDefault="001E3452">
            <w:pPr>
              <w:pStyle w:val="Tabelatekst"/>
            </w:pPr>
            <w:r w:rsidRPr="00BD117A">
              <w:t>Wskaźnik marży (90%)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27209" w14:textId="42708196" w:rsidR="00D27B83" w:rsidRPr="00BD117A" w:rsidRDefault="001E3452">
            <w:pPr>
              <w:pStyle w:val="Tabelatekst"/>
            </w:pPr>
            <w:proofErr w:type="spellStart"/>
            <w:r w:rsidRPr="00BD117A">
              <w:t>neu_marginindicator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D81EA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BD9BCB" w14:textId="71821674" w:rsidR="00D27B83" w:rsidRPr="00BD117A" w:rsidRDefault="001E3452">
            <w:pPr>
              <w:pStyle w:val="Tabelatekst"/>
            </w:pPr>
            <w:r w:rsidRPr="00BD117A">
              <w:t>Wskaźnik marży (90%)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0E6D8D" w14:textId="7C39BC51" w:rsidR="00D27B83" w:rsidRPr="00BD117A" w:rsidRDefault="001E3452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8D8A8A" w14:textId="45688B4C" w:rsidR="00D27B83" w:rsidRPr="00BD117A" w:rsidRDefault="00C8345D">
            <w:pPr>
              <w:pStyle w:val="Tabelatekst"/>
            </w:pPr>
            <w:r>
              <w:t>D</w:t>
            </w:r>
            <w:r w:rsidR="001E3452" w:rsidRPr="00BD117A">
              <w:t>okładność: 10</w:t>
            </w:r>
          </w:p>
        </w:tc>
      </w:tr>
      <w:tr w:rsidR="00D27B83" w:rsidRPr="00BD117A" w14:paraId="200AEF4C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14E7B" w14:textId="6EC7A612" w:rsidR="00D27B83" w:rsidRPr="00BD117A" w:rsidRDefault="00507A4F">
            <w:pPr>
              <w:pStyle w:val="Tabelatekst"/>
            </w:pPr>
            <w:r w:rsidRPr="00BD117A">
              <w:t>Cena handlowa przed podwyżką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CB094" w14:textId="0FE9DE8C" w:rsidR="00D27B83" w:rsidRPr="00BD117A" w:rsidRDefault="00507A4F">
            <w:pPr>
              <w:pStyle w:val="Tabelatekst"/>
            </w:pPr>
            <w:proofErr w:type="spellStart"/>
            <w:r w:rsidRPr="00BD117A">
              <w:t>neu_pricetradebeforerise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F0D2E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F9A1BC" w14:textId="65431877" w:rsidR="00D27B83" w:rsidRPr="00BD117A" w:rsidRDefault="00507A4F">
            <w:pPr>
              <w:pStyle w:val="Tabelatekst"/>
            </w:pPr>
            <w:r w:rsidRPr="00BD117A">
              <w:t>Cena handlowa przed podwyżką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BE853C" w14:textId="2C28A147" w:rsidR="00D27B83" w:rsidRPr="00BD117A" w:rsidRDefault="005E47D1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0A23C5" w14:textId="614FEDFF" w:rsidR="00D27B83" w:rsidRPr="00BD117A" w:rsidRDefault="00D27B83">
            <w:pPr>
              <w:pStyle w:val="Tabelatekst"/>
            </w:pPr>
          </w:p>
        </w:tc>
      </w:tr>
      <w:tr w:rsidR="00D27B83" w:rsidRPr="00BD117A" w14:paraId="1701CEE9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0130D" w14:textId="55BF0D47" w:rsidR="00D27B83" w:rsidRPr="00BD117A" w:rsidRDefault="00507A4F">
            <w:pPr>
              <w:pStyle w:val="Tabelatekst"/>
            </w:pPr>
            <w:r w:rsidRPr="00BD117A">
              <w:t>Cena handlowa po podwyżce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7A57A" w14:textId="12496923" w:rsidR="00D27B83" w:rsidRPr="00BD117A" w:rsidRDefault="00507A4F">
            <w:pPr>
              <w:pStyle w:val="Tabelatekst"/>
            </w:pPr>
            <w:proofErr w:type="spellStart"/>
            <w:r w:rsidRPr="00BD117A">
              <w:t>neu_pricetradeafterrise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4054D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8C157F" w14:textId="5F171BEC" w:rsidR="00D27B83" w:rsidRPr="00BD117A" w:rsidRDefault="00507A4F">
            <w:pPr>
              <w:pStyle w:val="Tabelatekst"/>
            </w:pPr>
            <w:r w:rsidRPr="00BD117A">
              <w:t>Cena handlowa po podwyżce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21574A" w14:textId="2DBFFAC9" w:rsidR="00D27B83" w:rsidRPr="00BD117A" w:rsidRDefault="005E47D1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1EADE4" w14:textId="526A4CFE" w:rsidR="00D27B83" w:rsidRPr="00BD117A" w:rsidRDefault="00D27B83">
            <w:pPr>
              <w:pStyle w:val="Tabelatekst"/>
            </w:pPr>
          </w:p>
        </w:tc>
      </w:tr>
      <w:tr w:rsidR="00D27B83" w:rsidRPr="00BD117A" w14:paraId="61EC51E8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BE35E" w14:textId="73AC9880" w:rsidR="00D27B83" w:rsidRPr="00BD117A" w:rsidRDefault="00C941E4">
            <w:pPr>
              <w:pStyle w:val="Tabelatekst"/>
            </w:pPr>
            <w:r w:rsidRPr="00BD117A">
              <w:t>Procent podwyżki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E3F34" w14:textId="2A966D2F" w:rsidR="00D27B83" w:rsidRPr="00BD117A" w:rsidRDefault="00C941E4">
            <w:pPr>
              <w:pStyle w:val="Tabelatekst"/>
            </w:pPr>
            <w:proofErr w:type="spellStart"/>
            <w:r w:rsidRPr="00BD117A">
              <w:t>neu_pricetraderisepercent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B6E41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A18E93" w14:textId="3E94CC31" w:rsidR="00D27B83" w:rsidRPr="00BD117A" w:rsidRDefault="00C941E4">
            <w:pPr>
              <w:pStyle w:val="Tabelatekst"/>
            </w:pPr>
            <w:r w:rsidRPr="00BD117A">
              <w:t>Procent podwyżki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E78AE0" w14:textId="2D6864A5" w:rsidR="00D27B83" w:rsidRPr="00BD117A" w:rsidRDefault="00C941E4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C77550" w14:textId="2DE0D612" w:rsidR="00D27B83" w:rsidRPr="00BD117A" w:rsidRDefault="00C8345D">
            <w:pPr>
              <w:pStyle w:val="Tabelatekst"/>
            </w:pPr>
            <w:r>
              <w:t>D</w:t>
            </w:r>
            <w:r w:rsidR="00C941E4" w:rsidRPr="00BD117A">
              <w:t>okładność: 10</w:t>
            </w:r>
          </w:p>
        </w:tc>
      </w:tr>
      <w:tr w:rsidR="00D27B83" w:rsidRPr="00BD117A" w14:paraId="5AF27877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DA282" w14:textId="41D8AD00" w:rsidR="00D27B83" w:rsidRPr="00BD117A" w:rsidRDefault="00C941E4">
            <w:pPr>
              <w:pStyle w:val="Tabelatekst"/>
            </w:pPr>
            <w:r w:rsidRPr="00BD117A">
              <w:t>Data podwyżki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024E0" w14:textId="29566014" w:rsidR="00D27B83" w:rsidRPr="00BD117A" w:rsidRDefault="00F92BE1">
            <w:pPr>
              <w:pStyle w:val="Tabelatekst"/>
            </w:pPr>
            <w:proofErr w:type="spellStart"/>
            <w:r w:rsidRPr="00BD117A">
              <w:t>neu_pricetraderisedate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338270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1FCD17" w14:textId="1D912175" w:rsidR="00D27B83" w:rsidRPr="00BD117A" w:rsidRDefault="00F92BE1">
            <w:pPr>
              <w:pStyle w:val="Tabelatekst"/>
            </w:pPr>
            <w:r w:rsidRPr="00BD117A">
              <w:t>Data podwyżki producenta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0BD35C" w14:textId="221B11B3" w:rsidR="00D27B83" w:rsidRPr="00BD117A" w:rsidRDefault="00F92BE1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B82864" w14:textId="6E343FD6" w:rsidR="00D27B83" w:rsidRPr="00BD117A" w:rsidRDefault="00D27B83">
            <w:pPr>
              <w:pStyle w:val="Tabelatekst"/>
            </w:pPr>
          </w:p>
        </w:tc>
      </w:tr>
      <w:tr w:rsidR="00D27B83" w:rsidRPr="00BD117A" w14:paraId="57454BA7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B9426" w14:textId="1344BB39" w:rsidR="00D27B83" w:rsidRPr="00BD117A" w:rsidRDefault="00F92BE1">
            <w:pPr>
              <w:pStyle w:val="Tabelatekst"/>
            </w:pPr>
            <w:r w:rsidRPr="00BD117A">
              <w:t>Maksimum z Data podwyżki u producenta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DF2FDF" w14:textId="180A49FB" w:rsidR="00D27B83" w:rsidRPr="00BD117A" w:rsidRDefault="00F92BE1">
            <w:pPr>
              <w:pStyle w:val="Tabelatekst"/>
            </w:pPr>
            <w:proofErr w:type="spellStart"/>
            <w:r w:rsidRPr="00BD117A">
              <w:t>neu_pricetraderisedatemax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C7573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729053" w14:textId="1069ABA6" w:rsidR="00D27B83" w:rsidRPr="00BD117A" w:rsidRDefault="00F92BE1">
            <w:pPr>
              <w:pStyle w:val="Tabelatekst"/>
            </w:pPr>
            <w:r w:rsidRPr="00BD117A">
              <w:t>Maksimum z Data podwyżki u producenta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1787EF" w14:textId="11FAE0A3" w:rsidR="00D27B83" w:rsidRPr="00BD117A" w:rsidRDefault="00F92BE1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C6B61C" w14:textId="6581DB18" w:rsidR="00D27B83" w:rsidRPr="00BD117A" w:rsidRDefault="00D27B83">
            <w:pPr>
              <w:pStyle w:val="Tabelatekst"/>
            </w:pPr>
          </w:p>
        </w:tc>
      </w:tr>
      <w:tr w:rsidR="00D27B83" w:rsidRPr="00BD117A" w14:paraId="6C6D589C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D71F" w14:textId="478D7382" w:rsidR="00D27B83" w:rsidRPr="00BD117A" w:rsidRDefault="008D025A">
            <w:pPr>
              <w:pStyle w:val="Tabelatekst"/>
            </w:pPr>
            <w:r w:rsidRPr="00BD117A">
              <w:t>Maksimum z Cena handlowa przed podwyżką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6C39C" w14:textId="0036074A" w:rsidR="00D27B83" w:rsidRPr="00BD117A" w:rsidRDefault="008D025A">
            <w:pPr>
              <w:pStyle w:val="Tabelatekst"/>
            </w:pPr>
            <w:proofErr w:type="spellStart"/>
            <w:r w:rsidRPr="00BD117A">
              <w:t>neu_pricetradebeforerisemax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BB218C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02C497" w14:textId="32F2E3C3" w:rsidR="00D27B83" w:rsidRPr="00BD117A" w:rsidRDefault="008D025A">
            <w:pPr>
              <w:pStyle w:val="Tabelatekst"/>
            </w:pPr>
            <w:r w:rsidRPr="00BD117A">
              <w:t>Maksimum z Cena handlowa przed podwyżką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3C8855" w14:textId="3904AA44" w:rsidR="00D27B83" w:rsidRPr="00BD117A" w:rsidRDefault="005E47D1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46F68C" w14:textId="41BF065A" w:rsidR="00D27B83" w:rsidRPr="00BD117A" w:rsidRDefault="00D27B83">
            <w:pPr>
              <w:pStyle w:val="Tabelatekst"/>
            </w:pPr>
          </w:p>
        </w:tc>
      </w:tr>
      <w:tr w:rsidR="00D27B83" w:rsidRPr="00BD117A" w14:paraId="698317EB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16152" w14:textId="6DB4D83D" w:rsidR="00D27B83" w:rsidRPr="00BD117A" w:rsidRDefault="003F0169">
            <w:pPr>
              <w:pStyle w:val="Tabelatekst"/>
            </w:pPr>
            <w:r w:rsidRPr="00BD117A">
              <w:t>Maksimum z Cena handlowa po podwyżce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F31A5" w14:textId="1A2A9FED" w:rsidR="00D27B83" w:rsidRPr="00BD117A" w:rsidRDefault="003F0169">
            <w:pPr>
              <w:pStyle w:val="Tabelatekst"/>
            </w:pPr>
            <w:proofErr w:type="spellStart"/>
            <w:r w:rsidRPr="00BD117A">
              <w:t>neu_pricetradeafterrisemax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08340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D7EEEA" w14:textId="361B06C5" w:rsidR="00D27B83" w:rsidRPr="00BD117A" w:rsidRDefault="003F0169">
            <w:pPr>
              <w:pStyle w:val="Tabelatekst"/>
            </w:pPr>
            <w:r w:rsidRPr="00BD117A">
              <w:t>Maksimum z Cena handlowa po podwyżce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F5577B" w14:textId="0304C3DB" w:rsidR="00D27B83" w:rsidRPr="00BD117A" w:rsidRDefault="005E47D1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29E6AC" w14:textId="58639458" w:rsidR="00D27B83" w:rsidRPr="00BD117A" w:rsidRDefault="00D27B83">
            <w:pPr>
              <w:pStyle w:val="Tabelatekst"/>
            </w:pPr>
          </w:p>
        </w:tc>
      </w:tr>
      <w:tr w:rsidR="00D27B83" w:rsidRPr="00BD117A" w14:paraId="6C4D4EA9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F9F35" w14:textId="175CB9D3" w:rsidR="00D27B83" w:rsidRPr="00BD117A" w:rsidRDefault="003F0169">
            <w:pPr>
              <w:pStyle w:val="Tabelatekst"/>
            </w:pPr>
            <w:r w:rsidRPr="00BD117A">
              <w:lastRenderedPageBreak/>
              <w:t>Produkt równoważny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FB8914" w14:textId="401E5A63" w:rsidR="00D27B83" w:rsidRPr="00BD117A" w:rsidRDefault="003142FD">
            <w:pPr>
              <w:pStyle w:val="Tabelatekst"/>
            </w:pPr>
            <w:proofErr w:type="spellStart"/>
            <w:r w:rsidRPr="00BD117A">
              <w:t>neu_equivalentproductid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6800E" w14:textId="2DBE133B" w:rsidR="00D27B83" w:rsidRPr="00BD117A" w:rsidRDefault="003142FD">
            <w:pPr>
              <w:pStyle w:val="Tabelatekst"/>
            </w:pPr>
            <w:r w:rsidRPr="00BD117A">
              <w:t>Produkt SAP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2B9757" w14:textId="322D03C8" w:rsidR="00D27B83" w:rsidRPr="00BD117A" w:rsidRDefault="003142FD">
            <w:pPr>
              <w:pStyle w:val="Tabelatekst"/>
            </w:pPr>
            <w:r w:rsidRPr="00BD117A">
              <w:t>Produkt równoważny dla Produktu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59C0FE" w14:textId="006CE635" w:rsidR="00D27B83" w:rsidRPr="00BD117A" w:rsidRDefault="003142F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4DA8B1" w14:textId="638CA817" w:rsidR="00D27B83" w:rsidRPr="00BD117A" w:rsidRDefault="00505E7F">
            <w:pPr>
              <w:pStyle w:val="Tabelatekst"/>
            </w:pPr>
            <w:r>
              <w:t>Nazwa relacji</w:t>
            </w:r>
            <w:r w:rsidR="003142FD" w:rsidRPr="00BD117A">
              <w:t xml:space="preserve">: </w:t>
            </w:r>
            <w:proofErr w:type="spellStart"/>
            <w:r w:rsidR="003142FD" w:rsidRPr="00BD117A">
              <w:t>neu_product_product_equivalent</w:t>
            </w:r>
            <w:proofErr w:type="spellEnd"/>
          </w:p>
        </w:tc>
      </w:tr>
      <w:tr w:rsidR="00D27B83" w:rsidRPr="00BD117A" w14:paraId="4611A0E2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D7E3" w14:textId="7A7273C5" w:rsidR="00D27B83" w:rsidRPr="00BD117A" w:rsidRDefault="00E70B19">
            <w:pPr>
              <w:pStyle w:val="Tabelatekst"/>
            </w:pPr>
            <w:r w:rsidRPr="00BD117A">
              <w:t>Koszt własny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B0A63" w14:textId="3B93A865" w:rsidR="00D27B83" w:rsidRPr="00BD117A" w:rsidRDefault="00E70B19">
            <w:pPr>
              <w:pStyle w:val="Tabelatekst"/>
            </w:pPr>
            <w:proofErr w:type="spellStart"/>
            <w:r w:rsidRPr="00BD117A">
              <w:t>neu_costzach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FA5985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493030" w14:textId="7233AB30" w:rsidR="00D27B83" w:rsidRPr="00BD117A" w:rsidRDefault="00E70B19">
            <w:pPr>
              <w:pStyle w:val="Tabelatekst"/>
            </w:pPr>
            <w:r w:rsidRPr="00BD117A">
              <w:t>Koszt własny ZACH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CA785B" w14:textId="5D815BDA" w:rsidR="00D27B83" w:rsidRPr="00BD117A" w:rsidRDefault="00E70B19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780983" w14:textId="2811085F" w:rsidR="00D27B83" w:rsidRPr="00BD117A" w:rsidRDefault="00D27B83">
            <w:pPr>
              <w:pStyle w:val="Tabelatekst"/>
            </w:pPr>
          </w:p>
        </w:tc>
      </w:tr>
      <w:tr w:rsidR="00D27B83" w:rsidRPr="00BD117A" w14:paraId="0BE0B794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F87CD" w14:textId="011F14A0" w:rsidR="00D27B83" w:rsidRPr="00BD117A" w:rsidRDefault="00DB3A90">
            <w:pPr>
              <w:pStyle w:val="Tabelatekst"/>
            </w:pPr>
            <w:r w:rsidRPr="00BD117A">
              <w:t>Korzyść kontraktowa fakturowa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09B0B8" w14:textId="3D410049" w:rsidR="00D27B83" w:rsidRPr="00BD117A" w:rsidRDefault="002C4A4A">
            <w:pPr>
              <w:pStyle w:val="Tabelatekst"/>
            </w:pPr>
            <w:proofErr w:type="spellStart"/>
            <w:r w:rsidRPr="00BD117A">
              <w:t>neu_contractualinvoicebenefit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D5664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78021C" w14:textId="5D7B1D7E" w:rsidR="00D27B83" w:rsidRPr="00BD117A" w:rsidRDefault="002C4A4A">
            <w:pPr>
              <w:pStyle w:val="Tabelatekst"/>
            </w:pPr>
            <w:r w:rsidRPr="00BD117A">
              <w:t>Korzyść kontraktowa fakturowa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F5C677" w14:textId="3C71AF49" w:rsidR="00D27B83" w:rsidRPr="00BD117A" w:rsidRDefault="002C4A4A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CB71FD" w14:textId="307AF510" w:rsidR="00D27B83" w:rsidRPr="00BD117A" w:rsidRDefault="00D27B83">
            <w:pPr>
              <w:pStyle w:val="Tabelatekst"/>
            </w:pPr>
          </w:p>
        </w:tc>
      </w:tr>
      <w:tr w:rsidR="00D27B83" w:rsidRPr="00BD117A" w14:paraId="6C3A36A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000E2" w14:textId="57A49E84" w:rsidR="00D27B83" w:rsidRPr="00BD117A" w:rsidRDefault="002C4A4A">
            <w:pPr>
              <w:pStyle w:val="Tabelatekst"/>
            </w:pPr>
            <w:r w:rsidRPr="00BD117A">
              <w:t xml:space="preserve">Korzyść kontraktowa </w:t>
            </w:r>
            <w:proofErr w:type="spellStart"/>
            <w:r w:rsidRPr="00BD117A">
              <w:t>pozafakturowa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EC14E" w14:textId="6A6E1126" w:rsidR="00D27B83" w:rsidRPr="00BD117A" w:rsidRDefault="002C4A4A">
            <w:pPr>
              <w:pStyle w:val="Tabelatekst"/>
            </w:pPr>
            <w:proofErr w:type="spellStart"/>
            <w:r w:rsidRPr="00BD117A">
              <w:t>neu_noncontractualinvoicebenefit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ABA0F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009A82" w14:textId="08BBD759" w:rsidR="00D27B83" w:rsidRPr="00BD117A" w:rsidRDefault="00B217DB">
            <w:pPr>
              <w:pStyle w:val="Tabelatekst"/>
            </w:pPr>
            <w:r w:rsidRPr="00BD117A">
              <w:t xml:space="preserve">Korzyść kontraktowa </w:t>
            </w:r>
            <w:proofErr w:type="spellStart"/>
            <w:r w:rsidRPr="00BD117A">
              <w:t>pozafakturowa</w:t>
            </w:r>
            <w:proofErr w:type="spellEnd"/>
            <w:r w:rsidRPr="00BD117A">
              <w:t xml:space="preserve">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342487" w14:textId="10225EC6" w:rsidR="00D27B83" w:rsidRPr="00BD117A" w:rsidRDefault="00B217DB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6A0477" w14:textId="78182467" w:rsidR="00D27B83" w:rsidRPr="00BD117A" w:rsidRDefault="00D27B83">
            <w:pPr>
              <w:pStyle w:val="Tabelatekst"/>
            </w:pPr>
          </w:p>
        </w:tc>
      </w:tr>
      <w:tr w:rsidR="00D27B83" w:rsidRPr="00BD117A" w14:paraId="0805A121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F959C" w14:textId="6CA63FB5" w:rsidR="00D27B83" w:rsidRPr="00BD117A" w:rsidRDefault="00B217DB">
            <w:pPr>
              <w:pStyle w:val="Tabelatekst"/>
            </w:pPr>
            <w:r w:rsidRPr="00BD117A">
              <w:t xml:space="preserve">Korzyści kontraktowe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SP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8B5C56" w14:textId="11DCCA9A" w:rsidR="00D27B83" w:rsidRPr="00BD117A" w:rsidRDefault="00D93C47">
            <w:pPr>
              <w:pStyle w:val="Tabelatekst"/>
            </w:pPr>
            <w:proofErr w:type="spellStart"/>
            <w:r w:rsidRPr="00BD117A">
              <w:t>neu_noncontractualinvoicebenefitssp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220D7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92AA86" w14:textId="72C46CDD" w:rsidR="00D27B83" w:rsidRPr="00BD117A" w:rsidRDefault="00D93C47">
            <w:pPr>
              <w:pStyle w:val="Tabelatekst"/>
            </w:pPr>
            <w:r w:rsidRPr="00BD117A">
              <w:t xml:space="preserve">Korzyści kontraktowe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SP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A4CF64" w14:textId="119A9299" w:rsidR="00D27B83" w:rsidRPr="00BD117A" w:rsidRDefault="00B217DB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B4FAC8" w14:textId="51396918" w:rsidR="00D27B83" w:rsidRPr="00BD117A" w:rsidRDefault="00D27B83">
            <w:pPr>
              <w:pStyle w:val="Tabelatekst"/>
            </w:pPr>
          </w:p>
        </w:tc>
      </w:tr>
      <w:tr w:rsidR="00D27B83" w:rsidRPr="00BD117A" w14:paraId="547105F3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B5728" w14:textId="0E4C4BFD" w:rsidR="00D27B83" w:rsidRPr="00BD117A" w:rsidRDefault="00D93C47">
            <w:pPr>
              <w:pStyle w:val="Tabelatekst"/>
            </w:pPr>
            <w:r w:rsidRPr="00BD117A">
              <w:t>Korzyści za zeszłe okresy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7B6548" w14:textId="100919D7" w:rsidR="00D27B83" w:rsidRPr="00BD117A" w:rsidRDefault="00D93C47">
            <w:pPr>
              <w:pStyle w:val="Tabelatekst"/>
            </w:pPr>
            <w:proofErr w:type="spellStart"/>
            <w:r w:rsidRPr="00BD117A">
              <w:t>neu_pastperiodscontractualbenefits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96D7F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1A822C" w14:textId="0F6E071B" w:rsidR="00D27B83" w:rsidRPr="00BD117A" w:rsidRDefault="00D93C47">
            <w:pPr>
              <w:pStyle w:val="Tabelatekst"/>
            </w:pPr>
            <w:r w:rsidRPr="00BD117A">
              <w:t>Korzyści za zeszłe okresy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008E14" w14:textId="71F6A1B0" w:rsidR="00D27B83" w:rsidRPr="00BD117A" w:rsidRDefault="00B217DB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5762AB" w14:textId="2281AA4B" w:rsidR="00D27B83" w:rsidRPr="00BD117A" w:rsidRDefault="00D27B83">
            <w:pPr>
              <w:pStyle w:val="Tabelatekst"/>
            </w:pPr>
          </w:p>
        </w:tc>
      </w:tr>
      <w:tr w:rsidR="00D27B83" w:rsidRPr="00BD117A" w14:paraId="1C6624BE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C69F7" w14:textId="2D12B435" w:rsidR="00D27B83" w:rsidRPr="00BD117A" w:rsidRDefault="00146983">
            <w:pPr>
              <w:pStyle w:val="Tabelatekst"/>
            </w:pPr>
            <w:r w:rsidRPr="00BD117A">
              <w:t xml:space="preserve">Korzyści kontaktowe </w:t>
            </w:r>
            <w:proofErr w:type="spellStart"/>
            <w:r w:rsidRPr="00BD117A">
              <w:t>pozafakturowe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AA05F1" w14:textId="6DA9A3FA" w:rsidR="00D27B83" w:rsidRPr="00BD117A" w:rsidRDefault="00146983">
            <w:pPr>
              <w:pStyle w:val="Tabelatekst"/>
            </w:pPr>
            <w:proofErr w:type="spellStart"/>
            <w:r w:rsidRPr="00BD117A">
              <w:t>neu_noncontractualinvoicebenefits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2C6E3" w14:textId="77777777" w:rsidR="00D27B83" w:rsidRPr="00BD117A" w:rsidRDefault="00D27B8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84F896" w14:textId="530322BB" w:rsidR="00D27B83" w:rsidRPr="00BD117A" w:rsidRDefault="00146983">
            <w:pPr>
              <w:pStyle w:val="Tabelatekst"/>
            </w:pPr>
            <w:r w:rsidRPr="00BD117A">
              <w:t xml:space="preserve">Korzyści kontaktowe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4171BB" w14:textId="1DA5E04A" w:rsidR="00D27B83" w:rsidRPr="00BD117A" w:rsidRDefault="00B217DB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B4C13D" w14:textId="636EBA4A" w:rsidR="00D27B83" w:rsidRPr="00BD117A" w:rsidRDefault="00D27B83">
            <w:pPr>
              <w:pStyle w:val="Tabelatekst"/>
            </w:pPr>
          </w:p>
        </w:tc>
      </w:tr>
      <w:tr w:rsidR="00A40081" w:rsidRPr="00BD117A" w14:paraId="6AAD0A0D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57AE2" w14:textId="171504B7" w:rsidR="00A40081" w:rsidRPr="00BD117A" w:rsidRDefault="00146983">
            <w:pPr>
              <w:pStyle w:val="Tabelatekst"/>
            </w:pPr>
            <w:r w:rsidRPr="00BD117A">
              <w:t>% Korzyści do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7E808" w14:textId="7FA11F0F" w:rsidR="00A40081" w:rsidRPr="00BD117A" w:rsidRDefault="00146983">
            <w:pPr>
              <w:pStyle w:val="Tabelatekst"/>
            </w:pPr>
            <w:proofErr w:type="spellStart"/>
            <w:r w:rsidRPr="00BD117A">
              <w:t>neu_percentbenefitforzach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3D7EBF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341C9C" w14:textId="68D494F7" w:rsidR="00A40081" w:rsidRPr="00BD117A" w:rsidRDefault="00146983">
            <w:pPr>
              <w:pStyle w:val="Tabelatekst"/>
            </w:pPr>
            <w:r w:rsidRPr="00BD117A">
              <w:t>% Korzyści do ZACH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3A617E" w14:textId="20B2EA8F" w:rsidR="00A40081" w:rsidRPr="00BD117A" w:rsidRDefault="00EF3B3B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BAE9ED" w14:textId="2AB37E2B" w:rsidR="00A40081" w:rsidRPr="00BD117A" w:rsidRDefault="00BE650D">
            <w:pPr>
              <w:pStyle w:val="Tabelatekst"/>
            </w:pPr>
            <w:r>
              <w:t>Dokładność</w:t>
            </w:r>
            <w:r w:rsidR="00EF3B3B" w:rsidRPr="00BD117A">
              <w:t>: 10</w:t>
            </w:r>
          </w:p>
        </w:tc>
      </w:tr>
      <w:tr w:rsidR="00A40081" w:rsidRPr="00BD117A" w14:paraId="09BB9B01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77AB9" w14:textId="0106E678" w:rsidR="00A40081" w:rsidRPr="00BD117A" w:rsidRDefault="00EF3B3B">
            <w:pPr>
              <w:pStyle w:val="Tabelatekst"/>
            </w:pPr>
            <w:r w:rsidRPr="00BD117A">
              <w:t>Korzyści terminu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BC44E" w14:textId="64D2E821" w:rsidR="00A40081" w:rsidRPr="00BD117A" w:rsidRDefault="00EF3B3B">
            <w:pPr>
              <w:pStyle w:val="Tabelatekst"/>
            </w:pPr>
            <w:proofErr w:type="spellStart"/>
            <w:r w:rsidRPr="00BD117A">
              <w:t>neu_termbenefits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6A78B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567D13" w14:textId="0420FCDD" w:rsidR="00A40081" w:rsidRPr="00BD117A" w:rsidRDefault="00EF3B3B">
            <w:pPr>
              <w:pStyle w:val="Tabelatekst"/>
            </w:pPr>
            <w:r w:rsidRPr="00BD117A">
              <w:t>Korzyści terminu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092C3A" w14:textId="063A78B7" w:rsidR="00A40081" w:rsidRPr="00BD117A" w:rsidRDefault="00CE149E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F27D3E" w14:textId="57655982" w:rsidR="00A40081" w:rsidRPr="00BD117A" w:rsidRDefault="00BE650D">
            <w:pPr>
              <w:pStyle w:val="Tabelatekst"/>
            </w:pPr>
            <w:r>
              <w:t>Dokładność</w:t>
            </w:r>
            <w:r w:rsidR="00CE149E" w:rsidRPr="00BD117A">
              <w:t>: 10</w:t>
            </w:r>
          </w:p>
        </w:tc>
      </w:tr>
      <w:tr w:rsidR="00A40081" w:rsidRPr="00BD117A" w14:paraId="72C6A2DA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C2931" w14:textId="5ACCEE4C" w:rsidR="00A40081" w:rsidRPr="00BD117A" w:rsidRDefault="00CE149E">
            <w:pPr>
              <w:pStyle w:val="Tabelatekst"/>
            </w:pPr>
            <w:r w:rsidRPr="00BD117A">
              <w:t>Korzyść terminu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5300A" w14:textId="6610E97A" w:rsidR="00A40081" w:rsidRPr="00BD117A" w:rsidRDefault="00CE149E">
            <w:pPr>
              <w:pStyle w:val="Tabelatekst"/>
            </w:pPr>
            <w:proofErr w:type="spellStart"/>
            <w:r w:rsidRPr="00BD117A">
              <w:t>neu_termbenefitzach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0D78F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5A6051" w14:textId="7C8FAA03" w:rsidR="00A40081" w:rsidRPr="00BD117A" w:rsidRDefault="00CE149E">
            <w:pPr>
              <w:pStyle w:val="Tabelatekst"/>
            </w:pPr>
            <w:r w:rsidRPr="00BD117A">
              <w:t>Korzyść terminu ZACH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2DD552" w14:textId="0A8BAB65" w:rsidR="00A40081" w:rsidRPr="00BD117A" w:rsidRDefault="00CE149E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5D9916" w14:textId="1DA53DF7" w:rsidR="00A40081" w:rsidRPr="00BD117A" w:rsidRDefault="00BE650D">
            <w:pPr>
              <w:pStyle w:val="Tabelatekst"/>
            </w:pPr>
            <w:r>
              <w:t>Dokładność</w:t>
            </w:r>
            <w:r w:rsidR="00CE149E" w:rsidRPr="00BD117A">
              <w:t>: 10</w:t>
            </w:r>
          </w:p>
        </w:tc>
      </w:tr>
      <w:tr w:rsidR="00A40081" w:rsidRPr="00BD117A" w14:paraId="2B89B2CF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99A4C" w14:textId="389B8656" w:rsidR="00A40081" w:rsidRPr="00BD117A" w:rsidRDefault="00A90447">
            <w:pPr>
              <w:pStyle w:val="Tabelatekst"/>
            </w:pPr>
            <w:r w:rsidRPr="00BD117A">
              <w:t>Finansowanie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13D63" w14:textId="25203D4D" w:rsidR="00A40081" w:rsidRPr="00BD117A" w:rsidRDefault="00A90447">
            <w:pPr>
              <w:pStyle w:val="Tabelatekst"/>
            </w:pPr>
            <w:proofErr w:type="spellStart"/>
            <w:r w:rsidRPr="00BD117A">
              <w:t>neu_financing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CC866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80A4D4" w14:textId="0B72931D" w:rsidR="00A40081" w:rsidRPr="00BD117A" w:rsidRDefault="00A90447">
            <w:pPr>
              <w:pStyle w:val="Tabelatekst"/>
            </w:pPr>
            <w:r w:rsidRPr="00BD117A">
              <w:t>Finansowanie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40468F" w14:textId="3B63CA31" w:rsidR="00A40081" w:rsidRPr="00BD117A" w:rsidRDefault="00A90447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DFCB5E" w14:textId="00B19F01" w:rsidR="00A40081" w:rsidRPr="00BD117A" w:rsidRDefault="00A40081">
            <w:pPr>
              <w:pStyle w:val="Tabelatekst"/>
            </w:pPr>
          </w:p>
        </w:tc>
      </w:tr>
      <w:tr w:rsidR="00A40081" w:rsidRPr="00BD117A" w14:paraId="654CAFE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AC1E4" w14:textId="361A7C5C" w:rsidR="00A40081" w:rsidRPr="00BD117A" w:rsidRDefault="00A90447">
            <w:pPr>
              <w:pStyle w:val="Tabelatekst"/>
            </w:pPr>
            <w:r w:rsidRPr="00BD117A">
              <w:t>Finansowanie %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9D1B86" w14:textId="488A9AE7" w:rsidR="00A40081" w:rsidRPr="00BD117A" w:rsidRDefault="00A90447">
            <w:pPr>
              <w:pStyle w:val="Tabelatekst"/>
            </w:pPr>
            <w:proofErr w:type="spellStart"/>
            <w:r w:rsidRPr="00BD117A">
              <w:t>neu_financingzachpercent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5B965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16501B" w14:textId="05A4263D" w:rsidR="00A40081" w:rsidRPr="00BD117A" w:rsidRDefault="00A90447">
            <w:pPr>
              <w:pStyle w:val="Tabelatekst"/>
            </w:pPr>
            <w:r w:rsidRPr="00BD117A">
              <w:t>Finansowanie % ZACH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0BCB64" w14:textId="0CFE0993" w:rsidR="00A40081" w:rsidRPr="00BD117A" w:rsidRDefault="00332A2C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867BEA" w14:textId="29EDEB0F" w:rsidR="00A40081" w:rsidRPr="00BD117A" w:rsidRDefault="00BE650D">
            <w:pPr>
              <w:pStyle w:val="Tabelatekst"/>
            </w:pPr>
            <w:r>
              <w:t>Dokładność</w:t>
            </w:r>
            <w:r w:rsidR="00332A2C" w:rsidRPr="00BD117A">
              <w:t>: 10</w:t>
            </w:r>
          </w:p>
        </w:tc>
      </w:tr>
      <w:tr w:rsidR="00A40081" w:rsidRPr="00BD117A" w14:paraId="0F0C009B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81AC1" w14:textId="603BD665" w:rsidR="00A40081" w:rsidRPr="00BD117A" w:rsidRDefault="00332A2C">
            <w:pPr>
              <w:pStyle w:val="Tabelatekst"/>
            </w:pPr>
            <w:r w:rsidRPr="00BD117A">
              <w:t>% Korzyści terminu do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373362" w14:textId="3C4CE888" w:rsidR="00A40081" w:rsidRPr="00BD117A" w:rsidRDefault="00332A2C">
            <w:pPr>
              <w:pStyle w:val="Tabelatekst"/>
            </w:pPr>
            <w:proofErr w:type="spellStart"/>
            <w:r w:rsidRPr="00BD117A">
              <w:t>neu_percenttermbenefitzach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BB0534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C3641F" w14:textId="3825A18E" w:rsidR="00A40081" w:rsidRPr="00BD117A" w:rsidRDefault="00332A2C">
            <w:pPr>
              <w:pStyle w:val="Tabelatekst"/>
            </w:pPr>
            <w:r w:rsidRPr="00BD117A">
              <w:t>% Korzyści terminu do ZACH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E4D6FF" w14:textId="404740B2" w:rsidR="00A40081" w:rsidRPr="00BD117A" w:rsidRDefault="00332A2C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18D764" w14:textId="122F5C3C" w:rsidR="00A40081" w:rsidRPr="00BD117A" w:rsidRDefault="00BE650D">
            <w:pPr>
              <w:pStyle w:val="Tabelatekst"/>
            </w:pPr>
            <w:r>
              <w:t>Dokładność</w:t>
            </w:r>
            <w:r w:rsidR="00332A2C" w:rsidRPr="00BD117A">
              <w:t>: 10</w:t>
            </w:r>
          </w:p>
        </w:tc>
      </w:tr>
      <w:tr w:rsidR="00A40081" w:rsidRPr="00BD117A" w14:paraId="65B817CF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57174" w14:textId="39E29583" w:rsidR="00A40081" w:rsidRPr="00BD117A" w:rsidRDefault="00AC3F7A">
            <w:pPr>
              <w:pStyle w:val="Tabelatekst"/>
            </w:pPr>
            <w:r w:rsidRPr="00BD117A">
              <w:t>% Finansowanie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6E271C" w14:textId="591D43C6" w:rsidR="00A40081" w:rsidRPr="00BD117A" w:rsidRDefault="00AC3F7A">
            <w:pPr>
              <w:pStyle w:val="Tabelatekst"/>
            </w:pPr>
            <w:proofErr w:type="spellStart"/>
            <w:r w:rsidRPr="00BD117A">
              <w:t>neu_percentfinancingzach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DF5150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3F3284" w14:textId="7500A029" w:rsidR="00A40081" w:rsidRPr="00BD117A" w:rsidRDefault="00AC3F7A">
            <w:pPr>
              <w:pStyle w:val="Tabelatekst"/>
            </w:pPr>
            <w:r w:rsidRPr="00BD117A">
              <w:t>% Finansowanie ZACH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81E498" w14:textId="561DB75D" w:rsidR="00A40081" w:rsidRPr="00BD117A" w:rsidRDefault="00AC3F7A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2B71C2" w14:textId="0C3759A8" w:rsidR="00A40081" w:rsidRPr="00BD117A" w:rsidRDefault="00BE650D">
            <w:pPr>
              <w:pStyle w:val="Tabelatekst"/>
            </w:pPr>
            <w:r>
              <w:t>Dokładność</w:t>
            </w:r>
            <w:r w:rsidR="00AC3F7A" w:rsidRPr="00BD117A">
              <w:t>: 10</w:t>
            </w:r>
          </w:p>
        </w:tc>
      </w:tr>
      <w:tr w:rsidR="00A40081" w:rsidRPr="00BD117A" w14:paraId="717081B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FDBF4" w14:textId="499538BF" w:rsidR="00A40081" w:rsidRPr="00BD117A" w:rsidRDefault="00833C8B">
            <w:pPr>
              <w:pStyle w:val="Tabelatekst"/>
            </w:pPr>
            <w:r w:rsidRPr="00BD117A">
              <w:t>Estymowana marża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961773" w14:textId="0D8C3271" w:rsidR="00A40081" w:rsidRPr="00BD117A" w:rsidRDefault="00246402">
            <w:pPr>
              <w:pStyle w:val="Tabelatekst"/>
            </w:pPr>
            <w:proofErr w:type="spellStart"/>
            <w:r w:rsidRPr="00BD117A">
              <w:t>neu_estimatedmarginpercent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E81B4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929195" w14:textId="1EEEAE7A" w:rsidR="00A40081" w:rsidRPr="00BD117A" w:rsidRDefault="00246402">
            <w:pPr>
              <w:pStyle w:val="Tabelatekst"/>
            </w:pPr>
            <w:r w:rsidRPr="00BD117A">
              <w:t>Estymowana marża (%)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E7EE00" w14:textId="515B4803" w:rsidR="00A40081" w:rsidRPr="00BD117A" w:rsidRDefault="00283206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A24CFE" w14:textId="73E4BB88" w:rsidR="00A40081" w:rsidRPr="00BD117A" w:rsidRDefault="00BE650D">
            <w:pPr>
              <w:pStyle w:val="Tabelatekst"/>
            </w:pPr>
            <w:r>
              <w:t>Dokładność</w:t>
            </w:r>
            <w:r w:rsidR="0033538E" w:rsidRPr="00BD117A">
              <w:t>: 10</w:t>
            </w:r>
          </w:p>
        </w:tc>
      </w:tr>
      <w:tr w:rsidR="00A40081" w:rsidRPr="00BD117A" w14:paraId="4622CB3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7893B" w14:textId="313F7A67" w:rsidR="00A40081" w:rsidRPr="00BD117A" w:rsidRDefault="00FE6FE7">
            <w:pPr>
              <w:pStyle w:val="Tabelatekst"/>
            </w:pPr>
            <w:r w:rsidRPr="00BD117A">
              <w:t>Cena Działu Szpitalnego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85EBF" w14:textId="1E9EC2C9" w:rsidR="00A40081" w:rsidRPr="00BD117A" w:rsidRDefault="00FE6FE7">
            <w:pPr>
              <w:pStyle w:val="Tabelatekst"/>
            </w:pPr>
            <w:proofErr w:type="spellStart"/>
            <w:r w:rsidRPr="00BD117A">
              <w:t>neu_pricehospitaldepartment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795B6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D7362B" w14:textId="7F4F1AE3" w:rsidR="00A40081" w:rsidRPr="00BD117A" w:rsidRDefault="00FE6FE7">
            <w:pPr>
              <w:pStyle w:val="Tabelatekst"/>
            </w:pPr>
            <w:r w:rsidRPr="00BD117A">
              <w:t>Cena Działu Szpitalnego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45DB4D" w14:textId="695A9B73" w:rsidR="00A40081" w:rsidRPr="00BD117A" w:rsidRDefault="00FE6FE7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FADDFC" w14:textId="6CC9664B" w:rsidR="00A40081" w:rsidRPr="00BD117A" w:rsidRDefault="00A40081">
            <w:pPr>
              <w:pStyle w:val="Tabelatekst"/>
            </w:pPr>
          </w:p>
        </w:tc>
      </w:tr>
      <w:tr w:rsidR="00A40081" w:rsidRPr="00BD117A" w14:paraId="221862ED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6D96" w14:textId="103A5FA4" w:rsidR="00A40081" w:rsidRPr="00BD117A" w:rsidRDefault="00B47764">
            <w:pPr>
              <w:pStyle w:val="Tabelatekst"/>
            </w:pPr>
            <w:r w:rsidRPr="00BD117A">
              <w:t>COGS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1817E5" w14:textId="43222051" w:rsidR="00A40081" w:rsidRPr="00BD117A" w:rsidRDefault="00B47764">
            <w:pPr>
              <w:pStyle w:val="Tabelatekst"/>
            </w:pPr>
            <w:proofErr w:type="spellStart"/>
            <w:r w:rsidRPr="00BD117A">
              <w:t>neu_cogs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595E2B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7E7761" w14:textId="66E2E07C" w:rsidR="00A40081" w:rsidRPr="00BD117A" w:rsidRDefault="00B47764">
            <w:pPr>
              <w:pStyle w:val="Tabelatekst"/>
            </w:pPr>
            <w:r w:rsidRPr="00BD117A">
              <w:t>COGS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B6A352" w14:textId="15141B0D" w:rsidR="00A40081" w:rsidRPr="00BD117A" w:rsidRDefault="00B47764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A46DE3" w14:textId="0566405D" w:rsidR="00A40081" w:rsidRPr="00BD117A" w:rsidRDefault="00A40081">
            <w:pPr>
              <w:pStyle w:val="Tabelatekst"/>
            </w:pPr>
          </w:p>
        </w:tc>
      </w:tr>
      <w:tr w:rsidR="00A40081" w:rsidRPr="00BD117A" w14:paraId="7A45B2CC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B4DB9" w14:textId="03D973A4" w:rsidR="00A40081" w:rsidRPr="00BD117A" w:rsidRDefault="004013DA">
            <w:pPr>
              <w:pStyle w:val="Tabelatekst"/>
            </w:pPr>
            <w:r w:rsidRPr="00BD117A">
              <w:t>Czy na liście zysku max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17379" w14:textId="742A7B01" w:rsidR="00A40081" w:rsidRPr="00BD117A" w:rsidRDefault="004013DA">
            <w:pPr>
              <w:pStyle w:val="Tabelatekst"/>
            </w:pPr>
            <w:proofErr w:type="spellStart"/>
            <w:r w:rsidRPr="00BD117A">
              <w:t>neu_onlistprofitmax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7A473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ACB22A" w14:textId="3A79D73C" w:rsidR="00A40081" w:rsidRPr="00BD117A" w:rsidRDefault="004013DA">
            <w:pPr>
              <w:pStyle w:val="Tabelatekst"/>
            </w:pPr>
            <w:r w:rsidRPr="00BD117A">
              <w:t>Czy na liście zysku max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3B9555" w14:textId="779FAC9C" w:rsidR="00A40081" w:rsidRPr="00BD117A" w:rsidRDefault="00BE46AF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DC8776" w14:textId="3EBFDFAA" w:rsidR="00A40081" w:rsidRPr="00BD117A" w:rsidRDefault="00A40081">
            <w:pPr>
              <w:pStyle w:val="Tabelatekst"/>
            </w:pPr>
          </w:p>
        </w:tc>
      </w:tr>
      <w:tr w:rsidR="00A40081" w:rsidRPr="00BD117A" w14:paraId="732E142E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3CA2" w14:textId="08670A95" w:rsidR="00A40081" w:rsidRPr="00BD117A" w:rsidRDefault="00BE46AF">
            <w:pPr>
              <w:pStyle w:val="Tabelatekst"/>
            </w:pPr>
            <w:r w:rsidRPr="00BD117A">
              <w:t>Wartość ZACH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29E13A" w14:textId="2038EEDA" w:rsidR="00A40081" w:rsidRPr="00BD117A" w:rsidRDefault="00BE46AF">
            <w:pPr>
              <w:pStyle w:val="Tabelatekst"/>
            </w:pPr>
            <w:proofErr w:type="spellStart"/>
            <w:r w:rsidRPr="00BD117A">
              <w:t>neu_valuezach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B247C3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77C794" w14:textId="5C453F2B" w:rsidR="00A40081" w:rsidRPr="00BD117A" w:rsidRDefault="00BE46AF">
            <w:pPr>
              <w:pStyle w:val="Tabelatekst"/>
            </w:pPr>
            <w:r w:rsidRPr="00BD117A">
              <w:t>Wartość ZACH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303408" w14:textId="0A4F2663" w:rsidR="00A40081" w:rsidRPr="00BD117A" w:rsidRDefault="004A102E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490ABF" w14:textId="61F45938" w:rsidR="00A40081" w:rsidRPr="00BD117A" w:rsidRDefault="00A40081">
            <w:pPr>
              <w:pStyle w:val="Tabelatekst"/>
            </w:pPr>
          </w:p>
        </w:tc>
      </w:tr>
      <w:tr w:rsidR="00A40081" w:rsidRPr="00BD117A" w14:paraId="645616BB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DD064" w14:textId="229F173F" w:rsidR="00A40081" w:rsidRPr="00BD117A" w:rsidRDefault="0042691B">
            <w:pPr>
              <w:pStyle w:val="Tabelatekst"/>
            </w:pPr>
            <w:r w:rsidRPr="00BD117A">
              <w:lastRenderedPageBreak/>
              <w:t>Koszty finansowania Zapasów (budżet)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07E68" w14:textId="5ED67257" w:rsidR="00A40081" w:rsidRPr="00BD117A" w:rsidRDefault="0042691B">
            <w:pPr>
              <w:pStyle w:val="Tabelatekst"/>
            </w:pPr>
            <w:proofErr w:type="spellStart"/>
            <w:r w:rsidRPr="00BD117A">
              <w:t>neu_financingcostbudget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E377F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33C333" w14:textId="63A90686" w:rsidR="00A40081" w:rsidRPr="00BD117A" w:rsidRDefault="0042691B">
            <w:pPr>
              <w:pStyle w:val="Tabelatekst"/>
            </w:pPr>
            <w:r w:rsidRPr="00BD117A">
              <w:t>Koszty finansowania Zapasów (budżet)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D460FC" w14:textId="22C38AF8" w:rsidR="00A40081" w:rsidRPr="00BD117A" w:rsidRDefault="0042691B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9954C7" w14:textId="760F98B9" w:rsidR="00A40081" w:rsidRPr="00BD117A" w:rsidRDefault="00A40081">
            <w:pPr>
              <w:pStyle w:val="Tabelatekst"/>
            </w:pPr>
          </w:p>
        </w:tc>
      </w:tr>
      <w:tr w:rsidR="00A40081" w:rsidRPr="00BD117A" w14:paraId="4751A5A6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AA143" w14:textId="5040355E" w:rsidR="00A40081" w:rsidRPr="00BD117A" w:rsidRDefault="00020E90">
            <w:pPr>
              <w:pStyle w:val="Tabelatekst"/>
            </w:pPr>
            <w:r w:rsidRPr="00BD117A">
              <w:t>Koszt finansowania (7%)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96C58" w14:textId="47C7C24D" w:rsidR="00A40081" w:rsidRPr="00BD117A" w:rsidRDefault="0033538E">
            <w:pPr>
              <w:pStyle w:val="Tabelatekst"/>
            </w:pPr>
            <w:proofErr w:type="spellStart"/>
            <w:r w:rsidRPr="00BD117A">
              <w:t>neu_financingcostpercent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E401E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DE71B3" w14:textId="7A1B2365" w:rsidR="00A40081" w:rsidRPr="00BD117A" w:rsidRDefault="0033538E">
            <w:pPr>
              <w:pStyle w:val="Tabelatekst"/>
            </w:pPr>
            <w:r w:rsidRPr="00BD117A">
              <w:t>Koszt finansowania (7%)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BCBFB7" w14:textId="4E0F3C94" w:rsidR="00A40081" w:rsidRPr="00BD117A" w:rsidRDefault="0033538E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13813C" w14:textId="4AC95402" w:rsidR="00A40081" w:rsidRPr="00BD117A" w:rsidRDefault="00BE650D">
            <w:pPr>
              <w:pStyle w:val="Tabelatekst"/>
            </w:pPr>
            <w:r>
              <w:t>Dokładność</w:t>
            </w:r>
            <w:r w:rsidR="0033538E" w:rsidRPr="00BD117A">
              <w:t>: 10</w:t>
            </w:r>
          </w:p>
        </w:tc>
      </w:tr>
      <w:tr w:rsidR="00A40081" w:rsidRPr="00BD117A" w14:paraId="74051D70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5AB74" w14:textId="609CBEAA" w:rsidR="00A40081" w:rsidRPr="00BD117A" w:rsidRDefault="00B3144F">
            <w:pPr>
              <w:pStyle w:val="Tabelatekst"/>
            </w:pPr>
            <w:r w:rsidRPr="00BD117A">
              <w:t>Wskaźnik do kalkulatora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5F5BCD" w14:textId="12F9E439" w:rsidR="00A40081" w:rsidRPr="00BD117A" w:rsidRDefault="00E24D6C">
            <w:pPr>
              <w:pStyle w:val="Tabelatekst"/>
            </w:pPr>
            <w:proofErr w:type="spellStart"/>
            <w:r w:rsidRPr="00BD117A">
              <w:t>neu_calculatorindicator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1BF6E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29D7D2" w14:textId="6C5CC6CA" w:rsidR="00A40081" w:rsidRPr="00BD117A" w:rsidRDefault="00E24D6C">
            <w:pPr>
              <w:pStyle w:val="Tabelatekst"/>
            </w:pPr>
            <w:r w:rsidRPr="00BD117A">
              <w:t>Wskaźnik do kalkulatora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496CAE" w14:textId="0654CE89" w:rsidR="00A40081" w:rsidRPr="00BD117A" w:rsidRDefault="00E24D6C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DB1D6F" w14:textId="685F7CF6" w:rsidR="00A40081" w:rsidRPr="00BD117A" w:rsidRDefault="00BE650D">
            <w:pPr>
              <w:pStyle w:val="Tabelatekst"/>
            </w:pPr>
            <w:r>
              <w:t>Dokładność</w:t>
            </w:r>
            <w:r w:rsidR="00E24D6C" w:rsidRPr="00BD117A">
              <w:t>: 10</w:t>
            </w:r>
          </w:p>
        </w:tc>
      </w:tr>
      <w:tr w:rsidR="00A40081" w:rsidRPr="00BD117A" w14:paraId="357DFDED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91F00" w14:textId="489ED5C4" w:rsidR="00A40081" w:rsidRPr="00BD117A" w:rsidRDefault="00E24D6C">
            <w:pPr>
              <w:pStyle w:val="Tabelatekst"/>
            </w:pPr>
            <w:r w:rsidRPr="00BD117A">
              <w:t>RSS netto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C710ED" w14:textId="198C7BA9" w:rsidR="00A40081" w:rsidRPr="00BD117A" w:rsidRDefault="00E24D6C">
            <w:pPr>
              <w:pStyle w:val="Tabelatekst"/>
            </w:pPr>
            <w:proofErr w:type="spellStart"/>
            <w:r w:rsidRPr="00BD117A">
              <w:t>neu_pricerss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12A58" w14:textId="77777777" w:rsidR="00A40081" w:rsidRPr="00BD117A" w:rsidRDefault="00A4008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222811" w14:textId="45C9F299" w:rsidR="00A40081" w:rsidRPr="00BD117A" w:rsidRDefault="00E24D6C">
            <w:pPr>
              <w:pStyle w:val="Tabelatekst"/>
            </w:pPr>
            <w:r w:rsidRPr="00BD117A">
              <w:t>Nieupubliczniona cena maksymalna Producenta na podstawie umowy z Ministerstwem Zdrowia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67F38E" w14:textId="5D82BAD2" w:rsidR="00A40081" w:rsidRPr="00BD117A" w:rsidRDefault="00E24D6C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F7978F" w14:textId="47440286" w:rsidR="00A40081" w:rsidRPr="00BD117A" w:rsidRDefault="00A40081">
            <w:pPr>
              <w:pStyle w:val="Tabelatekst"/>
            </w:pPr>
          </w:p>
        </w:tc>
      </w:tr>
      <w:tr w:rsidR="00203999" w:rsidRPr="00BD117A" w14:paraId="01F2F4E1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C29CB" w14:textId="188A0E62" w:rsidR="00203999" w:rsidRPr="00BD117A" w:rsidRDefault="002D7529">
            <w:pPr>
              <w:pStyle w:val="Tabelatekst"/>
            </w:pPr>
            <w:r w:rsidRPr="00BD117A">
              <w:t>Nazwa alternatywna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6C1920" w14:textId="5CDE5443" w:rsidR="00203999" w:rsidRPr="00BD117A" w:rsidRDefault="00CC261B">
            <w:pPr>
              <w:pStyle w:val="Tabelatekst"/>
            </w:pPr>
            <w:proofErr w:type="spellStart"/>
            <w:r w:rsidRPr="00BD117A">
              <w:t>neu_alternativename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0CCC4D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065A33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BF2128" w14:textId="4F2D54FB" w:rsidR="00203999" w:rsidRPr="00BD117A" w:rsidRDefault="00CC261B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67D213" w14:textId="70947A0A" w:rsidR="00203999" w:rsidRPr="00BD117A" w:rsidRDefault="00CC261B">
            <w:pPr>
              <w:pStyle w:val="Tabelatekst"/>
            </w:pPr>
            <w:r w:rsidRPr="00BD117A">
              <w:t>Istniejące pole</w:t>
            </w:r>
          </w:p>
        </w:tc>
      </w:tr>
      <w:tr w:rsidR="00203999" w:rsidRPr="00BD117A" w14:paraId="4F93C1BA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1E458" w14:textId="3B7CC5F6" w:rsidR="00203999" w:rsidRPr="00BD117A" w:rsidRDefault="008B0BDC">
            <w:pPr>
              <w:pStyle w:val="Tabelatekst"/>
            </w:pPr>
            <w:r w:rsidRPr="00BD117A">
              <w:t>Nazwa cząsteczki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B20392" w14:textId="1A2E9631" w:rsidR="00203999" w:rsidRPr="00BD117A" w:rsidRDefault="008B0BDC">
            <w:pPr>
              <w:pStyle w:val="Tabelatekst"/>
            </w:pPr>
            <w:proofErr w:type="spellStart"/>
            <w:r w:rsidRPr="00BD117A">
              <w:t>neu_moleculename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3FDEC5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51E02A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1198BB" w14:textId="67057D18" w:rsidR="00203999" w:rsidRPr="00BD117A" w:rsidRDefault="008B0BD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1CFFF3" w14:textId="68957D2C" w:rsidR="00203999" w:rsidRPr="00BD117A" w:rsidRDefault="00C34F48">
            <w:pPr>
              <w:pStyle w:val="Tabelatekst"/>
            </w:pPr>
            <w:r w:rsidRPr="00BD117A">
              <w:t>Istniejące pole</w:t>
            </w:r>
          </w:p>
        </w:tc>
      </w:tr>
      <w:tr w:rsidR="00203999" w:rsidRPr="00BD117A" w14:paraId="577FCDF8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AE2D9" w14:textId="77934337" w:rsidR="00203999" w:rsidRPr="00BD117A" w:rsidRDefault="00C34F48">
            <w:pPr>
              <w:pStyle w:val="Tabelatekst"/>
            </w:pPr>
            <w:r w:rsidRPr="00BD117A">
              <w:t>Postać próbki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D70E1" w14:textId="65135BF9" w:rsidR="00203999" w:rsidRPr="00BD117A" w:rsidRDefault="00C34F48">
            <w:pPr>
              <w:pStyle w:val="Tabelatekst"/>
            </w:pPr>
            <w:proofErr w:type="spellStart"/>
            <w:r w:rsidRPr="00BD117A">
              <w:t>neu_sampleform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603D9B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28434B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AA61DF" w14:textId="7C2B6C13" w:rsidR="00203999" w:rsidRPr="00BD117A" w:rsidRDefault="00C34F48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7988BF" w14:textId="49EFE790" w:rsidR="00203999" w:rsidRPr="00BD117A" w:rsidRDefault="00C34F48">
            <w:pPr>
              <w:pStyle w:val="Tabelatekst"/>
            </w:pPr>
            <w:r w:rsidRPr="00BD117A">
              <w:t>Istniejące pole</w:t>
            </w:r>
          </w:p>
        </w:tc>
      </w:tr>
      <w:tr w:rsidR="00203999" w:rsidRPr="00BD117A" w14:paraId="62DDE423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EC7B5" w14:textId="438EEA0B" w:rsidR="00203999" w:rsidRPr="00BD117A" w:rsidRDefault="00590873">
            <w:pPr>
              <w:pStyle w:val="Tabelatekst"/>
            </w:pPr>
            <w:r w:rsidRPr="00BD117A">
              <w:t>Wielkość opakowania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04844" w14:textId="1C612001" w:rsidR="00203999" w:rsidRPr="00BD117A" w:rsidRDefault="00590873">
            <w:pPr>
              <w:pStyle w:val="Tabelatekst"/>
            </w:pPr>
            <w:proofErr w:type="spellStart"/>
            <w:r w:rsidRPr="00BD117A">
              <w:t>neu_packagesize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E1268D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90E4DD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A8AC82" w14:textId="10F98AB2" w:rsidR="00203999" w:rsidRPr="00BD117A" w:rsidRDefault="00DB094A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EEAFDF" w14:textId="1F729D19" w:rsidR="00203999" w:rsidRPr="00BD117A" w:rsidRDefault="00DB094A">
            <w:pPr>
              <w:pStyle w:val="Tabelatekst"/>
            </w:pPr>
            <w:r w:rsidRPr="00BD117A">
              <w:t>Istniejące pole</w:t>
            </w:r>
          </w:p>
        </w:tc>
      </w:tr>
      <w:tr w:rsidR="00203999" w:rsidRPr="00BD117A" w14:paraId="2EDDAFA8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B675C" w14:textId="6D549CA7" w:rsidR="00203999" w:rsidRPr="00BD117A" w:rsidRDefault="000523C4">
            <w:pPr>
              <w:pStyle w:val="Tabelatekst"/>
            </w:pPr>
            <w:r w:rsidRPr="00BD117A">
              <w:t>Ilość jednostek w opakowaniu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8EF65" w14:textId="5CE541DF" w:rsidR="00203999" w:rsidRPr="00BD117A" w:rsidRDefault="004E1C60">
            <w:pPr>
              <w:pStyle w:val="Tabelatekst"/>
            </w:pPr>
            <w:proofErr w:type="spellStart"/>
            <w:r w:rsidRPr="00BD117A">
              <w:t>neu_unitamount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84A74C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12CB87" w14:textId="7E0AF008" w:rsidR="00203999" w:rsidRPr="00BD117A" w:rsidRDefault="004E1C60">
            <w:pPr>
              <w:pStyle w:val="Tabelatekst"/>
            </w:pPr>
            <w:r w:rsidRPr="00BD117A">
              <w:t>Ilość jednostek w opakowaniu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16C75E" w14:textId="1274D6C2" w:rsidR="00203999" w:rsidRPr="00BD117A" w:rsidRDefault="004E1C6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EB4C60" w14:textId="538D7185" w:rsidR="00203999" w:rsidRPr="00BD117A" w:rsidRDefault="00BE650D">
            <w:pPr>
              <w:pStyle w:val="Tabelatekst"/>
            </w:pPr>
            <w:r>
              <w:t>Dokładność</w:t>
            </w:r>
            <w:r w:rsidR="004E1C60" w:rsidRPr="00BD117A">
              <w:t>: 10</w:t>
            </w:r>
          </w:p>
        </w:tc>
      </w:tr>
      <w:tr w:rsidR="00203999" w:rsidRPr="00BD117A" w14:paraId="7B19D1A7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543A2" w14:textId="12E131BE" w:rsidR="00203999" w:rsidRPr="00BD117A" w:rsidRDefault="003A139F">
            <w:pPr>
              <w:pStyle w:val="Tabelatekst"/>
            </w:pPr>
            <w:r w:rsidRPr="00BD117A">
              <w:t>Specjalizacja medyczna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06E3F" w14:textId="5A56CDFB" w:rsidR="00203999" w:rsidRPr="00BD117A" w:rsidRDefault="003A139F">
            <w:pPr>
              <w:pStyle w:val="Tabelatekst"/>
            </w:pPr>
            <w:proofErr w:type="spellStart"/>
            <w:r w:rsidRPr="00BD117A">
              <w:t>neu_medicalspecialization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26345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A715A0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F56082" w14:textId="3B34C024" w:rsidR="00203999" w:rsidRPr="00BD117A" w:rsidRDefault="003A139F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843CB5" w14:textId="46F1BF9B" w:rsidR="00203999" w:rsidRPr="00BD117A" w:rsidRDefault="004705E1">
            <w:pPr>
              <w:pStyle w:val="Tabelatekst"/>
            </w:pPr>
            <w:r w:rsidRPr="00BD117A">
              <w:t>Istniejące pole</w:t>
            </w:r>
          </w:p>
        </w:tc>
      </w:tr>
      <w:tr w:rsidR="00203999" w:rsidRPr="00BD117A" w14:paraId="1636B0A4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7B4E7" w14:textId="53AC086F" w:rsidR="00203999" w:rsidRPr="00BD117A" w:rsidRDefault="00034B54">
            <w:pPr>
              <w:pStyle w:val="Tabelatekst"/>
            </w:pPr>
            <w:r w:rsidRPr="00BD117A">
              <w:t>Program lekowy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3E7BF" w14:textId="572507A1" w:rsidR="00203999" w:rsidRPr="00BD117A" w:rsidRDefault="00034B54">
            <w:pPr>
              <w:pStyle w:val="Tabelatekst"/>
            </w:pPr>
            <w:proofErr w:type="spellStart"/>
            <w:r w:rsidRPr="00BD117A">
              <w:t>neu_isdrugprogram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E5E75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7A80B2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A836D5" w14:textId="16F38864" w:rsidR="00203999" w:rsidRPr="00BD117A" w:rsidRDefault="00034B54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4C611F" w14:textId="005F1299" w:rsidR="00203999" w:rsidRPr="00BD117A" w:rsidRDefault="00203999">
            <w:pPr>
              <w:pStyle w:val="Tabelatekst"/>
            </w:pPr>
          </w:p>
        </w:tc>
      </w:tr>
      <w:tr w:rsidR="00203999" w:rsidRPr="00BD117A" w14:paraId="706B1AF9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484D" w14:textId="36549C0F" w:rsidR="00203999" w:rsidRPr="00BD117A" w:rsidRDefault="005736B5">
            <w:pPr>
              <w:pStyle w:val="Tabelatekst"/>
            </w:pPr>
            <w:r w:rsidRPr="00BD117A">
              <w:t>Specjalistyczna umowa NFZ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B1A9B6" w14:textId="7D63F568" w:rsidR="00203999" w:rsidRPr="00BD117A" w:rsidRDefault="005736B5">
            <w:pPr>
              <w:pStyle w:val="Tabelatekst"/>
            </w:pPr>
            <w:proofErr w:type="spellStart"/>
            <w:r w:rsidRPr="00BD117A">
              <w:t>neu_isspecializedcontractnfz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868C9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68AD4D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CD4B59" w14:textId="590E2CF3" w:rsidR="00203999" w:rsidRPr="00BD117A" w:rsidRDefault="005736B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D07025" w14:textId="5A592344" w:rsidR="00203999" w:rsidRPr="00BD117A" w:rsidRDefault="00203999">
            <w:pPr>
              <w:pStyle w:val="Tabelatekst"/>
            </w:pPr>
          </w:p>
        </w:tc>
      </w:tr>
      <w:tr w:rsidR="00203999" w:rsidRPr="00BD117A" w14:paraId="4F61B0E5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C7D87" w14:textId="67BD84BB" w:rsidR="00203999" w:rsidRPr="00BD117A" w:rsidRDefault="00AD591E">
            <w:pPr>
              <w:pStyle w:val="Tabelatekst"/>
            </w:pPr>
            <w:r w:rsidRPr="00BD117A">
              <w:t>Status dopuszczenia do obrotu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188C92" w14:textId="4205BA9F" w:rsidR="00203999" w:rsidRPr="00BD117A" w:rsidRDefault="009C6C3D">
            <w:pPr>
              <w:pStyle w:val="Tabelatekst"/>
            </w:pPr>
            <w:proofErr w:type="spellStart"/>
            <w:r w:rsidRPr="00BD117A">
              <w:t>neu_istraidingadmissionstatus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57F6E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864FE3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B3A8C1" w14:textId="68867011" w:rsidR="00203999" w:rsidRPr="00BD117A" w:rsidRDefault="009C6C3D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5DE688" w14:textId="28AABD93" w:rsidR="00203999" w:rsidRPr="00BD117A" w:rsidRDefault="00203999">
            <w:pPr>
              <w:pStyle w:val="Tabelatekst"/>
            </w:pPr>
          </w:p>
        </w:tc>
      </w:tr>
      <w:tr w:rsidR="00203999" w:rsidRPr="00BD117A" w14:paraId="623AFE7E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66C59" w14:textId="7BDF4916" w:rsidR="00203999" w:rsidRPr="00BD117A" w:rsidRDefault="009C6C3D">
            <w:pPr>
              <w:pStyle w:val="Tabelatekst"/>
            </w:pPr>
            <w:r w:rsidRPr="00BD117A">
              <w:t>Dawka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76129" w14:textId="008C9EB6" w:rsidR="00203999" w:rsidRPr="00BD117A" w:rsidRDefault="009C6C3D">
            <w:pPr>
              <w:pStyle w:val="Tabelatekst"/>
            </w:pPr>
            <w:proofErr w:type="spellStart"/>
            <w:r w:rsidRPr="00BD117A">
              <w:t>neu_dosage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718AB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CA297F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A6AAA7" w14:textId="0FB206DB" w:rsidR="00203999" w:rsidRPr="00BD117A" w:rsidRDefault="00A37B54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EDA761" w14:textId="69BB39BD" w:rsidR="00203999" w:rsidRPr="00BD117A" w:rsidRDefault="00E23797">
            <w:pPr>
              <w:pStyle w:val="Tabelatekst"/>
            </w:pPr>
            <w:r w:rsidRPr="00BD117A">
              <w:t>Istniejące pole</w:t>
            </w:r>
          </w:p>
        </w:tc>
      </w:tr>
      <w:tr w:rsidR="00203999" w:rsidRPr="00BD117A" w14:paraId="5DBD529F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4011D" w14:textId="633DEEC5" w:rsidR="00203999" w:rsidRPr="00BD117A" w:rsidRDefault="001D5D3F">
            <w:pPr>
              <w:pStyle w:val="Tabelatekst"/>
            </w:pPr>
            <w:r w:rsidRPr="00BD117A">
              <w:t>Droga podania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8BA901" w14:textId="6467803F" w:rsidR="00203999" w:rsidRPr="00BD117A" w:rsidRDefault="00122120">
            <w:pPr>
              <w:pStyle w:val="Tabelatekst"/>
            </w:pPr>
            <w:proofErr w:type="spellStart"/>
            <w:r w:rsidRPr="00BD117A">
              <w:t>neu_routeofadministration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DF3B52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FD132D" w14:textId="77777777" w:rsidR="00203999" w:rsidRPr="00BD117A" w:rsidRDefault="00C234E1">
            <w:pPr>
              <w:pStyle w:val="Tabelatekst"/>
            </w:pPr>
            <w:r w:rsidRPr="00BD117A">
              <w:t>domięśniowe,</w:t>
            </w:r>
          </w:p>
          <w:p w14:paraId="006F99E0" w14:textId="77777777" w:rsidR="00C234E1" w:rsidRPr="00BD117A" w:rsidRDefault="00C234E1">
            <w:pPr>
              <w:pStyle w:val="Tabelatekst"/>
            </w:pPr>
            <w:r w:rsidRPr="00BD117A">
              <w:t>doodbytniczo</w:t>
            </w:r>
            <w:r w:rsidR="008A47EE" w:rsidRPr="00BD117A">
              <w:t>,</w:t>
            </w:r>
          </w:p>
          <w:p w14:paraId="56D7EE38" w14:textId="77777777" w:rsidR="008A47EE" w:rsidRPr="00BD117A" w:rsidRDefault="008A47EE">
            <w:pPr>
              <w:pStyle w:val="Tabelatekst"/>
            </w:pPr>
            <w:r w:rsidRPr="00BD117A">
              <w:t>dootrzewnowe,</w:t>
            </w:r>
          </w:p>
          <w:p w14:paraId="4888BC13" w14:textId="77777777" w:rsidR="008A47EE" w:rsidRPr="00BD117A" w:rsidRDefault="008A47EE">
            <w:pPr>
              <w:pStyle w:val="Tabelatekst"/>
            </w:pPr>
            <w:proofErr w:type="spellStart"/>
            <w:r w:rsidRPr="00BD117A">
              <w:t>dopoliczkowe</w:t>
            </w:r>
            <w:proofErr w:type="spellEnd"/>
            <w:r w:rsidRPr="00BD117A">
              <w:t>,</w:t>
            </w:r>
          </w:p>
          <w:p w14:paraId="6B47455A" w14:textId="77777777" w:rsidR="008A47EE" w:rsidRPr="00BD117A" w:rsidRDefault="008A47EE">
            <w:pPr>
              <w:pStyle w:val="Tabelatekst"/>
            </w:pPr>
            <w:r w:rsidRPr="00BD117A">
              <w:t>dosercowe,</w:t>
            </w:r>
          </w:p>
          <w:p w14:paraId="15723B59" w14:textId="77777777" w:rsidR="008A47EE" w:rsidRPr="00BD117A" w:rsidRDefault="008A47EE">
            <w:pPr>
              <w:pStyle w:val="Tabelatekst"/>
            </w:pPr>
            <w:r w:rsidRPr="00BD117A">
              <w:t>dotętnicze,</w:t>
            </w:r>
          </w:p>
          <w:p w14:paraId="2E9CA150" w14:textId="77777777" w:rsidR="008A47EE" w:rsidRPr="00BD117A" w:rsidRDefault="008A47EE">
            <w:pPr>
              <w:pStyle w:val="Tabelatekst"/>
            </w:pPr>
            <w:r w:rsidRPr="00BD117A">
              <w:t>doustnie,</w:t>
            </w:r>
          </w:p>
          <w:p w14:paraId="14146422" w14:textId="77777777" w:rsidR="008A47EE" w:rsidRPr="00BD117A" w:rsidRDefault="008A47EE">
            <w:pPr>
              <w:pStyle w:val="Tabelatekst"/>
            </w:pPr>
            <w:r w:rsidRPr="00BD117A">
              <w:t>dożylne,</w:t>
            </w:r>
          </w:p>
          <w:p w14:paraId="4E89EB90" w14:textId="77777777" w:rsidR="008A47EE" w:rsidRPr="00BD117A" w:rsidRDefault="002179FD">
            <w:pPr>
              <w:pStyle w:val="Tabelatekst"/>
            </w:pPr>
            <w:r w:rsidRPr="00BD117A">
              <w:t>podjęzykowo,</w:t>
            </w:r>
          </w:p>
          <w:p w14:paraId="74F375DA" w14:textId="3F34888C" w:rsidR="002179FD" w:rsidRPr="00BD117A" w:rsidRDefault="002179FD">
            <w:pPr>
              <w:pStyle w:val="Tabelatekst"/>
            </w:pPr>
            <w:r w:rsidRPr="00BD117A">
              <w:t>podskórne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FD2DD2" w14:textId="6E582277" w:rsidR="00203999" w:rsidRPr="00BD117A" w:rsidRDefault="00C234E1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D3B46C" w14:textId="1093F206" w:rsidR="00203999" w:rsidRPr="00BD117A" w:rsidRDefault="00FC1D8D">
            <w:pPr>
              <w:pStyle w:val="Tabelatekst"/>
            </w:pPr>
            <w:r>
              <w:t>Z</w:t>
            </w:r>
            <w:r w:rsidR="00C234E1" w:rsidRPr="00BD117A">
              <w:t>estaw opcji: Drogi podania leków</w:t>
            </w:r>
          </w:p>
        </w:tc>
      </w:tr>
      <w:tr w:rsidR="00203999" w:rsidRPr="00BD117A" w14:paraId="64D82B7B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1DB51" w14:textId="069E990E" w:rsidR="00203999" w:rsidRPr="00BD117A" w:rsidRDefault="00CE1E8E">
            <w:pPr>
              <w:pStyle w:val="Tabelatekst"/>
            </w:pPr>
            <w:r w:rsidRPr="00BD117A">
              <w:t>Opakowanie zbiorcze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75E1C" w14:textId="77294E3A" w:rsidR="00203999" w:rsidRPr="00BD117A" w:rsidRDefault="00CE1E8E">
            <w:pPr>
              <w:pStyle w:val="Tabelatekst"/>
            </w:pPr>
            <w:proofErr w:type="spellStart"/>
            <w:r w:rsidRPr="00BD117A">
              <w:t>neu_packagingset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22E09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6D159D" w14:textId="5704B024" w:rsidR="00203999" w:rsidRPr="00BD117A" w:rsidRDefault="00CE1E8E">
            <w:pPr>
              <w:pStyle w:val="Tabelatekst"/>
            </w:pPr>
            <w:r w:rsidRPr="00BD117A">
              <w:t>Opakowanie zbiorcze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E31C19" w14:textId="26142A8B" w:rsidR="00203999" w:rsidRPr="00BD117A" w:rsidRDefault="00CE1E8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B9D2C9" w14:textId="20131CFA" w:rsidR="00203999" w:rsidRPr="00BD117A" w:rsidRDefault="00203999">
            <w:pPr>
              <w:pStyle w:val="Tabelatekst"/>
            </w:pPr>
          </w:p>
        </w:tc>
      </w:tr>
      <w:tr w:rsidR="00203999" w:rsidRPr="00BD117A" w14:paraId="65EEEFA8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4CD73" w14:textId="5BE10300" w:rsidR="00203999" w:rsidRPr="00BD117A" w:rsidRDefault="00537608">
            <w:pPr>
              <w:pStyle w:val="Tabelatekst"/>
            </w:pPr>
            <w:r w:rsidRPr="00BD117A">
              <w:lastRenderedPageBreak/>
              <w:t>Czy refundowany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A5FDD" w14:textId="46711BEF" w:rsidR="00203999" w:rsidRPr="00BD117A" w:rsidRDefault="00537608">
            <w:pPr>
              <w:pStyle w:val="Tabelatekst"/>
            </w:pPr>
            <w:proofErr w:type="spellStart"/>
            <w:r w:rsidRPr="00BD117A">
              <w:t>neu_isreinbursed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C65C6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D91128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73F62A" w14:textId="6DF7009D" w:rsidR="00203999" w:rsidRPr="00BD117A" w:rsidRDefault="00537608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B75971" w14:textId="184B6B94" w:rsidR="00203999" w:rsidRPr="00BD117A" w:rsidRDefault="00203999">
            <w:pPr>
              <w:pStyle w:val="Tabelatekst"/>
            </w:pPr>
          </w:p>
        </w:tc>
      </w:tr>
      <w:tr w:rsidR="00203999" w:rsidRPr="00BD117A" w14:paraId="601BA417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1AFDB" w14:textId="6588CDA0" w:rsidR="00203999" w:rsidRPr="00BD117A" w:rsidRDefault="00F041FF">
            <w:pPr>
              <w:pStyle w:val="Tabelatekst"/>
            </w:pPr>
            <w:r w:rsidRPr="00BD117A">
              <w:t>Numer dopuszczenia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41423" w14:textId="203E7A1F" w:rsidR="00203999" w:rsidRPr="00BD117A" w:rsidRDefault="00C7387A">
            <w:pPr>
              <w:pStyle w:val="Tabelatekst"/>
            </w:pPr>
            <w:proofErr w:type="spellStart"/>
            <w:r w:rsidRPr="00BD117A">
              <w:t>neu_attestation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3569AA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238EA0" w14:textId="787DC5F9" w:rsidR="00203999" w:rsidRPr="00BD117A" w:rsidRDefault="00C7387A">
            <w:pPr>
              <w:pStyle w:val="Tabelatekst"/>
            </w:pPr>
            <w:r w:rsidRPr="00BD117A">
              <w:t>Numer dopuszczenia Produktu, atest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23714F" w14:textId="3BBDAE04" w:rsidR="00203999" w:rsidRPr="00BD117A" w:rsidRDefault="00A37B54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BEADBA" w14:textId="206ACE8E" w:rsidR="00203999" w:rsidRPr="00BD117A" w:rsidRDefault="00203999">
            <w:pPr>
              <w:pStyle w:val="Tabelatekst"/>
            </w:pPr>
          </w:p>
        </w:tc>
      </w:tr>
      <w:tr w:rsidR="00203999" w:rsidRPr="00BD117A" w14:paraId="6E42C326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00DF" w14:textId="2D1C6FF7" w:rsidR="00203999" w:rsidRPr="00BD117A" w:rsidRDefault="00A271F0">
            <w:pPr>
              <w:pStyle w:val="Tabelatekst"/>
            </w:pPr>
            <w:r w:rsidRPr="00BD117A">
              <w:t>Data dopuszczenia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F5440" w14:textId="38444B3A" w:rsidR="00203999" w:rsidRPr="00BD117A" w:rsidRDefault="005F5360">
            <w:pPr>
              <w:pStyle w:val="Tabelatekst"/>
            </w:pPr>
            <w:proofErr w:type="spellStart"/>
            <w:r w:rsidRPr="00BD117A">
              <w:t>neu_attestationdate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FE668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D6DE60" w14:textId="4C217A73" w:rsidR="00203999" w:rsidRPr="00BD117A" w:rsidRDefault="005F5360">
            <w:pPr>
              <w:pStyle w:val="Tabelatekst"/>
            </w:pPr>
            <w:r w:rsidRPr="00BD117A">
              <w:t>Data dopuszczenia (obowiązywania atestu) dla Produktu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1DE45D" w14:textId="1332B408" w:rsidR="00203999" w:rsidRPr="00BD117A" w:rsidRDefault="005F5360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CE954E" w14:textId="3C82E37F" w:rsidR="00203999" w:rsidRPr="00BD117A" w:rsidRDefault="00203999">
            <w:pPr>
              <w:pStyle w:val="Tabelatekst"/>
            </w:pPr>
          </w:p>
        </w:tc>
      </w:tr>
      <w:tr w:rsidR="00203999" w:rsidRPr="00BD117A" w14:paraId="39D7FCC4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E458D" w14:textId="0E29D91E" w:rsidR="00203999" w:rsidRPr="00BD117A" w:rsidRDefault="003B6EF6">
            <w:pPr>
              <w:pStyle w:val="Tabelatekst"/>
            </w:pPr>
            <w:r w:rsidRPr="00BD117A">
              <w:t>Produkt Problematyczny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F101C" w14:textId="7715CF07" w:rsidR="00203999" w:rsidRPr="00BD117A" w:rsidRDefault="00A37B54">
            <w:pPr>
              <w:pStyle w:val="Tabelatekst"/>
            </w:pPr>
            <w:proofErr w:type="spellStart"/>
            <w:r w:rsidRPr="00BD117A">
              <w:t>neu_isroblem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9CC81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972B88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6DE2DE" w14:textId="4CF7394B" w:rsidR="00203999" w:rsidRPr="00BD117A" w:rsidRDefault="00A37B54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A505B0" w14:textId="045E44AD" w:rsidR="00203999" w:rsidRPr="00BD117A" w:rsidRDefault="00203999">
            <w:pPr>
              <w:pStyle w:val="Tabelatekst"/>
            </w:pPr>
          </w:p>
        </w:tc>
      </w:tr>
      <w:tr w:rsidR="00203999" w:rsidRPr="00BD117A" w14:paraId="335EF293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9281C" w14:textId="31605470" w:rsidR="00203999" w:rsidRPr="00BD117A" w:rsidRDefault="00E353F5">
            <w:pPr>
              <w:pStyle w:val="Tabelatekst"/>
            </w:pPr>
            <w:r w:rsidRPr="00BD117A">
              <w:t>Powód problematyczności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549762" w14:textId="1671209B" w:rsidR="00203999" w:rsidRPr="00BD117A" w:rsidRDefault="00E353F5">
            <w:pPr>
              <w:pStyle w:val="Tabelatekst"/>
            </w:pPr>
            <w:proofErr w:type="spellStart"/>
            <w:r w:rsidRPr="00BD117A">
              <w:t>neu_problemdescription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062F1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209750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5990C8" w14:textId="4445B523" w:rsidR="00203999" w:rsidRPr="00BD117A" w:rsidRDefault="00E353F5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1435C0" w14:textId="2F7D438A" w:rsidR="00203999" w:rsidRPr="00BD117A" w:rsidRDefault="00203999">
            <w:pPr>
              <w:pStyle w:val="Tabelatekst"/>
            </w:pPr>
          </w:p>
        </w:tc>
      </w:tr>
      <w:tr w:rsidR="00203999" w:rsidRPr="00BD117A" w14:paraId="3E9E6E3C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1028" w14:textId="2679AE48" w:rsidR="00203999" w:rsidRPr="00BD117A" w:rsidRDefault="00E353F5">
            <w:pPr>
              <w:pStyle w:val="Tabelatekst"/>
            </w:pPr>
            <w:r w:rsidRPr="00BD117A">
              <w:t>Cena katalogowa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5B8E85" w14:textId="10B2BB79" w:rsidR="00203999" w:rsidRPr="00BD117A" w:rsidRDefault="00E353F5">
            <w:pPr>
              <w:pStyle w:val="Tabelatekst"/>
            </w:pPr>
            <w:proofErr w:type="spellStart"/>
            <w:r w:rsidRPr="00BD117A">
              <w:t>price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762CD" w14:textId="77777777" w:rsidR="00203999" w:rsidRPr="00BD117A" w:rsidRDefault="0020399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162E30" w14:textId="792DC1F0" w:rsidR="00203999" w:rsidRPr="00BD117A" w:rsidRDefault="00E353F5">
            <w:pPr>
              <w:pStyle w:val="Tabelatekst"/>
            </w:pPr>
            <w:r w:rsidRPr="00BD117A">
              <w:t>Cena katalogowa produktu.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F6A781" w14:textId="5B3D952D" w:rsidR="00203999" w:rsidRPr="00BD117A" w:rsidRDefault="00E353F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84BEF4" w14:textId="5E2598CD" w:rsidR="00203999" w:rsidRPr="00BD117A" w:rsidRDefault="00E353F5">
            <w:pPr>
              <w:pStyle w:val="Tabelatekst"/>
            </w:pPr>
            <w:r w:rsidRPr="00BD117A">
              <w:t>Domyślne pole, ukryte</w:t>
            </w:r>
          </w:p>
        </w:tc>
      </w:tr>
      <w:tr w:rsidR="00203999" w:rsidRPr="00BD117A" w14:paraId="4F9F9ADC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193B0" w14:textId="7CA7B01D" w:rsidR="00203999" w:rsidRPr="00BD117A" w:rsidRDefault="00D9528E">
            <w:pPr>
              <w:pStyle w:val="Tabelatekst"/>
            </w:pPr>
            <w:r w:rsidRPr="00BD117A">
              <w:t>Produkty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B8774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82FAD" w14:textId="619E8C33" w:rsidR="00203999" w:rsidRPr="00BD117A" w:rsidRDefault="00D9528E">
            <w:pPr>
              <w:pStyle w:val="Tabelatekst"/>
            </w:pPr>
            <w:r w:rsidRPr="00BD117A">
              <w:t>Produkt Przetargu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99E514" w14:textId="2DAF071E" w:rsidR="00203999" w:rsidRPr="00BD117A" w:rsidRDefault="00D9528E">
            <w:pPr>
              <w:pStyle w:val="Tabelatekst"/>
            </w:pPr>
            <w:r w:rsidRPr="00BD117A">
              <w:t>Tabela rekordów Produkt Przetargu pokrewnych do Produktu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F5F2F4" w14:textId="660F8F83" w:rsidR="00203999" w:rsidRPr="00BD117A" w:rsidRDefault="00D9528E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764771" w14:textId="4606FDE3" w:rsidR="00203999" w:rsidRPr="00BD117A" w:rsidRDefault="00505E7F">
            <w:pPr>
              <w:pStyle w:val="Tabelatekst"/>
            </w:pPr>
            <w:r>
              <w:t>Nazwa relacji</w:t>
            </w:r>
            <w:r w:rsidR="00D9528E" w:rsidRPr="00BD117A">
              <w:t>:</w:t>
            </w:r>
            <w:r w:rsidR="005A76C8" w:rsidRPr="00BD117A">
              <w:t xml:space="preserve"> </w:t>
            </w:r>
            <w:proofErr w:type="spellStart"/>
            <w:r w:rsidR="005A76C8" w:rsidRPr="00BD117A">
              <w:t>neu_product_neu_tenderproduct</w:t>
            </w:r>
            <w:proofErr w:type="spellEnd"/>
          </w:p>
        </w:tc>
      </w:tr>
      <w:tr w:rsidR="00203999" w:rsidRPr="00BD117A" w14:paraId="31EF51D4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C7D1B" w14:textId="2CDC3C78" w:rsidR="00203999" w:rsidRPr="00BD117A" w:rsidRDefault="004E4B0A">
            <w:pPr>
              <w:pStyle w:val="Tabelatekst"/>
            </w:pPr>
            <w:r w:rsidRPr="00BD117A">
              <w:t>Pozycje ZPZK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861C2" w14:textId="77777777" w:rsidR="00203999" w:rsidRPr="00BD117A" w:rsidRDefault="0020399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B0700" w14:textId="38B5F6F0" w:rsidR="00203999" w:rsidRPr="00BD117A" w:rsidRDefault="004E4B0A">
            <w:pPr>
              <w:pStyle w:val="Tabelatekst"/>
            </w:pPr>
            <w:r w:rsidRPr="00BD117A">
              <w:t>Pozycja ZPZK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185555" w14:textId="56F6FE5B" w:rsidR="00203999" w:rsidRPr="00BD117A" w:rsidRDefault="004E4B0A">
            <w:pPr>
              <w:pStyle w:val="Tabelatekst"/>
            </w:pPr>
            <w:r w:rsidRPr="00BD117A">
              <w:t>Tabela rekordów Pozycja ZPZK pokrewnych do Produktu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8E588C" w14:textId="642FD49B" w:rsidR="00203999" w:rsidRPr="00BD117A" w:rsidRDefault="004E4B0A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E7D551" w14:textId="1546B5D9" w:rsidR="00203999" w:rsidRPr="00BD117A" w:rsidRDefault="004E4B0A">
            <w:pPr>
              <w:pStyle w:val="Tabelatekst"/>
            </w:pPr>
            <w:r w:rsidRPr="00BD117A">
              <w:t>N</w:t>
            </w:r>
            <w:r w:rsidR="00505E7F">
              <w:t>azwa relacji</w:t>
            </w:r>
            <w:r w:rsidRPr="00BD117A">
              <w:t>:</w:t>
            </w:r>
            <w:r w:rsidR="00291A00" w:rsidRPr="00BD117A">
              <w:t xml:space="preserve"> </w:t>
            </w:r>
            <w:proofErr w:type="spellStart"/>
            <w:r w:rsidR="00291A00" w:rsidRPr="00BD117A">
              <w:t>neu_product_neu_listtradeterms_productid</w:t>
            </w:r>
            <w:proofErr w:type="spellEnd"/>
          </w:p>
        </w:tc>
      </w:tr>
      <w:tr w:rsidR="00EE1379" w:rsidRPr="00BD117A" w14:paraId="575F294F" w14:textId="77777777" w:rsidTr="00E1345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12488" w14:textId="77777777" w:rsidR="00EE1379" w:rsidRPr="00BD117A" w:rsidRDefault="00EE1379">
            <w:pPr>
              <w:pStyle w:val="Tabelatekst"/>
            </w:pPr>
            <w:r w:rsidRPr="00BD117A">
              <w:t>Notatki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537DA1" w14:textId="77777777" w:rsidR="00EE1379" w:rsidRPr="00BD117A" w:rsidRDefault="00EE1379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7534A" w14:textId="77777777" w:rsidR="00EE1379" w:rsidRPr="00BD117A" w:rsidRDefault="00EE1379">
            <w:pPr>
              <w:pStyle w:val="Tabelatekst"/>
            </w:pPr>
            <w:r w:rsidRPr="00BD117A">
              <w:t>Notatka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133ADD" w14:textId="7F79712A" w:rsidR="00EE1379" w:rsidRPr="00BD117A" w:rsidRDefault="00EE1379">
            <w:pPr>
              <w:pStyle w:val="Tabelatekst"/>
            </w:pPr>
            <w:r w:rsidRPr="00BD117A">
              <w:t>Karta zarządzania Notatkami dotyczącymi Produktu SAP, umożliwiająca załączenie pliku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C6093A" w14:textId="77777777" w:rsidR="00EE1379" w:rsidRPr="00BD117A" w:rsidRDefault="00EE1379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5CC0D9" w14:textId="23D12B1E" w:rsidR="00EE1379" w:rsidRPr="00BD117A" w:rsidRDefault="00EE1379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Domyślna karta, nazwa relacji: </w:t>
            </w:r>
            <w:proofErr w:type="spellStart"/>
            <w:r w:rsidR="00DA6075" w:rsidRPr="00BD117A">
              <w:rPr>
                <w:rStyle w:val="normaltextrun"/>
                <w:szCs w:val="20"/>
              </w:rPr>
              <w:t>Product_Annotation</w:t>
            </w:r>
            <w:proofErr w:type="spellEnd"/>
          </w:p>
        </w:tc>
      </w:tr>
    </w:tbl>
    <w:p w14:paraId="51FB23EB" w14:textId="6DE195CD" w:rsidR="00914296" w:rsidRPr="00BD117A" w:rsidRDefault="00914296" w:rsidP="00914296">
      <w:pPr>
        <w:pStyle w:val="Legenda"/>
      </w:pPr>
      <w:bookmarkStart w:id="243" w:name="_Toc151315742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48</w:t>
      </w:r>
      <w:r w:rsidRPr="00BD117A">
        <w:fldChar w:fldCharType="end"/>
      </w:r>
      <w:r w:rsidRPr="00BD117A">
        <w:t xml:space="preserve"> Opis obiektów – Produkt SAP</w:t>
      </w:r>
      <w:bookmarkEnd w:id="243"/>
    </w:p>
    <w:p w14:paraId="2A93832C" w14:textId="27A53613" w:rsidR="00914296" w:rsidRPr="00BD117A" w:rsidRDefault="00857F8D" w:rsidP="00857F8D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2CD8D871" w14:textId="55A76D19" w:rsidR="00E1345C" w:rsidRPr="00BD117A" w:rsidRDefault="00E1345C" w:rsidP="00914296">
      <w:pPr>
        <w:pStyle w:val="Nagwek3"/>
        <w:rPr>
          <w:lang w:eastAsia="pl-PL"/>
        </w:rPr>
      </w:pPr>
      <w:bookmarkStart w:id="244" w:name="_Toc151315817"/>
      <w:r w:rsidRPr="00BD117A">
        <w:lastRenderedPageBreak/>
        <w:t>Przyczyna przegrania (</w:t>
      </w:r>
      <w:proofErr w:type="spellStart"/>
      <w:r w:rsidRPr="00BD117A">
        <w:t>neu_conf_failurecause</w:t>
      </w:r>
      <w:proofErr w:type="spellEnd"/>
      <w:r w:rsidRPr="00BD117A">
        <w:t>)</w:t>
      </w:r>
      <w:bookmarkEnd w:id="244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914296" w:rsidRPr="00BD117A" w14:paraId="7F5A6FF5" w14:textId="77777777" w:rsidTr="009B7028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37AF6C9" w14:textId="68B440C3" w:rsidR="00914296" w:rsidRPr="00BD117A" w:rsidRDefault="00914296">
            <w:pPr>
              <w:pStyle w:val="TabelaNagowek"/>
            </w:pPr>
            <w:r w:rsidRPr="00BD117A">
              <w:t>Przyczyn</w:t>
            </w:r>
            <w:r w:rsidR="00D5698C" w:rsidRPr="00BD117A">
              <w:t>a</w:t>
            </w:r>
            <w:r w:rsidRPr="00BD117A">
              <w:t xml:space="preserve"> przegrania (</w:t>
            </w:r>
            <w:proofErr w:type="spellStart"/>
            <w:r w:rsidR="00973ADA" w:rsidRPr="00BD117A">
              <w:t>neu_conf_failurecause</w:t>
            </w:r>
            <w:proofErr w:type="spellEnd"/>
            <w:r w:rsidRPr="00BD117A">
              <w:t>)</w:t>
            </w:r>
          </w:p>
        </w:tc>
      </w:tr>
      <w:tr w:rsidR="00914296" w:rsidRPr="00BD117A" w14:paraId="59167D57" w14:textId="77777777" w:rsidTr="009B7028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B85FC45" w14:textId="77777777" w:rsidR="00914296" w:rsidRPr="00BD117A" w:rsidRDefault="00914296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E2BBD0E" w14:textId="77777777" w:rsidR="00914296" w:rsidRPr="00BD117A" w:rsidRDefault="00914296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F00A1B2" w14:textId="77777777" w:rsidR="00914296" w:rsidRPr="00BD117A" w:rsidRDefault="00914296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647FACF" w14:textId="77777777" w:rsidR="00914296" w:rsidRPr="00BD117A" w:rsidRDefault="00914296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26DCC8A" w14:textId="77777777" w:rsidR="00914296" w:rsidRPr="00BD117A" w:rsidRDefault="00914296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094C8EFF" w14:textId="77777777" w:rsidR="00914296" w:rsidRPr="00BD117A" w:rsidRDefault="00914296">
            <w:pPr>
              <w:pStyle w:val="TabelaNagowek"/>
            </w:pPr>
            <w:r w:rsidRPr="00BD117A">
              <w:t>Komentarz</w:t>
            </w:r>
          </w:p>
        </w:tc>
      </w:tr>
      <w:tr w:rsidR="00803D96" w:rsidRPr="00BD117A" w14:paraId="2DE54D79" w14:textId="77777777" w:rsidTr="009B7028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83677" w14:textId="5FEE559F" w:rsidR="00803D96" w:rsidRPr="00BD117A" w:rsidRDefault="00827F20">
            <w:pPr>
              <w:pStyle w:val="Tabelatekst"/>
            </w:pPr>
            <w:r w:rsidRPr="00BD117A">
              <w:t>Przyczyna przegrania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E3132" w14:textId="77777777" w:rsidR="00803D96" w:rsidRPr="00BD117A" w:rsidRDefault="00803D96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22D52" w14:textId="77777777" w:rsidR="00803D96" w:rsidRPr="00BD117A" w:rsidRDefault="00803D9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E17AAE" w14:textId="77777777" w:rsidR="00803D96" w:rsidRPr="00BD117A" w:rsidRDefault="00803D96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2C4186" w14:textId="77777777" w:rsidR="00803D96" w:rsidRPr="00BD117A" w:rsidRDefault="00803D9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DA8320" w14:textId="77777777" w:rsidR="00803D96" w:rsidRPr="00BD117A" w:rsidRDefault="00803D9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wymagane, dostępne dla admina</w:t>
            </w:r>
          </w:p>
        </w:tc>
      </w:tr>
      <w:tr w:rsidR="00803D96" w:rsidRPr="00BD117A" w14:paraId="41A909F0" w14:textId="77777777" w:rsidTr="009B7028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8F75F" w14:textId="77777777" w:rsidR="00803D96" w:rsidRPr="00BD117A" w:rsidRDefault="00803D96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6D2B2" w14:textId="77777777" w:rsidR="00803D96" w:rsidRPr="00BD117A" w:rsidRDefault="00803D96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DF90B" w14:textId="77777777" w:rsidR="00803D96" w:rsidRPr="00BD117A" w:rsidRDefault="00803D96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87D092" w14:textId="77777777" w:rsidR="00803D96" w:rsidRPr="00BD117A" w:rsidRDefault="00803D96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594602" w14:textId="77777777" w:rsidR="00803D96" w:rsidRPr="00BD117A" w:rsidRDefault="00803D96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DFAAD3" w14:textId="77777777" w:rsidR="00803D96" w:rsidRPr="00BD117A" w:rsidRDefault="00803D9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wymagane, uzupełniane automatycznie, dostępne dla admina</w:t>
            </w:r>
          </w:p>
        </w:tc>
      </w:tr>
    </w:tbl>
    <w:p w14:paraId="0017A66C" w14:textId="621D0B2F" w:rsidR="00914296" w:rsidRPr="00BD117A" w:rsidRDefault="00914296" w:rsidP="00914296">
      <w:pPr>
        <w:pStyle w:val="Legenda"/>
      </w:pPr>
      <w:bookmarkStart w:id="245" w:name="_Toc151315743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49</w:t>
      </w:r>
      <w:r w:rsidRPr="00BD117A">
        <w:fldChar w:fldCharType="end"/>
      </w:r>
      <w:r w:rsidRPr="00BD117A">
        <w:t xml:space="preserve"> Opis obiektów – Przyczyn</w:t>
      </w:r>
      <w:r w:rsidR="00D5698C" w:rsidRPr="00BD117A">
        <w:t>a</w:t>
      </w:r>
      <w:r w:rsidRPr="00BD117A">
        <w:t xml:space="preserve"> przegrania</w:t>
      </w:r>
      <w:bookmarkEnd w:id="245"/>
    </w:p>
    <w:p w14:paraId="72EDF2E5" w14:textId="6F436473" w:rsidR="00914296" w:rsidRPr="00BD117A" w:rsidRDefault="00857F8D" w:rsidP="00857F8D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658A353C" w14:textId="0E4FBD01" w:rsidR="009B7028" w:rsidRPr="00BD117A" w:rsidRDefault="009B7028" w:rsidP="00914296">
      <w:pPr>
        <w:pStyle w:val="Nagwek3"/>
        <w:rPr>
          <w:lang w:eastAsia="pl-PL"/>
        </w:rPr>
      </w:pPr>
      <w:bookmarkStart w:id="246" w:name="_Toc151315818"/>
      <w:r w:rsidRPr="00BD117A">
        <w:lastRenderedPageBreak/>
        <w:t>Słownik Kryteriów (</w:t>
      </w:r>
      <w:proofErr w:type="spellStart"/>
      <w:r w:rsidRPr="00BD117A">
        <w:t>neu_conf_criteriatemplate</w:t>
      </w:r>
      <w:proofErr w:type="spellEnd"/>
      <w:r w:rsidRPr="00BD117A">
        <w:t>)</w:t>
      </w:r>
      <w:bookmarkEnd w:id="246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914296" w:rsidRPr="00BD117A" w14:paraId="693D661F" w14:textId="77777777" w:rsidTr="009B7028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54593A1" w14:textId="168D9936" w:rsidR="00914296" w:rsidRPr="00BD117A" w:rsidRDefault="00914296">
            <w:pPr>
              <w:pStyle w:val="TabelaNagowek"/>
            </w:pPr>
            <w:r w:rsidRPr="00BD117A">
              <w:t>Słownik Kryteriów (</w:t>
            </w:r>
            <w:proofErr w:type="spellStart"/>
            <w:r w:rsidR="00712DE9" w:rsidRPr="00BD117A">
              <w:t>neu_conf_criteriatemplate</w:t>
            </w:r>
            <w:proofErr w:type="spellEnd"/>
            <w:r w:rsidRPr="00BD117A">
              <w:t>)</w:t>
            </w:r>
          </w:p>
        </w:tc>
      </w:tr>
      <w:tr w:rsidR="00914296" w:rsidRPr="00BD117A" w14:paraId="558E27BE" w14:textId="77777777" w:rsidTr="009B7028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3839CE8" w14:textId="77777777" w:rsidR="00914296" w:rsidRPr="00BD117A" w:rsidRDefault="00914296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B2774D5" w14:textId="77777777" w:rsidR="00914296" w:rsidRPr="00BD117A" w:rsidRDefault="00914296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3B9CF4B" w14:textId="77777777" w:rsidR="00914296" w:rsidRPr="00BD117A" w:rsidRDefault="00914296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A5247C4" w14:textId="77777777" w:rsidR="00914296" w:rsidRPr="00BD117A" w:rsidRDefault="00914296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197E3AC" w14:textId="77777777" w:rsidR="00914296" w:rsidRPr="00BD117A" w:rsidRDefault="00914296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1B06238A" w14:textId="77777777" w:rsidR="00914296" w:rsidRPr="00BD117A" w:rsidRDefault="00914296">
            <w:pPr>
              <w:pStyle w:val="TabelaNagowek"/>
            </w:pPr>
            <w:r w:rsidRPr="00BD117A">
              <w:t>Komentarz</w:t>
            </w:r>
          </w:p>
        </w:tc>
      </w:tr>
      <w:tr w:rsidR="00E729C5" w:rsidRPr="00BD117A" w14:paraId="3277B419" w14:textId="77777777" w:rsidTr="009B7028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01B5" w14:textId="32967C2F" w:rsidR="00E729C5" w:rsidRPr="00BD117A" w:rsidRDefault="00E729C5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D1564B" w14:textId="77777777" w:rsidR="00E729C5" w:rsidRPr="00BD117A" w:rsidRDefault="00E729C5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85769" w14:textId="77777777" w:rsidR="00E729C5" w:rsidRPr="00BD117A" w:rsidRDefault="00E729C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6E1AA8" w14:textId="77777777" w:rsidR="00E729C5" w:rsidRPr="00BD117A" w:rsidRDefault="00E729C5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016BC2" w14:textId="77777777" w:rsidR="00E729C5" w:rsidRPr="00BD117A" w:rsidRDefault="00E729C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8FCB52" w14:textId="055544F0" w:rsidR="00E729C5" w:rsidRPr="00BD117A" w:rsidRDefault="00E729C5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  <w:r w:rsidR="00982520" w:rsidRPr="00BD117A">
              <w:rPr>
                <w:szCs w:val="20"/>
              </w:rPr>
              <w:t>, dostępne dla admina</w:t>
            </w:r>
          </w:p>
        </w:tc>
      </w:tr>
      <w:tr w:rsidR="00914296" w:rsidRPr="00BD117A" w14:paraId="3C8EC8AC" w14:textId="77777777" w:rsidTr="009B7028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79038" w14:textId="4E3743A3" w:rsidR="00914296" w:rsidRPr="00BD117A" w:rsidRDefault="002D5CFE">
            <w:pPr>
              <w:pStyle w:val="Tabelatekst"/>
            </w:pPr>
            <w:r w:rsidRPr="00BD117A">
              <w:t>Nazwa systemowa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849945" w14:textId="41C797C6" w:rsidR="00914296" w:rsidRPr="00BD117A" w:rsidRDefault="002D5CFE">
            <w:pPr>
              <w:pStyle w:val="Tabelatekst"/>
            </w:pPr>
            <w:proofErr w:type="spellStart"/>
            <w:r w:rsidRPr="00BD117A">
              <w:t>neu_systemname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8DF9B" w14:textId="77777777" w:rsidR="00914296" w:rsidRPr="00BD117A" w:rsidRDefault="0091429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A71A98" w14:textId="77777777" w:rsidR="00914296" w:rsidRPr="00BD117A" w:rsidRDefault="0091429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B41887" w14:textId="57130232" w:rsidR="00914296" w:rsidRPr="00BD117A" w:rsidRDefault="002D5CF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1DCEAE" w14:textId="3801B031" w:rsidR="00914296" w:rsidRPr="00BD117A" w:rsidRDefault="00203E3E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Wymagane</w:t>
            </w:r>
            <w:r w:rsidR="00982520" w:rsidRPr="00BD117A">
              <w:rPr>
                <w:szCs w:val="20"/>
              </w:rPr>
              <w:t>, dostępne dla admina</w:t>
            </w:r>
          </w:p>
        </w:tc>
      </w:tr>
      <w:tr w:rsidR="00982520" w:rsidRPr="00BD117A" w14:paraId="41409F45" w14:textId="77777777" w:rsidTr="009B7028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70DA5" w14:textId="77777777" w:rsidR="00982520" w:rsidRPr="00BD117A" w:rsidRDefault="00982520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3589F" w14:textId="77777777" w:rsidR="00982520" w:rsidRPr="00BD117A" w:rsidRDefault="00982520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8B91E4" w14:textId="77777777" w:rsidR="00982520" w:rsidRPr="00BD117A" w:rsidRDefault="00982520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68D8A1" w14:textId="77777777" w:rsidR="00982520" w:rsidRPr="00BD117A" w:rsidRDefault="00982520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4B7B9F" w14:textId="77777777" w:rsidR="00982520" w:rsidRPr="00BD117A" w:rsidRDefault="00982520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D24226" w14:textId="77777777" w:rsidR="00982520" w:rsidRPr="00BD117A" w:rsidRDefault="0098252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wymagane, uzupełniane automatycznie, dostępne dla admina</w:t>
            </w:r>
          </w:p>
        </w:tc>
      </w:tr>
    </w:tbl>
    <w:p w14:paraId="73A316C6" w14:textId="78D3C278" w:rsidR="00914296" w:rsidRPr="00BD117A" w:rsidRDefault="00914296" w:rsidP="00914296">
      <w:pPr>
        <w:pStyle w:val="Legenda"/>
      </w:pPr>
      <w:bookmarkStart w:id="247" w:name="_Toc151315744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50</w:t>
      </w:r>
      <w:r w:rsidRPr="00BD117A">
        <w:fldChar w:fldCharType="end"/>
      </w:r>
      <w:r w:rsidRPr="00BD117A">
        <w:t xml:space="preserve"> Opis obiektów – Słownik Kryteriów</w:t>
      </w:r>
      <w:bookmarkEnd w:id="247"/>
    </w:p>
    <w:p w14:paraId="256F12EB" w14:textId="709D55E8" w:rsidR="00914296" w:rsidRPr="00BD117A" w:rsidRDefault="00365F58" w:rsidP="00365F58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21136167" w14:textId="0D35E58B" w:rsidR="0027087C" w:rsidRPr="00BD117A" w:rsidRDefault="0027087C" w:rsidP="00B84FF1">
      <w:pPr>
        <w:pStyle w:val="Nagwek3"/>
        <w:rPr>
          <w:lang w:eastAsia="pl-PL"/>
        </w:rPr>
      </w:pPr>
      <w:bookmarkStart w:id="248" w:name="_Toc151315819"/>
      <w:r w:rsidRPr="00BD117A">
        <w:lastRenderedPageBreak/>
        <w:t>Słownik Postaci (</w:t>
      </w:r>
      <w:proofErr w:type="spellStart"/>
      <w:r w:rsidRPr="00BD117A">
        <w:t>neu_conf_formdictionary</w:t>
      </w:r>
      <w:proofErr w:type="spellEnd"/>
      <w:r w:rsidRPr="00BD117A">
        <w:t>)</w:t>
      </w:r>
      <w:bookmarkEnd w:id="248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B84FF1" w:rsidRPr="00BD117A" w14:paraId="31A5F318" w14:textId="77777777" w:rsidTr="0027087C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9093794" w14:textId="22BA1ADD" w:rsidR="00B84FF1" w:rsidRPr="00BD117A" w:rsidRDefault="00B84FF1">
            <w:pPr>
              <w:pStyle w:val="TabelaNagowek"/>
            </w:pPr>
            <w:r w:rsidRPr="00BD117A">
              <w:t>Słownik Postaci (</w:t>
            </w:r>
            <w:proofErr w:type="spellStart"/>
            <w:r w:rsidR="00F84E6E" w:rsidRPr="00BD117A">
              <w:t>neu_conf_formdictionary</w:t>
            </w:r>
            <w:proofErr w:type="spellEnd"/>
            <w:r w:rsidRPr="00BD117A">
              <w:t>)</w:t>
            </w:r>
          </w:p>
        </w:tc>
      </w:tr>
      <w:tr w:rsidR="00B84FF1" w:rsidRPr="00BD117A" w14:paraId="162F660B" w14:textId="77777777" w:rsidTr="0027087C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66BC0C0" w14:textId="77777777" w:rsidR="00B84FF1" w:rsidRPr="00BD117A" w:rsidRDefault="00B84FF1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ECE6835" w14:textId="77777777" w:rsidR="00B84FF1" w:rsidRPr="00BD117A" w:rsidRDefault="00B84FF1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F8086A8" w14:textId="77777777" w:rsidR="00B84FF1" w:rsidRPr="00BD117A" w:rsidRDefault="00B84FF1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0BAA6DC" w14:textId="77777777" w:rsidR="00B84FF1" w:rsidRPr="00BD117A" w:rsidRDefault="00B84FF1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3A018DE" w14:textId="77777777" w:rsidR="00B84FF1" w:rsidRPr="00BD117A" w:rsidRDefault="00B84FF1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FE6D969" w14:textId="77777777" w:rsidR="00B84FF1" w:rsidRPr="00BD117A" w:rsidRDefault="00B84FF1">
            <w:pPr>
              <w:pStyle w:val="TabelaNagowek"/>
            </w:pPr>
            <w:r w:rsidRPr="00BD117A">
              <w:t>Komentarz</w:t>
            </w:r>
          </w:p>
        </w:tc>
      </w:tr>
      <w:tr w:rsidR="00652B69" w:rsidRPr="00BD117A" w14:paraId="53FE8011" w14:textId="77777777" w:rsidTr="0027087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E9D4D" w14:textId="08909FD8" w:rsidR="00652B69" w:rsidRPr="00BD117A" w:rsidRDefault="00652B69">
            <w:pPr>
              <w:pStyle w:val="Tabelatekst"/>
            </w:pPr>
            <w:r w:rsidRPr="00BD117A">
              <w:t>Nazwa postaci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858B16" w14:textId="77777777" w:rsidR="00652B69" w:rsidRPr="00BD117A" w:rsidRDefault="00652B69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584FE" w14:textId="77777777" w:rsidR="00652B69" w:rsidRPr="00BD117A" w:rsidRDefault="00652B69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3BA804" w14:textId="77777777" w:rsidR="00652B69" w:rsidRPr="00BD117A" w:rsidRDefault="00652B69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A96D96" w14:textId="77777777" w:rsidR="00652B69" w:rsidRPr="00BD117A" w:rsidRDefault="00652B69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DDCC97" w14:textId="3E5D153B" w:rsidR="00652B69" w:rsidRPr="00BD117A" w:rsidRDefault="00652B69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  <w:r w:rsidR="00C231B0" w:rsidRPr="00BD117A">
              <w:rPr>
                <w:szCs w:val="20"/>
              </w:rPr>
              <w:t>, dost</w:t>
            </w:r>
            <w:r w:rsidR="005F292A" w:rsidRPr="00BD117A">
              <w:rPr>
                <w:szCs w:val="20"/>
              </w:rPr>
              <w:t>ępne dla admina</w:t>
            </w:r>
          </w:p>
        </w:tc>
      </w:tr>
      <w:tr w:rsidR="009A2ED4" w:rsidRPr="00BD117A" w14:paraId="5C9AB8F4" w14:textId="77777777" w:rsidTr="0027087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8A041" w14:textId="77777777" w:rsidR="009A2ED4" w:rsidRPr="00BD117A" w:rsidRDefault="009A2ED4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8AA30" w14:textId="77777777" w:rsidR="009A2ED4" w:rsidRPr="00BD117A" w:rsidRDefault="009A2ED4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5E5B5" w14:textId="77777777" w:rsidR="009A2ED4" w:rsidRPr="00BD117A" w:rsidRDefault="009A2ED4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0A044E" w14:textId="77777777" w:rsidR="009A2ED4" w:rsidRPr="00BD117A" w:rsidRDefault="009A2ED4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53FCFB" w14:textId="77777777" w:rsidR="009A2ED4" w:rsidRPr="00BD117A" w:rsidRDefault="009A2ED4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1CD817" w14:textId="655D3A71" w:rsidR="009A2ED4" w:rsidRPr="00BD117A" w:rsidRDefault="009A2ED4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wymagane, uzupełniane automatycznie</w:t>
            </w:r>
            <w:r w:rsidR="006F3546" w:rsidRPr="00BD117A">
              <w:rPr>
                <w:szCs w:val="20"/>
              </w:rPr>
              <w:t>, dostępne dla admina</w:t>
            </w:r>
          </w:p>
        </w:tc>
      </w:tr>
    </w:tbl>
    <w:p w14:paraId="2D6823D6" w14:textId="5C42DB17" w:rsidR="00B84FF1" w:rsidRPr="00BD117A" w:rsidRDefault="00B84FF1" w:rsidP="00B84FF1">
      <w:pPr>
        <w:pStyle w:val="Legenda"/>
      </w:pPr>
      <w:bookmarkStart w:id="249" w:name="_Toc151315745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51</w:t>
      </w:r>
      <w:r w:rsidRPr="00BD117A">
        <w:fldChar w:fldCharType="end"/>
      </w:r>
      <w:r w:rsidRPr="00BD117A">
        <w:t xml:space="preserve"> Opis obiektów – </w:t>
      </w:r>
      <w:r w:rsidR="00914296" w:rsidRPr="00BD117A">
        <w:t>Słownik Postaci</w:t>
      </w:r>
      <w:bookmarkEnd w:id="249"/>
    </w:p>
    <w:p w14:paraId="151A7154" w14:textId="186472DD" w:rsidR="00B84FF1" w:rsidRPr="00BD117A" w:rsidRDefault="00365F58" w:rsidP="00365F58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22502B0C" w14:textId="3335B025" w:rsidR="00FB2CB9" w:rsidRPr="00BD117A" w:rsidRDefault="0027087C" w:rsidP="00BC5671">
      <w:pPr>
        <w:pStyle w:val="Nagwek3"/>
        <w:rPr>
          <w:lang w:eastAsia="pl-PL"/>
        </w:rPr>
      </w:pPr>
      <w:bookmarkStart w:id="250" w:name="_Toc151315820"/>
      <w:r w:rsidRPr="00BD117A">
        <w:lastRenderedPageBreak/>
        <w:t>Słownik Zamian (</w:t>
      </w:r>
      <w:proofErr w:type="spellStart"/>
      <w:r w:rsidRPr="00BD117A">
        <w:t>neu_conf_conversion</w:t>
      </w:r>
      <w:proofErr w:type="spellEnd"/>
      <w:r w:rsidRPr="00BD117A">
        <w:t>)</w:t>
      </w:r>
      <w:bookmarkEnd w:id="250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BC5671" w:rsidRPr="00BD117A" w14:paraId="044C5FDB" w14:textId="77777777" w:rsidTr="00FB2CB9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0674199" w14:textId="1B07791C" w:rsidR="00BC5671" w:rsidRPr="00BD117A" w:rsidRDefault="00B84FF1">
            <w:pPr>
              <w:pStyle w:val="TabelaNagowek"/>
            </w:pPr>
            <w:r w:rsidRPr="00BD117A">
              <w:t>Słownik Zamian</w:t>
            </w:r>
            <w:r w:rsidR="00BC5671" w:rsidRPr="00BD117A">
              <w:t xml:space="preserve"> (</w:t>
            </w:r>
            <w:proofErr w:type="spellStart"/>
            <w:r w:rsidR="00C30D5D" w:rsidRPr="00BD117A">
              <w:t>neu_conf_conversion</w:t>
            </w:r>
            <w:proofErr w:type="spellEnd"/>
            <w:r w:rsidR="00BC5671" w:rsidRPr="00BD117A">
              <w:t>)</w:t>
            </w:r>
          </w:p>
        </w:tc>
      </w:tr>
      <w:tr w:rsidR="00BC5671" w:rsidRPr="00BD117A" w14:paraId="5F1178FA" w14:textId="77777777" w:rsidTr="00FB2CB9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105FCCD" w14:textId="77777777" w:rsidR="00BC5671" w:rsidRPr="00BD117A" w:rsidRDefault="00BC5671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5DBFE657" w14:textId="77777777" w:rsidR="00BC5671" w:rsidRPr="00BD117A" w:rsidRDefault="00BC5671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5F47558" w14:textId="77777777" w:rsidR="00BC5671" w:rsidRPr="00BD117A" w:rsidRDefault="00BC5671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E4678D4" w14:textId="77777777" w:rsidR="00BC5671" w:rsidRPr="00BD117A" w:rsidRDefault="00BC5671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09617E8" w14:textId="77777777" w:rsidR="00BC5671" w:rsidRPr="00BD117A" w:rsidRDefault="00BC5671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792016A4" w14:textId="77777777" w:rsidR="00BC5671" w:rsidRPr="00BD117A" w:rsidRDefault="00BC5671">
            <w:pPr>
              <w:pStyle w:val="TabelaNagowek"/>
            </w:pPr>
            <w:r w:rsidRPr="00BD117A">
              <w:t>Komentarz</w:t>
            </w:r>
          </w:p>
        </w:tc>
      </w:tr>
      <w:tr w:rsidR="000E03E5" w:rsidRPr="00BD117A" w14:paraId="1E006B63" w14:textId="77777777" w:rsidTr="00FB2CB9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3377E" w14:textId="32CBECAE" w:rsidR="000E03E5" w:rsidRPr="00BD117A" w:rsidRDefault="001A306B">
            <w:pPr>
              <w:pStyle w:val="Tabelatekst"/>
            </w:pPr>
            <w:r w:rsidRPr="00BD117A">
              <w:t>Synchronizuj synonimy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49E90" w14:textId="3B9EF00F" w:rsidR="000E03E5" w:rsidRPr="00BD117A" w:rsidRDefault="000E03E5">
            <w:pPr>
              <w:pStyle w:val="Tabelatekst"/>
            </w:pPr>
            <w:proofErr w:type="spellStart"/>
            <w:r w:rsidRPr="00BD117A">
              <w:t>WebResource_ButtonConfConversionSync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3C039" w14:textId="77777777" w:rsidR="000E03E5" w:rsidRPr="00BD117A" w:rsidRDefault="000E03E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22103E" w14:textId="02768D78" w:rsidR="000E03E5" w:rsidRPr="00BD117A" w:rsidRDefault="00830DD2">
            <w:pPr>
              <w:pStyle w:val="Tabelatekst"/>
            </w:pPr>
            <w:r w:rsidRPr="00BD117A">
              <w:t xml:space="preserve">Przycisk "Synchronizuj synonimy" wywołuje akcję </w:t>
            </w:r>
            <w:proofErr w:type="spellStart"/>
            <w:r w:rsidRPr="00BD117A">
              <w:t>reindeksacji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Elasticsearch</w:t>
            </w:r>
            <w:proofErr w:type="spellEnd"/>
            <w:r w:rsidRPr="00BD117A">
              <w:t>. Wartości z pól "Zamiana z" i "Zamiana do" zostaną wykorzystane w procesie mapowania.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D5E394" w14:textId="1A165296" w:rsidR="000E03E5" w:rsidRPr="00BD117A" w:rsidRDefault="00B11386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88826D" w14:textId="561AA59D" w:rsidR="000E03E5" w:rsidRPr="00BD117A" w:rsidRDefault="00B11386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Zasób sieci Web: </w:t>
            </w:r>
            <w:proofErr w:type="spellStart"/>
            <w:r w:rsidRPr="00BD117A">
              <w:rPr>
                <w:rStyle w:val="ms-crm-lookupitem-name"/>
              </w:rPr>
              <w:t>neu</w:t>
            </w:r>
            <w:proofErr w:type="spellEnd"/>
            <w:r w:rsidRPr="00BD117A">
              <w:rPr>
                <w:rStyle w:val="ms-crm-lookupitem-name"/>
              </w:rPr>
              <w:t>_/</w:t>
            </w:r>
            <w:proofErr w:type="spellStart"/>
            <w:r w:rsidRPr="00BD117A">
              <w:rPr>
                <w:rStyle w:val="ms-crm-lookupitem-name"/>
              </w:rPr>
              <w:t>html</w:t>
            </w:r>
            <w:proofErr w:type="spellEnd"/>
            <w:r w:rsidRPr="00BD117A">
              <w:rPr>
                <w:rStyle w:val="ms-crm-lookupitem-name"/>
              </w:rPr>
              <w:t>/neu_conf_conversion_sync.html</w:t>
            </w:r>
          </w:p>
        </w:tc>
      </w:tr>
      <w:tr w:rsidR="004B0BAD" w:rsidRPr="00BD117A" w14:paraId="51DE7FC4" w14:textId="77777777" w:rsidTr="00FB2CB9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B9438" w14:textId="77777777" w:rsidR="004B0BAD" w:rsidRPr="00BD117A" w:rsidRDefault="004B0BAD">
            <w:pPr>
              <w:pStyle w:val="Tabelatekst"/>
            </w:pPr>
            <w:r w:rsidRPr="00BD117A">
              <w:t>Dotyczy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1FAC4" w14:textId="4089F520" w:rsidR="004B0BAD" w:rsidRPr="00BD117A" w:rsidRDefault="00C31B47">
            <w:pPr>
              <w:pStyle w:val="Tabelatekst"/>
            </w:pPr>
            <w:proofErr w:type="spellStart"/>
            <w:r w:rsidRPr="00BD117A">
              <w:t>neu_applies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E038C" w14:textId="77777777" w:rsidR="004B0BAD" w:rsidRPr="00BD117A" w:rsidRDefault="004B0BA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E2AC2A" w14:textId="77777777" w:rsidR="004B0BAD" w:rsidRPr="00BD117A" w:rsidRDefault="002322D7">
            <w:pPr>
              <w:pStyle w:val="Tabelatekst"/>
            </w:pPr>
            <w:r w:rsidRPr="00BD117A">
              <w:t>Słownik polsko-łaciński,</w:t>
            </w:r>
          </w:p>
          <w:p w14:paraId="7CE5403F" w14:textId="77777777" w:rsidR="002322D7" w:rsidRPr="00BD117A" w:rsidRDefault="002322D7">
            <w:pPr>
              <w:pStyle w:val="Tabelatekst"/>
            </w:pPr>
            <w:r w:rsidRPr="00BD117A">
              <w:t>Substancja czynna,</w:t>
            </w:r>
          </w:p>
          <w:p w14:paraId="65DCE4DA" w14:textId="77777777" w:rsidR="002322D7" w:rsidRPr="00BD117A" w:rsidRDefault="002322D7">
            <w:pPr>
              <w:pStyle w:val="Tabelatekst"/>
            </w:pPr>
            <w:r w:rsidRPr="00BD117A">
              <w:t>Opakowanie,</w:t>
            </w:r>
          </w:p>
          <w:p w14:paraId="2E62A745" w14:textId="77777777" w:rsidR="002322D7" w:rsidRPr="00BD117A" w:rsidRDefault="002322D7">
            <w:pPr>
              <w:pStyle w:val="Tabelatekst"/>
            </w:pPr>
            <w:r w:rsidRPr="00BD117A">
              <w:t>Postać,</w:t>
            </w:r>
          </w:p>
          <w:p w14:paraId="6B517594" w14:textId="77777777" w:rsidR="002322D7" w:rsidRPr="00BD117A" w:rsidRDefault="00F96039">
            <w:pPr>
              <w:pStyle w:val="Tabelatekst"/>
            </w:pPr>
            <w:r w:rsidRPr="00BD117A">
              <w:t>Dawka,</w:t>
            </w:r>
          </w:p>
          <w:p w14:paraId="4CEB039A" w14:textId="4EED9FA6" w:rsidR="00F96039" w:rsidRPr="00BD117A" w:rsidRDefault="00F96039">
            <w:pPr>
              <w:pStyle w:val="Tabelatekst"/>
            </w:pPr>
            <w:r w:rsidRPr="00BD117A">
              <w:t xml:space="preserve">Postać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F5FA97" w14:textId="10D0C0A6" w:rsidR="004B0BAD" w:rsidRPr="00BD117A" w:rsidRDefault="00F96039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9B7647" w14:textId="75DCA696" w:rsidR="004B0BAD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F96039" w:rsidRPr="00BD117A">
              <w:rPr>
                <w:rStyle w:val="normaltextrun"/>
                <w:szCs w:val="20"/>
              </w:rPr>
              <w:t>,</w:t>
            </w:r>
            <w:r w:rsidR="00EE3EDE" w:rsidRPr="00BD117A">
              <w:rPr>
                <w:rStyle w:val="normaltextrun"/>
                <w:szCs w:val="20"/>
              </w:rPr>
              <w:t xml:space="preserve"> wartość domyślna: nieprzypisana wartość</w:t>
            </w:r>
          </w:p>
          <w:p w14:paraId="001572B7" w14:textId="77777777" w:rsidR="004B0BAD" w:rsidRPr="00BD117A" w:rsidRDefault="004B0BAD">
            <w:pPr>
              <w:pStyle w:val="Tabelatekst"/>
              <w:rPr>
                <w:szCs w:val="20"/>
              </w:rPr>
            </w:pPr>
          </w:p>
        </w:tc>
      </w:tr>
      <w:tr w:rsidR="004B0BAD" w:rsidRPr="00BD117A" w14:paraId="0DA3CD03" w14:textId="77777777" w:rsidTr="00FB2CB9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85F44" w14:textId="77777777" w:rsidR="004B0BAD" w:rsidRPr="00BD117A" w:rsidRDefault="004B0BAD">
            <w:pPr>
              <w:pStyle w:val="Tabelatekst"/>
            </w:pPr>
            <w:r w:rsidRPr="00BD117A">
              <w:t>Zamiana 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B8BBF" w14:textId="2B7F1304" w:rsidR="004B0BAD" w:rsidRPr="00BD117A" w:rsidRDefault="00FC5061">
            <w:pPr>
              <w:pStyle w:val="Tabelatekst"/>
            </w:pPr>
            <w:proofErr w:type="spellStart"/>
            <w:r w:rsidRPr="00BD117A">
              <w:t>neu_replacefrom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BCE246" w14:textId="77777777" w:rsidR="004B0BAD" w:rsidRPr="00BD117A" w:rsidRDefault="004B0BAD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4160A3" w14:textId="4509428A" w:rsidR="004B0BAD" w:rsidRPr="00BD117A" w:rsidRDefault="004B0BA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251272" w14:textId="2F5466C8" w:rsidR="004B0BAD" w:rsidRPr="00BD117A" w:rsidRDefault="00830DD2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419953" w14:textId="06F2FAD4" w:rsidR="004B0BAD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4B0BAD" w:rsidRPr="00BD117A" w14:paraId="587FBCB2" w14:textId="77777777" w:rsidTr="00FB2CB9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CA6FB" w14:textId="77777777" w:rsidR="004B0BAD" w:rsidRPr="00BD117A" w:rsidRDefault="004B0BAD">
            <w:pPr>
              <w:pStyle w:val="Tabelatekst"/>
            </w:pPr>
            <w:r w:rsidRPr="00BD117A">
              <w:t>Zamiana 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9EE28B" w14:textId="1B40C836" w:rsidR="004B0BAD" w:rsidRPr="00BD117A" w:rsidRDefault="00B56CAA">
            <w:pPr>
              <w:pStyle w:val="Tabelatekst"/>
            </w:pPr>
            <w:proofErr w:type="spellStart"/>
            <w:r w:rsidRPr="00BD117A">
              <w:t>neu_replaceto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65D5E6" w14:textId="77777777" w:rsidR="004B0BAD" w:rsidRPr="00BD117A" w:rsidRDefault="004B0BAD">
            <w:pPr>
              <w:pStyle w:val="Tabelatekst"/>
              <w:ind w:left="0" w:firstLine="0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CBA582" w14:textId="1F4D84C7" w:rsidR="004B0BAD" w:rsidRPr="00BD117A" w:rsidRDefault="004B0BAD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99349C" w14:textId="601A6D47" w:rsidR="004B0BAD" w:rsidRPr="00BD117A" w:rsidRDefault="00830DD2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8409FC" w14:textId="73E5191F" w:rsidR="004B0BAD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BC5671" w:rsidRPr="00BD117A" w14:paraId="71194543" w14:textId="77777777" w:rsidTr="00FB2CB9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B0223" w14:textId="427B2C33" w:rsidR="00BC5671" w:rsidRPr="00BD117A" w:rsidRDefault="00323D1D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DC119" w14:textId="5A72E748" w:rsidR="00BC5671" w:rsidRPr="00BD117A" w:rsidRDefault="00323D1D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5A164" w14:textId="605645D2" w:rsidR="00BC5671" w:rsidRPr="00BD117A" w:rsidRDefault="00323D1D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5D53D8" w14:textId="3F661864" w:rsidR="00BC5671" w:rsidRPr="00BD117A" w:rsidRDefault="00323D1D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664922" w14:textId="6E1D5A30" w:rsidR="00BC5671" w:rsidRPr="00BD117A" w:rsidRDefault="00323D1D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1051A7" w14:textId="2028130D" w:rsidR="00BC5671" w:rsidRPr="00BD117A" w:rsidRDefault="00323D1D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  <w:r w:rsidR="009A2ED4" w:rsidRPr="00BD117A">
              <w:rPr>
                <w:szCs w:val="20"/>
              </w:rPr>
              <w:t>, uzupełniane automatycznie</w:t>
            </w:r>
          </w:p>
        </w:tc>
      </w:tr>
      <w:tr w:rsidR="00BC5671" w:rsidRPr="00BD117A" w14:paraId="48D610C5" w14:textId="77777777" w:rsidTr="00FB2CB9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141F" w14:textId="4233D2DB" w:rsidR="00BC5671" w:rsidRPr="00BD117A" w:rsidRDefault="00982B53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7E1F9" w14:textId="65A5368C" w:rsidR="00BC5671" w:rsidRPr="00BD117A" w:rsidRDefault="00982B53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94D8E9" w14:textId="77777777" w:rsidR="00BC5671" w:rsidRPr="00BD117A" w:rsidRDefault="00BC567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52391C" w14:textId="0D9D9E58" w:rsidR="00BC5671" w:rsidRPr="00BD117A" w:rsidRDefault="00982B53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65D88A" w14:textId="05C3E6CB" w:rsidR="00BC5671" w:rsidRPr="00BD117A" w:rsidRDefault="00982B5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30F93A" w14:textId="34FD5CDE" w:rsidR="00BC5671" w:rsidRPr="00BD117A" w:rsidRDefault="00982B53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BC5671" w:rsidRPr="00BD117A" w14:paraId="1F0A5E6C" w14:textId="77777777" w:rsidTr="00FB2CB9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E2238" w14:textId="1C3743E2" w:rsidR="00BC5671" w:rsidRPr="00BD117A" w:rsidRDefault="00C42FE8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39136" w14:textId="4D8AAAC0" w:rsidR="00BC5671" w:rsidRPr="00BD117A" w:rsidRDefault="00C42FE8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66C0C6" w14:textId="77777777" w:rsidR="00BC5671" w:rsidRPr="00BD117A" w:rsidRDefault="00BC5671">
            <w:pPr>
              <w:pStyle w:val="Tabelatekst"/>
              <w:ind w:left="0" w:firstLine="0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FE4505" w14:textId="1101BEBE" w:rsidR="00BC5671" w:rsidRPr="00BD117A" w:rsidRDefault="00C42FE8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AAA988" w14:textId="126B64D8" w:rsidR="00BC5671" w:rsidRPr="00BD117A" w:rsidRDefault="00982B53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36A2A4" w14:textId="035CB3D5" w:rsidR="00BC5671" w:rsidRPr="00BD117A" w:rsidRDefault="00982B53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</w:tbl>
    <w:p w14:paraId="6BD51DD6" w14:textId="478539B7" w:rsidR="00BC5671" w:rsidRPr="00BD117A" w:rsidRDefault="00BC5671" w:rsidP="00BC5671">
      <w:pPr>
        <w:pStyle w:val="Legenda"/>
      </w:pPr>
      <w:bookmarkStart w:id="251" w:name="_Toc151315746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52</w:t>
      </w:r>
      <w:r w:rsidRPr="00BD117A">
        <w:fldChar w:fldCharType="end"/>
      </w:r>
      <w:r w:rsidRPr="00BD117A">
        <w:t xml:space="preserve"> Opis obiektów – </w:t>
      </w:r>
      <w:r w:rsidR="00B84FF1" w:rsidRPr="00BD117A">
        <w:t>Słownik Zamian</w:t>
      </w:r>
      <w:bookmarkEnd w:id="251"/>
    </w:p>
    <w:p w14:paraId="01BC54B8" w14:textId="2D064DF1" w:rsidR="00BC5671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5BCED985" w14:textId="4ADE6BB8" w:rsidR="004340B9" w:rsidRPr="00552303" w:rsidRDefault="004340B9" w:rsidP="00BC5671">
      <w:pPr>
        <w:pStyle w:val="Nagwek3"/>
        <w:rPr>
          <w:lang w:val="en-US" w:eastAsia="pl-PL"/>
        </w:rPr>
      </w:pPr>
      <w:bookmarkStart w:id="252" w:name="_Toc151315821"/>
      <w:proofErr w:type="spellStart"/>
      <w:r w:rsidRPr="007931FB">
        <w:rPr>
          <w:lang w:val="en-US"/>
        </w:rPr>
        <w:lastRenderedPageBreak/>
        <w:t>Słownik</w:t>
      </w:r>
      <w:proofErr w:type="spellEnd"/>
      <w:r w:rsidRPr="007931FB">
        <w:rPr>
          <w:lang w:val="en-US"/>
        </w:rPr>
        <w:t xml:space="preserve"> </w:t>
      </w:r>
      <w:proofErr w:type="spellStart"/>
      <w:r w:rsidRPr="007931FB">
        <w:rPr>
          <w:lang w:val="en-US"/>
        </w:rPr>
        <w:t>grup</w:t>
      </w:r>
      <w:proofErr w:type="spellEnd"/>
      <w:r w:rsidRPr="007931FB">
        <w:rPr>
          <w:lang w:val="en-US"/>
        </w:rPr>
        <w:t xml:space="preserve"> </w:t>
      </w:r>
      <w:proofErr w:type="spellStart"/>
      <w:r w:rsidRPr="007931FB">
        <w:rPr>
          <w:lang w:val="en-US"/>
        </w:rPr>
        <w:t>adresów</w:t>
      </w:r>
      <w:proofErr w:type="spellEnd"/>
      <w:r w:rsidRPr="007931FB">
        <w:rPr>
          <w:lang w:val="en-US"/>
        </w:rPr>
        <w:t xml:space="preserve"> email (</w:t>
      </w:r>
      <w:proofErr w:type="spellStart"/>
      <w:r w:rsidRPr="007931FB">
        <w:rPr>
          <w:lang w:val="en-US"/>
        </w:rPr>
        <w:t>neu_emailgroupdictionary</w:t>
      </w:r>
      <w:proofErr w:type="spellEnd"/>
      <w:r w:rsidRPr="007931FB">
        <w:rPr>
          <w:lang w:val="en-US"/>
        </w:rPr>
        <w:t>)</w:t>
      </w:r>
      <w:bookmarkEnd w:id="252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BC5671" w:rsidRPr="00151B50" w14:paraId="3BAF29FB" w14:textId="77777777" w:rsidTr="004340B9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BC4E5C3" w14:textId="1D7C3E8C" w:rsidR="00BC5671" w:rsidRPr="007931FB" w:rsidRDefault="00BC5671">
            <w:pPr>
              <w:pStyle w:val="TabelaNagowek"/>
              <w:rPr>
                <w:lang w:val="en-US"/>
              </w:rPr>
            </w:pPr>
            <w:proofErr w:type="spellStart"/>
            <w:r w:rsidRPr="007931FB">
              <w:rPr>
                <w:lang w:val="en-US"/>
              </w:rPr>
              <w:t>Słownik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grup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adresów</w:t>
            </w:r>
            <w:proofErr w:type="spellEnd"/>
            <w:r w:rsidRPr="007931FB">
              <w:rPr>
                <w:lang w:val="en-US"/>
              </w:rPr>
              <w:t xml:space="preserve"> email (</w:t>
            </w:r>
            <w:proofErr w:type="spellStart"/>
            <w:r w:rsidR="00E838B2" w:rsidRPr="007931FB">
              <w:rPr>
                <w:lang w:val="en-US"/>
              </w:rPr>
              <w:t>neu_emailgroupdictionary</w:t>
            </w:r>
            <w:proofErr w:type="spellEnd"/>
            <w:r w:rsidRPr="007931FB">
              <w:rPr>
                <w:lang w:val="en-US"/>
              </w:rPr>
              <w:t>)</w:t>
            </w:r>
          </w:p>
        </w:tc>
      </w:tr>
      <w:tr w:rsidR="00BC5671" w:rsidRPr="00BD117A" w14:paraId="7832BC0E" w14:textId="77777777" w:rsidTr="004340B9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9EA483E" w14:textId="77777777" w:rsidR="00BC5671" w:rsidRPr="00BD117A" w:rsidRDefault="00BC5671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3BE245FE" w14:textId="77777777" w:rsidR="00BC5671" w:rsidRPr="00BD117A" w:rsidRDefault="00BC5671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2A40872" w14:textId="77777777" w:rsidR="00BC5671" w:rsidRPr="00BD117A" w:rsidRDefault="00BC5671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9E50231" w14:textId="77777777" w:rsidR="00BC5671" w:rsidRPr="00BD117A" w:rsidRDefault="00BC5671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191C02F" w14:textId="77777777" w:rsidR="00BC5671" w:rsidRPr="00BD117A" w:rsidRDefault="00BC5671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F868F42" w14:textId="77777777" w:rsidR="00BC5671" w:rsidRPr="00BD117A" w:rsidRDefault="00BC5671">
            <w:pPr>
              <w:pStyle w:val="TabelaNagowek"/>
            </w:pPr>
            <w:r w:rsidRPr="00BD117A">
              <w:t>Komentarz</w:t>
            </w:r>
          </w:p>
        </w:tc>
      </w:tr>
      <w:tr w:rsidR="00BC5671" w:rsidRPr="00BD117A" w14:paraId="0F259A8F" w14:textId="77777777" w:rsidTr="004340B9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54BAA" w14:textId="1BAA9601" w:rsidR="00BC5671" w:rsidRPr="00BD117A" w:rsidRDefault="00493F62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1485DC" w14:textId="495AD386" w:rsidR="00BC5671" w:rsidRPr="00BD117A" w:rsidRDefault="00493F62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01F3E" w14:textId="77777777" w:rsidR="00BC5671" w:rsidRPr="00BD117A" w:rsidRDefault="00BC567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9B4A98" w14:textId="4B3DCACF" w:rsidR="00BC5671" w:rsidRPr="00BD117A" w:rsidRDefault="00493F62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895E1F" w14:textId="65867192" w:rsidR="00BC5671" w:rsidRPr="00BD117A" w:rsidRDefault="00493F62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EC87E0" w14:textId="5428075F" w:rsidR="00BC5671" w:rsidRPr="00BD117A" w:rsidRDefault="00493F62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  <w:r w:rsidR="0010011D" w:rsidRPr="00BD117A">
              <w:rPr>
                <w:szCs w:val="20"/>
              </w:rPr>
              <w:t xml:space="preserve">, </w:t>
            </w:r>
            <w:r w:rsidR="009C7CF3" w:rsidRPr="00BD117A">
              <w:rPr>
                <w:szCs w:val="20"/>
              </w:rPr>
              <w:t>dostępne dla admina</w:t>
            </w:r>
          </w:p>
        </w:tc>
      </w:tr>
      <w:tr w:rsidR="00BC5671" w:rsidRPr="00BD117A" w14:paraId="5BA7A432" w14:textId="77777777" w:rsidTr="004340B9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72602" w14:textId="47920DB4" w:rsidR="00BC5671" w:rsidRPr="00BD117A" w:rsidRDefault="00BA16C9">
            <w:pPr>
              <w:pStyle w:val="Tabelatekst"/>
            </w:pPr>
            <w:r w:rsidRPr="00BD117A">
              <w:t>Adres e-mail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9EE33" w14:textId="50A839A8" w:rsidR="00BC5671" w:rsidRPr="00BD117A" w:rsidRDefault="00BA16C9">
            <w:pPr>
              <w:pStyle w:val="Tabelatekst"/>
            </w:pPr>
            <w:proofErr w:type="spellStart"/>
            <w:r w:rsidRPr="00BD117A">
              <w:t>emailaddress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3DB57" w14:textId="77777777" w:rsidR="00BC5671" w:rsidRPr="00BD117A" w:rsidRDefault="00BC567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627704" w14:textId="5367DE2E" w:rsidR="00BC5671" w:rsidRPr="00BD117A" w:rsidRDefault="00BA16C9">
            <w:pPr>
              <w:pStyle w:val="Tabelatekst"/>
            </w:pPr>
            <w:r w:rsidRPr="00BD117A">
              <w:t>Podstawowy adres e-mail encji.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7CA932" w14:textId="0681EE85" w:rsidR="00BC5671" w:rsidRPr="00BD117A" w:rsidRDefault="00471304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73CDB7" w14:textId="5981A955" w:rsidR="00BC5671" w:rsidRPr="00BD117A" w:rsidRDefault="00471304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format: Adres e-mail</w:t>
            </w:r>
            <w:r w:rsidR="009C7CF3" w:rsidRPr="00BD117A">
              <w:rPr>
                <w:rStyle w:val="normaltextrun"/>
                <w:szCs w:val="20"/>
              </w:rPr>
              <w:t>, dostępne dla admina</w:t>
            </w:r>
          </w:p>
        </w:tc>
      </w:tr>
    </w:tbl>
    <w:p w14:paraId="1A1C542F" w14:textId="13434142" w:rsidR="00BC5671" w:rsidRPr="00BD117A" w:rsidRDefault="00BC5671" w:rsidP="00BC5671">
      <w:pPr>
        <w:pStyle w:val="Legenda"/>
      </w:pPr>
      <w:bookmarkStart w:id="253" w:name="_Toc151315747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53</w:t>
      </w:r>
      <w:r w:rsidRPr="00BD117A">
        <w:fldChar w:fldCharType="end"/>
      </w:r>
      <w:r w:rsidRPr="00BD117A">
        <w:t xml:space="preserve"> Opis obiektów – Słownik grup adresów email</w:t>
      </w:r>
      <w:bookmarkEnd w:id="253"/>
    </w:p>
    <w:p w14:paraId="43AAF3B3" w14:textId="4208941D" w:rsidR="00BC5671" w:rsidRPr="00BD117A" w:rsidRDefault="00365F58" w:rsidP="00365F58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6021E41C" w14:textId="5A9CA16E" w:rsidR="00FC5427" w:rsidRPr="00BD117A" w:rsidRDefault="00FC5427" w:rsidP="00BC5671">
      <w:pPr>
        <w:pStyle w:val="Nagwek3"/>
        <w:rPr>
          <w:lang w:eastAsia="pl-PL"/>
        </w:rPr>
      </w:pPr>
      <w:bookmarkStart w:id="254" w:name="_Toc151315822"/>
      <w:r w:rsidRPr="00BD117A">
        <w:lastRenderedPageBreak/>
        <w:t>Struktura Przetargu (</w:t>
      </w:r>
      <w:proofErr w:type="spellStart"/>
      <w:r w:rsidRPr="00BD117A">
        <w:t>neu_tenderstructure</w:t>
      </w:r>
      <w:proofErr w:type="spellEnd"/>
      <w:r w:rsidRPr="00BD117A">
        <w:t>)</w:t>
      </w:r>
      <w:bookmarkEnd w:id="254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BC5671" w:rsidRPr="00BD117A" w14:paraId="06EA8599" w14:textId="77777777" w:rsidTr="00FC5427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8D0A22D" w14:textId="36EB0033" w:rsidR="00BC5671" w:rsidRPr="00BD117A" w:rsidRDefault="00BC5671">
            <w:pPr>
              <w:pStyle w:val="TabelaNagowek"/>
            </w:pPr>
            <w:r w:rsidRPr="00BD117A">
              <w:t>Struktura Przetargu (</w:t>
            </w:r>
            <w:proofErr w:type="spellStart"/>
            <w:r w:rsidR="004C600F" w:rsidRPr="00BD117A">
              <w:t>neu_tenderstructure</w:t>
            </w:r>
            <w:proofErr w:type="spellEnd"/>
            <w:r w:rsidRPr="00BD117A">
              <w:t>)</w:t>
            </w:r>
          </w:p>
        </w:tc>
      </w:tr>
      <w:tr w:rsidR="00BC5671" w:rsidRPr="00BD117A" w14:paraId="7D444E6C" w14:textId="77777777" w:rsidTr="00FC5427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E13EB9D" w14:textId="77777777" w:rsidR="00BC5671" w:rsidRPr="00BD117A" w:rsidRDefault="00BC5671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D42C63F" w14:textId="77777777" w:rsidR="00BC5671" w:rsidRPr="00BD117A" w:rsidRDefault="00BC5671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5BC1B0E" w14:textId="77777777" w:rsidR="00BC5671" w:rsidRPr="00BD117A" w:rsidRDefault="00BC5671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C66BC75" w14:textId="77777777" w:rsidR="00BC5671" w:rsidRPr="00BD117A" w:rsidRDefault="00BC5671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C589C35" w14:textId="77777777" w:rsidR="00BC5671" w:rsidRPr="00BD117A" w:rsidRDefault="00BC5671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6E6D96EF" w14:textId="77777777" w:rsidR="00BC5671" w:rsidRPr="00BD117A" w:rsidRDefault="00BC5671">
            <w:pPr>
              <w:pStyle w:val="TabelaNagowek"/>
            </w:pPr>
            <w:r w:rsidRPr="00BD117A">
              <w:t>Komentarz</w:t>
            </w:r>
          </w:p>
        </w:tc>
      </w:tr>
      <w:tr w:rsidR="00BC5671" w:rsidRPr="00BD117A" w14:paraId="30B1D78C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19253" w14:textId="10D8B7AA" w:rsidR="00BC5671" w:rsidRPr="00BD117A" w:rsidRDefault="004C7047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75531" w14:textId="4B872EC5" w:rsidR="00BC5671" w:rsidRPr="00BD117A" w:rsidRDefault="004C7047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EC06E0" w14:textId="77777777" w:rsidR="00BC5671" w:rsidRPr="00BD117A" w:rsidRDefault="00BC567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D0A38E" w14:textId="2E0C7867" w:rsidR="00BC5671" w:rsidRPr="00BD117A" w:rsidRDefault="004C7047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1F52E1" w14:textId="2EF356F0" w:rsidR="00BC5671" w:rsidRPr="00BD117A" w:rsidRDefault="004C7047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BB68D8" w14:textId="7B9DF792" w:rsidR="00BC5671" w:rsidRPr="00BD117A" w:rsidRDefault="004C7047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</w:p>
        </w:tc>
      </w:tr>
      <w:tr w:rsidR="00BC5671" w:rsidRPr="00BD117A" w14:paraId="3ECA64F5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6EEBA" w14:textId="6410FB15" w:rsidR="00BC5671" w:rsidRPr="00BD117A" w:rsidRDefault="002A38C2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2124E1" w14:textId="2CB05CB9" w:rsidR="00BC5671" w:rsidRPr="00BD117A" w:rsidRDefault="00BB4552">
            <w:pPr>
              <w:pStyle w:val="Tabelatekst"/>
            </w:pPr>
            <w:proofErr w:type="spellStart"/>
            <w:r w:rsidRPr="00BD117A">
              <w:t>neu_tenderid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0C2FC" w14:textId="107A17DC" w:rsidR="00BC5671" w:rsidRPr="00BD117A" w:rsidRDefault="00BB4552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952DB7" w14:textId="7E2A3CDA" w:rsidR="00BC5671" w:rsidRPr="00BD117A" w:rsidRDefault="00BB4552">
            <w:pPr>
              <w:pStyle w:val="Tabelatekst"/>
            </w:pPr>
            <w:r w:rsidRPr="00BD117A">
              <w:t>Przetarg, którego dotyczy Struktura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079C19" w14:textId="57E988BC" w:rsidR="00BC5671" w:rsidRPr="00BD117A" w:rsidRDefault="00BB4552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FC4405" w14:textId="5544BC77" w:rsidR="00BC5671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BB4552" w:rsidRPr="00BD117A">
              <w:rPr>
                <w:rStyle w:val="normaltextrun"/>
                <w:szCs w:val="20"/>
              </w:rPr>
              <w:t>, zablokowane, uzupełniane automatycznie</w:t>
            </w:r>
            <w:r w:rsidR="00EF4052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EF4052" w:rsidRPr="00BD117A">
              <w:rPr>
                <w:rStyle w:val="normaltextrun"/>
                <w:szCs w:val="20"/>
              </w:rPr>
              <w:t>neu_opportunity_neu_tenderstructure</w:t>
            </w:r>
            <w:proofErr w:type="spellEnd"/>
          </w:p>
        </w:tc>
      </w:tr>
      <w:tr w:rsidR="003A2DB4" w:rsidRPr="00BD117A" w14:paraId="1D05EC83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740FF" w14:textId="52A2CF35" w:rsidR="003A2DB4" w:rsidRPr="00BD117A" w:rsidRDefault="00D554E8">
            <w:pPr>
              <w:pStyle w:val="Tabelatekst"/>
            </w:pPr>
            <w:r w:rsidRPr="00BD117A">
              <w:t>Szablon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555CB" w14:textId="2CE522D7" w:rsidR="003A2DB4" w:rsidRPr="00BD117A" w:rsidRDefault="00D554E8">
            <w:pPr>
              <w:pStyle w:val="Tabelatekst"/>
            </w:pPr>
            <w:proofErr w:type="spellStart"/>
            <w:r w:rsidRPr="00BD117A">
              <w:t>neu_templateid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940CF" w14:textId="360CF4FE" w:rsidR="003A2DB4" w:rsidRPr="00BD117A" w:rsidRDefault="00D554E8">
            <w:pPr>
              <w:pStyle w:val="Tabelatekst"/>
            </w:pPr>
            <w:r w:rsidRPr="00BD117A">
              <w:t>Szablon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C82CFA" w14:textId="2BBC5F99" w:rsidR="003A2DB4" w:rsidRPr="00BD117A" w:rsidRDefault="00D554E8">
            <w:pPr>
              <w:pStyle w:val="Tabelatekst"/>
            </w:pPr>
            <w:r w:rsidRPr="00BD117A">
              <w:t>Szablon, którego dotyczy Struktura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723C40" w14:textId="755A3AF3" w:rsidR="003A2DB4" w:rsidRPr="00BD117A" w:rsidRDefault="00D554E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7E3D65" w14:textId="72882EE8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1E5348" w:rsidRPr="00BD117A">
              <w:rPr>
                <w:rStyle w:val="normaltextrun"/>
                <w:szCs w:val="20"/>
              </w:rPr>
              <w:t xml:space="preserve">azwa wyświetlana: Wybrany Szablon, nazwa relacji: </w:t>
            </w:r>
            <w:proofErr w:type="spellStart"/>
            <w:r w:rsidR="001E5348" w:rsidRPr="00BD117A">
              <w:rPr>
                <w:rStyle w:val="normaltextrun"/>
                <w:szCs w:val="20"/>
              </w:rPr>
              <w:t>neu_neu_template_neu_tenderstructure</w:t>
            </w:r>
            <w:proofErr w:type="spellEnd"/>
          </w:p>
        </w:tc>
      </w:tr>
      <w:tr w:rsidR="003A2DB4" w:rsidRPr="00151B50" w14:paraId="174AB913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E2B84" w14:textId="174B91A4" w:rsidR="003A2DB4" w:rsidRPr="00BD117A" w:rsidRDefault="003F2344">
            <w:pPr>
              <w:pStyle w:val="Tabelatekst"/>
            </w:pPr>
            <w:r w:rsidRPr="00BD117A">
              <w:t>Zapisz kryteria jako nowy szablon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38310F" w14:textId="461445ED" w:rsidR="003A2DB4" w:rsidRPr="00BD117A" w:rsidRDefault="00F525C0">
            <w:pPr>
              <w:pStyle w:val="Tabelatekst"/>
            </w:pPr>
            <w:proofErr w:type="spellStart"/>
            <w:r w:rsidRPr="00BD117A">
              <w:t>WebResource_ButtonTenderStructureTemplate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EEF94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F9E697" w14:textId="73383DBF" w:rsidR="003A2DB4" w:rsidRPr="00BD117A" w:rsidRDefault="00F525C0">
            <w:pPr>
              <w:pStyle w:val="Tabelatekst"/>
            </w:pPr>
            <w:r w:rsidRPr="00BD117A">
              <w:t xml:space="preserve">Przycisk „Zapisz kryteria jako nowy szablon”, generujący Szablon na podstawie </w:t>
            </w:r>
            <w:r w:rsidR="00994D32" w:rsidRPr="00BD117A">
              <w:t>Kryteriów Szablonu dodanych do Struktury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10294A" w14:textId="3C876F50" w:rsidR="003A2DB4" w:rsidRPr="00BD117A" w:rsidRDefault="00F525C0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0CCE14" w14:textId="04D5EFA9" w:rsidR="003A2DB4" w:rsidRPr="007931FB" w:rsidRDefault="00F525C0">
            <w:pPr>
              <w:pStyle w:val="Tabelatekst"/>
              <w:rPr>
                <w:rStyle w:val="normaltextrun"/>
                <w:szCs w:val="20"/>
                <w:lang w:val="en-US"/>
              </w:rPr>
            </w:pPr>
            <w:proofErr w:type="spellStart"/>
            <w:r w:rsidRPr="007931FB">
              <w:rPr>
                <w:rStyle w:val="normaltextrun"/>
                <w:szCs w:val="20"/>
                <w:lang w:val="en-US"/>
              </w:rPr>
              <w:t>Zasób</w:t>
            </w:r>
            <w:proofErr w:type="spellEnd"/>
            <w:r w:rsidRPr="007931FB">
              <w:rPr>
                <w:rStyle w:val="normaltextrun"/>
                <w:szCs w:val="20"/>
                <w:lang w:val="en-US"/>
              </w:rPr>
              <w:t xml:space="preserve"> </w:t>
            </w:r>
            <w:proofErr w:type="spellStart"/>
            <w:r w:rsidRPr="007931FB">
              <w:rPr>
                <w:rStyle w:val="normaltextrun"/>
                <w:szCs w:val="20"/>
                <w:lang w:val="en-US"/>
              </w:rPr>
              <w:t>sieci</w:t>
            </w:r>
            <w:proofErr w:type="spellEnd"/>
            <w:r w:rsidRPr="007931FB">
              <w:rPr>
                <w:rStyle w:val="normaltextrun"/>
                <w:szCs w:val="20"/>
                <w:lang w:val="en-US"/>
              </w:rPr>
              <w:t xml:space="preserve"> Web: </w:t>
            </w:r>
            <w:r w:rsidRPr="007931FB">
              <w:rPr>
                <w:rStyle w:val="ms-crm-lookupitem-name"/>
                <w:lang w:val="en-US"/>
              </w:rPr>
              <w:t>new_/html/neu_tenderstructure_template.html</w:t>
            </w:r>
          </w:p>
        </w:tc>
      </w:tr>
      <w:tr w:rsidR="003A2DB4" w:rsidRPr="00BD117A" w14:paraId="2FF2D99C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EB665" w14:textId="76FF879A" w:rsidR="003A2DB4" w:rsidRPr="00BD117A" w:rsidRDefault="00FD5AE0">
            <w:pPr>
              <w:pStyle w:val="Tabelatekst"/>
            </w:pPr>
            <w:r w:rsidRPr="00BD117A">
              <w:t>Kryteria Szablonu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680F84" w14:textId="77777777" w:rsidR="003A2DB4" w:rsidRPr="00BD117A" w:rsidRDefault="003A2DB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81816" w14:textId="47A16A9C" w:rsidR="003A2DB4" w:rsidRPr="00BD117A" w:rsidRDefault="00FD5AE0">
            <w:pPr>
              <w:pStyle w:val="Tabelatekst"/>
            </w:pPr>
            <w:r w:rsidRPr="00BD117A">
              <w:t>Kryteria Szablonu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30FBBA" w14:textId="3D39340F" w:rsidR="003A2DB4" w:rsidRPr="00BD117A" w:rsidRDefault="00FD5AE0">
            <w:pPr>
              <w:pStyle w:val="Tabelatekst"/>
            </w:pPr>
            <w:r w:rsidRPr="00BD117A">
              <w:t xml:space="preserve">Tabela rekordów Kryteria Szablonu </w:t>
            </w:r>
            <w:r w:rsidR="00A23067" w:rsidRPr="00BD117A">
              <w:t>pokrewnych do Struktury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35F272" w14:textId="41A53913" w:rsidR="003A2DB4" w:rsidRPr="00BD117A" w:rsidRDefault="00A23067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A30490" w14:textId="3D386409" w:rsidR="003A2DB4" w:rsidRPr="00BD117A" w:rsidRDefault="00C92CE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A23067" w:rsidRPr="00BD117A">
              <w:rPr>
                <w:rStyle w:val="normaltextrun"/>
                <w:szCs w:val="20"/>
              </w:rPr>
              <w:t xml:space="preserve">azwa relacji: </w:t>
            </w:r>
            <w:proofErr w:type="spellStart"/>
            <w:r w:rsidR="00F1104D" w:rsidRPr="00BD117A">
              <w:rPr>
                <w:rStyle w:val="normaltextrun"/>
                <w:szCs w:val="20"/>
              </w:rPr>
              <w:t>neu_tenderstructure_neu_templatecriterion</w:t>
            </w:r>
            <w:proofErr w:type="spellEnd"/>
          </w:p>
        </w:tc>
      </w:tr>
      <w:tr w:rsidR="003A2DB4" w:rsidRPr="00BD117A" w14:paraId="2864C441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3D416" w14:textId="1723943B" w:rsidR="003A2DB4" w:rsidRPr="00BD117A" w:rsidRDefault="00042A93">
            <w:pPr>
              <w:pStyle w:val="Tabelatekst"/>
            </w:pPr>
            <w:r w:rsidRPr="00BD117A">
              <w:t>Status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EC1CDF" w14:textId="5D649A8E" w:rsidR="003A2DB4" w:rsidRPr="00BD117A" w:rsidRDefault="00042A93">
            <w:pPr>
              <w:pStyle w:val="Tabelatekst"/>
            </w:pPr>
            <w:proofErr w:type="spellStart"/>
            <w:r w:rsidRPr="00BD117A">
              <w:t>neu_statecode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C586C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43CADA" w14:textId="77777777" w:rsidR="003A2DB4" w:rsidRPr="00BD117A" w:rsidRDefault="00042A93">
            <w:pPr>
              <w:pStyle w:val="Tabelatekst"/>
            </w:pPr>
            <w:r w:rsidRPr="00BD117A">
              <w:t>Status Struktury Przetargu</w:t>
            </w:r>
            <w:r w:rsidR="009E090F" w:rsidRPr="00BD117A">
              <w:t>:</w:t>
            </w:r>
          </w:p>
          <w:p w14:paraId="4492E3A3" w14:textId="77777777" w:rsidR="009E090F" w:rsidRPr="00BD117A" w:rsidRDefault="009E090F">
            <w:pPr>
              <w:pStyle w:val="Tabelatekst"/>
            </w:pPr>
            <w:r w:rsidRPr="00BD117A">
              <w:t>nowa struktura,</w:t>
            </w:r>
          </w:p>
          <w:p w14:paraId="3EAA8325" w14:textId="77777777" w:rsidR="009E090F" w:rsidRPr="00BD117A" w:rsidRDefault="0019044D">
            <w:pPr>
              <w:pStyle w:val="Tabelatekst"/>
            </w:pPr>
            <w:r w:rsidRPr="00BD117A">
              <w:t>oczekiwanie na rozpoczęcie importowania,</w:t>
            </w:r>
          </w:p>
          <w:p w14:paraId="5B544FF5" w14:textId="77777777" w:rsidR="0019044D" w:rsidRPr="00BD117A" w:rsidRDefault="0019044D">
            <w:pPr>
              <w:pStyle w:val="Tabelatekst"/>
            </w:pPr>
            <w:r w:rsidRPr="00BD117A">
              <w:t>importowanie w trakcie,</w:t>
            </w:r>
          </w:p>
          <w:p w14:paraId="51ED100A" w14:textId="77777777" w:rsidR="0019044D" w:rsidRPr="00BD117A" w:rsidRDefault="0019044D">
            <w:pPr>
              <w:pStyle w:val="Tabelatekst"/>
            </w:pPr>
            <w:r w:rsidRPr="00BD117A">
              <w:t>wystąpiły problemy podczas importu,</w:t>
            </w:r>
          </w:p>
          <w:p w14:paraId="3885A4E7" w14:textId="77777777" w:rsidR="0019044D" w:rsidRPr="00BD117A" w:rsidRDefault="007C4C9F">
            <w:pPr>
              <w:pStyle w:val="Tabelatekst"/>
            </w:pPr>
            <w:r w:rsidRPr="00BD117A">
              <w:t>przeliczanie statystyk importu,</w:t>
            </w:r>
          </w:p>
          <w:p w14:paraId="5C3FF4CB" w14:textId="77777777" w:rsidR="007C4C9F" w:rsidRPr="00BD117A" w:rsidRDefault="007C4C9F">
            <w:pPr>
              <w:pStyle w:val="Tabelatekst"/>
            </w:pPr>
            <w:r w:rsidRPr="00BD117A">
              <w:t>stworzono strukturę,</w:t>
            </w:r>
          </w:p>
          <w:p w14:paraId="065D3CD9" w14:textId="77777777" w:rsidR="007C4C9F" w:rsidRPr="00BD117A" w:rsidRDefault="007C4C9F">
            <w:pPr>
              <w:pStyle w:val="Tabelatekst"/>
            </w:pPr>
            <w:r w:rsidRPr="00BD117A">
              <w:t>stworzono strukturę ręcznie,</w:t>
            </w:r>
          </w:p>
          <w:p w14:paraId="2B037665" w14:textId="77777777" w:rsidR="007C4C9F" w:rsidRPr="00BD117A" w:rsidRDefault="007C4C9F">
            <w:pPr>
              <w:pStyle w:val="Tabelatekst"/>
            </w:pPr>
            <w:r w:rsidRPr="00BD117A">
              <w:t>oczekiwanie na rozpoczęcie mapowania,</w:t>
            </w:r>
          </w:p>
          <w:p w14:paraId="14747E09" w14:textId="77777777" w:rsidR="007C4C9F" w:rsidRPr="00BD117A" w:rsidRDefault="00C209DC">
            <w:pPr>
              <w:pStyle w:val="Tabelatekst"/>
            </w:pPr>
            <w:r w:rsidRPr="00BD117A">
              <w:lastRenderedPageBreak/>
              <w:t>mapowanie produktów w trakcie,</w:t>
            </w:r>
          </w:p>
          <w:p w14:paraId="3F4832C7" w14:textId="77777777" w:rsidR="00C209DC" w:rsidRPr="00BD117A" w:rsidRDefault="00C209DC">
            <w:pPr>
              <w:pStyle w:val="Tabelatekst"/>
            </w:pPr>
            <w:r w:rsidRPr="00BD117A">
              <w:t>kalkulacja pozycji,</w:t>
            </w:r>
          </w:p>
          <w:p w14:paraId="71A5369F" w14:textId="77777777" w:rsidR="00CB3A65" w:rsidRPr="00BD117A" w:rsidRDefault="00F46EF7">
            <w:pPr>
              <w:pStyle w:val="Tabelatekst"/>
            </w:pPr>
            <w:r w:rsidRPr="00BD117A">
              <w:t>zakończono mapowanie,</w:t>
            </w:r>
          </w:p>
          <w:p w14:paraId="4566E63E" w14:textId="77777777" w:rsidR="00F46EF7" w:rsidRPr="00BD117A" w:rsidRDefault="00F46EF7">
            <w:pPr>
              <w:pStyle w:val="Tabelatekst"/>
            </w:pPr>
            <w:r w:rsidRPr="00BD117A">
              <w:t>wycofywanie importu w trakcie,</w:t>
            </w:r>
          </w:p>
          <w:p w14:paraId="72791706" w14:textId="46362D27" w:rsidR="00F46EF7" w:rsidRPr="00BD117A" w:rsidRDefault="00F46EF7">
            <w:pPr>
              <w:pStyle w:val="Tabelatekst"/>
            </w:pPr>
            <w:r w:rsidRPr="00BD117A">
              <w:t>wycofywanie mapowania w trakcie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7541AF" w14:textId="0BF4C07E" w:rsidR="003A2DB4" w:rsidRPr="00BD117A" w:rsidRDefault="00F46EF7">
            <w:pPr>
              <w:pStyle w:val="Tabelatekst"/>
            </w:pPr>
            <w:r w:rsidRPr="00BD117A">
              <w:lastRenderedPageBreak/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659DD4" w14:textId="5C317042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E3060" w:rsidRPr="00BD117A">
              <w:rPr>
                <w:rStyle w:val="normaltextrun"/>
                <w:szCs w:val="20"/>
              </w:rPr>
              <w:t>, uzupełniane automatycznie</w:t>
            </w:r>
            <w:r w:rsidR="005934CA" w:rsidRPr="00BD117A">
              <w:rPr>
                <w:rStyle w:val="normaltextrun"/>
                <w:szCs w:val="20"/>
              </w:rPr>
              <w:t xml:space="preserve">, wartość domyślna: </w:t>
            </w:r>
            <w:r w:rsidR="005934CA" w:rsidRPr="00BD117A">
              <w:t>nowa struktura</w:t>
            </w:r>
          </w:p>
        </w:tc>
      </w:tr>
      <w:tr w:rsidR="003A2DB4" w:rsidRPr="00BD117A" w14:paraId="63A1EEAF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D0989" w14:textId="58ADBC3D" w:rsidR="003A2DB4" w:rsidRPr="00BD117A" w:rsidRDefault="00B811CC">
            <w:pPr>
              <w:pStyle w:val="Tabelatekst"/>
            </w:pPr>
            <w:r w:rsidRPr="00BD117A">
              <w:t>Opis błędu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C3AC61" w14:textId="41BA3032" w:rsidR="003A2DB4" w:rsidRPr="00BD117A" w:rsidRDefault="00344821">
            <w:pPr>
              <w:pStyle w:val="Tabelatekst"/>
            </w:pPr>
            <w:proofErr w:type="spellStart"/>
            <w:r w:rsidRPr="00BD117A">
              <w:t>neu_errortxt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B8D663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0562F2" w14:textId="77777777" w:rsidR="003A2DB4" w:rsidRPr="00BD117A" w:rsidRDefault="003A2DB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B17C43" w14:textId="0C3BC249" w:rsidR="003A2DB4" w:rsidRPr="00BD117A" w:rsidRDefault="000F00B7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F8DF79" w14:textId="4576772A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751426" w:rsidRPr="00BD117A">
              <w:rPr>
                <w:rStyle w:val="normaltextrun"/>
                <w:szCs w:val="20"/>
              </w:rPr>
              <w:t xml:space="preserve"> ukryte, widoczne jeśli w polu „Status” </w:t>
            </w:r>
            <w:r w:rsidR="0075407A" w:rsidRPr="00BD117A">
              <w:rPr>
                <w:rStyle w:val="normaltextrun"/>
                <w:szCs w:val="20"/>
              </w:rPr>
              <w:t xml:space="preserve">jest </w:t>
            </w:r>
            <w:r w:rsidR="007E0A04" w:rsidRPr="00BD117A">
              <w:rPr>
                <w:rStyle w:val="normaltextrun"/>
                <w:szCs w:val="20"/>
              </w:rPr>
              <w:t>wartość</w:t>
            </w:r>
            <w:r w:rsidR="0075407A" w:rsidRPr="00BD117A">
              <w:rPr>
                <w:rStyle w:val="normaltextrun"/>
                <w:szCs w:val="20"/>
              </w:rPr>
              <w:t xml:space="preserve"> „</w:t>
            </w:r>
            <w:r w:rsidR="0075407A" w:rsidRPr="00BD117A">
              <w:t>wystąpiły problemy podczas importu”</w:t>
            </w:r>
            <w:r w:rsidR="007E0A04" w:rsidRPr="00BD117A">
              <w:t xml:space="preserve">, uzupełniane </w:t>
            </w:r>
            <w:r w:rsidR="00A71561">
              <w:t>przez usługę import</w:t>
            </w:r>
            <w:r w:rsidR="00705301">
              <w:t>u lub mapowania</w:t>
            </w:r>
          </w:p>
        </w:tc>
      </w:tr>
      <w:tr w:rsidR="003A2DB4" w:rsidRPr="00BD117A" w14:paraId="0214ED35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3AD8C" w14:textId="3F22C553" w:rsidR="003A2DB4" w:rsidRPr="00BD117A" w:rsidRDefault="00DA7AE9">
            <w:pPr>
              <w:pStyle w:val="Tabelatekst"/>
            </w:pPr>
            <w:proofErr w:type="spellStart"/>
            <w:r w:rsidRPr="00BD117A">
              <w:t>PluginList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58E15" w14:textId="76557529" w:rsidR="003A2DB4" w:rsidRPr="00BD117A" w:rsidRDefault="00DA7AE9">
            <w:pPr>
              <w:pStyle w:val="Tabelatekst"/>
            </w:pPr>
            <w:proofErr w:type="spellStart"/>
            <w:r w:rsidRPr="00BD117A">
              <w:t>neu_pluginlist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F87446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30E769" w14:textId="77777777" w:rsidR="003A2DB4" w:rsidRPr="00BD117A" w:rsidRDefault="006F6024">
            <w:pPr>
              <w:pStyle w:val="Tabelatekst"/>
            </w:pPr>
            <w:r w:rsidRPr="00BD117A">
              <w:t xml:space="preserve">Nie </w:t>
            </w:r>
            <w:proofErr w:type="spellStart"/>
            <w:r w:rsidRPr="00BD117A">
              <w:t>uruchmiono</w:t>
            </w:r>
            <w:proofErr w:type="spellEnd"/>
            <w:r w:rsidRPr="00BD117A">
              <w:t xml:space="preserve"> żadnego </w:t>
            </w:r>
            <w:proofErr w:type="spellStart"/>
            <w:r w:rsidRPr="00BD117A">
              <w:t>pluginu</w:t>
            </w:r>
            <w:proofErr w:type="spellEnd"/>
            <w:r w:rsidRPr="00BD117A">
              <w:t>,</w:t>
            </w:r>
          </w:p>
          <w:p w14:paraId="7F349C47" w14:textId="77777777" w:rsidR="006F6024" w:rsidRPr="00BD117A" w:rsidRDefault="006F6024">
            <w:pPr>
              <w:pStyle w:val="Tabelatekst"/>
            </w:pPr>
            <w:proofErr w:type="spellStart"/>
            <w:r w:rsidRPr="00BD117A">
              <w:t>Plugin</w:t>
            </w:r>
            <w:proofErr w:type="spellEnd"/>
            <w:r w:rsidRPr="00BD117A">
              <w:t xml:space="preserve"> Cofania importu,</w:t>
            </w:r>
          </w:p>
          <w:p w14:paraId="46BF57CF" w14:textId="77777777" w:rsidR="006F6024" w:rsidRPr="00BD117A" w:rsidRDefault="006F6024">
            <w:pPr>
              <w:pStyle w:val="Tabelatekst"/>
            </w:pPr>
            <w:proofErr w:type="spellStart"/>
            <w:r w:rsidRPr="00BD117A">
              <w:t>Plugin</w:t>
            </w:r>
            <w:proofErr w:type="spellEnd"/>
            <w:r w:rsidRPr="00BD117A">
              <w:t xml:space="preserve"> Cofania Mapowania</w:t>
            </w:r>
            <w:r w:rsidR="005934CA" w:rsidRPr="00BD117A">
              <w:t>,</w:t>
            </w:r>
          </w:p>
          <w:p w14:paraId="56474B07" w14:textId="77777777" w:rsidR="005934CA" w:rsidRPr="00BD117A" w:rsidRDefault="005934CA">
            <w:pPr>
              <w:pStyle w:val="Tabelatekst"/>
            </w:pPr>
            <w:proofErr w:type="spellStart"/>
            <w:r w:rsidRPr="00BD117A">
              <w:t>Plugin</w:t>
            </w:r>
            <w:proofErr w:type="spellEnd"/>
            <w:r w:rsidRPr="00BD117A">
              <w:t xml:space="preserve"> Cofania Importu i Mapowania,</w:t>
            </w:r>
          </w:p>
          <w:p w14:paraId="19221779" w14:textId="77777777" w:rsidR="005934CA" w:rsidRPr="00BD117A" w:rsidRDefault="005934CA">
            <w:pPr>
              <w:pStyle w:val="Tabelatekst"/>
            </w:pPr>
            <w:r w:rsidRPr="00BD117A">
              <w:t>Usuwanie produktów dopasowanych,</w:t>
            </w:r>
          </w:p>
          <w:p w14:paraId="42B81A4D" w14:textId="77777777" w:rsidR="005934CA" w:rsidRPr="00BD117A" w:rsidRDefault="005934CA">
            <w:pPr>
              <w:pStyle w:val="Tabelatekst"/>
            </w:pPr>
            <w:r w:rsidRPr="00BD117A">
              <w:t>Usuwanie produktów i pakietów,</w:t>
            </w:r>
          </w:p>
          <w:p w14:paraId="3691878F" w14:textId="59372967" w:rsidR="005934CA" w:rsidRPr="00BD117A" w:rsidRDefault="005934CA">
            <w:pPr>
              <w:pStyle w:val="Tabelatekst"/>
            </w:pPr>
            <w:r w:rsidRPr="00BD117A">
              <w:t xml:space="preserve">Usuwanie produktów </w:t>
            </w:r>
            <w:proofErr w:type="spellStart"/>
            <w:r w:rsidRPr="00BD117A">
              <w:t>dopasowaych</w:t>
            </w:r>
            <w:proofErr w:type="spellEnd"/>
            <w:r w:rsidRPr="00BD117A">
              <w:t>, produktów i pakietów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0A4288" w14:textId="280A3F9A" w:rsidR="003A2DB4" w:rsidRPr="00BD117A" w:rsidRDefault="006F6024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A71D1F" w14:textId="3B33D8F4" w:rsidR="003A2DB4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5934CA" w:rsidRPr="00BD117A">
              <w:rPr>
                <w:rStyle w:val="normaltextrun"/>
                <w:szCs w:val="20"/>
              </w:rPr>
              <w:t>, uzupełniane automatycznie, wartość domyślna:</w:t>
            </w:r>
            <w:r w:rsidR="005934CA" w:rsidRPr="00BD117A">
              <w:t xml:space="preserve"> Nie </w:t>
            </w:r>
            <w:proofErr w:type="spellStart"/>
            <w:r w:rsidR="005934CA" w:rsidRPr="00BD117A">
              <w:t>uruchmiono</w:t>
            </w:r>
            <w:proofErr w:type="spellEnd"/>
            <w:r w:rsidR="005934CA" w:rsidRPr="00BD117A">
              <w:t xml:space="preserve"> żadnego </w:t>
            </w:r>
            <w:proofErr w:type="spellStart"/>
            <w:r w:rsidR="005934CA" w:rsidRPr="00BD117A">
              <w:t>pluginu</w:t>
            </w:r>
            <w:proofErr w:type="spellEnd"/>
            <w:r w:rsidR="005934CA" w:rsidRPr="00BD117A">
              <w:rPr>
                <w:rStyle w:val="normaltextrun"/>
                <w:szCs w:val="20"/>
              </w:rPr>
              <w:t xml:space="preserve"> </w:t>
            </w:r>
          </w:p>
        </w:tc>
      </w:tr>
      <w:tr w:rsidR="003A2DB4" w:rsidRPr="00BD117A" w14:paraId="3BC04F08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192DF" w14:textId="574F57C3" w:rsidR="003A2DB4" w:rsidRPr="00BD117A" w:rsidRDefault="009340CA">
            <w:pPr>
              <w:pStyle w:val="Tabelatekst"/>
            </w:pPr>
            <w:r w:rsidRPr="00BD117A">
              <w:t xml:space="preserve">Importer </w:t>
            </w:r>
            <w:proofErr w:type="spellStart"/>
            <w:r w:rsidRPr="00BD117A">
              <w:t>ProcessCode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C62B4" w14:textId="652BAE72" w:rsidR="003A2DB4" w:rsidRPr="00BD117A" w:rsidRDefault="009340CA">
            <w:pPr>
              <w:pStyle w:val="Tabelatekst"/>
            </w:pPr>
            <w:proofErr w:type="spellStart"/>
            <w:r w:rsidRPr="00BD117A">
              <w:t>neu_importerprocesscode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439098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0F0510" w14:textId="77777777" w:rsidR="003A2DB4" w:rsidRPr="00BD117A" w:rsidRDefault="003A2DB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421B98" w14:textId="3CCB1FC4" w:rsidR="003A2DB4" w:rsidRPr="00BD117A" w:rsidRDefault="00E07159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295575" w14:textId="141ED134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07159" w:rsidRPr="00BD117A">
              <w:rPr>
                <w:rStyle w:val="normaltextrun"/>
                <w:szCs w:val="20"/>
              </w:rPr>
              <w:t>, ukryte, uzupełniane automatycznie</w:t>
            </w:r>
          </w:p>
        </w:tc>
      </w:tr>
      <w:tr w:rsidR="003A2DB4" w:rsidRPr="00BD117A" w14:paraId="3B5ED664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B3BA2" w14:textId="6DB1D959" w:rsidR="003A2DB4" w:rsidRPr="00BD117A" w:rsidRDefault="00442BAB">
            <w:pPr>
              <w:pStyle w:val="Tabelatekst"/>
            </w:pPr>
            <w:proofErr w:type="spellStart"/>
            <w:r w:rsidRPr="00BD117A">
              <w:t>Mapper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ProcessCode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B673B" w14:textId="4F3B3950" w:rsidR="003A2DB4" w:rsidRPr="00BD117A" w:rsidRDefault="00442BAB">
            <w:pPr>
              <w:pStyle w:val="Tabelatekst"/>
            </w:pPr>
            <w:proofErr w:type="spellStart"/>
            <w:r w:rsidRPr="00BD117A">
              <w:t>neu_mapperprocesscode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B410CF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F5AEE4" w14:textId="77777777" w:rsidR="003A2DB4" w:rsidRPr="00BD117A" w:rsidRDefault="003A2DB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432490" w14:textId="7A487037" w:rsidR="003A2DB4" w:rsidRPr="00BD117A" w:rsidRDefault="00442BAB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DE89F1" w14:textId="767DD54D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42BAB" w:rsidRPr="00BD117A">
              <w:rPr>
                <w:rStyle w:val="normaltextrun"/>
                <w:szCs w:val="20"/>
              </w:rPr>
              <w:t>, ukryte, uzupełniane automatycznie</w:t>
            </w:r>
          </w:p>
        </w:tc>
      </w:tr>
      <w:tr w:rsidR="003A2DB4" w:rsidRPr="00151B50" w14:paraId="7FB69FB1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1623C" w14:textId="23F71B27" w:rsidR="003A2DB4" w:rsidRPr="00BD117A" w:rsidRDefault="00C15D6B">
            <w:pPr>
              <w:pStyle w:val="Tabelatekst"/>
            </w:pPr>
            <w:r w:rsidRPr="00BD117A">
              <w:lastRenderedPageBreak/>
              <w:t>Rozpocznij import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27501" w14:textId="71E9FB77" w:rsidR="003A2DB4" w:rsidRPr="00BD117A" w:rsidRDefault="00D22FF6">
            <w:pPr>
              <w:pStyle w:val="Tabelatekst"/>
            </w:pPr>
            <w:proofErr w:type="spellStart"/>
            <w:r w:rsidRPr="00BD117A">
              <w:t>WebResource_ButtonTenderStructureRunImport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2FA611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02B9EF" w14:textId="0F222AAE" w:rsidR="003A2DB4" w:rsidRPr="00BD117A" w:rsidRDefault="006720DA">
            <w:pPr>
              <w:pStyle w:val="Tabelatekst"/>
            </w:pPr>
            <w:r w:rsidRPr="00BD117A">
              <w:t>Przycisk „</w:t>
            </w:r>
            <w:r w:rsidR="00F21486" w:rsidRPr="00BD117A">
              <w:t>Rozpocznij import”, uruchamiający proces importowania pliku Excel dołączonego do Struktury Przetargu</w:t>
            </w:r>
            <w:r w:rsidR="00C15D6B" w:rsidRPr="00BD117A">
              <w:t xml:space="preserve"> i tworzenia rekordów Pakietów i Produktów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A3E4E9" w14:textId="58485976" w:rsidR="003A2DB4" w:rsidRPr="00BD117A" w:rsidRDefault="006720DA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918561" w14:textId="56BB3152" w:rsidR="003A2DB4" w:rsidRPr="007931FB" w:rsidRDefault="006720DA">
            <w:pPr>
              <w:pStyle w:val="Tabelatekst"/>
              <w:rPr>
                <w:rStyle w:val="normaltextrun"/>
                <w:szCs w:val="20"/>
                <w:lang w:val="en-US"/>
              </w:rPr>
            </w:pPr>
            <w:proofErr w:type="spellStart"/>
            <w:r w:rsidRPr="007931FB">
              <w:rPr>
                <w:rStyle w:val="normaltextrun"/>
                <w:szCs w:val="20"/>
                <w:lang w:val="en-US"/>
              </w:rPr>
              <w:t>Zasób</w:t>
            </w:r>
            <w:proofErr w:type="spellEnd"/>
            <w:r w:rsidRPr="007931FB">
              <w:rPr>
                <w:rStyle w:val="normaltextrun"/>
                <w:szCs w:val="20"/>
                <w:lang w:val="en-US"/>
              </w:rPr>
              <w:t xml:space="preserve"> </w:t>
            </w:r>
            <w:proofErr w:type="spellStart"/>
            <w:r w:rsidRPr="007931FB">
              <w:rPr>
                <w:rStyle w:val="normaltextrun"/>
                <w:szCs w:val="20"/>
                <w:lang w:val="en-US"/>
              </w:rPr>
              <w:t>sieci</w:t>
            </w:r>
            <w:proofErr w:type="spellEnd"/>
            <w:r w:rsidRPr="007931FB">
              <w:rPr>
                <w:rStyle w:val="normaltextrun"/>
                <w:szCs w:val="20"/>
                <w:lang w:val="en-US"/>
              </w:rPr>
              <w:t xml:space="preserve"> Web: </w:t>
            </w:r>
            <w:r w:rsidRPr="007931FB">
              <w:rPr>
                <w:rStyle w:val="ms-crm-lookupitem-name"/>
                <w:lang w:val="en-US"/>
              </w:rPr>
              <w:t>neu_/html/neu_tenderstructure_runImport.html</w:t>
            </w:r>
          </w:p>
        </w:tc>
      </w:tr>
      <w:tr w:rsidR="003A2DB4" w:rsidRPr="00151B50" w14:paraId="4A04474A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A53AB" w14:textId="469B7E98" w:rsidR="003A2DB4" w:rsidRPr="00BD117A" w:rsidRDefault="00724D00">
            <w:pPr>
              <w:pStyle w:val="Tabelatekst"/>
            </w:pPr>
            <w:r w:rsidRPr="00BD117A">
              <w:t>Rozpocznij mapowanie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88C82" w14:textId="6FA0A8E7" w:rsidR="003A2DB4" w:rsidRPr="00BD117A" w:rsidRDefault="00CB23A0">
            <w:pPr>
              <w:pStyle w:val="Tabelatekst"/>
            </w:pPr>
            <w:proofErr w:type="spellStart"/>
            <w:r w:rsidRPr="00BD117A">
              <w:t>WebResource_ButtonTenderStructureRunMapper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531258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F39FDF" w14:textId="5D35136B" w:rsidR="003A2DB4" w:rsidRPr="00BD117A" w:rsidRDefault="00DA5FEC">
            <w:pPr>
              <w:pStyle w:val="Tabelatekst"/>
            </w:pPr>
            <w:r w:rsidRPr="00BD117A">
              <w:t>Przycisk</w:t>
            </w:r>
            <w:r w:rsidR="00724D00" w:rsidRPr="00BD117A">
              <w:t xml:space="preserve"> „Rozpocznij mapowanie” uruchamiający proces mapowania Produktów Przetargu i tworzenia rekordów Produktów Dopasowanych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49090C" w14:textId="2D9B6E53" w:rsidR="003A2DB4" w:rsidRPr="00BD117A" w:rsidRDefault="008E172C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ED05CD" w14:textId="0976CCCC" w:rsidR="003A2DB4" w:rsidRPr="007931FB" w:rsidRDefault="008E172C">
            <w:pPr>
              <w:pStyle w:val="Tabelatekst"/>
              <w:rPr>
                <w:rStyle w:val="normaltextrun"/>
                <w:szCs w:val="20"/>
                <w:lang w:val="en-US"/>
              </w:rPr>
            </w:pPr>
            <w:proofErr w:type="spellStart"/>
            <w:r w:rsidRPr="007931FB">
              <w:rPr>
                <w:lang w:val="en-US"/>
              </w:rPr>
              <w:t>Zasób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sieci</w:t>
            </w:r>
            <w:proofErr w:type="spellEnd"/>
            <w:r w:rsidRPr="007931FB">
              <w:rPr>
                <w:lang w:val="en-US"/>
              </w:rPr>
              <w:t xml:space="preserve"> Web</w:t>
            </w:r>
            <w:r w:rsidRPr="007931FB">
              <w:rPr>
                <w:rStyle w:val="ms-crm-lookupitem-name"/>
                <w:lang w:val="en-US"/>
              </w:rPr>
              <w:t>: neu_/html/neu_tenderstructure_runMapper.html</w:t>
            </w:r>
          </w:p>
        </w:tc>
      </w:tr>
      <w:tr w:rsidR="003A2DB4" w:rsidRPr="00BD117A" w14:paraId="0E988156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1CB9F" w14:textId="3F6668AC" w:rsidR="003A2DB4" w:rsidRPr="00BD117A" w:rsidRDefault="00CB23A0">
            <w:pPr>
              <w:pStyle w:val="Tabelatekst"/>
            </w:pPr>
            <w:r w:rsidRPr="00BD117A">
              <w:t>Zatrzymaj import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FD51A0" w14:textId="3321222D" w:rsidR="003A2DB4" w:rsidRPr="00BD117A" w:rsidRDefault="00CB23A0">
            <w:pPr>
              <w:pStyle w:val="Tabelatekst"/>
            </w:pPr>
            <w:proofErr w:type="spellStart"/>
            <w:r w:rsidRPr="00BD117A">
              <w:t>WebResource_ButtonTenderStructureStopImport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31502D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DD9B25" w14:textId="0CAC1156" w:rsidR="003A2DB4" w:rsidRPr="00BD117A" w:rsidRDefault="00DA5FEC">
            <w:pPr>
              <w:pStyle w:val="Tabelatekst"/>
            </w:pPr>
            <w:r w:rsidRPr="00BD117A">
              <w:t>Przycisk</w:t>
            </w:r>
            <w:r w:rsidR="00CB23A0" w:rsidRPr="00BD117A">
              <w:t xml:space="preserve"> „Zatrzymaj import”, przerywający proces importowania pliku </w:t>
            </w:r>
            <w:r w:rsidR="00BB0802" w:rsidRPr="00BD117A">
              <w:t>Excel i usuwający jego wyniki</w:t>
            </w:r>
            <w:r w:rsidR="009C5CAB" w:rsidRPr="00BD117A">
              <w:t>, utworzone Pakiety i Produkty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95E19C" w14:textId="3EE4332E" w:rsidR="003A2DB4" w:rsidRPr="00BD117A" w:rsidRDefault="008E172C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FD1196" w14:textId="171055A7" w:rsidR="003A2DB4" w:rsidRPr="00BD117A" w:rsidRDefault="008E172C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</w:t>
            </w:r>
            <w:r w:rsidR="00CB23A0" w:rsidRPr="00BD117A">
              <w:t xml:space="preserve">: </w:t>
            </w:r>
            <w:proofErr w:type="spellStart"/>
            <w:r w:rsidR="00CB23A0" w:rsidRPr="00BD117A">
              <w:rPr>
                <w:rStyle w:val="ms-crm-lookupitem-name"/>
              </w:rPr>
              <w:t>neu</w:t>
            </w:r>
            <w:proofErr w:type="spellEnd"/>
            <w:r w:rsidR="00CB23A0" w:rsidRPr="00BD117A">
              <w:rPr>
                <w:rStyle w:val="ms-crm-lookupitem-name"/>
              </w:rPr>
              <w:t>_/</w:t>
            </w:r>
            <w:proofErr w:type="spellStart"/>
            <w:r w:rsidR="00CB23A0" w:rsidRPr="00BD117A">
              <w:rPr>
                <w:rStyle w:val="ms-crm-lookupitem-name"/>
              </w:rPr>
              <w:t>html</w:t>
            </w:r>
            <w:proofErr w:type="spellEnd"/>
            <w:r w:rsidR="00CB23A0" w:rsidRPr="00BD117A">
              <w:rPr>
                <w:rStyle w:val="ms-crm-lookupitem-name"/>
              </w:rPr>
              <w:t>/neu_tenderstructure_stopImport.html</w:t>
            </w:r>
          </w:p>
        </w:tc>
      </w:tr>
      <w:tr w:rsidR="003A2DB4" w:rsidRPr="00151B50" w14:paraId="3F6F1FC3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C0460" w14:textId="0091BA4E" w:rsidR="003A2DB4" w:rsidRPr="00BD117A" w:rsidRDefault="00FD167F">
            <w:pPr>
              <w:pStyle w:val="Tabelatekst"/>
            </w:pPr>
            <w:r w:rsidRPr="00BD117A">
              <w:t>Zatrzymaj mapowanie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0D2E3" w14:textId="097DF603" w:rsidR="003A2DB4" w:rsidRPr="00BD117A" w:rsidRDefault="00FD167F">
            <w:pPr>
              <w:pStyle w:val="Tabelatekst"/>
            </w:pPr>
            <w:proofErr w:type="spellStart"/>
            <w:r w:rsidRPr="00BD117A">
              <w:t>WebResource_ButtonTenderStructureStopMapper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6F32E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6C05B4" w14:textId="7FC56637" w:rsidR="003A2DB4" w:rsidRPr="00BD117A" w:rsidRDefault="00DA5FEC">
            <w:pPr>
              <w:pStyle w:val="Tabelatekst"/>
            </w:pPr>
            <w:r w:rsidRPr="00BD117A">
              <w:t>Przycisk</w:t>
            </w:r>
            <w:r w:rsidR="00FD167F" w:rsidRPr="00BD117A">
              <w:t xml:space="preserve"> „Zatrzymaj mapowanie”, przerywający proces mapowania</w:t>
            </w:r>
            <w:r w:rsidR="008A5312" w:rsidRPr="00BD117A">
              <w:t xml:space="preserve"> Produktów Przetargu i usuwający jego wyniki</w:t>
            </w:r>
            <w:r w:rsidR="009C5CAB" w:rsidRPr="00BD117A">
              <w:t>, utworzone Produkty Dopasowane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2383A3" w14:textId="6EF4963D" w:rsidR="003A2DB4" w:rsidRPr="00BD117A" w:rsidRDefault="00995CE8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7DD55C" w14:textId="4D58713C" w:rsidR="003A2DB4" w:rsidRPr="007931FB" w:rsidRDefault="008E172C">
            <w:pPr>
              <w:pStyle w:val="Tabelatekst"/>
              <w:rPr>
                <w:rStyle w:val="normaltextrun"/>
                <w:szCs w:val="20"/>
                <w:lang w:val="en-US"/>
              </w:rPr>
            </w:pPr>
            <w:proofErr w:type="spellStart"/>
            <w:r w:rsidRPr="007931FB">
              <w:rPr>
                <w:lang w:val="en-US"/>
              </w:rPr>
              <w:t>Zasób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sieci</w:t>
            </w:r>
            <w:proofErr w:type="spellEnd"/>
            <w:r w:rsidRPr="007931FB">
              <w:rPr>
                <w:lang w:val="en-US"/>
              </w:rPr>
              <w:t xml:space="preserve"> Web</w:t>
            </w:r>
            <w:r w:rsidR="00FD167F" w:rsidRPr="007931FB">
              <w:rPr>
                <w:lang w:val="en-US"/>
              </w:rPr>
              <w:t xml:space="preserve">: </w:t>
            </w:r>
            <w:r w:rsidR="00FD167F" w:rsidRPr="007931FB">
              <w:rPr>
                <w:rStyle w:val="ms-crm-lookupitem-name"/>
                <w:lang w:val="en-US"/>
              </w:rPr>
              <w:t>neu_/html/neu_tenderstructure_stopMapper.html</w:t>
            </w:r>
          </w:p>
        </w:tc>
      </w:tr>
      <w:tr w:rsidR="003A2DB4" w:rsidRPr="00BD117A" w14:paraId="6E11F6E9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1AAE" w14:textId="2B7F04FD" w:rsidR="003A2DB4" w:rsidRPr="00BD117A" w:rsidRDefault="007B76AE">
            <w:pPr>
              <w:pStyle w:val="Tabelatekst"/>
            </w:pPr>
            <w:r w:rsidRPr="00BD117A">
              <w:t>Cofnij import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D6A5E" w14:textId="03850B5B" w:rsidR="003A2DB4" w:rsidRPr="00BD117A" w:rsidRDefault="0014487B">
            <w:pPr>
              <w:pStyle w:val="Tabelatekst"/>
            </w:pPr>
            <w:proofErr w:type="spellStart"/>
            <w:r w:rsidRPr="00BD117A">
              <w:t>WebResource_ButtonTenderStructureDeletePakiets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653DE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9C3C92" w14:textId="1A5D2B50" w:rsidR="003A2DB4" w:rsidRPr="00BD117A" w:rsidRDefault="00DA5FEC">
            <w:pPr>
              <w:pStyle w:val="Tabelatekst"/>
            </w:pPr>
            <w:r w:rsidRPr="00BD117A">
              <w:t>Przycisk</w:t>
            </w:r>
            <w:r w:rsidR="00AC5736" w:rsidRPr="00BD117A">
              <w:t xml:space="preserve"> „Cofnij import”, usuwający wyniki importowania pliku Excel</w:t>
            </w:r>
            <w:r w:rsidR="00630FD7" w:rsidRPr="00BD117A">
              <w:t>, utworzone Produkty Przetargu</w:t>
            </w:r>
            <w:r w:rsidR="00EC4D1B" w:rsidRPr="00BD117A">
              <w:t xml:space="preserve"> i Pakiety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CC8D79" w14:textId="38349FAA" w:rsidR="003A2DB4" w:rsidRPr="00BD117A" w:rsidRDefault="00995CE8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5C2C07" w14:textId="343F3202" w:rsidR="003A2DB4" w:rsidRPr="00BD117A" w:rsidRDefault="00995CE8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</w:t>
            </w:r>
          </w:p>
        </w:tc>
      </w:tr>
      <w:tr w:rsidR="003A2DB4" w:rsidRPr="00151B50" w14:paraId="05A31C12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B1261" w14:textId="463DBE53" w:rsidR="003A2DB4" w:rsidRPr="00BD117A" w:rsidRDefault="00022150">
            <w:pPr>
              <w:pStyle w:val="Tabelatekst"/>
            </w:pPr>
            <w:r w:rsidRPr="00BD117A">
              <w:lastRenderedPageBreak/>
              <w:t xml:space="preserve">Cofnij </w:t>
            </w:r>
            <w:r w:rsidR="004C1200" w:rsidRPr="00BD117A">
              <w:t>mapowanie</w:t>
            </w:r>
            <w:r w:rsidRPr="00BD117A">
              <w:t>/Cofnij import i mapowanie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CCC8A9" w14:textId="371390BB" w:rsidR="003A2DB4" w:rsidRPr="00BD117A" w:rsidRDefault="00CA15CF">
            <w:pPr>
              <w:pStyle w:val="Tabelatekst"/>
            </w:pPr>
            <w:proofErr w:type="spellStart"/>
            <w:r w:rsidRPr="00BD117A">
              <w:t>WebResource_ButtonTenderStructureDeleteMappedProducts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AE8CA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016EB6" w14:textId="06F9B13D" w:rsidR="003A2DB4" w:rsidRPr="00BD117A" w:rsidRDefault="00DA5FEC">
            <w:pPr>
              <w:pStyle w:val="Tabelatekst"/>
            </w:pPr>
            <w:r w:rsidRPr="00BD117A">
              <w:t>Przycisk</w:t>
            </w:r>
            <w:r w:rsidR="00CA15CF" w:rsidRPr="00BD117A">
              <w:t xml:space="preserve"> „Cofnij</w:t>
            </w:r>
            <w:r w:rsidR="003E7F32" w:rsidRPr="00BD117A">
              <w:t xml:space="preserve"> mapowanie”, usuwający wyniki mapowania </w:t>
            </w:r>
            <w:r w:rsidR="00010DB7" w:rsidRPr="00BD117A">
              <w:t xml:space="preserve">Produktów Przetargu, </w:t>
            </w:r>
            <w:r w:rsidR="009C5CAB" w:rsidRPr="00BD117A">
              <w:t>utworzone Produkty Dopasowane</w:t>
            </w:r>
            <w:r w:rsidR="003729F9" w:rsidRPr="00BD117A">
              <w:t>, oraz przycisk „Cofnij import i mapowanie”</w:t>
            </w:r>
            <w:r w:rsidR="00EC4D1B" w:rsidRPr="00BD117A">
              <w:t xml:space="preserve"> usuwający wyniki importowania i mapowania, utworzone Produkty Dopasowane, Produkty Przetargu i Pakiety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013A71" w14:textId="55DE2030" w:rsidR="003A2DB4" w:rsidRPr="00BD117A" w:rsidRDefault="00995CE8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2C0AB3" w14:textId="7496F6D8" w:rsidR="003A2DB4" w:rsidRPr="007931FB" w:rsidRDefault="00995CE8">
            <w:pPr>
              <w:pStyle w:val="Tabelatekst"/>
              <w:rPr>
                <w:rStyle w:val="normaltextrun"/>
                <w:szCs w:val="20"/>
                <w:lang w:val="en-US"/>
              </w:rPr>
            </w:pPr>
            <w:proofErr w:type="spellStart"/>
            <w:r w:rsidRPr="007931FB">
              <w:rPr>
                <w:lang w:val="en-US"/>
              </w:rPr>
              <w:t>Zasób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sieci</w:t>
            </w:r>
            <w:proofErr w:type="spellEnd"/>
            <w:r w:rsidRPr="007931FB">
              <w:rPr>
                <w:lang w:val="en-US"/>
              </w:rPr>
              <w:t xml:space="preserve"> Web</w:t>
            </w:r>
            <w:r w:rsidR="004C1200" w:rsidRPr="007931FB">
              <w:rPr>
                <w:lang w:val="en-US"/>
              </w:rPr>
              <w:t>: neu_ /html/neu_tenderstructure_deleteMappedProducts.html</w:t>
            </w:r>
          </w:p>
        </w:tc>
      </w:tr>
      <w:tr w:rsidR="003A2DB4" w:rsidRPr="00BD117A" w14:paraId="6FA905EF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68DE6" w14:textId="7C4D1256" w:rsidR="003A2DB4" w:rsidRPr="00BD117A" w:rsidRDefault="0080079C">
            <w:pPr>
              <w:pStyle w:val="Tabelatekst"/>
            </w:pPr>
            <w:r w:rsidRPr="00BD117A">
              <w:t>Przerwij kalkulacje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E95A1" w14:textId="0CA2260C" w:rsidR="003A2DB4" w:rsidRPr="00BD117A" w:rsidRDefault="00840251">
            <w:pPr>
              <w:pStyle w:val="Tabelatekst"/>
            </w:pPr>
            <w:proofErr w:type="spellStart"/>
            <w:r w:rsidRPr="00BD117A">
              <w:t>WebResource_ButtonTenderStructureStopCalculations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F4309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BBB2B8" w14:textId="050F2B75" w:rsidR="003A2DB4" w:rsidRPr="00BD117A" w:rsidRDefault="00DA5FEC">
            <w:pPr>
              <w:pStyle w:val="Tabelatekst"/>
            </w:pPr>
            <w:r w:rsidRPr="00BD117A">
              <w:t>Przycisk</w:t>
            </w:r>
            <w:r w:rsidR="004F2DE0" w:rsidRPr="00BD117A">
              <w:t xml:space="preserve"> „Przerwij kalkulacje”</w:t>
            </w:r>
            <w:r w:rsidR="00257FFE" w:rsidRPr="00BD117A">
              <w:t xml:space="preserve">, </w:t>
            </w:r>
            <w:r w:rsidR="0080079C" w:rsidRPr="00BD117A">
              <w:t>wycofujący wyniki kalkulowania Produktów Dopasowanych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C41FD3" w14:textId="4585ACB3" w:rsidR="003A2DB4" w:rsidRPr="00BD117A" w:rsidRDefault="00995CE8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05B978" w14:textId="685914DD" w:rsidR="003A2DB4" w:rsidRPr="00BD117A" w:rsidRDefault="00995CE8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</w:t>
            </w:r>
            <w:r w:rsidR="00840251" w:rsidRPr="00BD117A">
              <w:t>:</w:t>
            </w:r>
            <w:r w:rsidR="004F2DE0" w:rsidRPr="00BD117A">
              <w:t xml:space="preserve"> </w:t>
            </w:r>
            <w:proofErr w:type="spellStart"/>
            <w:r w:rsidR="004F2DE0" w:rsidRPr="00BD117A">
              <w:t>neu</w:t>
            </w:r>
            <w:proofErr w:type="spellEnd"/>
            <w:r w:rsidR="004F2DE0" w:rsidRPr="00BD117A">
              <w:t>_ /</w:t>
            </w:r>
            <w:proofErr w:type="spellStart"/>
            <w:r w:rsidR="004F2DE0" w:rsidRPr="00BD117A">
              <w:t>html</w:t>
            </w:r>
            <w:proofErr w:type="spellEnd"/>
            <w:r w:rsidR="004F2DE0" w:rsidRPr="00BD117A">
              <w:t xml:space="preserve">/neu_tenderstructure_stopCalculations.html, </w:t>
            </w:r>
            <w:r w:rsidR="00E30E52" w:rsidRPr="00BD117A">
              <w:t xml:space="preserve">przycisk </w:t>
            </w:r>
            <w:r w:rsidR="004F2DE0" w:rsidRPr="00BD117A">
              <w:t xml:space="preserve">dostępny dla </w:t>
            </w:r>
            <w:r w:rsidR="007471DB">
              <w:t>Administratora biznesowego</w:t>
            </w:r>
          </w:p>
        </w:tc>
      </w:tr>
      <w:tr w:rsidR="003A2DB4" w:rsidRPr="00BD117A" w14:paraId="674E457F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647F1" w14:textId="3292FE66" w:rsidR="003A2DB4" w:rsidRPr="00BD117A" w:rsidRDefault="00863623">
            <w:pPr>
              <w:pStyle w:val="Tabelatekst"/>
            </w:pPr>
            <w:r w:rsidRPr="00BD117A">
              <w:t>Notatki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2A0D3" w14:textId="77777777" w:rsidR="003A2DB4" w:rsidRPr="00BD117A" w:rsidRDefault="003A2DB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081F0" w14:textId="7949092B" w:rsidR="003A2DB4" w:rsidRPr="00BD117A" w:rsidRDefault="00863623">
            <w:pPr>
              <w:pStyle w:val="Tabelatekst"/>
            </w:pPr>
            <w:r w:rsidRPr="00BD117A">
              <w:t>Notatka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05B260" w14:textId="61A13141" w:rsidR="003A2DB4" w:rsidRPr="00BD117A" w:rsidRDefault="008A2B08">
            <w:pPr>
              <w:pStyle w:val="Tabelatekst"/>
            </w:pPr>
            <w:r w:rsidRPr="00BD117A">
              <w:t>Karta zarządzania Notatkami dotyczącymi Struktury Przetargu</w:t>
            </w:r>
            <w:r w:rsidR="00BA1D74" w:rsidRPr="00BD117A">
              <w:t>, umożliwiająca załączenie pliku Excel i import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98CCB7" w14:textId="26EB33A3" w:rsidR="003A2DB4" w:rsidRPr="00BD117A" w:rsidRDefault="00863623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F25907" w14:textId="05E0FAC6" w:rsidR="003A2DB4" w:rsidRPr="00BD117A" w:rsidRDefault="00BA1D74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Domyślna karta, nazwa relacji: </w:t>
            </w:r>
            <w:proofErr w:type="spellStart"/>
            <w:r w:rsidR="00B62AF7" w:rsidRPr="00BD117A">
              <w:rPr>
                <w:rStyle w:val="normaltextrun"/>
                <w:szCs w:val="20"/>
              </w:rPr>
              <w:t>neu_tenderstructure_Annotations</w:t>
            </w:r>
            <w:proofErr w:type="spellEnd"/>
          </w:p>
        </w:tc>
      </w:tr>
      <w:tr w:rsidR="003A2DB4" w:rsidRPr="00BD117A" w14:paraId="2C84D4D9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27B10" w14:textId="0E0511F8" w:rsidR="003A2DB4" w:rsidRPr="00BD117A" w:rsidRDefault="00845AD8">
            <w:pPr>
              <w:pStyle w:val="Tabelatekst"/>
            </w:pPr>
            <w:r w:rsidRPr="00BD117A">
              <w:t>Liczba przetworzonych pozycji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7FBC4" w14:textId="377BC0F8" w:rsidR="003A2DB4" w:rsidRPr="00BD117A" w:rsidRDefault="00356764">
            <w:pPr>
              <w:pStyle w:val="Tabelatekst"/>
            </w:pPr>
            <w:proofErr w:type="spellStart"/>
            <w:r w:rsidRPr="00BD117A">
              <w:t>neu_processeditemsamount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257DB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615B99" w14:textId="337E9D98" w:rsidR="003A2DB4" w:rsidRPr="00BD117A" w:rsidRDefault="00356764">
            <w:pPr>
              <w:pStyle w:val="Tabelatekst"/>
            </w:pPr>
            <w:r w:rsidRPr="00BD117A">
              <w:t>Liczba przetworzonych pozycji w Strukturze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040422" w14:textId="5F211569" w:rsidR="003A2DB4" w:rsidRPr="00BD117A" w:rsidRDefault="00356764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1F3018" w14:textId="71A96D8A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356764" w:rsidRPr="00BD117A">
              <w:rPr>
                <w:rStyle w:val="normaltextrun"/>
                <w:szCs w:val="20"/>
              </w:rPr>
              <w:t>, uzupełniane automatycznie</w:t>
            </w:r>
            <w:r w:rsidR="009B2DE0" w:rsidRPr="00BD117A">
              <w:rPr>
                <w:rStyle w:val="normaltextrun"/>
                <w:szCs w:val="20"/>
              </w:rPr>
              <w:t>, wartość minimalna: 0</w:t>
            </w:r>
          </w:p>
        </w:tc>
      </w:tr>
      <w:tr w:rsidR="003A2DB4" w:rsidRPr="00BD117A" w14:paraId="730F7DAC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DF5F3" w14:textId="7FF0D9F6" w:rsidR="003A2DB4" w:rsidRPr="00BD117A" w:rsidRDefault="00060302">
            <w:pPr>
              <w:pStyle w:val="Tabelatekst"/>
            </w:pPr>
            <w:r w:rsidRPr="00BD117A">
              <w:t xml:space="preserve">Liczba </w:t>
            </w:r>
            <w:proofErr w:type="spellStart"/>
            <w:r w:rsidRPr="00BD117A">
              <w:t>zamapowanych</w:t>
            </w:r>
            <w:proofErr w:type="spellEnd"/>
            <w:r w:rsidRPr="00BD117A">
              <w:t xml:space="preserve"> pozycji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E1292B" w14:textId="2AAAE8A1" w:rsidR="003A2DB4" w:rsidRPr="00BD117A" w:rsidRDefault="009B2DE0">
            <w:pPr>
              <w:pStyle w:val="Tabelatekst"/>
            </w:pPr>
            <w:proofErr w:type="spellStart"/>
            <w:r w:rsidRPr="00BD117A">
              <w:t>neu_mappeditemsamount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F531D0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84AE37" w14:textId="4D3D287F" w:rsidR="003A2DB4" w:rsidRPr="00BD117A" w:rsidRDefault="009B2DE0">
            <w:pPr>
              <w:pStyle w:val="Tabelatekst"/>
            </w:pPr>
            <w:r w:rsidRPr="00BD117A">
              <w:t xml:space="preserve">Liczba </w:t>
            </w:r>
            <w:proofErr w:type="spellStart"/>
            <w:r w:rsidRPr="00BD117A">
              <w:t>zamapowanych</w:t>
            </w:r>
            <w:proofErr w:type="spellEnd"/>
            <w:r w:rsidRPr="00BD117A">
              <w:t xml:space="preserve"> pozycji w Strukturze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1C298E" w14:textId="2440478E" w:rsidR="003A2DB4" w:rsidRPr="00BD117A" w:rsidRDefault="00817690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73018E" w14:textId="1BFA27F5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9B2DE0" w:rsidRPr="00BD117A">
              <w:rPr>
                <w:rStyle w:val="normaltextrun"/>
                <w:szCs w:val="20"/>
              </w:rPr>
              <w:t>, uzupełniane automatycznie, wartość minimalna: 0</w:t>
            </w:r>
          </w:p>
        </w:tc>
      </w:tr>
      <w:tr w:rsidR="003A2DB4" w:rsidRPr="00BD117A" w14:paraId="2C44AC24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6E1E" w14:textId="60AC627F" w:rsidR="003A2DB4" w:rsidRPr="00BD117A" w:rsidRDefault="00817690">
            <w:pPr>
              <w:pStyle w:val="Tabelatekst"/>
            </w:pPr>
            <w:r w:rsidRPr="00BD117A">
              <w:lastRenderedPageBreak/>
              <w:t xml:space="preserve">Liczba prawidłowo </w:t>
            </w:r>
            <w:proofErr w:type="spellStart"/>
            <w:r w:rsidRPr="00BD117A">
              <w:t>zamapowanych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B94500" w14:textId="33DCC53C" w:rsidR="003A2DB4" w:rsidRPr="00BD117A" w:rsidRDefault="00817690">
            <w:pPr>
              <w:pStyle w:val="Tabelatekst"/>
            </w:pPr>
            <w:proofErr w:type="spellStart"/>
            <w:r w:rsidRPr="00BD117A">
              <w:t>neu_correctmappeditemsamount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8CB25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B6227C" w14:textId="498F5402" w:rsidR="003A2DB4" w:rsidRPr="00BD117A" w:rsidRDefault="00817690">
            <w:pPr>
              <w:pStyle w:val="Tabelatekst"/>
            </w:pPr>
            <w:r w:rsidRPr="00BD117A">
              <w:t xml:space="preserve">Liczba prawidłowo </w:t>
            </w:r>
            <w:proofErr w:type="spellStart"/>
            <w:r w:rsidRPr="00BD117A">
              <w:t>zamapowanych</w:t>
            </w:r>
            <w:proofErr w:type="spellEnd"/>
            <w:r w:rsidRPr="00BD117A">
              <w:t xml:space="preserve"> pozycji w Strukturze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55B2F0" w14:textId="5105DBF1" w:rsidR="003A2DB4" w:rsidRPr="00BD117A" w:rsidRDefault="00817690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BE4407" w14:textId="107587B2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31A00" w:rsidRPr="00BD117A">
              <w:rPr>
                <w:rStyle w:val="normaltextrun"/>
                <w:szCs w:val="20"/>
              </w:rPr>
              <w:t>, uzupełniane automatycznie, wartość minimalna: 0</w:t>
            </w:r>
          </w:p>
        </w:tc>
      </w:tr>
      <w:tr w:rsidR="003A2DB4" w:rsidRPr="00BD117A" w14:paraId="5E50CE10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7C6D" w14:textId="2BC9CA60" w:rsidR="003A2DB4" w:rsidRPr="00BD117A" w:rsidRDefault="009C5ABF">
            <w:pPr>
              <w:pStyle w:val="Tabelatekst"/>
            </w:pPr>
            <w:r w:rsidRPr="00BD117A">
              <w:t>Liczba sprawdzonych pozycji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62183" w14:textId="4C169853" w:rsidR="003A2DB4" w:rsidRPr="00BD117A" w:rsidRDefault="009C5ABF">
            <w:pPr>
              <w:pStyle w:val="Tabelatekst"/>
            </w:pPr>
            <w:proofErr w:type="spellStart"/>
            <w:r w:rsidRPr="00BD117A">
              <w:t>neu_checkeditems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0761B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1FC9A5" w14:textId="77777777" w:rsidR="003A2DB4" w:rsidRPr="00BD117A" w:rsidRDefault="003A2DB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877EA1" w14:textId="68D37FB8" w:rsidR="003A2DB4" w:rsidRPr="00BD117A" w:rsidRDefault="00817690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11CF76" w14:textId="3C04E511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31A00" w:rsidRPr="00BD117A">
              <w:rPr>
                <w:rStyle w:val="normaltextrun"/>
                <w:szCs w:val="20"/>
              </w:rPr>
              <w:t>, uzupełniane automatycznie, wartość minimalna: 0</w:t>
            </w:r>
          </w:p>
        </w:tc>
      </w:tr>
      <w:tr w:rsidR="003A2DB4" w:rsidRPr="00BD117A" w14:paraId="623D95AC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CEC6A" w14:textId="523C7399" w:rsidR="003A2DB4" w:rsidRPr="00BD117A" w:rsidRDefault="009C5ABF">
            <w:pPr>
              <w:pStyle w:val="Tabelatekst"/>
            </w:pPr>
            <w:r w:rsidRPr="00BD117A">
              <w:t>Liczba pozycji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675B9" w14:textId="20115845" w:rsidR="003A2DB4" w:rsidRPr="00BD117A" w:rsidRDefault="009C5ABF">
            <w:pPr>
              <w:pStyle w:val="Tabelatekst"/>
            </w:pPr>
            <w:proofErr w:type="spellStart"/>
            <w:r w:rsidRPr="00BD117A">
              <w:t>neu_itemsamount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F2488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894595" w14:textId="6AF09BD1" w:rsidR="003A2DB4" w:rsidRPr="00BD117A" w:rsidRDefault="009C5ABF">
            <w:pPr>
              <w:pStyle w:val="Tabelatekst"/>
            </w:pPr>
            <w:r w:rsidRPr="00BD117A">
              <w:t>Liczba wszystkich pozycji w Strukturze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3F263F" w14:textId="14D7A783" w:rsidR="003A2DB4" w:rsidRPr="00BD117A" w:rsidRDefault="00817690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AAEC72" w14:textId="5172DD76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31A00" w:rsidRPr="00BD117A">
              <w:rPr>
                <w:rStyle w:val="normaltextrun"/>
                <w:szCs w:val="20"/>
              </w:rPr>
              <w:t>, uzupełniane automatycznie, wartość minimalna: 0</w:t>
            </w:r>
          </w:p>
        </w:tc>
      </w:tr>
      <w:tr w:rsidR="003A2DB4" w:rsidRPr="00BD117A" w14:paraId="1F8C08C0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9505A" w14:textId="5592246C" w:rsidR="003A2DB4" w:rsidRPr="00BD117A" w:rsidRDefault="00275C95">
            <w:pPr>
              <w:pStyle w:val="Tabelatekst"/>
            </w:pPr>
            <w:r w:rsidRPr="00BD117A">
              <w:t>Przetworzone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BC3503" w14:textId="7668D8A6" w:rsidR="003A2DB4" w:rsidRPr="00BD117A" w:rsidRDefault="00275C95">
            <w:pPr>
              <w:pStyle w:val="Tabelatekst"/>
            </w:pPr>
            <w:proofErr w:type="spellStart"/>
            <w:r w:rsidRPr="00BD117A">
              <w:t>neu_processeditempspercentage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A5CEC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DBD537" w14:textId="5F1FFC11" w:rsidR="003A2DB4" w:rsidRPr="00BD117A" w:rsidRDefault="00275C95">
            <w:pPr>
              <w:pStyle w:val="Tabelatekst"/>
            </w:pPr>
            <w:r w:rsidRPr="00BD117A">
              <w:t>Liczba przetworzonych pozycji w Strukturze Przetargu wyrażona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8F6A6F" w14:textId="3273FBD0" w:rsidR="003A2DB4" w:rsidRPr="00BD117A" w:rsidRDefault="00275C95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F2FACA" w14:textId="1F944C44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D36A7B" w:rsidRPr="00BD117A">
              <w:rPr>
                <w:rStyle w:val="normaltextrun"/>
                <w:szCs w:val="20"/>
              </w:rPr>
              <w:t>, uzupełniane automatycznie, dokładność: 2, wartość minimalna: 0</w:t>
            </w:r>
          </w:p>
        </w:tc>
      </w:tr>
      <w:tr w:rsidR="003A2DB4" w:rsidRPr="00BD117A" w14:paraId="32256AE9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5A7EF" w14:textId="06D09E8E" w:rsidR="003A2DB4" w:rsidRPr="00BD117A" w:rsidRDefault="00A70048">
            <w:pPr>
              <w:pStyle w:val="Tabelatekst"/>
            </w:pPr>
            <w:proofErr w:type="spellStart"/>
            <w:r w:rsidRPr="00BD117A">
              <w:t>Zamapowane</w:t>
            </w:r>
            <w:proofErr w:type="spellEnd"/>
            <w:r w:rsidRPr="00BD117A">
              <w:t xml:space="preserve">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586DC9" w14:textId="6906E181" w:rsidR="003A2DB4" w:rsidRPr="00BD117A" w:rsidRDefault="00A70048">
            <w:pPr>
              <w:pStyle w:val="Tabelatekst"/>
            </w:pPr>
            <w:proofErr w:type="spellStart"/>
            <w:r w:rsidRPr="00BD117A">
              <w:t>neu_mappeditemspercentage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8C2DD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D86217" w14:textId="60E4277C" w:rsidR="003A2DB4" w:rsidRPr="00BD117A" w:rsidRDefault="00A70048">
            <w:pPr>
              <w:pStyle w:val="Tabelatekst"/>
            </w:pPr>
            <w:r w:rsidRPr="00BD117A">
              <w:t xml:space="preserve">Liczba </w:t>
            </w:r>
            <w:proofErr w:type="spellStart"/>
            <w:r w:rsidRPr="00BD117A">
              <w:t>zamapowanych</w:t>
            </w:r>
            <w:proofErr w:type="spellEnd"/>
            <w:r w:rsidRPr="00BD117A">
              <w:t xml:space="preserve"> pozycji w Strukturze Przetargu, wyrażona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37E2F8" w14:textId="14D7948B" w:rsidR="003A2DB4" w:rsidRPr="00BD117A" w:rsidRDefault="00203F27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0B4366" w14:textId="568E3670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03F27" w:rsidRPr="00BD117A">
              <w:rPr>
                <w:rStyle w:val="normaltextrun"/>
                <w:szCs w:val="20"/>
              </w:rPr>
              <w:t>, uzupełniane automatycznie, dokładność: 2, wartość minimalna: 0</w:t>
            </w:r>
          </w:p>
        </w:tc>
      </w:tr>
      <w:tr w:rsidR="003A2DB4" w:rsidRPr="00BD117A" w14:paraId="0670E86E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1BF93" w14:textId="2781C4B7" w:rsidR="003A2DB4" w:rsidRPr="00BD117A" w:rsidRDefault="00210CF8">
            <w:pPr>
              <w:pStyle w:val="Tabelatekst"/>
            </w:pPr>
            <w:r w:rsidRPr="00BD117A">
              <w:t xml:space="preserve">Prawidłowo </w:t>
            </w:r>
            <w:proofErr w:type="spellStart"/>
            <w:r w:rsidRPr="00BD117A">
              <w:t>zamapowane</w:t>
            </w:r>
            <w:proofErr w:type="spellEnd"/>
            <w:r w:rsidRPr="00BD117A">
              <w:t xml:space="preserve">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F1DE1" w14:textId="096988EB" w:rsidR="003A2DB4" w:rsidRPr="00BD117A" w:rsidRDefault="00210CF8">
            <w:pPr>
              <w:pStyle w:val="Tabelatekst"/>
            </w:pPr>
            <w:proofErr w:type="spellStart"/>
            <w:r w:rsidRPr="00BD117A">
              <w:t>neu_correctmappeditemspercentage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AA126A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913689" w14:textId="11BFD791" w:rsidR="003A2DB4" w:rsidRPr="00BD117A" w:rsidRDefault="00210CF8">
            <w:pPr>
              <w:pStyle w:val="Tabelatekst"/>
            </w:pPr>
            <w:r w:rsidRPr="00BD117A">
              <w:t xml:space="preserve">Liczba  prawidłowo </w:t>
            </w:r>
            <w:proofErr w:type="spellStart"/>
            <w:r w:rsidRPr="00BD117A">
              <w:t>zamapowanych</w:t>
            </w:r>
            <w:proofErr w:type="spellEnd"/>
            <w:r w:rsidRPr="00BD117A">
              <w:t xml:space="preserve"> pozycji w Strukturze Przetargu, wyrażona procentowo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E6114B" w14:textId="2D6A4EAC" w:rsidR="003A2DB4" w:rsidRPr="00BD117A" w:rsidRDefault="00203F27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3236E6" w14:textId="1B150E96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03F27" w:rsidRPr="00BD117A">
              <w:rPr>
                <w:rStyle w:val="normaltextrun"/>
                <w:szCs w:val="20"/>
              </w:rPr>
              <w:t>, uzupełniane automatycznie, dokładność: 2, wartość minimalna: 0</w:t>
            </w:r>
          </w:p>
        </w:tc>
      </w:tr>
      <w:tr w:rsidR="003A2DB4" w:rsidRPr="00BD117A" w14:paraId="60C4A4B5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2354E" w14:textId="3BA6FAED" w:rsidR="003A2DB4" w:rsidRPr="00BD117A" w:rsidRDefault="00B30D2C">
            <w:pPr>
              <w:pStyle w:val="Tabelatekst"/>
            </w:pPr>
            <w:r w:rsidRPr="00BD117A">
              <w:t>Sprawdzone (%)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23DBF5" w14:textId="6433A2B8" w:rsidR="003A2DB4" w:rsidRPr="00BD117A" w:rsidRDefault="00B30D2C">
            <w:pPr>
              <w:pStyle w:val="Tabelatekst"/>
            </w:pPr>
            <w:proofErr w:type="spellStart"/>
            <w:r w:rsidRPr="00BD117A">
              <w:t>neu_checkeditemspercentge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A320E" w14:textId="77777777" w:rsidR="003A2DB4" w:rsidRPr="00BD117A" w:rsidRDefault="003A2DB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1EF3B7" w14:textId="77777777" w:rsidR="003A2DB4" w:rsidRPr="00BD117A" w:rsidRDefault="003A2DB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7888E6" w14:textId="6258DC79" w:rsidR="003A2DB4" w:rsidRPr="00BD117A" w:rsidRDefault="00203F27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28BC18" w14:textId="7048F57B" w:rsidR="003A2DB4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03F27" w:rsidRPr="00BD117A">
              <w:rPr>
                <w:rStyle w:val="normaltextrun"/>
                <w:szCs w:val="20"/>
              </w:rPr>
              <w:t>, uzupełniane automatycznie, dokładność: 2, wartość minimalna: 0</w:t>
            </w:r>
          </w:p>
        </w:tc>
      </w:tr>
      <w:tr w:rsidR="003A2DB4" w:rsidRPr="00BD117A" w14:paraId="3744F8C2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E35DF" w14:textId="23C6B85C" w:rsidR="003A2DB4" w:rsidRPr="00BD117A" w:rsidRDefault="00A223A4">
            <w:pPr>
              <w:pStyle w:val="Tabelatekst"/>
            </w:pPr>
            <w:r w:rsidRPr="00BD117A">
              <w:lastRenderedPageBreak/>
              <w:t>Pakiety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B56B7B" w14:textId="77777777" w:rsidR="003A2DB4" w:rsidRPr="00BD117A" w:rsidRDefault="003A2DB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8FB64" w14:textId="72AEFCC5" w:rsidR="003A2DB4" w:rsidRPr="00BD117A" w:rsidRDefault="00A223A4">
            <w:pPr>
              <w:pStyle w:val="Tabelatekst"/>
            </w:pPr>
            <w:r w:rsidRPr="00BD117A">
              <w:t>Pakiet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00FD86" w14:textId="14090922" w:rsidR="003A2DB4" w:rsidRPr="00BD117A" w:rsidRDefault="00A223A4">
            <w:pPr>
              <w:pStyle w:val="Tabelatekst"/>
            </w:pPr>
            <w:r w:rsidRPr="00BD117A">
              <w:t>Tabela rekordów Pakiet pokrewnych do Struktury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0AE17B" w14:textId="4D52C765" w:rsidR="003A2DB4" w:rsidRPr="00BD117A" w:rsidRDefault="00A223A4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7929CB" w14:textId="231B085E" w:rsidR="003A2DB4" w:rsidRPr="00BD117A" w:rsidRDefault="00C92CE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2319FC" w:rsidRPr="00BD117A">
              <w:rPr>
                <w:rStyle w:val="normaltextrun"/>
                <w:szCs w:val="20"/>
              </w:rPr>
              <w:t>zupełniana przez użytkownika lub automatycznie w procesie importowania pliku Excel</w:t>
            </w:r>
            <w:r w:rsidR="009019E9" w:rsidRPr="00BD117A">
              <w:rPr>
                <w:rStyle w:val="normaltextrun"/>
                <w:szCs w:val="20"/>
              </w:rPr>
              <w:t>, nazwa relacji:</w:t>
            </w:r>
            <w:r w:rsidR="00C862D8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C862D8" w:rsidRPr="00BD117A">
              <w:rPr>
                <w:rStyle w:val="normaltextrun"/>
                <w:szCs w:val="20"/>
              </w:rPr>
              <w:t>neu_neu_tenderstructure_neu_tenderbundle</w:t>
            </w:r>
            <w:proofErr w:type="spellEnd"/>
          </w:p>
        </w:tc>
      </w:tr>
      <w:tr w:rsidR="003A2DB4" w:rsidRPr="00BD117A" w14:paraId="65F26CF6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8C3DA" w14:textId="341C1889" w:rsidR="003A2DB4" w:rsidRPr="00BD117A" w:rsidRDefault="002319FC">
            <w:pPr>
              <w:pStyle w:val="Tabelatekst"/>
            </w:pPr>
            <w:r w:rsidRPr="00BD117A">
              <w:t>Produkty Przetargu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4E2D34" w14:textId="77777777" w:rsidR="003A2DB4" w:rsidRPr="00BD117A" w:rsidRDefault="003A2DB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907C5" w14:textId="09F8F011" w:rsidR="003A2DB4" w:rsidRPr="00BD117A" w:rsidRDefault="002319FC">
            <w:pPr>
              <w:pStyle w:val="Tabelatekst"/>
            </w:pPr>
            <w:r w:rsidRPr="00BD117A">
              <w:t>Produkt Przetargu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1BEF46" w14:textId="1CADA2C6" w:rsidR="003A2DB4" w:rsidRPr="00BD117A" w:rsidRDefault="009019E9">
            <w:pPr>
              <w:pStyle w:val="Tabelatekst"/>
            </w:pPr>
            <w:r w:rsidRPr="00BD117A">
              <w:t>Tabela rekordów Produkt Przetargu pokrewnych do Struktury Przetargu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B7410B" w14:textId="4551F23B" w:rsidR="003A2DB4" w:rsidRPr="00BD117A" w:rsidRDefault="005105E3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47436C" w14:textId="5DE3E759" w:rsidR="003A2DB4" w:rsidRPr="00BD117A" w:rsidRDefault="00C92CE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9019E9" w:rsidRPr="00BD117A">
              <w:rPr>
                <w:rStyle w:val="normaltextrun"/>
                <w:szCs w:val="20"/>
              </w:rPr>
              <w:t>zupełniana przez użytkownika lub automatycznie w procesie importowania pliku Excel, nazwa relacji:</w:t>
            </w:r>
            <w:r w:rsidR="004F7D5C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4F7D5C" w:rsidRPr="00BD117A">
              <w:rPr>
                <w:rStyle w:val="normaltextrun"/>
                <w:szCs w:val="20"/>
              </w:rPr>
              <w:t>neu_neu_tenderstructure_neu_tenderproduct</w:t>
            </w:r>
            <w:proofErr w:type="spellEnd"/>
          </w:p>
        </w:tc>
      </w:tr>
      <w:tr w:rsidR="003A2DB4" w:rsidRPr="00BD117A" w14:paraId="2B9F8813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84A1" w14:textId="41BF195E" w:rsidR="003A2DB4" w:rsidRPr="00BD117A" w:rsidRDefault="006B2351">
            <w:pPr>
              <w:pStyle w:val="Tabelatekst"/>
            </w:pPr>
            <w:r w:rsidRPr="00BD117A">
              <w:t>Utworzony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B04CF" w14:textId="35F808DB" w:rsidR="003A2DB4" w:rsidRPr="00BD117A" w:rsidRDefault="004331D0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543776" w14:textId="30151AB0" w:rsidR="003A2DB4" w:rsidRPr="00BD117A" w:rsidRDefault="004331D0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E0A7E6" w14:textId="167E1289" w:rsidR="003A2DB4" w:rsidRPr="00BD117A" w:rsidRDefault="004331D0">
            <w:pPr>
              <w:pStyle w:val="Tabelatekst"/>
            </w:pPr>
            <w:r w:rsidRPr="00BD117A">
              <w:t>Unikatowy identyfikator użytkownika, który utworzył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95E9F6" w14:textId="696A0B3D" w:rsidR="003A2DB4" w:rsidRPr="00BD117A" w:rsidRDefault="004331D0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3D602D" w14:textId="44CD88C2" w:rsidR="003A2DB4" w:rsidRPr="00BD117A" w:rsidRDefault="004331D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</w:t>
            </w:r>
            <w:r w:rsidR="000C07F1" w:rsidRPr="00BD117A">
              <w:rPr>
                <w:rStyle w:val="normaltextrun"/>
                <w:szCs w:val="20"/>
              </w:rPr>
              <w:t xml:space="preserve"> </w:t>
            </w:r>
            <w:r w:rsidR="0062464B" w:rsidRPr="00BD117A">
              <w:rPr>
                <w:rStyle w:val="normaltextrun"/>
                <w:szCs w:val="20"/>
              </w:rPr>
              <w:t>zablokowane</w:t>
            </w:r>
            <w:r w:rsidR="000C07F1" w:rsidRPr="00BD117A">
              <w:rPr>
                <w:rStyle w:val="normaltextrun"/>
                <w:szCs w:val="20"/>
              </w:rPr>
              <w:t>,</w:t>
            </w:r>
            <w:r w:rsidRPr="00BD117A">
              <w:rPr>
                <w:rStyle w:val="normaltextrun"/>
                <w:szCs w:val="20"/>
              </w:rPr>
              <w:t xml:space="preserve"> </w:t>
            </w:r>
            <w:r w:rsidR="0062464B" w:rsidRPr="00BD117A">
              <w:rPr>
                <w:rStyle w:val="normaltextrun"/>
                <w:szCs w:val="20"/>
              </w:rPr>
              <w:t>uzupełniane automatycznie</w:t>
            </w:r>
            <w:r w:rsidR="00011B88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F84EE7" w:rsidRPr="00BD117A">
              <w:rPr>
                <w:rStyle w:val="normaltextrun"/>
                <w:szCs w:val="20"/>
              </w:rPr>
              <w:t>lk_neu_tenderstructure_createdby</w:t>
            </w:r>
            <w:proofErr w:type="spellEnd"/>
          </w:p>
        </w:tc>
      </w:tr>
      <w:tr w:rsidR="003A2DB4" w:rsidRPr="00BD117A" w14:paraId="6A7CB796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BCD33" w14:textId="4F58EFEF" w:rsidR="003A2DB4" w:rsidRPr="00BD117A" w:rsidRDefault="00011B88">
            <w:pPr>
              <w:pStyle w:val="Tabelatekst"/>
            </w:pPr>
            <w:r w:rsidRPr="00BD117A">
              <w:t>Zmodyfikowane przez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BD4AC" w14:textId="73253B9C" w:rsidR="003A2DB4" w:rsidRPr="00BD117A" w:rsidRDefault="00011B88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ABEB2" w14:textId="24976480" w:rsidR="003A2DB4" w:rsidRPr="00BD117A" w:rsidRDefault="00011B88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02A860" w14:textId="781A83C6" w:rsidR="003A2DB4" w:rsidRPr="00BD117A" w:rsidRDefault="00011B88">
            <w:pPr>
              <w:pStyle w:val="Tabelatekst"/>
            </w:pPr>
            <w:r w:rsidRPr="00BD117A">
              <w:t>Unikatowy identyfikator użytkownika, który zmodyfikował rekord.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025280" w14:textId="53DEFE45" w:rsidR="003A2DB4" w:rsidRPr="00BD117A" w:rsidRDefault="00011B8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23DA5C" w14:textId="58A4FAF6" w:rsidR="003A2DB4" w:rsidRPr="00BD117A" w:rsidRDefault="00011B88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automatycznie, nazwa relacji:</w:t>
            </w:r>
            <w:r w:rsidR="00A73200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A73200" w:rsidRPr="00BD117A">
              <w:rPr>
                <w:rStyle w:val="normaltextrun"/>
                <w:szCs w:val="20"/>
              </w:rPr>
              <w:t>lk_neu_tenderstructure_modifiedby</w:t>
            </w:r>
            <w:proofErr w:type="spellEnd"/>
          </w:p>
        </w:tc>
      </w:tr>
      <w:tr w:rsidR="003A2DB4" w:rsidRPr="00BD117A" w14:paraId="1C7C3340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DDB5A" w14:textId="3C372E3D" w:rsidR="003A2DB4" w:rsidRPr="00BD117A" w:rsidRDefault="00DF059E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14F39F" w14:textId="3CA483C1" w:rsidR="003A2DB4" w:rsidRPr="00BD117A" w:rsidRDefault="00DF059E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2F220" w14:textId="4D5609C9" w:rsidR="003A2DB4" w:rsidRPr="00BD117A" w:rsidRDefault="00DF059E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9FADE2" w14:textId="47F2F5C7" w:rsidR="003A2DB4" w:rsidRPr="00BD117A" w:rsidRDefault="00DF059E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DEA566" w14:textId="4EC284EC" w:rsidR="003A2DB4" w:rsidRPr="00BD117A" w:rsidRDefault="00DF059E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7BFBEA" w14:textId="506841D1" w:rsidR="003A2DB4" w:rsidRPr="00BD117A" w:rsidRDefault="00DF059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</w:t>
            </w:r>
          </w:p>
        </w:tc>
      </w:tr>
      <w:tr w:rsidR="005105E3" w:rsidRPr="00BD117A" w14:paraId="7B0299AC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49CA2" w14:textId="0CD4C2EE" w:rsidR="005105E3" w:rsidRPr="00BD117A" w:rsidRDefault="00DF7169">
            <w:pPr>
              <w:pStyle w:val="Tabelatekst"/>
            </w:pPr>
            <w:r w:rsidRPr="00BD117A">
              <w:lastRenderedPageBreak/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9CA71" w14:textId="27385515" w:rsidR="005105E3" w:rsidRPr="00BD117A" w:rsidRDefault="00DF7169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9837DA" w14:textId="77777777" w:rsidR="005105E3" w:rsidRPr="00BD117A" w:rsidRDefault="005105E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A38821" w14:textId="77FBBDDE" w:rsidR="005105E3" w:rsidRPr="00BD117A" w:rsidRDefault="00DF7169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AA1CFA" w14:textId="4D33231B" w:rsidR="005105E3" w:rsidRPr="00BD117A" w:rsidRDefault="00397701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266522" w14:textId="54A0C209" w:rsidR="005105E3" w:rsidRPr="00BD117A" w:rsidRDefault="0039770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BC5671" w:rsidRPr="00BD117A" w14:paraId="37174B34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FEF7B" w14:textId="4AEB4113" w:rsidR="00BC5671" w:rsidRPr="00BD117A" w:rsidRDefault="00C313C6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331C7" w14:textId="4D9E5200" w:rsidR="00BC5671" w:rsidRPr="00BD117A" w:rsidRDefault="00C313C6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F96EF0" w14:textId="77777777" w:rsidR="00BC5671" w:rsidRPr="00BD117A" w:rsidRDefault="00BC5671">
            <w:pPr>
              <w:pStyle w:val="Tabelatekst"/>
              <w:ind w:left="0" w:firstLine="0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21F09D" w14:textId="122ACD68" w:rsidR="00BC5671" w:rsidRPr="00BD117A" w:rsidRDefault="00C313C6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188196" w14:textId="296D4B2D" w:rsidR="00BC5671" w:rsidRPr="00BD117A" w:rsidRDefault="00397701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304D6D" w14:textId="3640A504" w:rsidR="00BC5671" w:rsidRPr="00BD117A" w:rsidRDefault="0039770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</w:tbl>
    <w:p w14:paraId="13ACE66E" w14:textId="4EAA7BC8" w:rsidR="00BC5671" w:rsidRPr="00BD117A" w:rsidRDefault="00BC5671" w:rsidP="00BC5671">
      <w:pPr>
        <w:pStyle w:val="Legenda"/>
      </w:pPr>
      <w:bookmarkStart w:id="255" w:name="_Toc151315748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54</w:t>
      </w:r>
      <w:r w:rsidRPr="00BD117A">
        <w:fldChar w:fldCharType="end"/>
      </w:r>
      <w:r w:rsidRPr="00BD117A">
        <w:t xml:space="preserve"> Opis obiektów – Struktura Przetargu</w:t>
      </w:r>
      <w:bookmarkEnd w:id="255"/>
    </w:p>
    <w:p w14:paraId="310DE406" w14:textId="798FE861" w:rsidR="00BC5671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449D3E9B" w14:textId="7816F0C3" w:rsidR="00FC5427" w:rsidRPr="00BD117A" w:rsidRDefault="00FC5427" w:rsidP="00BC5671">
      <w:pPr>
        <w:pStyle w:val="Nagwek3"/>
        <w:rPr>
          <w:lang w:eastAsia="pl-PL"/>
        </w:rPr>
      </w:pPr>
      <w:bookmarkStart w:id="256" w:name="_Toc151315823"/>
      <w:r w:rsidRPr="00BD117A">
        <w:lastRenderedPageBreak/>
        <w:t>Substancja czynna (</w:t>
      </w:r>
      <w:proofErr w:type="spellStart"/>
      <w:r w:rsidRPr="00BD117A">
        <w:t>neu_activesubstancepharmindex</w:t>
      </w:r>
      <w:proofErr w:type="spellEnd"/>
      <w:r w:rsidRPr="00BD117A">
        <w:t>)</w:t>
      </w:r>
      <w:bookmarkEnd w:id="256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BC5671" w:rsidRPr="00BD117A" w14:paraId="7782CFB6" w14:textId="77777777" w:rsidTr="00FC5427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5B2CD82" w14:textId="2421F3A1" w:rsidR="00BC5671" w:rsidRPr="00BD117A" w:rsidRDefault="00BC5671">
            <w:pPr>
              <w:pStyle w:val="TabelaNagowek"/>
            </w:pPr>
            <w:r w:rsidRPr="00BD117A">
              <w:t>Substancja czynna (</w:t>
            </w:r>
            <w:proofErr w:type="spellStart"/>
            <w:r w:rsidR="007370E0" w:rsidRPr="00BD117A">
              <w:t>neu_activesubstancepharmindex</w:t>
            </w:r>
            <w:proofErr w:type="spellEnd"/>
            <w:r w:rsidRPr="00BD117A">
              <w:t>)</w:t>
            </w:r>
          </w:p>
        </w:tc>
      </w:tr>
      <w:tr w:rsidR="00BC5671" w:rsidRPr="00BD117A" w14:paraId="40BC077A" w14:textId="77777777" w:rsidTr="00FC5427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0677100" w14:textId="77777777" w:rsidR="00BC5671" w:rsidRPr="00BD117A" w:rsidRDefault="00BC5671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B66FED1" w14:textId="77777777" w:rsidR="00BC5671" w:rsidRPr="00BD117A" w:rsidRDefault="00BC5671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94A6E78" w14:textId="77777777" w:rsidR="00BC5671" w:rsidRPr="00BD117A" w:rsidRDefault="00BC5671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77CC391" w14:textId="77777777" w:rsidR="00BC5671" w:rsidRPr="00BD117A" w:rsidRDefault="00BC5671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8676094" w14:textId="77777777" w:rsidR="00BC5671" w:rsidRPr="00BD117A" w:rsidRDefault="00BC5671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50F0CB81" w14:textId="77777777" w:rsidR="00BC5671" w:rsidRPr="00BD117A" w:rsidRDefault="00BC5671">
            <w:pPr>
              <w:pStyle w:val="TabelaNagowek"/>
            </w:pPr>
            <w:r w:rsidRPr="00BD117A">
              <w:t>Komentarz</w:t>
            </w:r>
          </w:p>
        </w:tc>
      </w:tr>
      <w:tr w:rsidR="00BC5671" w:rsidRPr="00BD117A" w14:paraId="32CB5676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7B794" w14:textId="1B96F12D" w:rsidR="00BC5671" w:rsidRPr="00BD117A" w:rsidRDefault="009B0028">
            <w:pPr>
              <w:pStyle w:val="Tabelatekst"/>
            </w:pPr>
            <w:r w:rsidRPr="00BD117A">
              <w:t>Nazwa substancji czynnej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CA5D96" w14:textId="607A4FD4" w:rsidR="00BC5671" w:rsidRPr="00BD117A" w:rsidRDefault="009B0028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545DE" w14:textId="77777777" w:rsidR="00BC5671" w:rsidRPr="00BD117A" w:rsidRDefault="00BC567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063195" w14:textId="2DD84453" w:rsidR="00BC5671" w:rsidRPr="00BD117A" w:rsidRDefault="009B0028">
            <w:pPr>
              <w:pStyle w:val="Tabelatekst"/>
            </w:pPr>
            <w:r w:rsidRPr="00BD117A">
              <w:t>Nazwa substancji czynnej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A91C76" w14:textId="0CADFA0E" w:rsidR="00BC5671" w:rsidRPr="00BD117A" w:rsidRDefault="00E87C91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B5B41C" w14:textId="31C3488E" w:rsidR="00BC5671" w:rsidRPr="00BD117A" w:rsidRDefault="00E87C91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  <w:r w:rsidR="00763A73" w:rsidRPr="00BD117A">
              <w:rPr>
                <w:szCs w:val="20"/>
              </w:rPr>
              <w:t>, uzupełniane automatycznie</w:t>
            </w:r>
          </w:p>
        </w:tc>
      </w:tr>
      <w:tr w:rsidR="00BC5671" w:rsidRPr="00BD117A" w14:paraId="1F723027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0C0DD" w14:textId="405CEF65" w:rsidR="00BC5671" w:rsidRPr="00BD117A" w:rsidRDefault="007612B6">
            <w:pPr>
              <w:pStyle w:val="Tabelatekst"/>
            </w:pPr>
            <w:r w:rsidRPr="00BD117A">
              <w:t>Grupy substancji czynnej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B3C085" w14:textId="0D877F0E" w:rsidR="00BC5671" w:rsidRPr="00BD117A" w:rsidRDefault="007612B6">
            <w:pPr>
              <w:pStyle w:val="Tabelatekst"/>
            </w:pPr>
            <w:proofErr w:type="spellStart"/>
            <w:r w:rsidRPr="00BD117A">
              <w:t>neu_groups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ED66D0" w14:textId="77777777" w:rsidR="00BC5671" w:rsidRPr="00BD117A" w:rsidRDefault="00BC5671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8E11C1" w14:textId="2EBC09D9" w:rsidR="00BC5671" w:rsidRPr="00BD117A" w:rsidRDefault="007612B6">
            <w:pPr>
              <w:pStyle w:val="Tabelatekst"/>
            </w:pPr>
            <w:r w:rsidRPr="00BD117A">
              <w:t xml:space="preserve">Grupy Substancji Czynnej w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4BEAF0" w14:textId="03C14850" w:rsidR="00BC5671" w:rsidRPr="00BD117A" w:rsidRDefault="00316A2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80BA28" w14:textId="3A26A58B" w:rsidR="00BC5671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3A73" w:rsidRPr="00BD117A">
              <w:rPr>
                <w:szCs w:val="20"/>
              </w:rPr>
              <w:t xml:space="preserve"> automatycznie</w:t>
            </w:r>
          </w:p>
        </w:tc>
      </w:tr>
      <w:tr w:rsidR="005A1F74" w:rsidRPr="00BD117A" w14:paraId="5DCE72F2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F4A02" w14:textId="7492876F" w:rsidR="005A1F74" w:rsidRPr="00BD117A" w:rsidRDefault="00316A2D">
            <w:pPr>
              <w:pStyle w:val="Tabelatekst"/>
            </w:pPr>
            <w:r w:rsidRPr="00BD117A">
              <w:t xml:space="preserve">Status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71B39" w14:textId="17525074" w:rsidR="005A1F74" w:rsidRPr="00BD117A" w:rsidRDefault="00316A2D">
            <w:pPr>
              <w:pStyle w:val="Tabelatekst"/>
            </w:pPr>
            <w:proofErr w:type="spellStart"/>
            <w:r w:rsidRPr="00BD117A">
              <w:t>neu_statusphramindex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C3426" w14:textId="77777777" w:rsidR="005A1F74" w:rsidRPr="00BD117A" w:rsidRDefault="005A1F7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79527F" w14:textId="77777777" w:rsidR="005A1F74" w:rsidRPr="00BD117A" w:rsidRDefault="005A1F7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5EB0EB" w14:textId="54DFF301" w:rsidR="005A1F74" w:rsidRPr="00BD117A" w:rsidRDefault="00F2287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B61EF5" w14:textId="42C8271A" w:rsidR="005A1F74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3A73" w:rsidRPr="00BD117A">
              <w:rPr>
                <w:szCs w:val="20"/>
              </w:rPr>
              <w:t xml:space="preserve"> automatycznie</w:t>
            </w:r>
          </w:p>
        </w:tc>
      </w:tr>
      <w:tr w:rsidR="005A1F74" w:rsidRPr="00BD117A" w14:paraId="68EE26E9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334DE" w14:textId="3F2C39A9" w:rsidR="005A1F74" w:rsidRPr="00BD117A" w:rsidRDefault="003D4114">
            <w:pPr>
              <w:pStyle w:val="Tabelatekst"/>
            </w:pPr>
            <w:r w:rsidRPr="00BD117A">
              <w:t xml:space="preserve">Zmodyfikowano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FE8B7" w14:textId="793872F5" w:rsidR="005A1F74" w:rsidRPr="00BD117A" w:rsidRDefault="003D4114">
            <w:pPr>
              <w:pStyle w:val="Tabelatekst"/>
            </w:pPr>
            <w:proofErr w:type="spellStart"/>
            <w:r w:rsidRPr="00BD117A">
              <w:t>neu_modified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F7392" w14:textId="77777777" w:rsidR="005A1F74" w:rsidRPr="00BD117A" w:rsidRDefault="005A1F7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C17FA1" w14:textId="5E203A08" w:rsidR="005A1F74" w:rsidRPr="00BD117A" w:rsidRDefault="003D4114">
            <w:pPr>
              <w:pStyle w:val="Tabelatekst"/>
            </w:pPr>
            <w:r w:rsidRPr="00BD117A">
              <w:t xml:space="preserve">Data modyfikacji rekordu w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4A2A4A" w14:textId="01C63E2A" w:rsidR="005A1F74" w:rsidRPr="00BD117A" w:rsidRDefault="00CA1DC1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453AD0" w14:textId="399B42A4" w:rsidR="005A1F74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3A73" w:rsidRPr="00BD117A">
              <w:rPr>
                <w:szCs w:val="20"/>
              </w:rPr>
              <w:t xml:space="preserve"> automatycznie</w:t>
            </w:r>
          </w:p>
        </w:tc>
      </w:tr>
      <w:tr w:rsidR="005A1F74" w:rsidRPr="00BD117A" w14:paraId="6F1ED653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DB4F0" w14:textId="4C40B812" w:rsidR="005A1F74" w:rsidRPr="00BD117A" w:rsidRDefault="00112083">
            <w:pPr>
              <w:pStyle w:val="Tabelatekst"/>
            </w:pPr>
            <w:r w:rsidRPr="00BD117A">
              <w:t xml:space="preserve">ID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73345B" w14:textId="4FED0A43" w:rsidR="005A1F74" w:rsidRPr="00BD117A" w:rsidRDefault="00112083">
            <w:pPr>
              <w:pStyle w:val="Tabelatekst"/>
            </w:pPr>
            <w:proofErr w:type="spellStart"/>
            <w:r w:rsidRPr="00BD117A">
              <w:t>neu_substidpharmindex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C4061" w14:textId="77777777" w:rsidR="005A1F74" w:rsidRPr="00BD117A" w:rsidRDefault="005A1F7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2EA15B" w14:textId="77777777" w:rsidR="005A1F74" w:rsidRPr="00BD117A" w:rsidRDefault="005A1F7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F0EAE9" w14:textId="560E810A" w:rsidR="005A1F74" w:rsidRPr="00BD117A" w:rsidRDefault="0011208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70D817" w14:textId="1CC99976" w:rsidR="005A1F74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63A73" w:rsidRPr="00BD117A">
              <w:rPr>
                <w:szCs w:val="20"/>
              </w:rPr>
              <w:t xml:space="preserve"> automatycznie</w:t>
            </w:r>
          </w:p>
        </w:tc>
      </w:tr>
      <w:tr w:rsidR="005A1F74" w:rsidRPr="00BD117A" w14:paraId="02F5C3D1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32AE7" w14:textId="1F6B6919" w:rsidR="005A1F74" w:rsidRPr="00BD117A" w:rsidRDefault="00112083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192F3" w14:textId="35B53EA1" w:rsidR="005A1F74" w:rsidRPr="00BD117A" w:rsidRDefault="00C25711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F1C23" w14:textId="77777777" w:rsidR="005A1F74" w:rsidRPr="00BD117A" w:rsidRDefault="005A1F7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B75CD4" w14:textId="534DDD48" w:rsidR="005A1F74" w:rsidRPr="00BD117A" w:rsidRDefault="00C25711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71235C" w14:textId="1B5CA169" w:rsidR="005A1F74" w:rsidRPr="00BD117A" w:rsidRDefault="00C25711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663B18" w14:textId="2C0C2686" w:rsidR="005A1F74" w:rsidRPr="00BD117A" w:rsidRDefault="00C2571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  <w:tr w:rsidR="005A1F74" w:rsidRPr="00BD117A" w14:paraId="7D38ADB6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054D7" w14:textId="73D61ABC" w:rsidR="005A1F74" w:rsidRPr="00BD117A" w:rsidRDefault="00C25711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3762E" w14:textId="55DF1C95" w:rsidR="005A1F74" w:rsidRPr="00BD117A" w:rsidRDefault="00C25711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296D6B" w14:textId="77777777" w:rsidR="005A1F74" w:rsidRPr="00BD117A" w:rsidRDefault="005A1F7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57903E" w14:textId="38DBAF1F" w:rsidR="005A1F74" w:rsidRPr="00BD117A" w:rsidRDefault="00C25711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45635A" w14:textId="697A77AC" w:rsidR="005A1F74" w:rsidRPr="00BD117A" w:rsidRDefault="006C5292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0162D1" w14:textId="017DF689" w:rsidR="005A1F74" w:rsidRPr="00BD117A" w:rsidRDefault="006C5292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</w:t>
            </w:r>
            <w:r w:rsidR="009205AE" w:rsidRPr="00BD117A">
              <w:rPr>
                <w:rStyle w:val="normaltextrun"/>
                <w:szCs w:val="20"/>
              </w:rPr>
              <w:t xml:space="preserve">zablokowane, </w:t>
            </w:r>
            <w:r w:rsidRPr="00BD117A">
              <w:rPr>
                <w:rStyle w:val="normaltextrun"/>
                <w:szCs w:val="20"/>
              </w:rPr>
              <w:t>uzupełniane automatycznie</w:t>
            </w:r>
          </w:p>
        </w:tc>
      </w:tr>
      <w:tr w:rsidR="005A1F74" w:rsidRPr="00BD117A" w14:paraId="6534660E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27F54" w14:textId="1A541A72" w:rsidR="005A1F74" w:rsidRPr="00BD117A" w:rsidRDefault="009205AE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B6605" w14:textId="46ACDB89" w:rsidR="005A1F74" w:rsidRPr="00BD117A" w:rsidRDefault="009205AE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5C9F9" w14:textId="77777777" w:rsidR="005A1F74" w:rsidRPr="00BD117A" w:rsidRDefault="005A1F7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E22E8C" w14:textId="24E87283" w:rsidR="005A1F74" w:rsidRPr="00BD117A" w:rsidRDefault="009205AE">
            <w:pPr>
              <w:pStyle w:val="Tabelatekst"/>
            </w:pPr>
            <w:r w:rsidRPr="00BD117A">
              <w:t>Data i godzina modyfikacji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208994" w14:textId="2888FFC6" w:rsidR="005A1F74" w:rsidRPr="00BD117A" w:rsidRDefault="00C25711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4AA8A3" w14:textId="77A971F7" w:rsidR="005A1F74" w:rsidRPr="00BD117A" w:rsidRDefault="006C5292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</w:t>
            </w:r>
            <w:r w:rsidR="009205AE" w:rsidRPr="00BD117A">
              <w:rPr>
                <w:rStyle w:val="normaltextrun"/>
                <w:szCs w:val="20"/>
              </w:rPr>
              <w:t xml:space="preserve">zablokowane, </w:t>
            </w:r>
            <w:r w:rsidRPr="00BD117A">
              <w:rPr>
                <w:rStyle w:val="normaltextrun"/>
                <w:szCs w:val="20"/>
              </w:rPr>
              <w:t>uzupełniane automatycznie</w:t>
            </w:r>
          </w:p>
        </w:tc>
      </w:tr>
      <w:tr w:rsidR="00BC5671" w:rsidRPr="00BD117A" w14:paraId="06E24661" w14:textId="77777777" w:rsidTr="00FC542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E14AB" w14:textId="02F82A84" w:rsidR="00BC5671" w:rsidRPr="00BD117A" w:rsidRDefault="00267ABE">
            <w:pPr>
              <w:pStyle w:val="Tabelatekst"/>
            </w:pPr>
            <w:proofErr w:type="spellStart"/>
            <w:r w:rsidRPr="00BD117A">
              <w:t>DrugPharmindex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BE66D" w14:textId="77777777" w:rsidR="00BC5671" w:rsidRPr="00BD117A" w:rsidRDefault="00BC5671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A39246" w14:textId="3B9DA72F" w:rsidR="00BC5671" w:rsidRPr="00BD117A" w:rsidRDefault="00031139">
            <w:pPr>
              <w:pStyle w:val="Tabelatekst"/>
              <w:ind w:left="0" w:firstLine="0"/>
            </w:pPr>
            <w:proofErr w:type="spellStart"/>
            <w:r w:rsidRPr="00BD117A">
              <w:t>DrugPharmindex</w:t>
            </w:r>
            <w:proofErr w:type="spellEnd"/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2F8DDA" w14:textId="476BA654" w:rsidR="00BC5671" w:rsidRPr="00BD117A" w:rsidRDefault="00291280">
            <w:pPr>
              <w:pStyle w:val="Tabelatekst"/>
            </w:pPr>
            <w:r w:rsidRPr="00BD117A">
              <w:t xml:space="preserve">Tabela rekordów </w:t>
            </w:r>
            <w:proofErr w:type="spellStart"/>
            <w:r w:rsidRPr="00BD117A">
              <w:t>DrugPharmindex</w:t>
            </w:r>
            <w:proofErr w:type="spellEnd"/>
            <w:r w:rsidRPr="00BD117A">
              <w:t xml:space="preserve"> pokrewnych do Substancji czynnej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61B8F1" w14:textId="57A16E9B" w:rsidR="00BC5671" w:rsidRPr="00BD117A" w:rsidRDefault="00291280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00B9BD" w14:textId="132F0080" w:rsidR="00BC5671" w:rsidRPr="00BD117A" w:rsidRDefault="00C92CE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</w:rPr>
              <w:t>U</w:t>
            </w:r>
            <w:r w:rsidR="00763A73" w:rsidRPr="00BD117A">
              <w:rPr>
                <w:szCs w:val="20"/>
              </w:rPr>
              <w:t>zupełniana automatycznie,</w:t>
            </w:r>
            <w:r w:rsidR="00763A73" w:rsidRPr="00BD117A">
              <w:rPr>
                <w:rStyle w:val="normaltextrun"/>
                <w:szCs w:val="20"/>
              </w:rPr>
              <w:t xml:space="preserve"> </w:t>
            </w:r>
            <w:r w:rsidR="00C661D1" w:rsidRPr="00BD117A">
              <w:rPr>
                <w:rStyle w:val="normaltextrun"/>
                <w:szCs w:val="20"/>
              </w:rPr>
              <w:t xml:space="preserve">nazwa relacji: </w:t>
            </w:r>
            <w:proofErr w:type="spellStart"/>
            <w:r w:rsidR="00F82FA7" w:rsidRPr="00BD117A">
              <w:rPr>
                <w:rStyle w:val="normaltextrun"/>
                <w:szCs w:val="20"/>
              </w:rPr>
              <w:t>neu_neu_drugpharmindex_neu_activesubstance</w:t>
            </w:r>
            <w:proofErr w:type="spellEnd"/>
          </w:p>
        </w:tc>
      </w:tr>
    </w:tbl>
    <w:p w14:paraId="31B2ABFD" w14:textId="02D5033B" w:rsidR="00BC5671" w:rsidRPr="00BD117A" w:rsidRDefault="00BC5671" w:rsidP="00BC5671">
      <w:pPr>
        <w:pStyle w:val="Legenda"/>
      </w:pPr>
      <w:bookmarkStart w:id="257" w:name="_Toc151315749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55</w:t>
      </w:r>
      <w:r w:rsidRPr="00BD117A">
        <w:fldChar w:fldCharType="end"/>
      </w:r>
      <w:r w:rsidRPr="00BD117A">
        <w:t xml:space="preserve"> Opis obiektów – Substancja czynna</w:t>
      </w:r>
      <w:bookmarkEnd w:id="257"/>
    </w:p>
    <w:p w14:paraId="106B8C8C" w14:textId="7BF3B4C2" w:rsidR="00BC5671" w:rsidRPr="00BD117A" w:rsidRDefault="00365F58" w:rsidP="00365F58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12D92A99" w14:textId="1182D29E" w:rsidR="00E91AE4" w:rsidRPr="00BD117A" w:rsidRDefault="00E91AE4" w:rsidP="00FD1EFE">
      <w:pPr>
        <w:pStyle w:val="Nagwek3"/>
        <w:rPr>
          <w:lang w:eastAsia="pl-PL"/>
        </w:rPr>
      </w:pPr>
      <w:bookmarkStart w:id="258" w:name="_Toc151315824"/>
      <w:r w:rsidRPr="00BD117A">
        <w:lastRenderedPageBreak/>
        <w:t>Szablon (</w:t>
      </w:r>
      <w:proofErr w:type="spellStart"/>
      <w:r w:rsidRPr="00BD117A">
        <w:t>neu_template</w:t>
      </w:r>
      <w:proofErr w:type="spellEnd"/>
      <w:r w:rsidRPr="00BD117A">
        <w:t>)</w:t>
      </w:r>
      <w:bookmarkEnd w:id="258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FD1EFE" w:rsidRPr="00BD117A" w14:paraId="6C9C8A96" w14:textId="77777777" w:rsidTr="00E91AE4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31F8E23" w14:textId="5949E641" w:rsidR="00FD1EFE" w:rsidRPr="00BD117A" w:rsidRDefault="00BC5671">
            <w:pPr>
              <w:pStyle w:val="TabelaNagowek"/>
            </w:pPr>
            <w:r w:rsidRPr="00BD117A">
              <w:t>Szablon</w:t>
            </w:r>
            <w:r w:rsidR="00FD1EFE" w:rsidRPr="00BD117A">
              <w:t xml:space="preserve"> (</w:t>
            </w:r>
            <w:proofErr w:type="spellStart"/>
            <w:r w:rsidR="00EA4884" w:rsidRPr="00BD117A">
              <w:t>neu_template</w:t>
            </w:r>
            <w:proofErr w:type="spellEnd"/>
            <w:r w:rsidR="00FD1EFE" w:rsidRPr="00BD117A">
              <w:t>)</w:t>
            </w:r>
          </w:p>
        </w:tc>
      </w:tr>
      <w:tr w:rsidR="00FD1EFE" w:rsidRPr="00BD117A" w14:paraId="7F5254E3" w14:textId="77777777" w:rsidTr="00E91AE4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C7D8D56" w14:textId="77777777" w:rsidR="00FD1EFE" w:rsidRPr="00BD117A" w:rsidRDefault="00FD1EFE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7A3FBEE" w14:textId="77777777" w:rsidR="00FD1EFE" w:rsidRPr="00BD117A" w:rsidRDefault="00FD1EFE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9048B37" w14:textId="77777777" w:rsidR="00FD1EFE" w:rsidRPr="00BD117A" w:rsidRDefault="00FD1EFE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E5D87D5" w14:textId="77777777" w:rsidR="00FD1EFE" w:rsidRPr="00BD117A" w:rsidRDefault="00FD1EFE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530E1D3" w14:textId="77777777" w:rsidR="00FD1EFE" w:rsidRPr="00BD117A" w:rsidRDefault="00FD1EFE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1F5447C7" w14:textId="77777777" w:rsidR="00FD1EFE" w:rsidRPr="00BD117A" w:rsidRDefault="00FD1EFE">
            <w:pPr>
              <w:pStyle w:val="TabelaNagowek"/>
            </w:pPr>
            <w:r w:rsidRPr="00BD117A">
              <w:t>Komentarz</w:t>
            </w:r>
          </w:p>
        </w:tc>
      </w:tr>
      <w:tr w:rsidR="00FD1EFE" w:rsidRPr="00BD117A" w14:paraId="0AE7C1FD" w14:textId="77777777" w:rsidTr="00E91AE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F8021" w14:textId="39F753C3" w:rsidR="00FD1EFE" w:rsidRPr="00BD117A" w:rsidRDefault="008F18EC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33289C" w14:textId="22058C82" w:rsidR="00FD1EFE" w:rsidRPr="00BD117A" w:rsidRDefault="008F18EC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9D279" w14:textId="77777777" w:rsidR="00FD1EFE" w:rsidRPr="00BD117A" w:rsidRDefault="00FD1EF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FC31B6" w14:textId="76E9C33C" w:rsidR="00FD1EFE" w:rsidRPr="00BD117A" w:rsidRDefault="008F18EC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0C1771" w14:textId="51FF6325" w:rsidR="00FD1EFE" w:rsidRPr="00BD117A" w:rsidRDefault="008F18E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EC1B7F" w14:textId="059112BC" w:rsidR="00FD1EFE" w:rsidRPr="00BD117A" w:rsidRDefault="008F18EC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</w:t>
            </w:r>
            <w:r w:rsidR="002C6E10" w:rsidRPr="00BD117A">
              <w:rPr>
                <w:szCs w:val="20"/>
              </w:rPr>
              <w:t>, wymagane</w:t>
            </w:r>
            <w:r w:rsidR="00F01F29" w:rsidRPr="00BD117A">
              <w:rPr>
                <w:szCs w:val="20"/>
              </w:rPr>
              <w:t xml:space="preserve">, uzupełniane automatycznie jeśli Szablon </w:t>
            </w:r>
            <w:r w:rsidR="002B728D" w:rsidRPr="00BD117A">
              <w:rPr>
                <w:szCs w:val="20"/>
              </w:rPr>
              <w:t>został wygenerowany ze Struktury Przetargu przyciskiem „</w:t>
            </w:r>
            <w:r w:rsidR="007147DF" w:rsidRPr="00BD117A">
              <w:rPr>
                <w:szCs w:val="20"/>
              </w:rPr>
              <w:t>Zapisz kryteria jako nowy szablon”</w:t>
            </w:r>
          </w:p>
        </w:tc>
      </w:tr>
      <w:tr w:rsidR="00FD1EFE" w:rsidRPr="00BD117A" w14:paraId="54752D75" w14:textId="77777777" w:rsidTr="00E91AE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BB22" w14:textId="5890C68D" w:rsidR="00FD1EFE" w:rsidRPr="00BD117A" w:rsidRDefault="002C6E10">
            <w:pPr>
              <w:pStyle w:val="Tabelatekst"/>
            </w:pPr>
            <w:r w:rsidRPr="00BD117A">
              <w:t>Data dodania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5CF858" w14:textId="180A9198" w:rsidR="00FD1EFE" w:rsidRPr="00BD117A" w:rsidRDefault="002C6E10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B01E84" w14:textId="77777777" w:rsidR="00FD1EFE" w:rsidRPr="00BD117A" w:rsidRDefault="00FD1EF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8F5990" w14:textId="5C515BCA" w:rsidR="00FD1EFE" w:rsidRPr="00BD117A" w:rsidRDefault="002C6E10">
            <w:pPr>
              <w:pStyle w:val="Tabelatekst"/>
            </w:pPr>
            <w:r w:rsidRPr="00BD117A">
              <w:t>Data i godzina utworzenia rekordu.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6BB837" w14:textId="794F580C" w:rsidR="00FD1EFE" w:rsidRPr="00BD117A" w:rsidRDefault="002C6E10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86D3B9" w14:textId="5FD1E384" w:rsidR="00FD1EFE" w:rsidRPr="00BD117A" w:rsidRDefault="00D750AA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</w:t>
            </w:r>
            <w:r w:rsidR="007739C9" w:rsidRPr="00BD117A">
              <w:rPr>
                <w:rStyle w:val="normaltextrun"/>
                <w:szCs w:val="20"/>
              </w:rPr>
              <w:t>, zablokowane, uzupełniane automatycznie</w:t>
            </w:r>
          </w:p>
        </w:tc>
      </w:tr>
      <w:tr w:rsidR="002C6E10" w:rsidRPr="00BD117A" w14:paraId="35E84574" w14:textId="77777777" w:rsidTr="00E91AE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DFEEB" w14:textId="25937938" w:rsidR="002C6E10" w:rsidRPr="00BD117A" w:rsidRDefault="00FB2F7D">
            <w:pPr>
              <w:pStyle w:val="Tabelatekst"/>
            </w:pPr>
            <w:r w:rsidRPr="00BD117A">
              <w:t>Data wygaśnięcia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938A4" w14:textId="113773C6" w:rsidR="002C6E10" w:rsidRPr="00BD117A" w:rsidRDefault="006855A0">
            <w:pPr>
              <w:pStyle w:val="Tabelatekst"/>
            </w:pPr>
            <w:proofErr w:type="spellStart"/>
            <w:r w:rsidRPr="00BD117A">
              <w:t>neu_template_data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ED00C" w14:textId="77777777" w:rsidR="002C6E10" w:rsidRPr="00BD117A" w:rsidRDefault="002C6E10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203D2B" w14:textId="77777777" w:rsidR="002C6E10" w:rsidRPr="00BD117A" w:rsidRDefault="002C6E10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D7682C" w14:textId="3EAC51E1" w:rsidR="002C6E10" w:rsidRPr="00BD117A" w:rsidRDefault="0045659C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C439BF" w14:textId="179F6A9C" w:rsidR="002C6E10" w:rsidRPr="00BD117A" w:rsidRDefault="002C6E10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FB2F7D" w:rsidRPr="00BD117A" w14:paraId="7C4938B2" w14:textId="77777777" w:rsidTr="00E91AE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626A2" w14:textId="3A97C67E" w:rsidR="00FB2F7D" w:rsidRPr="00BD117A" w:rsidRDefault="002E4ACB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9502D9" w14:textId="31332594" w:rsidR="00FB2F7D" w:rsidRPr="00BD117A" w:rsidRDefault="00BC2E67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9B0B2F" w14:textId="70C6BA14" w:rsidR="00FB2F7D" w:rsidRPr="00BD117A" w:rsidRDefault="00BC2E67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08E76F" w14:textId="4FCBE8AC" w:rsidR="00FB2F7D" w:rsidRPr="00BD117A" w:rsidRDefault="00BC2E67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A37399" w14:textId="113DE619" w:rsidR="00FB2F7D" w:rsidRPr="00BD117A" w:rsidRDefault="00E57B15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96B276" w14:textId="08C5656D" w:rsidR="00FB2F7D" w:rsidRPr="00BD117A" w:rsidRDefault="00BC2E67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uzupełniane automatycznie</w:t>
            </w:r>
          </w:p>
        </w:tc>
      </w:tr>
      <w:tr w:rsidR="00FD1EFE" w:rsidRPr="00BD117A" w14:paraId="242E2950" w14:textId="77777777" w:rsidTr="00E91AE4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DC5C2" w14:textId="565748D7" w:rsidR="00FD1EFE" w:rsidRPr="00BD117A" w:rsidRDefault="002E4ACB">
            <w:pPr>
              <w:pStyle w:val="Tabelatekst"/>
            </w:pPr>
            <w:r w:rsidRPr="00BD117A">
              <w:lastRenderedPageBreak/>
              <w:t>Kryteria Szablonu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87EAA" w14:textId="77777777" w:rsidR="00FD1EFE" w:rsidRPr="00BD117A" w:rsidRDefault="00FD1EFE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A01BC5" w14:textId="0DCAF521" w:rsidR="00FD1EFE" w:rsidRPr="00BD117A" w:rsidRDefault="002E4ACB">
            <w:pPr>
              <w:pStyle w:val="Tabelatekst"/>
              <w:ind w:left="0" w:firstLine="0"/>
            </w:pPr>
            <w:r w:rsidRPr="00BD117A">
              <w:t>Kryteria Szablonu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563081" w14:textId="17555C91" w:rsidR="00FD1EFE" w:rsidRPr="00BD117A" w:rsidRDefault="002E4ACB">
            <w:pPr>
              <w:pStyle w:val="Tabelatekst"/>
            </w:pPr>
            <w:r w:rsidRPr="00BD117A">
              <w:t xml:space="preserve">Tabela rekordów Kryteria Szablonu </w:t>
            </w:r>
            <w:r w:rsidR="00AA08F1" w:rsidRPr="00BD117A">
              <w:t>pokrewnych do</w:t>
            </w:r>
            <w:r w:rsidRPr="00BD117A">
              <w:t xml:space="preserve"> Szablon</w:t>
            </w:r>
            <w:r w:rsidR="00AA08F1" w:rsidRPr="00BD117A">
              <w:t>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8F99D6" w14:textId="6BF18ACF" w:rsidR="00FD1EFE" w:rsidRPr="00BD117A" w:rsidRDefault="002E4ACB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0D5979" w14:textId="07C09447" w:rsidR="00FD1EFE" w:rsidRPr="00BD117A" w:rsidRDefault="00EF7DA9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7147DF" w:rsidRPr="00BD117A">
              <w:rPr>
                <w:rStyle w:val="normaltextrun"/>
                <w:szCs w:val="20"/>
              </w:rPr>
              <w:t>zupełniana automatycznie Kryteriami Szablonu powiązanymi ze Strukturą Przetargu</w:t>
            </w:r>
            <w:r w:rsidR="00EF49BC" w:rsidRPr="00BD117A">
              <w:rPr>
                <w:rStyle w:val="normaltextrun"/>
                <w:szCs w:val="20"/>
              </w:rPr>
              <w:t xml:space="preserve"> jeśli Szablon został wygenerowany ze </w:t>
            </w:r>
            <w:proofErr w:type="spellStart"/>
            <w:r w:rsidR="00EF49BC" w:rsidRPr="00BD117A">
              <w:rPr>
                <w:rStyle w:val="normaltextrun"/>
                <w:szCs w:val="20"/>
              </w:rPr>
              <w:t>Strzyktury</w:t>
            </w:r>
            <w:proofErr w:type="spellEnd"/>
            <w:r w:rsidR="00EF49BC" w:rsidRPr="00BD117A">
              <w:rPr>
                <w:rStyle w:val="normaltextrun"/>
                <w:szCs w:val="20"/>
              </w:rPr>
              <w:t xml:space="preserve"> Przetargu przyciskiem</w:t>
            </w:r>
            <w:r w:rsidR="00D900F2" w:rsidRPr="00BD117A">
              <w:rPr>
                <w:rStyle w:val="normaltextrun"/>
                <w:szCs w:val="20"/>
              </w:rPr>
              <w:t xml:space="preserve"> „Zapisz kryteria jako nowy szablon”</w:t>
            </w:r>
            <w:r w:rsidR="00E57B15" w:rsidRPr="00BD117A">
              <w:rPr>
                <w:rStyle w:val="normaltextrun"/>
                <w:szCs w:val="20"/>
              </w:rPr>
              <w:t xml:space="preserve"> nazwa relacji: </w:t>
            </w:r>
            <w:proofErr w:type="spellStart"/>
            <w:r w:rsidR="00F01F29" w:rsidRPr="00BD117A">
              <w:rPr>
                <w:rStyle w:val="normaltextrun"/>
                <w:szCs w:val="20"/>
              </w:rPr>
              <w:t>neu_template_neu_templatecriterion</w:t>
            </w:r>
            <w:proofErr w:type="spellEnd"/>
          </w:p>
        </w:tc>
      </w:tr>
    </w:tbl>
    <w:p w14:paraId="19F397F0" w14:textId="077A34E6" w:rsidR="00FD1EFE" w:rsidRPr="00BD117A" w:rsidRDefault="00FD1EFE" w:rsidP="00FD1EFE">
      <w:pPr>
        <w:pStyle w:val="Legenda"/>
      </w:pPr>
      <w:bookmarkStart w:id="259" w:name="_Toc151315750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56</w:t>
      </w:r>
      <w:r w:rsidRPr="00BD117A">
        <w:fldChar w:fldCharType="end"/>
      </w:r>
      <w:r w:rsidRPr="00BD117A">
        <w:t xml:space="preserve"> Opis obiektów – </w:t>
      </w:r>
      <w:r w:rsidR="00BC5671" w:rsidRPr="00BD117A">
        <w:t>Szablon</w:t>
      </w:r>
      <w:bookmarkEnd w:id="259"/>
    </w:p>
    <w:p w14:paraId="51B4197E" w14:textId="45E9FE3A" w:rsidR="00FD1EFE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7850F05E" w14:textId="723ADEE8" w:rsidR="00D96790" w:rsidRPr="004C37A1" w:rsidRDefault="00D96790" w:rsidP="00FD1EFE">
      <w:pPr>
        <w:pStyle w:val="Nagwek3"/>
        <w:rPr>
          <w:lang w:val="en-US" w:eastAsia="pl-PL"/>
        </w:rPr>
      </w:pPr>
      <w:bookmarkStart w:id="260" w:name="_Toc151315825"/>
      <w:proofErr w:type="spellStart"/>
      <w:r w:rsidRPr="007931FB">
        <w:rPr>
          <w:lang w:val="en-US"/>
        </w:rPr>
        <w:lastRenderedPageBreak/>
        <w:t>Typ</w:t>
      </w:r>
      <w:proofErr w:type="spellEnd"/>
      <w:r w:rsidRPr="007931FB">
        <w:rPr>
          <w:lang w:val="en-US"/>
        </w:rPr>
        <w:t xml:space="preserve"> </w:t>
      </w:r>
      <w:proofErr w:type="spellStart"/>
      <w:r w:rsidRPr="007931FB">
        <w:rPr>
          <w:lang w:val="en-US"/>
        </w:rPr>
        <w:t>zmiany</w:t>
      </w:r>
      <w:proofErr w:type="spellEnd"/>
      <w:r w:rsidRPr="007931FB">
        <w:rPr>
          <w:lang w:val="en-US"/>
        </w:rPr>
        <w:t xml:space="preserve"> </w:t>
      </w:r>
      <w:proofErr w:type="spellStart"/>
      <w:r w:rsidRPr="007931FB">
        <w:rPr>
          <w:lang w:val="en-US"/>
        </w:rPr>
        <w:t>oferty</w:t>
      </w:r>
      <w:proofErr w:type="spellEnd"/>
      <w:r w:rsidRPr="007931FB">
        <w:rPr>
          <w:lang w:val="en-US"/>
        </w:rPr>
        <w:t xml:space="preserve"> (</w:t>
      </w:r>
      <w:proofErr w:type="spellStart"/>
      <w:r w:rsidRPr="007931FB">
        <w:rPr>
          <w:lang w:val="en-US"/>
        </w:rPr>
        <w:t>neu_conf_opportunitytype</w:t>
      </w:r>
      <w:proofErr w:type="spellEnd"/>
      <w:r w:rsidRPr="007931FB">
        <w:rPr>
          <w:lang w:val="en-US"/>
        </w:rPr>
        <w:t>)</w:t>
      </w:r>
      <w:bookmarkEnd w:id="260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FD1EFE" w:rsidRPr="00151B50" w14:paraId="74E1E7EF" w14:textId="77777777" w:rsidTr="00D34A90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A31D5BF" w14:textId="1B687169" w:rsidR="00FD1EFE" w:rsidRPr="007931FB" w:rsidRDefault="00FD1EFE">
            <w:pPr>
              <w:pStyle w:val="TabelaNagowek"/>
              <w:rPr>
                <w:lang w:val="en-US"/>
              </w:rPr>
            </w:pPr>
            <w:proofErr w:type="spellStart"/>
            <w:r w:rsidRPr="007931FB">
              <w:rPr>
                <w:lang w:val="en-US"/>
              </w:rPr>
              <w:t>Typ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zmiany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oferty</w:t>
            </w:r>
            <w:proofErr w:type="spellEnd"/>
            <w:r w:rsidRPr="007931FB">
              <w:rPr>
                <w:lang w:val="en-US"/>
              </w:rPr>
              <w:t xml:space="preserve"> (</w:t>
            </w:r>
            <w:proofErr w:type="spellStart"/>
            <w:r w:rsidR="001E0AC1" w:rsidRPr="007931FB">
              <w:rPr>
                <w:lang w:val="en-US"/>
              </w:rPr>
              <w:t>neu_conf_opportunitytype</w:t>
            </w:r>
            <w:proofErr w:type="spellEnd"/>
            <w:r w:rsidRPr="007931FB">
              <w:rPr>
                <w:lang w:val="en-US"/>
              </w:rPr>
              <w:t>)</w:t>
            </w:r>
          </w:p>
        </w:tc>
      </w:tr>
      <w:tr w:rsidR="00FD1EFE" w:rsidRPr="00BD117A" w14:paraId="7DDF322A" w14:textId="77777777" w:rsidTr="00D34A90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98BBD14" w14:textId="77777777" w:rsidR="00FD1EFE" w:rsidRPr="00BD117A" w:rsidRDefault="00FD1EFE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20E1687B" w14:textId="77777777" w:rsidR="00FD1EFE" w:rsidRPr="00BD117A" w:rsidRDefault="00FD1EFE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27203B7" w14:textId="77777777" w:rsidR="00FD1EFE" w:rsidRPr="00BD117A" w:rsidRDefault="00FD1EFE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B052C77" w14:textId="77777777" w:rsidR="00FD1EFE" w:rsidRPr="00BD117A" w:rsidRDefault="00FD1EFE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087B8C9" w14:textId="77777777" w:rsidR="00FD1EFE" w:rsidRPr="00BD117A" w:rsidRDefault="00FD1EFE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1C8C2A0" w14:textId="77777777" w:rsidR="00FD1EFE" w:rsidRPr="00BD117A" w:rsidRDefault="00FD1EFE">
            <w:pPr>
              <w:pStyle w:val="TabelaNagowek"/>
            </w:pPr>
            <w:r w:rsidRPr="00BD117A">
              <w:t>Komentarz</w:t>
            </w:r>
          </w:p>
        </w:tc>
      </w:tr>
      <w:tr w:rsidR="00FD1EFE" w:rsidRPr="00BD117A" w14:paraId="28232B58" w14:textId="77777777" w:rsidTr="00D34A9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5E61" w14:textId="7EE93E57" w:rsidR="00FD1EFE" w:rsidRPr="00BD117A" w:rsidRDefault="005A0A75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5A973" w14:textId="29451DA1" w:rsidR="00FD1EFE" w:rsidRPr="00BD117A" w:rsidRDefault="00455DCF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25E25" w14:textId="77777777" w:rsidR="00FD1EFE" w:rsidRPr="00BD117A" w:rsidRDefault="00FD1EF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928236" w14:textId="76058776" w:rsidR="00FD1EFE" w:rsidRPr="00BD117A" w:rsidRDefault="00455DCF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9A4A7B" w14:textId="5D556B0B" w:rsidR="00FD1EFE" w:rsidRPr="00BD117A" w:rsidRDefault="00455DC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2803B5" w14:textId="5AFA05EE" w:rsidR="00FD1EFE" w:rsidRPr="00BD117A" w:rsidRDefault="00455DCF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</w:t>
            </w:r>
            <w:r w:rsidR="00D34A90" w:rsidRPr="00BD117A">
              <w:rPr>
                <w:szCs w:val="20"/>
              </w:rPr>
              <w:t>, wymagane</w:t>
            </w:r>
          </w:p>
        </w:tc>
      </w:tr>
      <w:tr w:rsidR="00FD1EFE" w:rsidRPr="00BD117A" w14:paraId="47CB976C" w14:textId="77777777" w:rsidTr="00D34A9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9AB8" w14:textId="1BF025D0" w:rsidR="00FD1EFE" w:rsidRPr="00BD117A" w:rsidRDefault="008F3928">
            <w:pPr>
              <w:pStyle w:val="Tabelatekst"/>
            </w:pPr>
            <w:r w:rsidRPr="00BD117A">
              <w:t>Typ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6772F" w14:textId="54551E56" w:rsidR="00FD1EFE" w:rsidRPr="00BD117A" w:rsidRDefault="008F3928">
            <w:pPr>
              <w:pStyle w:val="Tabelatekst"/>
            </w:pPr>
            <w:proofErr w:type="spellStart"/>
            <w:r w:rsidRPr="00BD117A">
              <w:t>neu_type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726F4" w14:textId="77777777" w:rsidR="00FD1EFE" w:rsidRPr="00BD117A" w:rsidRDefault="00FD1EF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E0454D" w14:textId="77777777" w:rsidR="00FD1EFE" w:rsidRPr="00BD117A" w:rsidRDefault="00CD10BC">
            <w:pPr>
              <w:pStyle w:val="Tabelatekst"/>
            </w:pPr>
            <w:r w:rsidRPr="00BD117A">
              <w:t>Zmiana oferty,</w:t>
            </w:r>
          </w:p>
          <w:p w14:paraId="22BD3F8F" w14:textId="77777777" w:rsidR="00CD10BC" w:rsidRPr="00BD117A" w:rsidRDefault="001C40B9">
            <w:pPr>
              <w:pStyle w:val="Tabelatekst"/>
            </w:pPr>
            <w:r w:rsidRPr="00BD117A">
              <w:t>Programy apteczne,</w:t>
            </w:r>
          </w:p>
          <w:p w14:paraId="544219EA" w14:textId="77777777" w:rsidR="001C40B9" w:rsidRPr="00BD117A" w:rsidRDefault="001C40B9">
            <w:pPr>
              <w:pStyle w:val="Tabelatekst"/>
            </w:pPr>
            <w:r w:rsidRPr="00BD117A">
              <w:t>Kalkulator,</w:t>
            </w:r>
          </w:p>
          <w:p w14:paraId="5DEE5986" w14:textId="0474B3CB" w:rsidR="001C40B9" w:rsidRPr="00BD117A" w:rsidRDefault="008E6B95">
            <w:pPr>
              <w:pStyle w:val="Tabelatekst"/>
            </w:pPr>
            <w:r w:rsidRPr="00BD117A">
              <w:t>Przetarg szpitalny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ED3F53" w14:textId="13A2EDA9" w:rsidR="00FD1EFE" w:rsidRPr="00BD117A" w:rsidRDefault="008E6B95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A31E3A" w14:textId="5A7FB9F7" w:rsidR="00FD1EFE" w:rsidRPr="00BD117A" w:rsidRDefault="008E6B95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Istniejące pole, </w:t>
            </w:r>
            <w:r w:rsidR="007D40C2" w:rsidRPr="00BD117A">
              <w:rPr>
                <w:rStyle w:val="normaltextrun"/>
                <w:szCs w:val="20"/>
              </w:rPr>
              <w:t xml:space="preserve">zestaw opcji: Typ </w:t>
            </w:r>
            <w:r w:rsidR="00AA595A" w:rsidRPr="00BD117A">
              <w:rPr>
                <w:rStyle w:val="normaltextrun"/>
                <w:szCs w:val="20"/>
              </w:rPr>
              <w:t>zmiany oferty</w:t>
            </w:r>
          </w:p>
        </w:tc>
      </w:tr>
      <w:tr w:rsidR="00BB29AF" w:rsidRPr="00BD117A" w14:paraId="5220F572" w14:textId="77777777" w:rsidTr="00D34A9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C2CE3" w14:textId="2DE27CC2" w:rsidR="00BB29AF" w:rsidRPr="00BD117A" w:rsidRDefault="008F3928">
            <w:pPr>
              <w:pStyle w:val="Tabelatekst"/>
            </w:pPr>
            <w:r w:rsidRPr="00BD117A">
              <w:t>Typ programu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D2BA16" w14:textId="5968F3CC" w:rsidR="00BB29AF" w:rsidRPr="00BD117A" w:rsidRDefault="006C2D19">
            <w:pPr>
              <w:pStyle w:val="Tabelatekst"/>
            </w:pPr>
            <w:proofErr w:type="spellStart"/>
            <w:r w:rsidRPr="00BD117A">
              <w:t>neu_programfield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39AB9F" w14:textId="77777777" w:rsidR="00BB29AF" w:rsidRPr="00BD117A" w:rsidRDefault="00BB29A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79AD21" w14:textId="77777777" w:rsidR="00BB29AF" w:rsidRPr="00BD117A" w:rsidRDefault="00BB29A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F3B7EF" w14:textId="77777777" w:rsidR="00BB29AF" w:rsidRPr="00BD117A" w:rsidRDefault="00BB29A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E429B6" w14:textId="2435545F" w:rsidR="00BB29AF" w:rsidRPr="00BD117A" w:rsidRDefault="007C6BD9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Istniejące pole, zestaw opcji: Typ programu aptecznego</w:t>
            </w:r>
          </w:p>
        </w:tc>
      </w:tr>
      <w:tr w:rsidR="00BB29AF" w:rsidRPr="00BD117A" w14:paraId="7FAD0D29" w14:textId="77777777" w:rsidTr="00D34A9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159DC" w14:textId="0D381C98" w:rsidR="00BB29AF" w:rsidRPr="00BD117A" w:rsidRDefault="003D3912">
            <w:pPr>
              <w:pStyle w:val="Tabelatekst"/>
            </w:pPr>
            <w:r w:rsidRPr="00BD117A">
              <w:t>Proces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0F89C" w14:textId="2BA4B6F9" w:rsidR="00BB29AF" w:rsidRPr="00BD117A" w:rsidRDefault="00BB5F51">
            <w:pPr>
              <w:pStyle w:val="Tabelatekst"/>
            </w:pPr>
            <w:proofErr w:type="spellStart"/>
            <w:r w:rsidRPr="00BD117A">
              <w:t>neu_workflowid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9E282D" w14:textId="34DFD450" w:rsidR="00BB29AF" w:rsidRPr="00BD117A" w:rsidRDefault="00D34A90">
            <w:pPr>
              <w:pStyle w:val="Tabelatekst"/>
            </w:pPr>
            <w:r w:rsidRPr="00BD117A">
              <w:t>Proces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782655" w14:textId="77777777" w:rsidR="00BB29AF" w:rsidRPr="00BD117A" w:rsidRDefault="00BB29A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635881" w14:textId="10297D67" w:rsidR="00BB29AF" w:rsidRPr="00BD117A" w:rsidRDefault="00BB5F51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472D9A" w14:textId="74EDDA59" w:rsidR="00BB29AF" w:rsidRPr="00BD117A" w:rsidRDefault="00BB5F5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Istniejące pole, nazwa relacji</w:t>
            </w:r>
            <w:r w:rsidR="00D34A90" w:rsidRPr="00BD117A">
              <w:rPr>
                <w:rStyle w:val="normaltextrun"/>
                <w:szCs w:val="20"/>
              </w:rPr>
              <w:t xml:space="preserve">: </w:t>
            </w:r>
            <w:proofErr w:type="spellStart"/>
            <w:r w:rsidR="00D34A90" w:rsidRPr="00BD117A">
              <w:rPr>
                <w:rStyle w:val="normaltextrun"/>
                <w:szCs w:val="20"/>
              </w:rPr>
              <w:t>neu_workflow_neu_conf_opportunitytype_workflowid</w:t>
            </w:r>
            <w:proofErr w:type="spellEnd"/>
          </w:p>
        </w:tc>
      </w:tr>
      <w:tr w:rsidR="00BB29AF" w:rsidRPr="00BD117A" w14:paraId="01A7CA59" w14:textId="77777777" w:rsidTr="00D34A9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92D87" w14:textId="5C7B3684" w:rsidR="00BB29AF" w:rsidRPr="00BD117A" w:rsidRDefault="00D34A90">
            <w:pPr>
              <w:pStyle w:val="Tabelatekst"/>
            </w:pPr>
            <w:proofErr w:type="spellStart"/>
            <w:r w:rsidRPr="00BD117A">
              <w:t>Domyśny</w:t>
            </w:r>
            <w:proofErr w:type="spellEnd"/>
            <w:r w:rsidRPr="00BD117A">
              <w:t xml:space="preserve"> etap procesu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46830" w14:textId="0220E5DE" w:rsidR="00BB29AF" w:rsidRPr="00BD117A" w:rsidRDefault="00811E6D">
            <w:pPr>
              <w:pStyle w:val="Tabelatekst"/>
            </w:pPr>
            <w:proofErr w:type="spellStart"/>
            <w:r w:rsidRPr="00BD117A">
              <w:t>neu_defaultstageid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DD29B" w14:textId="4E0AB570" w:rsidR="00BB29AF" w:rsidRPr="00BD117A" w:rsidRDefault="00811E6D">
            <w:pPr>
              <w:pStyle w:val="Tabelatekst"/>
            </w:pPr>
            <w:r w:rsidRPr="00BD117A">
              <w:t>Etap procesu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653DA1" w14:textId="77777777" w:rsidR="00BB29AF" w:rsidRPr="00BD117A" w:rsidRDefault="00BB29A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FA219C" w14:textId="3E786316" w:rsidR="00BB29AF" w:rsidRPr="00BD117A" w:rsidRDefault="00811E6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E8022A" w14:textId="06818DE7" w:rsidR="00BB29AF" w:rsidRPr="00BD117A" w:rsidRDefault="00811E6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Istniejące pole, nazwa relacji: </w:t>
            </w:r>
            <w:proofErr w:type="spellStart"/>
            <w:r w:rsidRPr="00BD117A">
              <w:rPr>
                <w:rStyle w:val="normaltextrun"/>
                <w:szCs w:val="20"/>
              </w:rPr>
              <w:t>neu_processstage_neu_conf_opportunitytype_Domynyetapprocesu</w:t>
            </w:r>
            <w:proofErr w:type="spellEnd"/>
          </w:p>
        </w:tc>
      </w:tr>
      <w:tr w:rsidR="00BB29AF" w:rsidRPr="00BD117A" w14:paraId="03E9967D" w14:textId="77777777" w:rsidTr="00D34A9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27520" w14:textId="3B1E750C" w:rsidR="00BB29AF" w:rsidRPr="00BD117A" w:rsidRDefault="0093450A">
            <w:pPr>
              <w:pStyle w:val="Tabelatekst"/>
            </w:pPr>
            <w:r w:rsidRPr="00BD117A">
              <w:t>Widoczny na aptece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94015F" w14:textId="57EEAE22" w:rsidR="00BB29AF" w:rsidRPr="00BD117A" w:rsidRDefault="0093450A">
            <w:pPr>
              <w:pStyle w:val="Tabelatekst"/>
            </w:pPr>
            <w:proofErr w:type="spellStart"/>
            <w:r w:rsidRPr="00BD117A">
              <w:t>neu_isvisibleonaccount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594EB" w14:textId="77777777" w:rsidR="00BB29AF" w:rsidRPr="00BD117A" w:rsidRDefault="00BB29A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2EDB6F" w14:textId="77777777" w:rsidR="00BB29AF" w:rsidRPr="00BD117A" w:rsidRDefault="00BB29A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A4DF8E" w14:textId="0D6FEAD8" w:rsidR="00BB29AF" w:rsidRPr="00BD117A" w:rsidRDefault="0093450A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212733" w14:textId="17CDBE18" w:rsidR="00BB29AF" w:rsidRPr="00BD117A" w:rsidRDefault="0093450A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Istniejące pole</w:t>
            </w:r>
          </w:p>
        </w:tc>
      </w:tr>
      <w:tr w:rsidR="00BB29AF" w:rsidRPr="00BD117A" w14:paraId="547332E1" w14:textId="77777777" w:rsidTr="00D34A90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9B3D" w14:textId="20A745E5" w:rsidR="00BB29AF" w:rsidRPr="00BD117A" w:rsidRDefault="0093450A">
            <w:pPr>
              <w:pStyle w:val="Tabelatekst"/>
            </w:pPr>
            <w:r w:rsidRPr="00BD117A">
              <w:t>Widoczny na kliencie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AE3745" w14:textId="18174AD8" w:rsidR="00BB29AF" w:rsidRPr="00BD117A" w:rsidRDefault="00E91AE4">
            <w:pPr>
              <w:pStyle w:val="Tabelatekst"/>
            </w:pPr>
            <w:proofErr w:type="spellStart"/>
            <w:r w:rsidRPr="00BD117A">
              <w:t>neu_isvisibleonclient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B302D" w14:textId="77777777" w:rsidR="00BB29AF" w:rsidRPr="00BD117A" w:rsidRDefault="00BB29AF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C40D94" w14:textId="77777777" w:rsidR="00BB29AF" w:rsidRPr="00BD117A" w:rsidRDefault="00BB29A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49E1CD" w14:textId="50E63F18" w:rsidR="00BB29AF" w:rsidRPr="00BD117A" w:rsidRDefault="00E91AE4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6832D7" w14:textId="05D62339" w:rsidR="00BB29AF" w:rsidRPr="00BD117A" w:rsidRDefault="00E91AE4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Istniejące pole</w:t>
            </w:r>
          </w:p>
        </w:tc>
      </w:tr>
    </w:tbl>
    <w:p w14:paraId="69D76FF7" w14:textId="7DD3F900" w:rsidR="00FD1EFE" w:rsidRPr="00BD117A" w:rsidRDefault="00FD1EFE" w:rsidP="00FD1EFE">
      <w:pPr>
        <w:pStyle w:val="Legenda"/>
      </w:pPr>
      <w:bookmarkStart w:id="261" w:name="_Toc151315751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5F54B8">
        <w:rPr>
          <w:noProof/>
        </w:rPr>
        <w:t>57</w:t>
      </w:r>
      <w:r w:rsidRPr="00BD117A">
        <w:fldChar w:fldCharType="end"/>
      </w:r>
      <w:r w:rsidRPr="00BD117A">
        <w:t xml:space="preserve"> Opis obiektów – Typ zmiany oferty</w:t>
      </w:r>
      <w:bookmarkEnd w:id="261"/>
    </w:p>
    <w:p w14:paraId="28337218" w14:textId="57B4D04B" w:rsidR="00FD1EFE" w:rsidRPr="00BD117A" w:rsidRDefault="00365F58" w:rsidP="00365F58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6F36FCA2" w14:textId="5DA0ED97" w:rsidR="003813AB" w:rsidRPr="00BD117A" w:rsidRDefault="003813AB" w:rsidP="00FD1EFE">
      <w:pPr>
        <w:pStyle w:val="Nagwek3"/>
        <w:rPr>
          <w:lang w:eastAsia="pl-PL"/>
        </w:rPr>
      </w:pPr>
      <w:bookmarkStart w:id="262" w:name="_Toc151315826"/>
      <w:r w:rsidRPr="00BD117A">
        <w:lastRenderedPageBreak/>
        <w:t>Umowa OL (</w:t>
      </w:r>
      <w:proofErr w:type="spellStart"/>
      <w:r w:rsidRPr="00BD117A">
        <w:t>neu_contractop</w:t>
      </w:r>
      <w:proofErr w:type="spellEnd"/>
      <w:r w:rsidRPr="00BD117A">
        <w:t>)</w:t>
      </w:r>
      <w:bookmarkEnd w:id="262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FD1EFE" w:rsidRPr="00BD117A" w14:paraId="3444962B" w14:textId="77777777" w:rsidTr="0029481E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402A36E" w14:textId="7E881DF0" w:rsidR="00FD1EFE" w:rsidRPr="00BD117A" w:rsidRDefault="00FD1EFE">
            <w:pPr>
              <w:pStyle w:val="TabelaNagowek"/>
            </w:pPr>
            <w:r w:rsidRPr="00BD117A">
              <w:t>Umowa OL (</w:t>
            </w:r>
            <w:proofErr w:type="spellStart"/>
            <w:r w:rsidR="003813AB" w:rsidRPr="00BD117A">
              <w:t>neu_contractop</w:t>
            </w:r>
            <w:proofErr w:type="spellEnd"/>
            <w:r w:rsidRPr="00BD117A">
              <w:t>)</w:t>
            </w:r>
          </w:p>
        </w:tc>
      </w:tr>
      <w:tr w:rsidR="00FD1EFE" w:rsidRPr="00BD117A" w14:paraId="2D2A6C9D" w14:textId="77777777" w:rsidTr="0029481E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641B5FB" w14:textId="77777777" w:rsidR="00FD1EFE" w:rsidRPr="00BD117A" w:rsidRDefault="00FD1EFE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1EF2729" w14:textId="77777777" w:rsidR="00FD1EFE" w:rsidRPr="00BD117A" w:rsidRDefault="00FD1EFE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EBE4CF4" w14:textId="77777777" w:rsidR="00FD1EFE" w:rsidRPr="00BD117A" w:rsidRDefault="00FD1EFE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59AE62F" w14:textId="77777777" w:rsidR="00FD1EFE" w:rsidRPr="00BD117A" w:rsidRDefault="00FD1EFE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27D8619" w14:textId="77777777" w:rsidR="00FD1EFE" w:rsidRPr="00BD117A" w:rsidRDefault="00FD1EFE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148E2B93" w14:textId="77777777" w:rsidR="00FD1EFE" w:rsidRPr="00BD117A" w:rsidRDefault="00FD1EFE">
            <w:pPr>
              <w:pStyle w:val="TabelaNagowek"/>
            </w:pPr>
            <w:r w:rsidRPr="00BD117A">
              <w:t>Komentarz</w:t>
            </w:r>
          </w:p>
        </w:tc>
      </w:tr>
      <w:tr w:rsidR="00FD1EFE" w:rsidRPr="00BD117A" w14:paraId="66F4DAA3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57E14" w14:textId="5352CE14" w:rsidR="00FD1EFE" w:rsidRPr="00BD117A" w:rsidRDefault="00D441A5">
            <w:pPr>
              <w:pStyle w:val="Tabelatekst"/>
            </w:pPr>
            <w:r w:rsidRPr="00BD117A">
              <w:t>Numer dokumentu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12A433" w14:textId="36153AC5" w:rsidR="00FD1EFE" w:rsidRPr="00BD117A" w:rsidRDefault="0029481E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3217B0" w14:textId="77777777" w:rsidR="00FD1EFE" w:rsidRPr="00BD117A" w:rsidRDefault="00FD1EF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C388A3" w14:textId="482E5763" w:rsidR="00FD1EFE" w:rsidRPr="00BD117A" w:rsidRDefault="0029481E">
            <w:pPr>
              <w:pStyle w:val="Tabelatekst"/>
            </w:pPr>
            <w:r w:rsidRPr="00BD117A">
              <w:t xml:space="preserve">Numer umowy przepisywany z </w:t>
            </w:r>
            <w:proofErr w:type="spellStart"/>
            <w:r w:rsidRPr="00BD117A">
              <w:t>neu_annexnumber</w:t>
            </w:r>
            <w:proofErr w:type="spellEnd"/>
            <w:r w:rsidRPr="00BD117A">
              <w:t xml:space="preserve"> (jeśli rekord jest aneksem) lub </w:t>
            </w:r>
            <w:proofErr w:type="spellStart"/>
            <w:r w:rsidRPr="00BD117A">
              <w:t>neu_contractnumber</w:t>
            </w:r>
            <w:proofErr w:type="spellEnd"/>
            <w:r w:rsidRPr="00BD117A">
              <w:t xml:space="preserve"> (gdy rekord jest nową umową).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5DBCEB" w14:textId="47C95129" w:rsidR="00FD1EFE" w:rsidRPr="00BD117A" w:rsidRDefault="0029481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2545D5" w14:textId="3CB78BE0" w:rsidR="00FD1EFE" w:rsidRPr="00BD117A" w:rsidRDefault="0029481E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</w:t>
            </w:r>
          </w:p>
        </w:tc>
      </w:tr>
      <w:tr w:rsidR="00E326C7" w:rsidRPr="00BD117A" w14:paraId="04D9D6C0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995A9" w14:textId="24351221" w:rsidR="00E326C7" w:rsidRPr="00BD117A" w:rsidRDefault="007916DC">
            <w:pPr>
              <w:pStyle w:val="Tabelatekst"/>
            </w:pPr>
            <w:r w:rsidRPr="00BD117A">
              <w:t xml:space="preserve">Nr </w:t>
            </w:r>
            <w:proofErr w:type="spellStart"/>
            <w:r w:rsidRPr="00BD117A">
              <w:t>CRMowy</w:t>
            </w:r>
            <w:proofErr w:type="spellEnd"/>
            <w:r w:rsidRPr="00BD117A">
              <w:t xml:space="preserve">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F4AC9" w14:textId="1FE16C30" w:rsidR="00E326C7" w:rsidRPr="00BD117A" w:rsidRDefault="007916DC">
            <w:pPr>
              <w:pStyle w:val="Tabelatekst"/>
            </w:pPr>
            <w:proofErr w:type="spellStart"/>
            <w:r w:rsidRPr="00BD117A">
              <w:t>neu_contractnumbercrm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4EB6A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283F03" w14:textId="0FA1A8DD" w:rsidR="00E326C7" w:rsidRPr="00BD117A" w:rsidRDefault="007916DC">
            <w:pPr>
              <w:pStyle w:val="Tabelatekst"/>
            </w:pPr>
            <w:r w:rsidRPr="00BD117A">
              <w:t>Numer umowy CRM.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063986" w14:textId="479FC614" w:rsidR="00E326C7" w:rsidRPr="00BD117A" w:rsidRDefault="007916D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D97E93" w14:textId="59C995B2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0B4DE8B7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18E9" w14:textId="56764376" w:rsidR="00E326C7" w:rsidRPr="00BD117A" w:rsidRDefault="00442234">
            <w:pPr>
              <w:pStyle w:val="Tabelatekst"/>
            </w:pPr>
            <w:r w:rsidRPr="00BD117A">
              <w:t>Numer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8962F" w14:textId="39EBE904" w:rsidR="00E326C7" w:rsidRPr="00BD117A" w:rsidRDefault="00442234">
            <w:pPr>
              <w:pStyle w:val="Tabelatekst"/>
            </w:pPr>
            <w:proofErr w:type="spellStart"/>
            <w:r w:rsidRPr="00BD117A">
              <w:t>neu_contractnumber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6665C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21B6BB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6BFF92" w14:textId="7557A283" w:rsidR="00E326C7" w:rsidRPr="00BD117A" w:rsidRDefault="009D06D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386380" w14:textId="3FBA2E66" w:rsidR="00E326C7" w:rsidRPr="00BD117A" w:rsidRDefault="00442234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pole, wymagane</w:t>
            </w:r>
          </w:p>
        </w:tc>
      </w:tr>
      <w:tr w:rsidR="00E326C7" w:rsidRPr="00BD117A" w14:paraId="1142C08F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F9C3" w14:textId="02D0427D" w:rsidR="00E326C7" w:rsidRPr="00BD117A" w:rsidRDefault="00E0510D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1AB58" w14:textId="7CF2814D" w:rsidR="00E326C7" w:rsidRPr="00BD117A" w:rsidRDefault="00E0510D">
            <w:pPr>
              <w:pStyle w:val="Tabelatekst"/>
            </w:pPr>
            <w:proofErr w:type="spellStart"/>
            <w:r w:rsidRPr="00BD117A">
              <w:t>neu_opportunityid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873254" w14:textId="613D63EF" w:rsidR="00E326C7" w:rsidRPr="00BD117A" w:rsidRDefault="00E0510D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A26E72" w14:textId="05443C32" w:rsidR="00E326C7" w:rsidRPr="00BD117A" w:rsidRDefault="00E0510D">
            <w:pPr>
              <w:pStyle w:val="Tabelatekst"/>
            </w:pPr>
            <w:r w:rsidRPr="00BD117A">
              <w:t>Unikatowy identyfikator dla elementu Zmiana oferty skojarzony z elementem Umowa OL.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73F284" w14:textId="56FC721F" w:rsidR="00E326C7" w:rsidRPr="00BD117A" w:rsidRDefault="00E0510D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2B8965" w14:textId="6CBEBB2F" w:rsidR="00E326C7" w:rsidRPr="00BD117A" w:rsidRDefault="00505E7F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Zablokowane</w:t>
            </w:r>
            <w:r w:rsidR="00E0510D" w:rsidRPr="00BD117A">
              <w:rPr>
                <w:szCs w:val="20"/>
              </w:rPr>
              <w:t xml:space="preserve">, uzupełniane automatycznie, nazwa relacji: </w:t>
            </w:r>
            <w:proofErr w:type="spellStart"/>
            <w:r w:rsidR="00270DE1" w:rsidRPr="00BD117A">
              <w:rPr>
                <w:szCs w:val="20"/>
              </w:rPr>
              <w:t>neu_opportunity_neu_contractop</w:t>
            </w:r>
            <w:proofErr w:type="spellEnd"/>
          </w:p>
        </w:tc>
      </w:tr>
      <w:tr w:rsidR="00E326C7" w:rsidRPr="00BD117A" w14:paraId="6A6ECF7B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1D6F" w14:textId="298155BD" w:rsidR="00E326C7" w:rsidRPr="00BD117A" w:rsidRDefault="00270DE1">
            <w:pPr>
              <w:pStyle w:val="Tabelatekst"/>
            </w:pPr>
            <w:r w:rsidRPr="00BD117A">
              <w:t>Aneks do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27F97A" w14:textId="5E986788" w:rsidR="00E326C7" w:rsidRPr="00BD117A" w:rsidRDefault="00270DE1">
            <w:pPr>
              <w:pStyle w:val="Tabelatekst"/>
            </w:pPr>
            <w:proofErr w:type="spellStart"/>
            <w:r w:rsidRPr="00BD117A">
              <w:t>neu_isannex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A821B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7E15E7" w14:textId="243C4013" w:rsidR="00E326C7" w:rsidRPr="00BD117A" w:rsidRDefault="00270DE1">
            <w:pPr>
              <w:pStyle w:val="Tabelatekst"/>
            </w:pPr>
            <w:r w:rsidRPr="00BD117A">
              <w:t>Czy potrzebny jest aneks do umowy.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1B45CB" w14:textId="11B6C67E" w:rsidR="00E326C7" w:rsidRPr="00BD117A" w:rsidRDefault="00270DE1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512E6C" w14:textId="57A9035D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01A12031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7B512" w14:textId="4DA0C41B" w:rsidR="00E326C7" w:rsidRPr="00BD117A" w:rsidRDefault="00BF17D8">
            <w:pPr>
              <w:pStyle w:val="Tabelatekst"/>
            </w:pPr>
            <w:r w:rsidRPr="00BD117A">
              <w:t>Nazwa aneksu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A3840" w14:textId="75416CC4" w:rsidR="00E326C7" w:rsidRPr="00BD117A" w:rsidRDefault="00BF17D8">
            <w:pPr>
              <w:pStyle w:val="Tabelatekst"/>
            </w:pPr>
            <w:proofErr w:type="spellStart"/>
            <w:r w:rsidRPr="00BD117A">
              <w:t>neu_annexname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CB862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FA45DE" w14:textId="2175ED4D" w:rsidR="00E326C7" w:rsidRPr="00BD117A" w:rsidRDefault="00BF17D8">
            <w:pPr>
              <w:pStyle w:val="Tabelatekst"/>
            </w:pPr>
            <w:r w:rsidRPr="00BD117A">
              <w:t>Nazwa aneksu (link)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572D50" w14:textId="2BE5C690" w:rsidR="00E326C7" w:rsidRPr="00BD117A" w:rsidRDefault="00BF17D8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7243D4" w14:textId="0761C737" w:rsidR="00E326C7" w:rsidRPr="00BD117A" w:rsidRDefault="000902CB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T</w:t>
            </w:r>
            <w:r w:rsidR="00341AF9" w:rsidRPr="00BD117A">
              <w:rPr>
                <w:szCs w:val="20"/>
              </w:rPr>
              <w:t>yp pola</w:t>
            </w:r>
            <w:r w:rsidR="00341AF9" w:rsidRPr="00BD117A">
              <w:t>: Adres URL</w:t>
            </w:r>
          </w:p>
        </w:tc>
      </w:tr>
      <w:tr w:rsidR="00E326C7" w:rsidRPr="00BD117A" w14:paraId="5F0445B7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9811F" w14:textId="304060E7" w:rsidR="00E326C7" w:rsidRPr="00BD117A" w:rsidRDefault="00341AF9">
            <w:pPr>
              <w:pStyle w:val="Tabelatekst"/>
            </w:pPr>
            <w:r w:rsidRPr="00BD117A">
              <w:t>Numer aneksu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8B4CF7" w14:textId="543D86E9" w:rsidR="00E326C7" w:rsidRPr="00BD117A" w:rsidRDefault="006E54A0">
            <w:pPr>
              <w:pStyle w:val="Tabelatekst"/>
            </w:pPr>
            <w:proofErr w:type="spellStart"/>
            <w:r w:rsidRPr="00BD117A">
              <w:t>neu_annexnumber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147D3E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15815F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110F27" w14:textId="41C3B406" w:rsidR="00E326C7" w:rsidRPr="00BD117A" w:rsidRDefault="006E54A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7F0589" w14:textId="494C2182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4211D607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D37E6" w14:textId="1AE3D593" w:rsidR="00E326C7" w:rsidRPr="00BD117A" w:rsidRDefault="00F232D0">
            <w:pPr>
              <w:pStyle w:val="Tabelatekst"/>
            </w:pPr>
            <w:r w:rsidRPr="00BD117A">
              <w:t>Biuro sprzedaży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678D4" w14:textId="7BD0F742" w:rsidR="00E326C7" w:rsidRPr="00BD117A" w:rsidRDefault="00740EE8">
            <w:pPr>
              <w:pStyle w:val="Tabelatekst"/>
            </w:pPr>
            <w:proofErr w:type="spellStart"/>
            <w:r w:rsidRPr="00BD117A">
              <w:t>neu_conf_salesofficeid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9623AC" w14:textId="25F0260C" w:rsidR="00E326C7" w:rsidRPr="00BD117A" w:rsidRDefault="00740EE8">
            <w:pPr>
              <w:pStyle w:val="Tabelatekst"/>
            </w:pPr>
            <w:r w:rsidRPr="00BD117A">
              <w:t>Biuro sprzedaży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E36257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4069D0" w14:textId="11AEA61F" w:rsidR="00E326C7" w:rsidRPr="00BD117A" w:rsidRDefault="00E838DC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2831F9" w14:textId="67039F97" w:rsidR="00E326C7" w:rsidRPr="00BD117A" w:rsidRDefault="00192B0A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</w:t>
            </w:r>
            <w:r w:rsidR="00740EE8" w:rsidRPr="00BD117A">
              <w:rPr>
                <w:szCs w:val="20"/>
              </w:rPr>
              <w:t xml:space="preserve"> pole,</w:t>
            </w:r>
            <w:r w:rsidR="00E838DC" w:rsidRPr="00BD117A">
              <w:rPr>
                <w:szCs w:val="20"/>
              </w:rPr>
              <w:t xml:space="preserve"> wymagane</w:t>
            </w:r>
            <w:r w:rsidR="00057FF5" w:rsidRPr="00BD117A">
              <w:rPr>
                <w:szCs w:val="20"/>
              </w:rPr>
              <w:t>,</w:t>
            </w:r>
            <w:r w:rsidR="00740EE8" w:rsidRPr="00BD117A">
              <w:rPr>
                <w:szCs w:val="20"/>
              </w:rPr>
              <w:t xml:space="preserve"> </w:t>
            </w:r>
            <w:r w:rsidR="00D22CD6" w:rsidRPr="00BD117A">
              <w:rPr>
                <w:szCs w:val="20"/>
              </w:rPr>
              <w:t xml:space="preserve">uzupełniane automatycznie, </w:t>
            </w:r>
            <w:r w:rsidR="00740EE8" w:rsidRPr="00BD117A">
              <w:rPr>
                <w:szCs w:val="20"/>
              </w:rPr>
              <w:t>nazwa</w:t>
            </w:r>
            <w:r w:rsidR="00E838DC" w:rsidRPr="00BD117A">
              <w:rPr>
                <w:szCs w:val="20"/>
              </w:rPr>
              <w:t xml:space="preserve"> relacji: </w:t>
            </w:r>
            <w:proofErr w:type="spellStart"/>
            <w:r w:rsidR="00E838DC" w:rsidRPr="00BD117A">
              <w:rPr>
                <w:szCs w:val="20"/>
              </w:rPr>
              <w:t>neu_neu_conf_salesoffice_neu_contractop_conf_salesofficeid</w:t>
            </w:r>
            <w:proofErr w:type="spellEnd"/>
          </w:p>
        </w:tc>
      </w:tr>
      <w:tr w:rsidR="00E326C7" w:rsidRPr="00BD117A" w14:paraId="56A19ACA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FC085" w14:textId="5D322E50" w:rsidR="00E326C7" w:rsidRPr="00BD117A" w:rsidRDefault="00B16BD0">
            <w:pPr>
              <w:pStyle w:val="Tabelatekst"/>
            </w:pPr>
            <w:r w:rsidRPr="00BD117A">
              <w:t>Rodzaj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9B0C4" w14:textId="2E94257A" w:rsidR="00E326C7" w:rsidRPr="00BD117A" w:rsidRDefault="00B16BD0">
            <w:pPr>
              <w:pStyle w:val="Tabelatekst"/>
            </w:pPr>
            <w:proofErr w:type="spellStart"/>
            <w:r w:rsidRPr="00BD117A">
              <w:t>neu_contracttype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F322E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3AB1B9" w14:textId="77777777" w:rsidR="00E326C7" w:rsidRPr="00BD117A" w:rsidRDefault="00406620">
            <w:pPr>
              <w:pStyle w:val="Tabelatekst"/>
            </w:pPr>
            <w:r w:rsidRPr="00BD117A">
              <w:t>Przetargowa,</w:t>
            </w:r>
          </w:p>
          <w:p w14:paraId="260CD90B" w14:textId="77777777" w:rsidR="00406620" w:rsidRPr="00BD117A" w:rsidRDefault="00406620">
            <w:pPr>
              <w:pStyle w:val="Tabelatekst"/>
            </w:pPr>
            <w:r w:rsidRPr="00BD117A">
              <w:t>O współpracy,</w:t>
            </w:r>
          </w:p>
          <w:p w14:paraId="42C8D326" w14:textId="77777777" w:rsidR="00406620" w:rsidRPr="00BD117A" w:rsidRDefault="00F32ED4">
            <w:pPr>
              <w:pStyle w:val="Tabelatekst"/>
            </w:pPr>
            <w:r w:rsidRPr="00BD117A">
              <w:t>Z zapytaniami ofertowymi,</w:t>
            </w:r>
          </w:p>
          <w:p w14:paraId="3D150CF7" w14:textId="0A0556E8" w:rsidR="00F32ED4" w:rsidRPr="00BD117A" w:rsidRDefault="00F32ED4">
            <w:pPr>
              <w:pStyle w:val="Tabelatekst"/>
            </w:pPr>
            <w:r w:rsidRPr="00BD117A">
              <w:t>Umowa dzierżawy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9F3C1D" w14:textId="79E04D26" w:rsidR="00E326C7" w:rsidRPr="00BD117A" w:rsidRDefault="00F548BB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D22350" w14:textId="5AD6A1FE" w:rsidR="00E326C7" w:rsidRPr="00BD117A" w:rsidRDefault="00F548BB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pole, wymagane, zestaw opcji: Rodzaj umowy OP</w:t>
            </w:r>
          </w:p>
        </w:tc>
      </w:tr>
      <w:tr w:rsidR="00E326C7" w:rsidRPr="00BD117A" w14:paraId="548BF66B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34934" w14:textId="495D4EEB" w:rsidR="00E326C7" w:rsidRPr="00BD117A" w:rsidRDefault="00E249CE">
            <w:pPr>
              <w:pStyle w:val="Tabelatekst"/>
            </w:pPr>
            <w:r w:rsidRPr="00BD117A">
              <w:lastRenderedPageBreak/>
              <w:t>Stan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1C2FCC" w14:textId="1D88ED03" w:rsidR="00E326C7" w:rsidRPr="00BD117A" w:rsidRDefault="004D4E1B">
            <w:pPr>
              <w:pStyle w:val="Tabelatekst"/>
            </w:pPr>
            <w:proofErr w:type="spellStart"/>
            <w:r w:rsidRPr="00BD117A">
              <w:t>neu_contractstate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29221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8CE0D7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9A84AE" w14:textId="749A2342" w:rsidR="00E326C7" w:rsidRPr="00BD117A" w:rsidRDefault="004D4E1B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E0C255" w14:textId="1AD6512F" w:rsidR="00E326C7" w:rsidRPr="00BD117A" w:rsidRDefault="004D4E1B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pole, wymagane, zablokowane</w:t>
            </w:r>
            <w:r w:rsidR="00AF66AB" w:rsidRPr="00BD117A">
              <w:rPr>
                <w:szCs w:val="20"/>
              </w:rPr>
              <w:t>, uzupełniane automatycznie,</w:t>
            </w:r>
            <w:r w:rsidRPr="00BD117A">
              <w:rPr>
                <w:szCs w:val="20"/>
              </w:rPr>
              <w:t xml:space="preserve"> zestaw opcji: Stan umowy OP</w:t>
            </w:r>
            <w:r w:rsidR="00DB0443" w:rsidRPr="00BD117A">
              <w:rPr>
                <w:szCs w:val="20"/>
              </w:rPr>
              <w:t>, wartość domyślna: Robocza</w:t>
            </w:r>
          </w:p>
        </w:tc>
      </w:tr>
      <w:tr w:rsidR="00E326C7" w:rsidRPr="00BD117A" w14:paraId="55BC9D66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48CB1" w14:textId="6D63A1C6" w:rsidR="00E326C7" w:rsidRPr="00BD117A" w:rsidRDefault="00484B65">
            <w:pPr>
              <w:pStyle w:val="Tabelatekst"/>
            </w:pPr>
            <w:r w:rsidRPr="00BD117A">
              <w:t>Grupa zakupowa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64C78" w14:textId="1A63E79E" w:rsidR="00E326C7" w:rsidRPr="00BD117A" w:rsidRDefault="00484B65">
            <w:pPr>
              <w:pStyle w:val="Tabelatekst"/>
            </w:pPr>
            <w:proofErr w:type="spellStart"/>
            <w:r w:rsidRPr="00BD117A">
              <w:t>neu_purchasegroupid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0A6A1" w14:textId="2BC7B995" w:rsidR="00E326C7" w:rsidRPr="00BD117A" w:rsidRDefault="00484B65">
            <w:pPr>
              <w:pStyle w:val="Tabelatekst"/>
            </w:pPr>
            <w:r w:rsidRPr="00BD117A">
              <w:t>Grupa zakupowa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E56540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6A1E58" w14:textId="0E62D052" w:rsidR="00E326C7" w:rsidRPr="00BD117A" w:rsidRDefault="00733BCB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1AE47E" w14:textId="05879E4C" w:rsidR="00E326C7" w:rsidRPr="00BD117A" w:rsidRDefault="00733BCB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Istniejące pole, uzupełniane automatycznie, nazwa relacji: </w:t>
            </w:r>
            <w:proofErr w:type="spellStart"/>
            <w:r w:rsidR="00484B65" w:rsidRPr="00BD117A">
              <w:rPr>
                <w:szCs w:val="20"/>
              </w:rPr>
              <w:t>neu_neu_purchasegroup_neu_contractop_purchasegroupid</w:t>
            </w:r>
            <w:proofErr w:type="spellEnd"/>
          </w:p>
        </w:tc>
      </w:tr>
      <w:tr w:rsidR="00E326C7" w:rsidRPr="00BD117A" w14:paraId="1B310F26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41C06" w14:textId="0672FE0B" w:rsidR="00E326C7" w:rsidRPr="00BD117A" w:rsidRDefault="00C00117">
            <w:pPr>
              <w:pStyle w:val="Tabelatekst"/>
            </w:pPr>
            <w:r w:rsidRPr="00BD117A">
              <w:t>Kod grupy zakupowej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4093D" w14:textId="2A38F838" w:rsidR="00E326C7" w:rsidRPr="00BD117A" w:rsidRDefault="001E4A21">
            <w:pPr>
              <w:pStyle w:val="Tabelatekst"/>
            </w:pPr>
            <w:proofErr w:type="spellStart"/>
            <w:r w:rsidRPr="00BD117A">
              <w:t>neu_purchasegroupcode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935B0E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18DF28" w14:textId="1A777C42" w:rsidR="00E326C7" w:rsidRPr="00BD117A" w:rsidRDefault="001E4A21">
            <w:pPr>
              <w:pStyle w:val="Tabelatekst"/>
            </w:pPr>
            <w:r w:rsidRPr="00BD117A">
              <w:t>Kod grupy zakupowej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35EEC7" w14:textId="79A116ED" w:rsidR="00E326C7" w:rsidRPr="00BD117A" w:rsidRDefault="001E4A21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161BB0" w14:textId="08AE4CC0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392010A7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C0965" w14:textId="6B2070E8" w:rsidR="00E326C7" w:rsidRPr="00BD117A" w:rsidRDefault="0031369F">
            <w:pPr>
              <w:pStyle w:val="Tabelatekst"/>
            </w:pPr>
            <w:r w:rsidRPr="00BD117A">
              <w:t>Zamiennik w cenie oryginału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F155C3" w14:textId="7726BDFE" w:rsidR="00E326C7" w:rsidRPr="00BD117A" w:rsidRDefault="0031369F">
            <w:pPr>
              <w:pStyle w:val="Tabelatekst"/>
            </w:pPr>
            <w:proofErr w:type="spellStart"/>
            <w:r w:rsidRPr="00BD117A">
              <w:t>neu_issubstituteoriginalprice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73ED2A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5E1723" w14:textId="61DE6BA2" w:rsidR="00E326C7" w:rsidRPr="00BD117A" w:rsidRDefault="0031369F">
            <w:pPr>
              <w:pStyle w:val="Tabelatekst"/>
            </w:pPr>
            <w:r w:rsidRPr="00BD117A">
              <w:t>Czy zamiennik jest w cenie oryginału ?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AA5A02" w14:textId="482292BB" w:rsidR="00E326C7" w:rsidRPr="00BD117A" w:rsidRDefault="0031369F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4BAC5B" w14:textId="5E873CB9" w:rsidR="00E326C7" w:rsidRPr="00BD117A" w:rsidRDefault="00EF7DA9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W</w:t>
            </w:r>
            <w:r w:rsidR="0068358C" w:rsidRPr="00BD117A">
              <w:rPr>
                <w:szCs w:val="20"/>
              </w:rPr>
              <w:t>artość domyślna: Tak</w:t>
            </w:r>
          </w:p>
        </w:tc>
      </w:tr>
      <w:tr w:rsidR="00E326C7" w:rsidRPr="00BD117A" w14:paraId="3662EDF2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A92D8" w14:textId="40CC59BD" w:rsidR="00E326C7" w:rsidRPr="00BD117A" w:rsidRDefault="0001325E">
            <w:pPr>
              <w:pStyle w:val="Tabelatekst"/>
            </w:pPr>
            <w:r w:rsidRPr="00BD117A">
              <w:t>Nazwisko pełnomocnika 1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7034BF" w14:textId="7B15C2A6" w:rsidR="00E326C7" w:rsidRPr="00BD117A" w:rsidRDefault="001D5A39">
            <w:pPr>
              <w:pStyle w:val="Tabelatekst"/>
            </w:pPr>
            <w:r w:rsidRPr="00BD117A">
              <w:t>neu_representativename1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459C7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1511B0" w14:textId="5033A0BF" w:rsidR="00E326C7" w:rsidRPr="00BD117A" w:rsidRDefault="001D5A39">
            <w:pPr>
              <w:pStyle w:val="Tabelatekst"/>
            </w:pPr>
            <w:r w:rsidRPr="00BD117A">
              <w:t>Nazwisko pełnomocnika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548A72" w14:textId="0C863213" w:rsidR="00E326C7" w:rsidRPr="00BD117A" w:rsidRDefault="001D5A39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4FF47C" w14:textId="53712AFC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3DD79EF1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4C3F0" w14:textId="1AFD5CA6" w:rsidR="00E326C7" w:rsidRPr="00BD117A" w:rsidRDefault="005D03B8">
            <w:pPr>
              <w:pStyle w:val="Tabelatekst"/>
            </w:pPr>
            <w:r w:rsidRPr="00BD117A">
              <w:t>Nazwisko pełnomocnika 2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DA2DB" w14:textId="3791696E" w:rsidR="00E326C7" w:rsidRPr="00BD117A" w:rsidRDefault="005D03B8">
            <w:pPr>
              <w:pStyle w:val="Tabelatekst"/>
            </w:pPr>
            <w:r w:rsidRPr="00BD117A">
              <w:t>neu_representativename2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6D8F24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191AEA" w14:textId="5CBA5A24" w:rsidR="00E326C7" w:rsidRPr="00BD117A" w:rsidRDefault="005D03B8">
            <w:pPr>
              <w:pStyle w:val="Tabelatekst"/>
            </w:pPr>
            <w:r w:rsidRPr="00BD117A">
              <w:t>Nazwisko pełnomocnika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2A5DBF" w14:textId="2B3CCB25" w:rsidR="00E326C7" w:rsidRPr="00BD117A" w:rsidRDefault="001D5A39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5B40F3" w14:textId="378ADF89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3CBC7EFF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6B85D" w14:textId="1B950DFD" w:rsidR="00E326C7" w:rsidRPr="00BD117A" w:rsidRDefault="005D03B8">
            <w:pPr>
              <w:pStyle w:val="Tabelatekst"/>
            </w:pPr>
            <w:r w:rsidRPr="00BD117A">
              <w:t>Osoba odpowiedzialna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B9DBB" w14:textId="7D7181FA" w:rsidR="00E326C7" w:rsidRPr="00BD117A" w:rsidRDefault="005D03B8">
            <w:pPr>
              <w:pStyle w:val="Tabelatekst"/>
            </w:pPr>
            <w:proofErr w:type="spellStart"/>
            <w:r w:rsidRPr="00BD117A">
              <w:t>neu_personresponsible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ECF87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8C1130" w14:textId="3799CA33" w:rsidR="00E326C7" w:rsidRPr="00BD117A" w:rsidRDefault="005D03B8">
            <w:pPr>
              <w:pStyle w:val="Tabelatekst"/>
            </w:pPr>
            <w:r w:rsidRPr="00BD117A">
              <w:t>Osoba odpowiedzialna Dział przetargowy / ofertowania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7C192F" w14:textId="0A19A08E" w:rsidR="00E326C7" w:rsidRPr="00BD117A" w:rsidRDefault="00CD281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DEE322" w14:textId="65AE6A60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467F26" w:rsidRPr="00BD117A" w14:paraId="554B8748" w14:textId="77777777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38FFA" w14:textId="266B33DF" w:rsidR="00467F26" w:rsidRPr="00BD117A" w:rsidRDefault="005E7B15">
            <w:pPr>
              <w:pStyle w:val="Tabelatekst"/>
            </w:pPr>
            <w:r w:rsidRPr="00BD117A">
              <w:t>Punkty sprzedaży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7515E" w14:textId="77777777" w:rsidR="00467F26" w:rsidRPr="00BD117A" w:rsidRDefault="00467F2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9848C" w14:textId="00C47352" w:rsidR="00467F26" w:rsidRPr="00BD117A" w:rsidRDefault="00467F2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EEE35F" w14:textId="291CAC30" w:rsidR="00467F26" w:rsidRPr="00BD117A" w:rsidRDefault="00467F2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959EA9" w14:textId="0B88C551" w:rsidR="00467F26" w:rsidRPr="00BD117A" w:rsidRDefault="00467F2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F4897F" w14:textId="19067491" w:rsidR="00467F26" w:rsidRPr="00BD117A" w:rsidRDefault="00467F26">
            <w:pPr>
              <w:pStyle w:val="Tabelatekst"/>
              <w:rPr>
                <w:szCs w:val="20"/>
              </w:rPr>
            </w:pPr>
          </w:p>
        </w:tc>
      </w:tr>
      <w:tr w:rsidR="00467F26" w:rsidRPr="00BD117A" w14:paraId="5AC25714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C83A" w14:textId="0F852EB8" w:rsidR="00467F26" w:rsidRPr="00BD117A" w:rsidRDefault="001B409F">
            <w:pPr>
              <w:pStyle w:val="Tabelatekst"/>
            </w:pPr>
            <w:r w:rsidRPr="00BD117A">
              <w:t>Płatnicy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012A85" w14:textId="77777777" w:rsidR="00467F26" w:rsidRPr="00BD117A" w:rsidRDefault="00467F2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8F4CC" w14:textId="77777777" w:rsidR="00467F26" w:rsidRPr="00BD117A" w:rsidRDefault="00467F26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643710" w14:textId="77777777" w:rsidR="00467F26" w:rsidRPr="00BD117A" w:rsidRDefault="00467F2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A12B85" w14:textId="77777777" w:rsidR="00467F26" w:rsidRPr="00BD117A" w:rsidRDefault="00467F2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0F4476" w14:textId="77777777" w:rsidR="00467F26" w:rsidRPr="00BD117A" w:rsidRDefault="00467F26">
            <w:pPr>
              <w:pStyle w:val="Tabelatekst"/>
              <w:rPr>
                <w:szCs w:val="20"/>
              </w:rPr>
            </w:pPr>
          </w:p>
        </w:tc>
      </w:tr>
      <w:tr w:rsidR="007F1CF6" w:rsidRPr="00BD117A" w14:paraId="17E50275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BC05E" w14:textId="4918233D" w:rsidR="007F1CF6" w:rsidRPr="00BD117A" w:rsidRDefault="007F1CF6">
            <w:pPr>
              <w:pStyle w:val="Tabelatekst"/>
            </w:pPr>
            <w:r w:rsidRPr="00BD117A">
              <w:t>Klient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FB3CF" w14:textId="18782B99" w:rsidR="007F1CF6" w:rsidRPr="00BD117A" w:rsidRDefault="00052F94">
            <w:pPr>
              <w:pStyle w:val="Tabelatekst"/>
            </w:pPr>
            <w:proofErr w:type="spellStart"/>
            <w:r w:rsidRPr="00BD117A">
              <w:t>neu_clientid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1E7FD" w14:textId="23A6E3B0" w:rsidR="007F1CF6" w:rsidRPr="00BD117A" w:rsidRDefault="001B409F">
            <w:pPr>
              <w:pStyle w:val="Tabelatekst"/>
            </w:pPr>
            <w:r w:rsidRPr="00BD117A">
              <w:t>Klient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8D9BF1" w14:textId="77777777" w:rsidR="007F1CF6" w:rsidRPr="00BD117A" w:rsidRDefault="007F1CF6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A44DE3" w14:textId="5D14D2DA" w:rsidR="007F1CF6" w:rsidRPr="00BD117A" w:rsidRDefault="001B409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4CAF12" w14:textId="1AE7D820" w:rsidR="007F1CF6" w:rsidRPr="00BD117A" w:rsidRDefault="001B409F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Istniejące pole, nazwa relacji: </w:t>
            </w:r>
            <w:proofErr w:type="spellStart"/>
            <w:r w:rsidRPr="00BD117A">
              <w:rPr>
                <w:szCs w:val="20"/>
              </w:rPr>
              <w:t>neu_neu_client_neu_contractop_clientid</w:t>
            </w:r>
            <w:proofErr w:type="spellEnd"/>
          </w:p>
        </w:tc>
      </w:tr>
      <w:tr w:rsidR="00CA1F55" w:rsidRPr="00BD117A" w14:paraId="1BC6600B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AB418" w14:textId="51CD327F" w:rsidR="00CA1F55" w:rsidRPr="00BD117A" w:rsidRDefault="00CA1F55">
            <w:pPr>
              <w:pStyle w:val="Tabelatekst"/>
            </w:pPr>
            <w:r w:rsidRPr="00BD117A">
              <w:t>Wersje umów OP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ABFA5F" w14:textId="77777777" w:rsidR="00CA1F55" w:rsidRPr="00BD117A" w:rsidRDefault="00CA1F5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B0FFE1" w14:textId="2D9D3DA8" w:rsidR="00CA1F55" w:rsidRPr="00BD117A" w:rsidRDefault="00CE069C">
            <w:pPr>
              <w:pStyle w:val="Tabelatekst"/>
            </w:pPr>
            <w:r w:rsidRPr="00BD117A">
              <w:t>Wersja umowy OP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552DC3" w14:textId="58F26AD5" w:rsidR="00CA1F55" w:rsidRPr="00BD117A" w:rsidRDefault="00CE069C">
            <w:pPr>
              <w:pStyle w:val="Tabelatekst"/>
            </w:pPr>
            <w:r w:rsidRPr="00BD117A">
              <w:t>Tabela rekordów Wersja umowy OP pokrewnych do Umowy OL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C94F35" w14:textId="77777777" w:rsidR="00CA1F55" w:rsidRPr="00BD117A" w:rsidRDefault="00CA1F5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F07507" w14:textId="69FFCA85" w:rsidR="00CA1F55" w:rsidRPr="00BD117A" w:rsidRDefault="00A36B09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Istniejąca tabela</w:t>
            </w:r>
          </w:p>
        </w:tc>
      </w:tr>
      <w:tr w:rsidR="00CA1F55" w:rsidRPr="00BD117A" w14:paraId="7B2975C0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CBE46" w14:textId="023860D6" w:rsidR="00CA1F55" w:rsidRPr="00BD117A" w:rsidRDefault="0080412B">
            <w:pPr>
              <w:pStyle w:val="Tabelatekst"/>
            </w:pPr>
            <w:r w:rsidRPr="00BD117A">
              <w:lastRenderedPageBreak/>
              <w:t>Skany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1C7FCF" w14:textId="7BD43B6F" w:rsidR="00CA1F55" w:rsidRPr="00BD117A" w:rsidRDefault="00CE069C">
            <w:pPr>
              <w:pStyle w:val="Tabelatekst"/>
            </w:pPr>
            <w:proofErr w:type="spellStart"/>
            <w:r w:rsidRPr="00BD117A">
              <w:t>WebResource_uploaddropzone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60161F" w14:textId="77777777" w:rsidR="00CA1F55" w:rsidRPr="00BD117A" w:rsidRDefault="00CA1F55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3D68A5" w14:textId="77777777" w:rsidR="00CA1F55" w:rsidRPr="00BD117A" w:rsidRDefault="00CA1F55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E4636C" w14:textId="235FDA10" w:rsidR="00CA1F55" w:rsidRPr="00BD117A" w:rsidRDefault="0080412B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C70C22" w14:textId="532122CC" w:rsidR="00CA1F55" w:rsidRPr="00BD117A" w:rsidRDefault="0080412B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Istniejący zasób sieci Web: </w:t>
            </w:r>
            <w:proofErr w:type="spellStart"/>
            <w:r w:rsidRPr="00BD117A">
              <w:rPr>
                <w:szCs w:val="20"/>
              </w:rPr>
              <w:t>neu</w:t>
            </w:r>
            <w:proofErr w:type="spellEnd"/>
            <w:r w:rsidRPr="00BD117A">
              <w:rPr>
                <w:szCs w:val="20"/>
              </w:rPr>
              <w:t>_</w:t>
            </w:r>
            <w:r w:rsidRPr="00BD117A">
              <w:t xml:space="preserve"> </w:t>
            </w:r>
            <w:r w:rsidRPr="00BD117A">
              <w:rPr>
                <w:szCs w:val="20"/>
              </w:rPr>
              <w:t>/</w:t>
            </w:r>
            <w:proofErr w:type="spellStart"/>
            <w:r w:rsidRPr="00BD117A">
              <w:rPr>
                <w:szCs w:val="20"/>
              </w:rPr>
              <w:t>angular</w:t>
            </w:r>
            <w:proofErr w:type="spellEnd"/>
            <w:r w:rsidRPr="00BD117A">
              <w:rPr>
                <w:szCs w:val="20"/>
              </w:rPr>
              <w:t>/</w:t>
            </w:r>
            <w:proofErr w:type="spellStart"/>
            <w:r w:rsidRPr="00BD117A">
              <w:rPr>
                <w:szCs w:val="20"/>
              </w:rPr>
              <w:t>common</w:t>
            </w:r>
            <w:proofErr w:type="spellEnd"/>
            <w:r w:rsidRPr="00BD117A">
              <w:rPr>
                <w:szCs w:val="20"/>
              </w:rPr>
              <w:t>/</w:t>
            </w:r>
            <w:proofErr w:type="spellStart"/>
            <w:r w:rsidRPr="00BD117A">
              <w:rPr>
                <w:szCs w:val="20"/>
              </w:rPr>
              <w:t>uploaddropzone</w:t>
            </w:r>
            <w:proofErr w:type="spellEnd"/>
            <w:r w:rsidRPr="00BD117A">
              <w:rPr>
                <w:szCs w:val="20"/>
              </w:rPr>
              <w:t>/index.html</w:t>
            </w:r>
          </w:p>
        </w:tc>
      </w:tr>
      <w:tr w:rsidR="00E326C7" w:rsidRPr="00BD117A" w14:paraId="4A2207AA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FE5C" w14:textId="322FCE92" w:rsidR="00E326C7" w:rsidRPr="00BD117A" w:rsidRDefault="00B80E30">
            <w:pPr>
              <w:pStyle w:val="Tabelatekst"/>
            </w:pPr>
            <w:r w:rsidRPr="00BD117A">
              <w:t>Data otrzymania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0BD541" w14:textId="600F5253" w:rsidR="00E326C7" w:rsidRPr="00BD117A" w:rsidRDefault="009259A9">
            <w:pPr>
              <w:pStyle w:val="Tabelatekst"/>
            </w:pPr>
            <w:proofErr w:type="spellStart"/>
            <w:r w:rsidRPr="00BD117A">
              <w:t>neu_contractreceiptdate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1038A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F1B8AB" w14:textId="7BEABB7D" w:rsidR="00E326C7" w:rsidRPr="00BD117A" w:rsidRDefault="00D20F72">
            <w:pPr>
              <w:pStyle w:val="Tabelatekst"/>
            </w:pPr>
            <w:r w:rsidRPr="00BD117A">
              <w:t>Data otrzymania umowy.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467BED" w14:textId="6D20520F" w:rsidR="00E326C7" w:rsidRPr="00BD117A" w:rsidRDefault="005117B7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0CD3B2" w14:textId="6F33DC62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5443734F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C99D2" w14:textId="773C97DF" w:rsidR="00E326C7" w:rsidRPr="00BD117A" w:rsidRDefault="00D20F72">
            <w:pPr>
              <w:pStyle w:val="Tabelatekst"/>
            </w:pPr>
            <w:r w:rsidRPr="00BD117A">
              <w:t>Data podpisania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85EAA6" w14:textId="1B03F867" w:rsidR="00E326C7" w:rsidRPr="00BD117A" w:rsidRDefault="00D67B7C">
            <w:pPr>
              <w:pStyle w:val="Tabelatekst"/>
            </w:pPr>
            <w:proofErr w:type="spellStart"/>
            <w:r w:rsidRPr="00BD117A">
              <w:t>neu_contractsigndate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7C895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26D3A6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9240C6" w14:textId="68EE80D7" w:rsidR="00E326C7" w:rsidRPr="00BD117A" w:rsidRDefault="00D67B7C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CBD1FC" w14:textId="24D42B90" w:rsidR="00E326C7" w:rsidRPr="00BD117A" w:rsidRDefault="00AB0CEB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E326C7" w:rsidRPr="00BD117A" w14:paraId="77739527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9721A" w14:textId="29A2A2A7" w:rsidR="00E326C7" w:rsidRPr="00BD117A" w:rsidRDefault="00BF2995">
            <w:pPr>
              <w:pStyle w:val="Tabelatekst"/>
            </w:pPr>
            <w:r w:rsidRPr="00BD117A">
              <w:t>Data przedsprzedaży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3B2B3C" w14:textId="7FBCBA7E" w:rsidR="00E326C7" w:rsidRPr="00BD117A" w:rsidRDefault="00BF2995">
            <w:pPr>
              <w:pStyle w:val="Tabelatekst"/>
            </w:pPr>
            <w:proofErr w:type="spellStart"/>
            <w:r w:rsidRPr="00BD117A">
              <w:t>neu_presaledate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F663D5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609D5A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81374C" w14:textId="04803AF0" w:rsidR="00E326C7" w:rsidRPr="00BD117A" w:rsidRDefault="00BF2995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3341E5" w14:textId="7CC42BC3" w:rsidR="00E326C7" w:rsidRPr="00BD117A" w:rsidRDefault="007B0FB7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E326C7" w:rsidRPr="00BD117A" w14:paraId="445F3D4C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CAA41" w14:textId="483FA0B3" w:rsidR="00E326C7" w:rsidRPr="00BD117A" w:rsidRDefault="007B0FB7">
            <w:pPr>
              <w:pStyle w:val="Tabelatekst"/>
            </w:pPr>
            <w:r w:rsidRPr="00BD117A">
              <w:t>Data obowiązywania od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C70C2" w14:textId="6D70EDB7" w:rsidR="00E326C7" w:rsidRPr="00BD117A" w:rsidRDefault="007B0FB7">
            <w:pPr>
              <w:pStyle w:val="Tabelatekst"/>
            </w:pPr>
            <w:proofErr w:type="spellStart"/>
            <w:r w:rsidRPr="00BD117A">
              <w:t>neu_contractdatefrom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E8098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3810F2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EF09ED" w14:textId="693491C9" w:rsidR="00E326C7" w:rsidRPr="00BD117A" w:rsidRDefault="00703446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5CA628" w14:textId="0D210592" w:rsidR="00E326C7" w:rsidRPr="00BD117A" w:rsidRDefault="0070344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pole, wymagane</w:t>
            </w:r>
          </w:p>
        </w:tc>
      </w:tr>
      <w:tr w:rsidR="00E326C7" w:rsidRPr="00BD117A" w14:paraId="0970C8C2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3EA9B" w14:textId="131EDD69" w:rsidR="00E326C7" w:rsidRPr="00BD117A" w:rsidRDefault="005C7DE4">
            <w:pPr>
              <w:pStyle w:val="Tabelatekst"/>
            </w:pPr>
            <w:r w:rsidRPr="00BD117A">
              <w:t>Data obowiązywania 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C09A2" w14:textId="75855B51" w:rsidR="00E326C7" w:rsidRPr="00BD117A" w:rsidRDefault="005C7DE4">
            <w:pPr>
              <w:pStyle w:val="Tabelatekst"/>
            </w:pPr>
            <w:proofErr w:type="spellStart"/>
            <w:r w:rsidRPr="00BD117A">
              <w:t>neu_contractdateto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A7713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86EB0A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F3E85A" w14:textId="10F0C5F3" w:rsidR="00E326C7" w:rsidRPr="00BD117A" w:rsidRDefault="005C7DE4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259924" w14:textId="0A08B605" w:rsidR="00E326C7" w:rsidRPr="00BD117A" w:rsidRDefault="005C7DE4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pole, wymagane</w:t>
            </w:r>
          </w:p>
        </w:tc>
      </w:tr>
      <w:tr w:rsidR="00E326C7" w:rsidRPr="00BD117A" w14:paraId="193FA54A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442EC" w14:textId="2F0CDBAF" w:rsidR="00E326C7" w:rsidRPr="00BD117A" w:rsidRDefault="005C7DE4">
            <w:pPr>
              <w:pStyle w:val="Tabelatekst"/>
            </w:pPr>
            <w:r w:rsidRPr="00BD117A">
              <w:t>Data aneksu od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0833D3" w14:textId="2DC582A9" w:rsidR="00E326C7" w:rsidRPr="00BD117A" w:rsidRDefault="005C7DE4">
            <w:pPr>
              <w:pStyle w:val="Tabelatekst"/>
            </w:pPr>
            <w:proofErr w:type="spellStart"/>
            <w:r w:rsidRPr="00BD117A">
              <w:t>neu_annexdatefrom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8E232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CA6903" w14:textId="28107AC1" w:rsidR="00E326C7" w:rsidRPr="00BD117A" w:rsidRDefault="005C7DE4">
            <w:pPr>
              <w:pStyle w:val="Tabelatekst"/>
            </w:pPr>
            <w:r w:rsidRPr="00BD117A">
              <w:t>Data aneksu od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2B718F" w14:textId="1E627D39" w:rsidR="00E326C7" w:rsidRPr="00BD117A" w:rsidRDefault="005C7DE4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B029C7" w14:textId="339A90F1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282728D3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94782" w14:textId="2F2D4E0A" w:rsidR="00E326C7" w:rsidRPr="00BD117A" w:rsidRDefault="003E25BE">
            <w:pPr>
              <w:pStyle w:val="Tabelatekst"/>
            </w:pPr>
            <w:r w:rsidRPr="00BD117A">
              <w:t>Data aneksu 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9326D" w14:textId="033D6246" w:rsidR="00E326C7" w:rsidRPr="00BD117A" w:rsidRDefault="003E25BE">
            <w:pPr>
              <w:pStyle w:val="Tabelatekst"/>
            </w:pPr>
            <w:proofErr w:type="spellStart"/>
            <w:r w:rsidRPr="00BD117A">
              <w:t>neu_annexdateto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03E2A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9D9E6F" w14:textId="141E41E4" w:rsidR="00E326C7" w:rsidRPr="00BD117A" w:rsidRDefault="003E25BE">
            <w:pPr>
              <w:pStyle w:val="Tabelatekst"/>
            </w:pPr>
            <w:r w:rsidRPr="00BD117A">
              <w:t>Data aneksu do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D3E59B" w14:textId="2CA5769A" w:rsidR="00E326C7" w:rsidRPr="00BD117A" w:rsidRDefault="003E25BE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1C70FB" w14:textId="4BB73269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53E9B2E1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6014" w14:textId="358B8313" w:rsidR="00E326C7" w:rsidRPr="00BD117A" w:rsidRDefault="007F26AD">
            <w:pPr>
              <w:pStyle w:val="Tabelatekst"/>
            </w:pPr>
            <w:r w:rsidRPr="00BD117A">
              <w:t>Data wypowiedzenia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3A1CD" w14:textId="5308A67C" w:rsidR="00E326C7" w:rsidRPr="00BD117A" w:rsidRDefault="007F26AD">
            <w:pPr>
              <w:pStyle w:val="Tabelatekst"/>
            </w:pPr>
            <w:proofErr w:type="spellStart"/>
            <w:r w:rsidRPr="00BD117A">
              <w:t>neu_contractterminationdate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E31AB3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842E14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E88237" w14:textId="439B942E" w:rsidR="00E326C7" w:rsidRPr="00BD117A" w:rsidRDefault="008C5408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D866B9" w14:textId="368243A2" w:rsidR="00E326C7" w:rsidRPr="00BD117A" w:rsidRDefault="008C5408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E326C7" w:rsidRPr="00BD117A" w14:paraId="7FF099A2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FDB2B" w14:textId="78A47FA1" w:rsidR="00E326C7" w:rsidRPr="00BD117A" w:rsidRDefault="00C3482B">
            <w:pPr>
              <w:pStyle w:val="Tabelatekst"/>
            </w:pPr>
            <w:r w:rsidRPr="00BD117A">
              <w:t>Data rzeczywistego zakończenia umowy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7B0B9" w14:textId="1B5BA87E" w:rsidR="00E326C7" w:rsidRPr="00BD117A" w:rsidRDefault="00C3482B">
            <w:pPr>
              <w:pStyle w:val="Tabelatekst"/>
            </w:pPr>
            <w:proofErr w:type="spellStart"/>
            <w:r w:rsidRPr="00BD117A">
              <w:t>neu_actualenddate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39A94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7DCC80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1B0ED5" w14:textId="2106CB04" w:rsidR="00E326C7" w:rsidRPr="00BD117A" w:rsidRDefault="00C3482B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14F465" w14:textId="1F59CE14" w:rsidR="00E326C7" w:rsidRPr="00BD117A" w:rsidRDefault="00C3482B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E326C7" w:rsidRPr="00BD117A" w14:paraId="2ED02079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1B173" w14:textId="3CA0C94A" w:rsidR="00E326C7" w:rsidRPr="00BD117A" w:rsidRDefault="0052181A">
            <w:pPr>
              <w:pStyle w:val="Tabelatekst"/>
            </w:pPr>
            <w:r w:rsidRPr="00BD117A">
              <w:t>Termin płatności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164DD" w14:textId="1BD041B2" w:rsidR="00E326C7" w:rsidRPr="00BD117A" w:rsidRDefault="00373BD6">
            <w:pPr>
              <w:pStyle w:val="Tabelatekst"/>
            </w:pPr>
            <w:proofErr w:type="spellStart"/>
            <w:r w:rsidRPr="00BD117A">
              <w:t>neu_paymentperiod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75531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BC09A6" w14:textId="1C275FB8" w:rsidR="00E326C7" w:rsidRPr="00BD117A" w:rsidRDefault="00373BD6">
            <w:pPr>
              <w:pStyle w:val="Tabelatekst"/>
            </w:pPr>
            <w:r w:rsidRPr="00BD117A">
              <w:t>Termin płatności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CAFEC6" w14:textId="74342348" w:rsidR="00E326C7" w:rsidRPr="00BD117A" w:rsidRDefault="00373BD6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9CA0C2" w14:textId="4E15BD36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171A0535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2D264" w14:textId="38599D16" w:rsidR="00E326C7" w:rsidRPr="00BD117A" w:rsidRDefault="008A1E25">
            <w:pPr>
              <w:pStyle w:val="Tabelatekst"/>
            </w:pPr>
            <w:r w:rsidRPr="00BD117A">
              <w:t>Numer oferty przetargowej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2E2185" w14:textId="43E9548B" w:rsidR="00E326C7" w:rsidRPr="00BD117A" w:rsidRDefault="0046446F">
            <w:pPr>
              <w:pStyle w:val="Tabelatekst"/>
            </w:pPr>
            <w:proofErr w:type="spellStart"/>
            <w:r w:rsidRPr="00BD117A">
              <w:t>neu_tenderoffernumber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8A0F7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D3FFAB" w14:textId="15A1F18E" w:rsidR="00E326C7" w:rsidRPr="00BD117A" w:rsidRDefault="0029446E">
            <w:pPr>
              <w:pStyle w:val="Tabelatekst"/>
            </w:pPr>
            <w:r w:rsidRPr="00BD117A">
              <w:t>Służy do integracji z ofertami w SAP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041816" w14:textId="012A9345" w:rsidR="00E326C7" w:rsidRPr="00BD117A" w:rsidRDefault="009B5C26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1D0371" w14:textId="33089D01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6CDABCF4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0AF8" w14:textId="51405D95" w:rsidR="00E326C7" w:rsidRPr="00BD117A" w:rsidRDefault="00011A61">
            <w:pPr>
              <w:pStyle w:val="Tabelatekst"/>
            </w:pPr>
            <w:r w:rsidRPr="00BD117A">
              <w:t>Kod SAP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3A70E" w14:textId="3F5CA604" w:rsidR="00E326C7" w:rsidRPr="00BD117A" w:rsidRDefault="00011A61">
            <w:pPr>
              <w:pStyle w:val="Tabelatekst"/>
            </w:pPr>
            <w:proofErr w:type="spellStart"/>
            <w:r w:rsidRPr="00BD117A">
              <w:t>neu_sapcode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CB18E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E47CF6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9AC441" w14:textId="01780CD5" w:rsidR="00E326C7" w:rsidRPr="00BD117A" w:rsidRDefault="00011A61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67D81E" w14:textId="6C7C07C7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151B50" w14:paraId="4CBAA8D5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FD207" w14:textId="5060F3B0" w:rsidR="00E326C7" w:rsidRPr="00BD117A" w:rsidRDefault="00CF7A96">
            <w:pPr>
              <w:pStyle w:val="Tabelatekst"/>
            </w:pPr>
            <w:r w:rsidRPr="00BD117A">
              <w:t>Producent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908F8" w14:textId="1149A21E" w:rsidR="00E326C7" w:rsidRPr="00BD117A" w:rsidRDefault="00CF7A96">
            <w:pPr>
              <w:pStyle w:val="Tabelatekst"/>
            </w:pPr>
            <w:proofErr w:type="spellStart"/>
            <w:r w:rsidRPr="00BD117A">
              <w:t>neu_producerid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39F54C" w14:textId="07ED9566" w:rsidR="00E326C7" w:rsidRPr="00BD117A" w:rsidRDefault="000052BA">
            <w:pPr>
              <w:pStyle w:val="Tabelatekst"/>
            </w:pPr>
            <w:r w:rsidRPr="00BD117A">
              <w:t>Producent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845156" w14:textId="4622DD36" w:rsidR="00E326C7" w:rsidRPr="00BD117A" w:rsidRDefault="00CF7A96">
            <w:pPr>
              <w:pStyle w:val="Tabelatekst"/>
            </w:pPr>
            <w:r w:rsidRPr="00BD117A">
              <w:t>Uzupełniane automatycznie przez integrację na podstawie numeru oferty przetargowej.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30F2EF" w14:textId="66AC0473" w:rsidR="00E326C7" w:rsidRPr="00BD117A" w:rsidRDefault="000052BA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E4987C" w14:textId="26A73E98" w:rsidR="00E326C7" w:rsidRPr="00203E3E" w:rsidRDefault="00505E7F">
            <w:pPr>
              <w:pStyle w:val="Tabelatekst"/>
              <w:rPr>
                <w:szCs w:val="20"/>
                <w:lang w:val="pt-PT"/>
              </w:rPr>
            </w:pPr>
            <w:r>
              <w:rPr>
                <w:szCs w:val="20"/>
                <w:lang w:val="pt-PT"/>
              </w:rPr>
              <w:t>Nazwa relacji</w:t>
            </w:r>
            <w:r w:rsidR="000052BA" w:rsidRPr="00203E3E">
              <w:rPr>
                <w:szCs w:val="20"/>
                <w:lang w:val="pt-PT"/>
              </w:rPr>
              <w:t>: neu_neu_producer_neu_contractop_producerid</w:t>
            </w:r>
          </w:p>
        </w:tc>
      </w:tr>
      <w:tr w:rsidR="00E326C7" w:rsidRPr="00BD117A" w14:paraId="4CDC8571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77B07" w14:textId="5A8C1A1E" w:rsidR="00E326C7" w:rsidRPr="00BD117A" w:rsidRDefault="000052BA">
            <w:pPr>
              <w:pStyle w:val="Tabelatekst"/>
            </w:pPr>
            <w:r w:rsidRPr="00BD117A">
              <w:t>Wartość umowy netto (Przetarg)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797EE" w14:textId="38AE627E" w:rsidR="00E326C7" w:rsidRPr="00BD117A" w:rsidRDefault="000052BA">
            <w:pPr>
              <w:pStyle w:val="Tabelatekst"/>
            </w:pPr>
            <w:proofErr w:type="spellStart"/>
            <w:r w:rsidRPr="00BD117A">
              <w:t>neu_amountnetto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C5DDF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9A411A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C05D7C" w14:textId="43327C21" w:rsidR="00E326C7" w:rsidRPr="00BD117A" w:rsidRDefault="009C5B7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CF2C1F" w14:textId="48954EDB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4D99DF46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683ED" w14:textId="607DBD07" w:rsidR="00E326C7" w:rsidRPr="00BD117A" w:rsidRDefault="009C5B72">
            <w:pPr>
              <w:pStyle w:val="Tabelatekst"/>
            </w:pPr>
            <w:r w:rsidRPr="00BD117A">
              <w:t>Wartość umowy brutto (Przetarg)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AFFFE0" w14:textId="728F33B9" w:rsidR="00E326C7" w:rsidRPr="00BD117A" w:rsidRDefault="009C5B72">
            <w:pPr>
              <w:pStyle w:val="Tabelatekst"/>
            </w:pPr>
            <w:proofErr w:type="spellStart"/>
            <w:r w:rsidRPr="00BD117A">
              <w:t>neu_amountbrutto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819FA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097158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4E41E5" w14:textId="593BE3AB" w:rsidR="00E326C7" w:rsidRPr="00BD117A" w:rsidRDefault="009C5B7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42AAA9" w14:textId="22FEF5B6" w:rsidR="00E326C7" w:rsidRPr="00BD117A" w:rsidRDefault="00E326C7">
            <w:pPr>
              <w:pStyle w:val="Tabelatekst"/>
              <w:rPr>
                <w:szCs w:val="20"/>
              </w:rPr>
            </w:pPr>
          </w:p>
        </w:tc>
      </w:tr>
      <w:tr w:rsidR="00E326C7" w:rsidRPr="00BD117A" w14:paraId="1EFD82AD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970B4" w14:textId="42948384" w:rsidR="00E326C7" w:rsidRPr="00BD117A" w:rsidRDefault="00B207DE">
            <w:pPr>
              <w:pStyle w:val="Tabelatekst"/>
            </w:pPr>
            <w:r w:rsidRPr="00BD117A">
              <w:lastRenderedPageBreak/>
              <w:t>Płatność naliczana od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45A639" w14:textId="608FA3CC" w:rsidR="00E326C7" w:rsidRPr="00BD117A" w:rsidRDefault="00B207DE">
            <w:pPr>
              <w:pStyle w:val="Tabelatekst"/>
            </w:pPr>
            <w:proofErr w:type="spellStart"/>
            <w:r w:rsidRPr="00BD117A">
              <w:t>neu_paymentreffer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6A3DC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58BACD" w14:textId="77777777" w:rsidR="00E326C7" w:rsidRPr="00BD117A" w:rsidRDefault="00B207DE">
            <w:pPr>
              <w:pStyle w:val="Tabelatekst"/>
            </w:pPr>
            <w:r w:rsidRPr="00BD117A">
              <w:t>Płatność naliczana od</w:t>
            </w:r>
            <w:r w:rsidR="008E00FE" w:rsidRPr="00BD117A">
              <w:t>:</w:t>
            </w:r>
          </w:p>
          <w:p w14:paraId="178EB036" w14:textId="77777777" w:rsidR="008E00FE" w:rsidRPr="00BD117A" w:rsidRDefault="008E00FE">
            <w:pPr>
              <w:pStyle w:val="Tabelatekst"/>
            </w:pPr>
            <w:r w:rsidRPr="00BD117A">
              <w:t>otrzymania FV,</w:t>
            </w:r>
          </w:p>
          <w:p w14:paraId="20C90FE2" w14:textId="5DC8CDA6" w:rsidR="008E00FE" w:rsidRPr="00BD117A" w:rsidRDefault="008E00FE">
            <w:pPr>
              <w:pStyle w:val="Tabelatekst"/>
            </w:pPr>
            <w:r w:rsidRPr="00BD117A">
              <w:t>wystawienia FV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730639" w14:textId="7FE0A577" w:rsidR="00E326C7" w:rsidRPr="00BD117A" w:rsidRDefault="009E0DEB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C2B098" w14:textId="236D918E" w:rsidR="00E326C7" w:rsidRPr="00BD117A" w:rsidRDefault="00EF7DA9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D</w:t>
            </w:r>
            <w:r w:rsidR="00CB7C8F" w:rsidRPr="00BD117A">
              <w:rPr>
                <w:szCs w:val="20"/>
              </w:rPr>
              <w:t>omyślnie: Nieprzypisana wartość</w:t>
            </w:r>
          </w:p>
        </w:tc>
      </w:tr>
      <w:tr w:rsidR="00E326C7" w:rsidRPr="00BD117A" w14:paraId="03EE2952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FDAC5" w14:textId="70A1CB89" w:rsidR="00E326C7" w:rsidRPr="00BD117A" w:rsidRDefault="00F227B7">
            <w:pPr>
              <w:pStyle w:val="Tabelatekst"/>
            </w:pPr>
            <w:r w:rsidRPr="00BD117A">
              <w:t>Wartość umowy netto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89095" w14:textId="554BBFFE" w:rsidR="00E326C7" w:rsidRPr="00BD117A" w:rsidRDefault="0043528A">
            <w:pPr>
              <w:pStyle w:val="Tabelatekst"/>
            </w:pPr>
            <w:proofErr w:type="spellStart"/>
            <w:r w:rsidRPr="00BD117A">
              <w:t>neu_contractnetvalue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2F75E0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C9F2BD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71E067" w14:textId="0252433A" w:rsidR="00E326C7" w:rsidRPr="00BD117A" w:rsidRDefault="00F6601F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BA9B8D" w14:textId="147F3419" w:rsidR="00E326C7" w:rsidRPr="00BD117A" w:rsidRDefault="00EF7DA9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N</w:t>
            </w:r>
            <w:r w:rsidR="0043528A" w:rsidRPr="00BD117A">
              <w:rPr>
                <w:szCs w:val="20"/>
              </w:rPr>
              <w:t xml:space="preserve">azwa wyświetlana: </w:t>
            </w:r>
            <w:r w:rsidR="00F227B7" w:rsidRPr="00BD117A">
              <w:rPr>
                <w:szCs w:val="20"/>
              </w:rPr>
              <w:t>Wartość umowy netto Total</w:t>
            </w:r>
          </w:p>
        </w:tc>
      </w:tr>
      <w:tr w:rsidR="00E326C7" w:rsidRPr="00BD117A" w14:paraId="12A8C853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50153" w14:textId="4E00D5EF" w:rsidR="00E326C7" w:rsidRPr="00BD117A" w:rsidRDefault="00B56122">
            <w:pPr>
              <w:pStyle w:val="Tabelatekst"/>
            </w:pPr>
            <w:r w:rsidRPr="00BD117A">
              <w:t>Wartość umowy brutto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092D7" w14:textId="055E3ADE" w:rsidR="00E326C7" w:rsidRPr="00BD117A" w:rsidRDefault="00B56122">
            <w:pPr>
              <w:pStyle w:val="Tabelatekst"/>
            </w:pPr>
            <w:proofErr w:type="spellStart"/>
            <w:r w:rsidRPr="00BD117A">
              <w:t>neu_contractgrossvalue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DF2BC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85EBB8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B0A805" w14:textId="271A35DE" w:rsidR="00E326C7" w:rsidRPr="00BD117A" w:rsidRDefault="0091115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2A87CD" w14:textId="3D4903B1" w:rsidR="00E326C7" w:rsidRPr="00BD117A" w:rsidRDefault="00EF7DA9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N</w:t>
            </w:r>
            <w:r w:rsidR="00A74B45" w:rsidRPr="00BD117A">
              <w:rPr>
                <w:szCs w:val="20"/>
              </w:rPr>
              <w:t>azwa wyświetlana: Wartość umowy brutto Total</w:t>
            </w:r>
          </w:p>
        </w:tc>
      </w:tr>
      <w:tr w:rsidR="00E326C7" w:rsidRPr="00BD117A" w14:paraId="5C47C01E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B3EFC" w14:textId="5D8B18DC" w:rsidR="00E326C7" w:rsidRPr="00BD117A" w:rsidRDefault="00905A4E">
            <w:pPr>
              <w:pStyle w:val="Tabelatekst"/>
            </w:pPr>
            <w:r w:rsidRPr="00BD117A">
              <w:t>Wartość netto aneksu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C209D" w14:textId="2E47EFDD" w:rsidR="00E326C7" w:rsidRPr="00BD117A" w:rsidRDefault="001E4265">
            <w:pPr>
              <w:pStyle w:val="Tabelatekst"/>
            </w:pPr>
            <w:proofErr w:type="spellStart"/>
            <w:r w:rsidRPr="00BD117A">
              <w:t>neu_annexnetvalue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036B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9C1EA7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50AD08" w14:textId="33913E25" w:rsidR="00E326C7" w:rsidRPr="00BD117A" w:rsidRDefault="0091115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0AE6DF" w14:textId="4559F6B5" w:rsidR="00E326C7" w:rsidRPr="00BD117A" w:rsidRDefault="00E72D14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</w:t>
            </w:r>
            <w:r w:rsidR="001E4265" w:rsidRPr="00BD117A">
              <w:rPr>
                <w:szCs w:val="20"/>
              </w:rPr>
              <w:t xml:space="preserve"> pole</w:t>
            </w:r>
          </w:p>
        </w:tc>
      </w:tr>
      <w:tr w:rsidR="00E326C7" w:rsidRPr="00BD117A" w14:paraId="074344CD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6E084" w14:textId="7D0ECD14" w:rsidR="00E326C7" w:rsidRPr="00BD117A" w:rsidRDefault="001E4265">
            <w:pPr>
              <w:pStyle w:val="Tabelatekst"/>
            </w:pPr>
            <w:r w:rsidRPr="00BD117A">
              <w:t>Wartość brutto aneksu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FF191" w14:textId="6FE03944" w:rsidR="00E326C7" w:rsidRPr="00BD117A" w:rsidRDefault="001E4265">
            <w:pPr>
              <w:pStyle w:val="Tabelatekst"/>
            </w:pPr>
            <w:proofErr w:type="spellStart"/>
            <w:r w:rsidRPr="00BD117A">
              <w:t>neu_annexgrossvalue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3466B" w14:textId="77777777" w:rsidR="00E326C7" w:rsidRPr="00BD117A" w:rsidRDefault="00E326C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C146F8" w14:textId="77777777" w:rsidR="00E326C7" w:rsidRPr="00BD117A" w:rsidRDefault="00E326C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CC789A" w14:textId="6609E9A1" w:rsidR="00E326C7" w:rsidRPr="00BD117A" w:rsidRDefault="0091115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3B83FC" w14:textId="3833C517" w:rsidR="00E326C7" w:rsidRPr="00BD117A" w:rsidRDefault="00E72D14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</w:t>
            </w:r>
            <w:r w:rsidR="00B97803" w:rsidRPr="00BD117A">
              <w:rPr>
                <w:szCs w:val="20"/>
              </w:rPr>
              <w:t xml:space="preserve"> pole</w:t>
            </w:r>
          </w:p>
        </w:tc>
      </w:tr>
      <w:tr w:rsidR="00FA1397" w:rsidRPr="00BD117A" w14:paraId="375849C8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0C791" w14:textId="37DDF3F1" w:rsidR="00FA1397" w:rsidRPr="00BD117A" w:rsidRDefault="00AC5992">
            <w:pPr>
              <w:pStyle w:val="Tabelatekst"/>
            </w:pPr>
            <w:r w:rsidRPr="00BD117A">
              <w:t>Realizacja umowy (kwota)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C4D70C" w14:textId="54BBDDA3" w:rsidR="00FA1397" w:rsidRPr="00BD117A" w:rsidRDefault="00A82225">
            <w:pPr>
              <w:pStyle w:val="Tabelatekst"/>
            </w:pPr>
            <w:proofErr w:type="spellStart"/>
            <w:r w:rsidRPr="00BD117A">
              <w:t>neu_contractrealizationvalue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ACB3E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D3C1DF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C15245" w14:textId="2554BDAD" w:rsidR="00FA1397" w:rsidRPr="00BD117A" w:rsidRDefault="0091115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7DD4C5" w14:textId="31D13F69" w:rsidR="00FA1397" w:rsidRPr="00BD117A" w:rsidRDefault="00FA1397">
            <w:pPr>
              <w:pStyle w:val="Tabelatekst"/>
              <w:rPr>
                <w:szCs w:val="20"/>
              </w:rPr>
            </w:pPr>
          </w:p>
        </w:tc>
      </w:tr>
      <w:tr w:rsidR="00FA1397" w:rsidRPr="00BD117A" w14:paraId="74910A59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509A4" w14:textId="5E9093EB" w:rsidR="00FA1397" w:rsidRPr="00BD117A" w:rsidRDefault="00A82225">
            <w:pPr>
              <w:pStyle w:val="Tabelatekst"/>
            </w:pPr>
            <w:r w:rsidRPr="00BD117A">
              <w:t>Realizacja umowy (procent)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FB8B5" w14:textId="37361E7B" w:rsidR="00FA1397" w:rsidRPr="00BD117A" w:rsidRDefault="00012D59">
            <w:pPr>
              <w:pStyle w:val="Tabelatekst"/>
            </w:pPr>
            <w:proofErr w:type="spellStart"/>
            <w:r w:rsidRPr="00BD117A">
              <w:t>neu_contractrealizationpercentage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EDF9AE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9060D9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E06077" w14:textId="7E5F46A5" w:rsidR="00FA1397" w:rsidRPr="00BD117A" w:rsidRDefault="00012D59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E183FA" w14:textId="292ED0D1" w:rsidR="00FA1397" w:rsidRPr="00BD117A" w:rsidRDefault="00BE650D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Dokładność</w:t>
            </w:r>
            <w:r w:rsidR="00012D59" w:rsidRPr="00BD117A">
              <w:rPr>
                <w:szCs w:val="20"/>
              </w:rPr>
              <w:t>: 2</w:t>
            </w:r>
          </w:p>
        </w:tc>
      </w:tr>
      <w:tr w:rsidR="00FA1397" w:rsidRPr="00BD117A" w14:paraId="6E41AEA4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D7F39" w14:textId="5AF2D83C" w:rsidR="00FA1397" w:rsidRPr="00BD117A" w:rsidRDefault="002A385F">
            <w:pPr>
              <w:pStyle w:val="Tabelatekst"/>
            </w:pPr>
            <w:r w:rsidRPr="00BD117A">
              <w:t>Miesięczny szacowany obrót współpracy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66467" w14:textId="295D184F" w:rsidR="00FA1397" w:rsidRPr="00BD117A" w:rsidRDefault="00553875">
            <w:pPr>
              <w:pStyle w:val="Tabelatekst"/>
            </w:pPr>
            <w:proofErr w:type="spellStart"/>
            <w:r w:rsidRPr="00BD117A">
              <w:t>neu_contractestimatedturnover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6B42F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FB5713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48523C" w14:textId="3EFD56D0" w:rsidR="00FA1397" w:rsidRPr="00BD117A" w:rsidRDefault="0091115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87BBF0" w14:textId="4935F31C" w:rsidR="00FA1397" w:rsidRPr="00BD117A" w:rsidRDefault="00FA1397">
            <w:pPr>
              <w:pStyle w:val="Tabelatekst"/>
              <w:rPr>
                <w:szCs w:val="20"/>
              </w:rPr>
            </w:pPr>
          </w:p>
        </w:tc>
      </w:tr>
      <w:tr w:rsidR="00FA1397" w:rsidRPr="00BD117A" w14:paraId="43B80C06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55086" w14:textId="258EC94C" w:rsidR="00FA1397" w:rsidRPr="00BD117A" w:rsidRDefault="00553875">
            <w:pPr>
              <w:pStyle w:val="Tabelatekst"/>
            </w:pPr>
            <w:r w:rsidRPr="00BD117A">
              <w:t>Realizacja miesięczna kwota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F003E" w14:textId="0112F08B" w:rsidR="00FA1397" w:rsidRPr="00BD117A" w:rsidRDefault="00553875">
            <w:pPr>
              <w:pStyle w:val="Tabelatekst"/>
            </w:pPr>
            <w:proofErr w:type="spellStart"/>
            <w:r w:rsidRPr="00BD117A">
              <w:t>neu_contractmontlyrealizationvalue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592305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A117C8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1A50DE" w14:textId="17F82F8C" w:rsidR="00FA1397" w:rsidRPr="00BD117A" w:rsidRDefault="0091115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9D043B" w14:textId="39FE84FB" w:rsidR="00FA1397" w:rsidRPr="00BD117A" w:rsidRDefault="009B2823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</w:t>
            </w:r>
            <w:r w:rsidR="00B97803" w:rsidRPr="00BD117A">
              <w:rPr>
                <w:szCs w:val="20"/>
              </w:rPr>
              <w:t xml:space="preserve"> pole</w:t>
            </w:r>
          </w:p>
        </w:tc>
      </w:tr>
      <w:tr w:rsidR="00FA1397" w:rsidRPr="00BD117A" w14:paraId="066B96ED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58344" w14:textId="7D9FC14C" w:rsidR="00FA1397" w:rsidRPr="00BD117A" w:rsidRDefault="00ED533D">
            <w:pPr>
              <w:pStyle w:val="Tabelatekst"/>
            </w:pPr>
            <w:proofErr w:type="spellStart"/>
            <w:r w:rsidRPr="00BD117A">
              <w:t>xxx_Realizacja</w:t>
            </w:r>
            <w:proofErr w:type="spellEnd"/>
            <w:r w:rsidRPr="00BD117A">
              <w:t xml:space="preserve"> miesięczna [%]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99AF3" w14:textId="1D6DA586" w:rsidR="00FA1397" w:rsidRPr="00BD117A" w:rsidRDefault="00ED533D">
            <w:pPr>
              <w:pStyle w:val="Tabelatekst"/>
            </w:pPr>
            <w:proofErr w:type="spellStart"/>
            <w:r w:rsidRPr="00BD117A">
              <w:t>neu_contractmontlyrealizationpercentage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BA2E8C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989BA1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976979" w14:textId="3C2E5A68" w:rsidR="00FA1397" w:rsidRPr="00BD117A" w:rsidRDefault="00ED533D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B615B6" w14:textId="59A5BB4D" w:rsidR="00FA1397" w:rsidRPr="00BD117A" w:rsidRDefault="007E0532">
            <w:pPr>
              <w:pStyle w:val="Tabelatekst"/>
              <w:rPr>
                <w:szCs w:val="20"/>
              </w:rPr>
            </w:pPr>
            <w:r w:rsidRPr="00BD117A">
              <w:t xml:space="preserve">Istniejące pole, nazwa wyświetlana: </w:t>
            </w:r>
            <w:r w:rsidR="00ED533D" w:rsidRPr="00BD117A">
              <w:t>Realizacja miesięczna [%]</w:t>
            </w:r>
          </w:p>
        </w:tc>
      </w:tr>
      <w:tr w:rsidR="00FA1397" w:rsidRPr="00BD117A" w14:paraId="5B63C88C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57E6D" w14:textId="74CDE0F2" w:rsidR="00FA1397" w:rsidRPr="00BD117A" w:rsidRDefault="007E0532">
            <w:pPr>
              <w:pStyle w:val="Tabelatekst"/>
            </w:pPr>
            <w:r w:rsidRPr="00BD117A">
              <w:t>Czas realizacji zamówienia (h)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CFE254" w14:textId="337DBEC3" w:rsidR="00FA1397" w:rsidRPr="00BD117A" w:rsidRDefault="00612045">
            <w:pPr>
              <w:pStyle w:val="Tabelatekst"/>
            </w:pPr>
            <w:proofErr w:type="spellStart"/>
            <w:r w:rsidRPr="00BD117A">
              <w:t>neu_deliveryhours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A9C56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BC77B2" w14:textId="57AACEB4" w:rsidR="00FA1397" w:rsidRPr="00BD117A" w:rsidRDefault="00612045">
            <w:pPr>
              <w:pStyle w:val="Tabelatekst"/>
            </w:pPr>
            <w:r w:rsidRPr="00BD117A">
              <w:t>Czas realizacji zamówienia (h)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48A314" w14:textId="1971D228" w:rsidR="00FA1397" w:rsidRPr="00BD117A" w:rsidRDefault="00612045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A5380B" w14:textId="1C0075DD" w:rsidR="00FA1397" w:rsidRPr="00BD117A" w:rsidRDefault="00BE650D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Dokładność</w:t>
            </w:r>
            <w:r w:rsidR="00283525" w:rsidRPr="00BD117A">
              <w:rPr>
                <w:szCs w:val="20"/>
              </w:rPr>
              <w:t>: 2</w:t>
            </w:r>
          </w:p>
        </w:tc>
      </w:tr>
      <w:tr w:rsidR="00FA1397" w:rsidRPr="00BD117A" w14:paraId="5D05E268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48989" w14:textId="676D6FB9" w:rsidR="00FA1397" w:rsidRPr="00BD117A" w:rsidRDefault="009B248B">
            <w:pPr>
              <w:pStyle w:val="Tabelatekst"/>
            </w:pPr>
            <w:r w:rsidRPr="00BD117A">
              <w:t>Cito (h)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9D4375" w14:textId="294511B5" w:rsidR="00FA1397" w:rsidRPr="00BD117A" w:rsidRDefault="009B248B">
            <w:pPr>
              <w:pStyle w:val="Tabelatekst"/>
            </w:pPr>
            <w:proofErr w:type="spellStart"/>
            <w:r w:rsidRPr="00BD117A">
              <w:t>neu_cito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1AE8D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024943" w14:textId="549FBB0F" w:rsidR="00FA1397" w:rsidRPr="00BD117A" w:rsidRDefault="009B248B">
            <w:pPr>
              <w:pStyle w:val="Tabelatekst"/>
            </w:pPr>
            <w:r w:rsidRPr="00BD117A">
              <w:t>Czas realizacji zamówienia na cito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C17AB7" w14:textId="4DB2E207" w:rsidR="00FA1397" w:rsidRPr="00BD117A" w:rsidRDefault="009B248B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8D7D1E" w14:textId="6701C3F5" w:rsidR="00FA1397" w:rsidRPr="00BD117A" w:rsidRDefault="00BE650D">
            <w:pPr>
              <w:pStyle w:val="Tabelatekst"/>
              <w:rPr>
                <w:szCs w:val="20"/>
              </w:rPr>
            </w:pPr>
            <w:r>
              <w:rPr>
                <w:szCs w:val="20"/>
              </w:rPr>
              <w:t>Dokładność</w:t>
            </w:r>
            <w:r w:rsidR="009B248B" w:rsidRPr="00BD117A">
              <w:rPr>
                <w:szCs w:val="20"/>
              </w:rPr>
              <w:t>: 2</w:t>
            </w:r>
          </w:p>
        </w:tc>
      </w:tr>
      <w:tr w:rsidR="00FA1397" w:rsidRPr="00BD117A" w14:paraId="23ADCB95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AA720" w14:textId="21A2AE2B" w:rsidR="00FA1397" w:rsidRPr="00BD117A" w:rsidRDefault="008F454B">
            <w:pPr>
              <w:pStyle w:val="Tabelatekst"/>
            </w:pPr>
            <w:r w:rsidRPr="00BD117A">
              <w:t>Dopuszcza zmianę cen urzędowych obniżających cenę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A47EC" w14:textId="4CB4A0B3" w:rsidR="00FA1397" w:rsidRPr="00BD117A" w:rsidRDefault="00D55D0B">
            <w:pPr>
              <w:pStyle w:val="Tabelatekst"/>
            </w:pPr>
            <w:proofErr w:type="spellStart"/>
            <w:r w:rsidRPr="00BD117A">
              <w:t>neu_ispriceassizeloweringchange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C605A5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D36DC5" w14:textId="4498167A" w:rsidR="00FA1397" w:rsidRPr="00BD117A" w:rsidRDefault="00D55D0B">
            <w:pPr>
              <w:pStyle w:val="Tabelatekst"/>
            </w:pPr>
            <w:r w:rsidRPr="00BD117A">
              <w:t>Dopuszcza zmianę cen urzędowych obniżających cenę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270ECF" w14:textId="1D880489" w:rsidR="00FA1397" w:rsidRPr="00BD117A" w:rsidRDefault="00D55D0B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6FF8EF" w14:textId="2567F952" w:rsidR="00FA1397" w:rsidRPr="00BD117A" w:rsidRDefault="00FA1397">
            <w:pPr>
              <w:pStyle w:val="Tabelatekst"/>
              <w:rPr>
                <w:szCs w:val="20"/>
              </w:rPr>
            </w:pPr>
          </w:p>
        </w:tc>
      </w:tr>
      <w:tr w:rsidR="00FA1397" w:rsidRPr="00BD117A" w14:paraId="05007386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94D67" w14:textId="143A5685" w:rsidR="00FA1397" w:rsidRPr="00BD117A" w:rsidRDefault="006F1B9B">
            <w:pPr>
              <w:pStyle w:val="Tabelatekst"/>
            </w:pPr>
            <w:r w:rsidRPr="00BD117A">
              <w:t>Dopuszcza zmianę cen urzędowych zwiększ. cenę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B4AA7" w14:textId="01156DDD" w:rsidR="00FA1397" w:rsidRPr="00BD117A" w:rsidRDefault="00334B60">
            <w:pPr>
              <w:pStyle w:val="Tabelatekst"/>
            </w:pPr>
            <w:proofErr w:type="spellStart"/>
            <w:r w:rsidRPr="00BD117A">
              <w:t>neu_ispriceassizeincreasingchange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EBA129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92A073" w14:textId="2277B2BA" w:rsidR="00FA1397" w:rsidRPr="00BD117A" w:rsidRDefault="00334B60">
            <w:pPr>
              <w:pStyle w:val="Tabelatekst"/>
            </w:pPr>
            <w:r w:rsidRPr="00BD117A">
              <w:t>Dopuszcza zmianę cen urzędowych zwiększających cenę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222DAD" w14:textId="31A0E418" w:rsidR="00FA1397" w:rsidRPr="00BD117A" w:rsidRDefault="00334B60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3F0DC7" w14:textId="20D472B7" w:rsidR="00FA1397" w:rsidRPr="00BD117A" w:rsidRDefault="00FA1397">
            <w:pPr>
              <w:pStyle w:val="Tabelatekst"/>
              <w:rPr>
                <w:szCs w:val="20"/>
              </w:rPr>
            </w:pPr>
          </w:p>
        </w:tc>
      </w:tr>
      <w:tr w:rsidR="00FA1397" w:rsidRPr="00BD117A" w14:paraId="7CF7E8DE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07FCD" w14:textId="7B44C24F" w:rsidR="00FA1397" w:rsidRPr="00BD117A" w:rsidRDefault="009A1AF3">
            <w:pPr>
              <w:pStyle w:val="Tabelatekst"/>
            </w:pPr>
            <w:r w:rsidRPr="00BD117A">
              <w:lastRenderedPageBreak/>
              <w:t>Nazwa placówki z postępowania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3AAF9" w14:textId="4C8CD0EC" w:rsidR="00FA1397" w:rsidRPr="00BD117A" w:rsidRDefault="009A1AF3">
            <w:pPr>
              <w:pStyle w:val="Tabelatekst"/>
            </w:pPr>
            <w:proofErr w:type="spellStart"/>
            <w:r w:rsidRPr="00BD117A">
              <w:t>neu_institutionreceivername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2E194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D4E3C6" w14:textId="728EF01D" w:rsidR="00FA1397" w:rsidRPr="00BD117A" w:rsidRDefault="009A1AF3">
            <w:pPr>
              <w:pStyle w:val="Tabelatekst"/>
            </w:pPr>
            <w:r w:rsidRPr="00BD117A">
              <w:t>Nazwa placówki z postępowania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330A41" w14:textId="009D22E5" w:rsidR="00FA1397" w:rsidRPr="00BD117A" w:rsidRDefault="005A178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1D4BF6" w14:textId="1141AB9A" w:rsidR="00FA1397" w:rsidRPr="00BD117A" w:rsidRDefault="00FA1397">
            <w:pPr>
              <w:pStyle w:val="Tabelatekst"/>
              <w:rPr>
                <w:szCs w:val="20"/>
              </w:rPr>
            </w:pPr>
          </w:p>
        </w:tc>
      </w:tr>
      <w:tr w:rsidR="00FA1397" w:rsidRPr="00BD117A" w14:paraId="4476B403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B7E72" w14:textId="006CEECF" w:rsidR="00FA1397" w:rsidRPr="00BD117A" w:rsidRDefault="000A28DC">
            <w:pPr>
              <w:pStyle w:val="Tabelatekst"/>
            </w:pPr>
            <w:r w:rsidRPr="00BD117A">
              <w:t>Miasto (Placówka)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E8BBE" w14:textId="45E46EAC" w:rsidR="00FA1397" w:rsidRPr="00BD117A" w:rsidRDefault="00A00E38">
            <w:pPr>
              <w:pStyle w:val="Tabelatekst"/>
            </w:pPr>
            <w:proofErr w:type="spellStart"/>
            <w:r w:rsidRPr="00BD117A">
              <w:t>neu_institutionreceivercity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3D7EF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CFB27B" w14:textId="69A6A32B" w:rsidR="00FA1397" w:rsidRPr="00BD117A" w:rsidRDefault="00A00E38">
            <w:pPr>
              <w:pStyle w:val="Tabelatekst"/>
            </w:pPr>
            <w:r w:rsidRPr="00BD117A">
              <w:t>Miast, w którym znajduje się placówka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FEFD8A" w14:textId="58B6E51B" w:rsidR="00FA1397" w:rsidRPr="00BD117A" w:rsidRDefault="00A00E38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515D57" w14:textId="1F60F39C" w:rsidR="00FA1397" w:rsidRPr="00BD117A" w:rsidRDefault="00FA1397">
            <w:pPr>
              <w:pStyle w:val="Tabelatekst"/>
              <w:rPr>
                <w:szCs w:val="20"/>
              </w:rPr>
            </w:pPr>
          </w:p>
        </w:tc>
      </w:tr>
      <w:tr w:rsidR="00FA1397" w:rsidRPr="00BD117A" w14:paraId="3C17568B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2B9FE" w14:textId="16527B4A" w:rsidR="00FA1397" w:rsidRPr="00BD117A" w:rsidRDefault="0086783E">
            <w:pPr>
              <w:pStyle w:val="Tabelatekst"/>
            </w:pPr>
            <w:r w:rsidRPr="00BD117A">
              <w:t>Ulica (Placówka)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611B2" w14:textId="40EE55F4" w:rsidR="00FA1397" w:rsidRPr="00BD117A" w:rsidRDefault="0086783E">
            <w:pPr>
              <w:pStyle w:val="Tabelatekst"/>
            </w:pPr>
            <w:proofErr w:type="spellStart"/>
            <w:r w:rsidRPr="00BD117A">
              <w:t>neu_institutionreceiverstreet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1E45B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F25949" w14:textId="0C95150D" w:rsidR="00FA1397" w:rsidRPr="00BD117A" w:rsidRDefault="0086783E">
            <w:pPr>
              <w:pStyle w:val="Tabelatekst"/>
            </w:pPr>
            <w:r w:rsidRPr="00BD117A">
              <w:t>Ulica (Placówka)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584ABE" w14:textId="58CCA1EA" w:rsidR="00FA1397" w:rsidRPr="00BD117A" w:rsidRDefault="0086783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38335D" w14:textId="656E7825" w:rsidR="00FA1397" w:rsidRPr="00BD117A" w:rsidRDefault="00FA1397">
            <w:pPr>
              <w:pStyle w:val="Tabelatekst"/>
              <w:rPr>
                <w:szCs w:val="20"/>
              </w:rPr>
            </w:pPr>
          </w:p>
        </w:tc>
      </w:tr>
      <w:tr w:rsidR="00FA1397" w:rsidRPr="00BD117A" w14:paraId="1318D8ED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192EC" w14:textId="7912968B" w:rsidR="00FA1397" w:rsidRPr="00BD117A" w:rsidRDefault="004050FA">
            <w:pPr>
              <w:pStyle w:val="Tabelatekst"/>
            </w:pPr>
            <w:r w:rsidRPr="00BD117A">
              <w:t>NIP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E2F4A" w14:textId="0B52CDAB" w:rsidR="00FA1397" w:rsidRPr="00BD117A" w:rsidRDefault="00EA11E1">
            <w:pPr>
              <w:pStyle w:val="Tabelatekst"/>
            </w:pPr>
            <w:proofErr w:type="spellStart"/>
            <w:r w:rsidRPr="00BD117A">
              <w:t>neu_nip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2915A1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2FA2F8" w14:textId="24EF9495" w:rsidR="00FA1397" w:rsidRPr="00BD117A" w:rsidRDefault="00EA11E1">
            <w:pPr>
              <w:pStyle w:val="Tabelatekst"/>
            </w:pPr>
            <w:r w:rsidRPr="00BD117A">
              <w:t>Numer identyfikacji podatkowej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8BE9FF" w14:textId="6B60A8D7" w:rsidR="00FA1397" w:rsidRPr="00BD117A" w:rsidRDefault="00EA11E1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9CB6AD" w14:textId="5A04006D" w:rsidR="00FA1397" w:rsidRPr="00BD117A" w:rsidRDefault="00FA1397">
            <w:pPr>
              <w:pStyle w:val="Tabelatekst"/>
              <w:rPr>
                <w:szCs w:val="20"/>
              </w:rPr>
            </w:pPr>
          </w:p>
        </w:tc>
      </w:tr>
      <w:tr w:rsidR="00FA1397" w:rsidRPr="00BD117A" w14:paraId="066A65EC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032EB" w14:textId="55B464F6" w:rsidR="00FA1397" w:rsidRPr="00BD117A" w:rsidRDefault="005C662D">
            <w:pPr>
              <w:pStyle w:val="Tabelatekst"/>
            </w:pPr>
            <w:r w:rsidRPr="00BD117A">
              <w:t>Za opóźnienie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E28DA" w14:textId="1277C746" w:rsidR="00FA1397" w:rsidRPr="00BD117A" w:rsidRDefault="005C662D">
            <w:pPr>
              <w:pStyle w:val="Tabelatekst"/>
            </w:pPr>
            <w:proofErr w:type="spellStart"/>
            <w:r w:rsidRPr="00BD117A">
              <w:t>neu_fordelay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217F9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EE910F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3FD1FA" w14:textId="0474EACA" w:rsidR="00FA1397" w:rsidRPr="00BD117A" w:rsidRDefault="005C662D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674262" w14:textId="34D69074" w:rsidR="00FA1397" w:rsidRPr="00BD117A" w:rsidRDefault="005C662D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2505978E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CB0FA" w14:textId="11EABFDA" w:rsidR="00FA1397" w:rsidRPr="00BD117A" w:rsidRDefault="0004776E">
            <w:pPr>
              <w:pStyle w:val="Tabelatekst"/>
            </w:pPr>
            <w:r w:rsidRPr="00BD117A">
              <w:t>Za brak rozpatrzenia reklamacji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E1A26" w14:textId="0A69211D" w:rsidR="00FA1397" w:rsidRPr="00BD117A" w:rsidRDefault="0004776E">
            <w:pPr>
              <w:pStyle w:val="Tabelatekst"/>
            </w:pPr>
            <w:proofErr w:type="spellStart"/>
            <w:r w:rsidRPr="00BD117A">
              <w:t>neu_nocomplaintconsideration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DE78A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287AC4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FA7EAE" w14:textId="00EF12A4" w:rsidR="00FA1397" w:rsidRPr="00BD117A" w:rsidRDefault="0004776E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DAAC03" w14:textId="12AEF8BB" w:rsidR="00FA1397" w:rsidRPr="00BD117A" w:rsidRDefault="00D3622E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14054401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10D9A" w14:textId="7DCA3C2E" w:rsidR="00FA1397" w:rsidRPr="00BD117A" w:rsidRDefault="00D3622E">
            <w:pPr>
              <w:pStyle w:val="Tabelatekst"/>
            </w:pPr>
            <w:r w:rsidRPr="00BD117A">
              <w:t>Za brak realizacji zamówienia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381A9" w14:textId="76D963EF" w:rsidR="00FA1397" w:rsidRPr="00BD117A" w:rsidRDefault="00D3622E">
            <w:pPr>
              <w:pStyle w:val="Tabelatekst"/>
            </w:pPr>
            <w:proofErr w:type="spellStart"/>
            <w:r w:rsidRPr="00BD117A">
              <w:t>neu_noorder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D1EEC5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C1F0DE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424904" w14:textId="44F0DAD3" w:rsidR="00FA1397" w:rsidRPr="00BD117A" w:rsidRDefault="00D3622E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F80C86" w14:textId="40A2F6BF" w:rsidR="00FA1397" w:rsidRPr="00BD117A" w:rsidRDefault="00D3622E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5E48D79A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A9102" w14:textId="401DC581" w:rsidR="00FA1397" w:rsidRPr="00BD117A" w:rsidRDefault="00B24A2B">
            <w:pPr>
              <w:pStyle w:val="Tabelatekst"/>
            </w:pPr>
            <w:r w:rsidRPr="00BD117A">
              <w:t xml:space="preserve">Za zerwanie umowy - </w:t>
            </w:r>
            <w:proofErr w:type="spellStart"/>
            <w:r w:rsidRPr="00BD117A">
              <w:t>Neuca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E9C1A9" w14:textId="3A0FEE4D" w:rsidR="00FA1397" w:rsidRPr="00BD117A" w:rsidRDefault="00976372">
            <w:pPr>
              <w:pStyle w:val="Tabelatekst"/>
            </w:pPr>
            <w:proofErr w:type="spellStart"/>
            <w:r w:rsidRPr="00BD117A">
              <w:t>neu_cancelcontractbyneuca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B73242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0FDADB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4BC4F9" w14:textId="09944E94" w:rsidR="00FA1397" w:rsidRPr="00BD117A" w:rsidRDefault="00976372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D04DE2" w14:textId="5EB6143F" w:rsidR="00FA1397" w:rsidRPr="00BD117A" w:rsidRDefault="00976372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6D15338A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E5CCD" w14:textId="168CF252" w:rsidR="00FA1397" w:rsidRPr="00BD117A" w:rsidRDefault="00976372">
            <w:pPr>
              <w:pStyle w:val="Tabelatekst"/>
            </w:pPr>
            <w:r w:rsidRPr="00BD117A">
              <w:t>Za zerwanie umowy - Klient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B0056" w14:textId="19E2C4F5" w:rsidR="00FA1397" w:rsidRPr="00BD117A" w:rsidRDefault="00976372">
            <w:pPr>
              <w:pStyle w:val="Tabelatekst"/>
            </w:pPr>
            <w:proofErr w:type="spellStart"/>
            <w:r w:rsidRPr="00BD117A">
              <w:t>neu_cancelcontractbyclient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8B13F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7474BD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AF28A3" w14:textId="14BA45BE" w:rsidR="00FA1397" w:rsidRPr="00BD117A" w:rsidRDefault="00976372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B6D4F9" w14:textId="739411BA" w:rsidR="00FA1397" w:rsidRPr="00BD117A" w:rsidRDefault="00976372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6711A053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B655" w14:textId="086021CB" w:rsidR="00FA1397" w:rsidRPr="00BD117A" w:rsidRDefault="004970F5">
            <w:pPr>
              <w:pStyle w:val="Tabelatekst"/>
            </w:pPr>
            <w:r w:rsidRPr="00BD117A">
              <w:t>Inne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2B7F0" w14:textId="2269C97B" w:rsidR="00FA1397" w:rsidRPr="00BD117A" w:rsidRDefault="004970F5">
            <w:pPr>
              <w:pStyle w:val="Tabelatekst"/>
            </w:pPr>
            <w:proofErr w:type="spellStart"/>
            <w:r w:rsidRPr="00BD117A">
              <w:t>neu_other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762F4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BC12A4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23FBE9" w14:textId="60EA55AE" w:rsidR="00FA1397" w:rsidRPr="00BD117A" w:rsidRDefault="004970F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840DC8" w14:textId="2B4AE016" w:rsidR="00FA1397" w:rsidRPr="00BD117A" w:rsidRDefault="004970F5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56481323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29872" w14:textId="3A64B724" w:rsidR="00FA1397" w:rsidRPr="00BD117A" w:rsidRDefault="004970F5">
            <w:pPr>
              <w:pStyle w:val="Tabelatekst"/>
            </w:pPr>
            <w:r w:rsidRPr="00BD117A">
              <w:t>Opis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F3317" w14:textId="63B088EC" w:rsidR="00FA1397" w:rsidRPr="00BD117A" w:rsidRDefault="004970F5">
            <w:pPr>
              <w:pStyle w:val="Tabelatekst"/>
            </w:pPr>
            <w:proofErr w:type="spellStart"/>
            <w:r w:rsidRPr="00BD117A">
              <w:t>neu_description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7E5DA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69B6A1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9047E9" w14:textId="5F9F621C" w:rsidR="00FA1397" w:rsidRPr="00BD117A" w:rsidRDefault="00E13A65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236E37" w14:textId="0FF7D7D9" w:rsidR="00FA1397" w:rsidRPr="00BD117A" w:rsidRDefault="00E13A65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543C3B" w:rsidRPr="00151B50" w14:paraId="4BD7AE60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50464" w14:textId="0E8B773A" w:rsidR="00543C3B" w:rsidRPr="00BD117A" w:rsidRDefault="00543C3B">
            <w:pPr>
              <w:pStyle w:val="Tabelatekst"/>
            </w:pPr>
            <w:r w:rsidRPr="00BD117A">
              <w:t>Umowy w pakiecie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621A2" w14:textId="77777777" w:rsidR="00543C3B" w:rsidRPr="00BD117A" w:rsidRDefault="00543C3B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550B42" w14:textId="10DFC2CA" w:rsidR="00543C3B" w:rsidRPr="00BD117A" w:rsidRDefault="00947BDF">
            <w:pPr>
              <w:pStyle w:val="Tabelatekst"/>
            </w:pPr>
            <w:r w:rsidRPr="00BD117A">
              <w:t>Umowa w pakiecie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9DC0C9" w14:textId="509B0A70" w:rsidR="00543C3B" w:rsidRPr="00BD117A" w:rsidRDefault="00947BDF">
            <w:pPr>
              <w:pStyle w:val="Tabelatekst"/>
            </w:pPr>
            <w:r w:rsidRPr="00BD117A">
              <w:t>Tabela rekordów Umowa w pakiecie pokrewnych do Umowy OL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F9C8BD" w14:textId="65FCA6C9" w:rsidR="00543C3B" w:rsidRPr="00BD117A" w:rsidRDefault="00947BDF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970640" w14:textId="3B1196D5" w:rsidR="00543C3B" w:rsidRPr="007931FB" w:rsidRDefault="00505E7F">
            <w:pPr>
              <w:pStyle w:val="Tabelatekst"/>
              <w:rPr>
                <w:szCs w:val="20"/>
                <w:lang w:val="pt-PT"/>
              </w:rPr>
            </w:pPr>
            <w:r>
              <w:rPr>
                <w:szCs w:val="20"/>
                <w:lang w:val="pt-PT"/>
              </w:rPr>
              <w:t>Nazwa relacji</w:t>
            </w:r>
            <w:r w:rsidR="00947BDF" w:rsidRPr="007931FB">
              <w:rPr>
                <w:szCs w:val="20"/>
                <w:lang w:val="pt-PT"/>
              </w:rPr>
              <w:t xml:space="preserve">: </w:t>
            </w:r>
            <w:r w:rsidR="003657E8" w:rsidRPr="007931FB">
              <w:rPr>
                <w:szCs w:val="20"/>
                <w:lang w:val="pt-PT"/>
              </w:rPr>
              <w:t>neu_neu_contractop_neu_contracttenderbundle_contracttopid</w:t>
            </w:r>
          </w:p>
        </w:tc>
      </w:tr>
      <w:tr w:rsidR="008C7B87" w:rsidRPr="00BD117A" w14:paraId="46F7EF54" w14:textId="77777777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46B0E" w14:textId="77777777" w:rsidR="008C7B87" w:rsidRPr="00BD117A" w:rsidRDefault="008C7B87">
            <w:pPr>
              <w:pStyle w:val="Tabelatekst"/>
            </w:pPr>
            <w:r w:rsidRPr="00BD117A">
              <w:t>Notatki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BC363" w14:textId="77777777" w:rsidR="008C7B87" w:rsidRPr="00BD117A" w:rsidRDefault="008C7B87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F39BDB" w14:textId="77777777" w:rsidR="008C7B87" w:rsidRPr="00BD117A" w:rsidRDefault="008C7B87">
            <w:pPr>
              <w:pStyle w:val="Tabelatekst"/>
            </w:pPr>
            <w:r w:rsidRPr="00BD117A">
              <w:t>Notatka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AF1A2A" w14:textId="512BD7B6" w:rsidR="008C7B87" w:rsidRPr="00BD117A" w:rsidRDefault="008C7B87">
            <w:pPr>
              <w:pStyle w:val="Tabelatekst"/>
            </w:pPr>
            <w:r w:rsidRPr="00BD117A">
              <w:t>Karta zarządzania Notatkami dotyczącymi Umowy OL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8BB5F8" w14:textId="77777777" w:rsidR="008C7B87" w:rsidRPr="00BD117A" w:rsidRDefault="008C7B87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D0B68C" w14:textId="7F36E202" w:rsidR="008C7B87" w:rsidRPr="00BD117A" w:rsidRDefault="008C7B87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Domyślna karta, nazwa relacji: </w:t>
            </w:r>
            <w:proofErr w:type="spellStart"/>
            <w:r w:rsidR="00CF2C27" w:rsidRPr="00BD117A">
              <w:rPr>
                <w:rStyle w:val="normaltextrun"/>
                <w:szCs w:val="20"/>
              </w:rPr>
              <w:t>neu_contractop</w:t>
            </w:r>
            <w:r w:rsidRPr="00BD117A">
              <w:rPr>
                <w:rStyle w:val="normaltextrun"/>
                <w:szCs w:val="20"/>
              </w:rPr>
              <w:t>_Annotation</w:t>
            </w:r>
            <w:proofErr w:type="spellEnd"/>
          </w:p>
        </w:tc>
      </w:tr>
      <w:tr w:rsidR="00FA1397" w:rsidRPr="00BD117A" w14:paraId="77C2C6C6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9DECA" w14:textId="7BEA200C" w:rsidR="00FA1397" w:rsidRPr="00BD117A" w:rsidRDefault="00E34046">
            <w:pPr>
              <w:pStyle w:val="Tabelatekst"/>
            </w:pPr>
            <w:r w:rsidRPr="00BD117A">
              <w:t>Warunki opóźnienia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4C958" w14:textId="7A32031E" w:rsidR="00FA1397" w:rsidRPr="00BD117A" w:rsidRDefault="00E34046">
            <w:pPr>
              <w:pStyle w:val="Tabelatekst"/>
            </w:pPr>
            <w:proofErr w:type="spellStart"/>
            <w:r w:rsidRPr="00BD117A">
              <w:t>neu_fordelaycondition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1D0645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863B9D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A9D8DD" w14:textId="0D910B4A" w:rsidR="00FA1397" w:rsidRPr="00BD117A" w:rsidRDefault="007E37EE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F18688" w14:textId="760ACA99" w:rsidR="00FA1397" w:rsidRPr="00BD117A" w:rsidRDefault="00247E9D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56E62E2B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98DC3" w14:textId="79858F6A" w:rsidR="00FA1397" w:rsidRPr="00BD117A" w:rsidRDefault="00B81871">
            <w:pPr>
              <w:pStyle w:val="Tabelatekst"/>
            </w:pPr>
            <w:r w:rsidRPr="00BD117A">
              <w:t>Warunki braku rozpatrzenia reklamacji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0325B" w14:textId="09006681" w:rsidR="00FA1397" w:rsidRPr="00BD117A" w:rsidRDefault="000C6582">
            <w:pPr>
              <w:pStyle w:val="Tabelatekst"/>
            </w:pPr>
            <w:proofErr w:type="spellStart"/>
            <w:r w:rsidRPr="00BD117A">
              <w:t>neu_nocomplaintconsiderationcondition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E89B10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916BA9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DC0ABC" w14:textId="0D5355B8" w:rsidR="00FA1397" w:rsidRPr="00BD117A" w:rsidRDefault="000C6582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94AE0F" w14:textId="170B4958" w:rsidR="00FA1397" w:rsidRPr="00BD117A" w:rsidRDefault="00247E9D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40206087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BF476" w14:textId="149C9A4F" w:rsidR="00FA1397" w:rsidRPr="00BD117A" w:rsidRDefault="000C6582">
            <w:pPr>
              <w:pStyle w:val="Tabelatekst"/>
            </w:pPr>
            <w:r w:rsidRPr="00BD117A">
              <w:lastRenderedPageBreak/>
              <w:t>Warunki braku realizacji zamówienia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E4F79" w14:textId="61830B47" w:rsidR="00FA1397" w:rsidRPr="00BD117A" w:rsidRDefault="00542C54">
            <w:pPr>
              <w:pStyle w:val="Tabelatekst"/>
            </w:pPr>
            <w:proofErr w:type="spellStart"/>
            <w:r w:rsidRPr="00BD117A">
              <w:t>neu_noordercondition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BB17E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351520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784B1B" w14:textId="0A8CD3AA" w:rsidR="00FA1397" w:rsidRPr="00BD117A" w:rsidRDefault="00542C54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E64CE3" w14:textId="71EA2889" w:rsidR="00FA1397" w:rsidRPr="00BD117A" w:rsidRDefault="00247E9D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5669FC7D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5425" w14:textId="5B0D07AA" w:rsidR="00FA1397" w:rsidRPr="00BD117A" w:rsidRDefault="00542C54">
            <w:pPr>
              <w:pStyle w:val="Tabelatekst"/>
            </w:pPr>
            <w:r w:rsidRPr="00BD117A">
              <w:t xml:space="preserve">Warunki zerwania umowy - </w:t>
            </w:r>
            <w:proofErr w:type="spellStart"/>
            <w:r w:rsidRPr="00BD117A">
              <w:t>Neuca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3F053A" w14:textId="49B7672B" w:rsidR="00FA1397" w:rsidRPr="00BD117A" w:rsidRDefault="00CD244F">
            <w:pPr>
              <w:pStyle w:val="Tabelatekst"/>
            </w:pPr>
            <w:proofErr w:type="spellStart"/>
            <w:r w:rsidRPr="00BD117A">
              <w:t>neu_cancelcontractbyneucacondition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87096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C4279F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30E5C9" w14:textId="469D59B3" w:rsidR="00FA1397" w:rsidRPr="00BD117A" w:rsidRDefault="00CD244F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EC46EE" w14:textId="353B3FA2" w:rsidR="00FA1397" w:rsidRPr="00BD117A" w:rsidRDefault="00247E9D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65762756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24E49" w14:textId="2C8D2200" w:rsidR="00FA1397" w:rsidRPr="00BD117A" w:rsidRDefault="00CD244F">
            <w:pPr>
              <w:pStyle w:val="Tabelatekst"/>
            </w:pPr>
            <w:r w:rsidRPr="00BD117A">
              <w:t>Warunki zerwania umowy - Klient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24A2B" w14:textId="56BA65AE" w:rsidR="00FA1397" w:rsidRPr="00BD117A" w:rsidRDefault="00CD244F">
            <w:pPr>
              <w:pStyle w:val="Tabelatekst"/>
            </w:pPr>
            <w:proofErr w:type="spellStart"/>
            <w:r w:rsidRPr="00BD117A">
              <w:t>neu_cancelcontractbyclientcondition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43301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958FF8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C0F86F" w14:textId="07691B20" w:rsidR="00FA1397" w:rsidRPr="00BD117A" w:rsidRDefault="00CD244F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077DE9" w14:textId="22C52FA6" w:rsidR="00FA1397" w:rsidRPr="00BD117A" w:rsidRDefault="00247E9D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322EC1CD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497C7" w14:textId="72531D64" w:rsidR="00FA1397" w:rsidRPr="00BD117A" w:rsidRDefault="009E45E4">
            <w:pPr>
              <w:pStyle w:val="Tabelatekst"/>
            </w:pPr>
            <w:r w:rsidRPr="00BD117A">
              <w:t>Warunki Inne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F8555" w14:textId="1CFB3856" w:rsidR="00FA1397" w:rsidRPr="00BD117A" w:rsidRDefault="009E45E4">
            <w:pPr>
              <w:pStyle w:val="Tabelatekst"/>
            </w:pPr>
            <w:proofErr w:type="spellStart"/>
            <w:r w:rsidRPr="00BD117A">
              <w:t>neu_othercondition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2AF820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7DD331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1BEA65" w14:textId="5CFB10FB" w:rsidR="00FA1397" w:rsidRPr="00BD117A" w:rsidRDefault="009E45E4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FC1E9A" w14:textId="0A077F87" w:rsidR="00FA1397" w:rsidRPr="00BD117A" w:rsidRDefault="00247E9D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</w:t>
            </w:r>
          </w:p>
        </w:tc>
      </w:tr>
      <w:tr w:rsidR="00FA1397" w:rsidRPr="00BD117A" w14:paraId="5C111756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63618" w14:textId="282B3256" w:rsidR="00FA1397" w:rsidRPr="00BD117A" w:rsidRDefault="0077228E">
            <w:pPr>
              <w:pStyle w:val="Tabelatekst"/>
            </w:pPr>
            <w:r w:rsidRPr="00BD117A">
              <w:t>Działanie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85F249" w14:textId="145358E2" w:rsidR="00FA1397" w:rsidRPr="00BD117A" w:rsidRDefault="00EE5F86">
            <w:pPr>
              <w:pStyle w:val="Tabelatekst"/>
            </w:pPr>
            <w:proofErr w:type="spellStart"/>
            <w:r w:rsidRPr="00BD117A">
              <w:t>neu_action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CC3DF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E30478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2F7438" w14:textId="123683D7" w:rsidR="00FA1397" w:rsidRPr="00BD117A" w:rsidRDefault="002077A7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8A4F4D" w14:textId="032D925B" w:rsidR="00FA1397" w:rsidRPr="00BD117A" w:rsidRDefault="00EE5F86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pole, ukryte</w:t>
            </w:r>
            <w:r w:rsidR="00A03C3D" w:rsidRPr="00BD117A">
              <w:rPr>
                <w:szCs w:val="20"/>
              </w:rPr>
              <w:t xml:space="preserve">, zestaw opcji: </w:t>
            </w:r>
            <w:r w:rsidR="002077A7" w:rsidRPr="00BD117A">
              <w:rPr>
                <w:szCs w:val="20"/>
              </w:rPr>
              <w:t>Działanie na umowie OP, domyślnie: nieprzypisana wartość</w:t>
            </w:r>
          </w:p>
        </w:tc>
      </w:tr>
      <w:tr w:rsidR="00FA1397" w:rsidRPr="00BD117A" w14:paraId="27E2F9A2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EF6ED" w14:textId="6913D47D" w:rsidR="00FA1397" w:rsidRPr="00BD117A" w:rsidRDefault="000078AF">
            <w:pPr>
              <w:pStyle w:val="Tabelatekst"/>
            </w:pPr>
            <w:r w:rsidRPr="00BD117A">
              <w:t>Aneksowana umowa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3E5D3" w14:textId="60389053" w:rsidR="00FA1397" w:rsidRPr="00BD117A" w:rsidRDefault="0053591C">
            <w:pPr>
              <w:pStyle w:val="Tabelatekst"/>
            </w:pPr>
            <w:proofErr w:type="spellStart"/>
            <w:r w:rsidRPr="00BD117A">
              <w:t>neu_annexedcontractopid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48FB8" w14:textId="17C875FB" w:rsidR="00FA1397" w:rsidRPr="00BD117A" w:rsidRDefault="0053591C">
            <w:pPr>
              <w:pStyle w:val="Tabelatekst"/>
            </w:pPr>
            <w:r w:rsidRPr="00BD117A">
              <w:t>Umowa OL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3A44EF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735C6B" w14:textId="002F1C6E" w:rsidR="00FA1397" w:rsidRPr="00BD117A" w:rsidRDefault="0053591C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AD354E" w14:textId="24ABD99E" w:rsidR="00FA1397" w:rsidRPr="00BD117A" w:rsidRDefault="0053591C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Istniejące pole, ukryte, nazwa relacji: </w:t>
            </w:r>
            <w:proofErr w:type="spellStart"/>
            <w:r w:rsidRPr="00BD117A">
              <w:rPr>
                <w:szCs w:val="20"/>
              </w:rPr>
              <w:t>neu_neu_contractop_neu_contractop_annexedcontractopid</w:t>
            </w:r>
            <w:proofErr w:type="spellEnd"/>
          </w:p>
        </w:tc>
      </w:tr>
      <w:tr w:rsidR="00FA1397" w:rsidRPr="00BD117A" w14:paraId="14D67A9A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94794" w14:textId="3AD975A7" w:rsidR="00FA1397" w:rsidRPr="00BD117A" w:rsidRDefault="00A45A89">
            <w:pPr>
              <w:pStyle w:val="Tabelatekst"/>
            </w:pPr>
            <w:r w:rsidRPr="00BD117A">
              <w:t>Czy aktualizacja stanu umowy?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BBB4D" w14:textId="2F403B3F" w:rsidR="00FA1397" w:rsidRPr="00BD117A" w:rsidRDefault="00A45A89">
            <w:pPr>
              <w:pStyle w:val="Tabelatekst"/>
            </w:pPr>
            <w:proofErr w:type="spellStart"/>
            <w:r w:rsidRPr="00BD117A">
              <w:t>neu_isstateupdate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DD5E33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73B393" w14:textId="56E6A76E" w:rsidR="00FA1397" w:rsidRPr="00BD117A" w:rsidRDefault="00A45A89">
            <w:pPr>
              <w:pStyle w:val="Tabelatekst"/>
            </w:pPr>
            <w:r w:rsidRPr="00BD117A">
              <w:t>Używane do wzbudzenia aktualizacji stanu umowy.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BD0192" w14:textId="3E170092" w:rsidR="00FA1397" w:rsidRPr="00BD117A" w:rsidRDefault="00A45A8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F1F87C" w14:textId="44C8D193" w:rsidR="00FA1397" w:rsidRPr="00BD117A" w:rsidRDefault="00A45A89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Istniejące pole, ukryte</w:t>
            </w:r>
          </w:p>
        </w:tc>
      </w:tr>
      <w:tr w:rsidR="00FA1397" w:rsidRPr="00BD117A" w14:paraId="02ED156C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A8D3E" w14:textId="4442FC1E" w:rsidR="00FA1397" w:rsidRPr="00BD117A" w:rsidRDefault="000C6D23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296B86" w14:textId="27049EBA" w:rsidR="00FA1397" w:rsidRPr="00BD117A" w:rsidRDefault="000C6D23">
            <w:pPr>
              <w:pStyle w:val="Tabelatekst"/>
            </w:pPr>
            <w:proofErr w:type="spellStart"/>
            <w:r w:rsidRPr="00BD117A">
              <w:t>owneid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ED204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9BB13A" w14:textId="00DF36EF" w:rsidR="00FA1397" w:rsidRPr="00BD117A" w:rsidRDefault="00B84110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EAECBD" w14:textId="7749FAB1" w:rsidR="00FA1397" w:rsidRPr="00BD117A" w:rsidRDefault="000C6D23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88F35D" w14:textId="6306706C" w:rsidR="00FA1397" w:rsidRPr="00BD117A" w:rsidRDefault="000C6D23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</w:t>
            </w:r>
            <w:r w:rsidR="00B84110" w:rsidRPr="00BD117A">
              <w:rPr>
                <w:szCs w:val="20"/>
              </w:rPr>
              <w:t xml:space="preserve">, ukryte, </w:t>
            </w:r>
            <w:r w:rsidRPr="00BD117A">
              <w:rPr>
                <w:szCs w:val="20"/>
              </w:rPr>
              <w:t>uzupełniane automatycznie</w:t>
            </w:r>
          </w:p>
        </w:tc>
      </w:tr>
      <w:tr w:rsidR="00FA1397" w:rsidRPr="00BD117A" w14:paraId="42237567" w14:textId="77777777" w:rsidTr="0029481E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44BD6" w14:textId="0713C8EC" w:rsidR="00FA1397" w:rsidRPr="00BD117A" w:rsidRDefault="00B84110">
            <w:pPr>
              <w:pStyle w:val="Tabelatekst"/>
            </w:pPr>
            <w:r w:rsidRPr="00BD117A">
              <w:t>Stan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E3239" w14:textId="17942319" w:rsidR="00FA1397" w:rsidRPr="00BD117A" w:rsidRDefault="002F4538">
            <w:pPr>
              <w:pStyle w:val="Tabelatekst"/>
            </w:pPr>
            <w:proofErr w:type="spellStart"/>
            <w:r w:rsidRPr="00BD117A">
              <w:t>statecode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99A9C" w14:textId="77777777" w:rsidR="00FA1397" w:rsidRPr="00BD117A" w:rsidRDefault="00FA1397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7D2DB6" w14:textId="25FE412E" w:rsidR="00FA1397" w:rsidRPr="00BD117A" w:rsidRDefault="002F4538">
            <w:pPr>
              <w:pStyle w:val="Tabelatekst"/>
            </w:pPr>
            <w:r w:rsidRPr="00BD117A">
              <w:t>Stan elementu/elementów Umowa OP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4F6D31" w14:textId="77777777" w:rsidR="00FA1397" w:rsidRPr="00BD117A" w:rsidRDefault="00FA1397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1CD4FB" w14:textId="538D0976" w:rsidR="00FA1397" w:rsidRPr="00BD117A" w:rsidRDefault="00B84110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wymagane, ukryte, uzupełniane automatycznie</w:t>
            </w:r>
          </w:p>
        </w:tc>
      </w:tr>
      <w:tr w:rsidR="004D0F60" w:rsidRPr="00BD117A" w14:paraId="679D1A60" w14:textId="77777777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E488B" w14:textId="77777777" w:rsidR="004D0F60" w:rsidRPr="00BD117A" w:rsidRDefault="004D0F60">
            <w:pPr>
              <w:pStyle w:val="Tabelatekst"/>
            </w:pPr>
            <w:r w:rsidRPr="00BD117A">
              <w:lastRenderedPageBreak/>
              <w:t>Data utworzenia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1B418" w14:textId="77777777" w:rsidR="004D0F60" w:rsidRPr="00BD117A" w:rsidRDefault="004D0F60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A6CE04" w14:textId="77777777" w:rsidR="004D0F60" w:rsidRPr="00BD117A" w:rsidRDefault="004D0F6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3A4C5D" w14:textId="77777777" w:rsidR="004D0F60" w:rsidRPr="00BD117A" w:rsidRDefault="004D0F60">
            <w:pPr>
              <w:pStyle w:val="Tabelatekst"/>
            </w:pPr>
            <w:r w:rsidRPr="00BD117A">
              <w:t>Pokazuje datę i godzinę utworzenia rekordu. Data i godzina są wyświetlane w strefie czasowej wybranej w opcjach usługi Microsoft Dynamics 365.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906E9D" w14:textId="77777777" w:rsidR="004D0F60" w:rsidRPr="00BD117A" w:rsidRDefault="004D0F60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F06D48" w14:textId="77F68BD3" w:rsidR="004D0F60" w:rsidRPr="00BD117A" w:rsidRDefault="004D0F6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</w:t>
            </w:r>
            <w:r w:rsidR="002C7F44" w:rsidRPr="00BD117A">
              <w:rPr>
                <w:rStyle w:val="normaltextrun"/>
                <w:szCs w:val="20"/>
              </w:rPr>
              <w:t xml:space="preserve">ukryte, </w:t>
            </w:r>
            <w:r w:rsidRPr="00BD117A">
              <w:rPr>
                <w:rStyle w:val="normaltextrun"/>
                <w:szCs w:val="20"/>
              </w:rPr>
              <w:t>zablokowane, uzupełniane automatycznie</w:t>
            </w:r>
          </w:p>
        </w:tc>
      </w:tr>
      <w:tr w:rsidR="004D0F60" w:rsidRPr="00BD117A" w14:paraId="2E2536BE" w14:textId="77777777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9D00F" w14:textId="77777777" w:rsidR="004D0F60" w:rsidRPr="00BD117A" w:rsidRDefault="004D0F60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7F9A9A" w14:textId="77777777" w:rsidR="004D0F60" w:rsidRPr="00BD117A" w:rsidRDefault="004D0F60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5AE6E6" w14:textId="77777777" w:rsidR="004D0F60" w:rsidRPr="00BD117A" w:rsidRDefault="004D0F6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590769" w14:textId="77777777" w:rsidR="004D0F60" w:rsidRPr="00BD117A" w:rsidRDefault="004D0F60">
            <w:pPr>
              <w:pStyle w:val="Tabelatekst"/>
            </w:pPr>
            <w:r w:rsidRPr="00BD117A">
              <w:t>Pokazuje datę i godzinę ostatniej aktualizacji rekordu. Data i godzina są wyświetlane w strefie czasowej wybranej w opcjach usługi Microsoft Dynamics 365.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7DF261" w14:textId="77777777" w:rsidR="004D0F60" w:rsidRPr="00BD117A" w:rsidRDefault="004D0F60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C845A9" w14:textId="20F1CF19" w:rsidR="004D0F60" w:rsidRPr="00BD117A" w:rsidRDefault="004D0F6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</w:t>
            </w:r>
            <w:r w:rsidR="002C7F44" w:rsidRPr="00BD117A">
              <w:rPr>
                <w:rStyle w:val="normaltextrun"/>
                <w:szCs w:val="20"/>
              </w:rPr>
              <w:t xml:space="preserve">ukryte, </w:t>
            </w:r>
            <w:r w:rsidRPr="00BD117A">
              <w:rPr>
                <w:rStyle w:val="normaltextrun"/>
                <w:szCs w:val="20"/>
              </w:rPr>
              <w:t>zablokowane, uzupełniane automatycznie</w:t>
            </w:r>
          </w:p>
        </w:tc>
      </w:tr>
      <w:tr w:rsidR="004D0F60" w:rsidRPr="00BD117A" w14:paraId="09134005" w14:textId="77777777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1E266" w14:textId="77777777" w:rsidR="004D0F60" w:rsidRPr="00BD117A" w:rsidRDefault="004D0F60">
            <w:pPr>
              <w:pStyle w:val="Tabelatekst"/>
            </w:pPr>
            <w:r w:rsidRPr="00BD117A">
              <w:t>Utworzone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4758EB" w14:textId="77777777" w:rsidR="004D0F60" w:rsidRPr="00BD117A" w:rsidRDefault="004D0F60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AFE7F" w14:textId="77777777" w:rsidR="004D0F60" w:rsidRPr="00BD117A" w:rsidRDefault="004D0F60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7220C9" w14:textId="77777777" w:rsidR="004D0F60" w:rsidRPr="00BD117A" w:rsidRDefault="004D0F60">
            <w:pPr>
              <w:pStyle w:val="Tabelatekst"/>
            </w:pPr>
            <w:r w:rsidRPr="00BD117A">
              <w:t>Pokazuje, kto utworzył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607FE9" w14:textId="77777777" w:rsidR="004D0F60" w:rsidRPr="00BD117A" w:rsidRDefault="004D0F60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17CCAA" w14:textId="2BA0E3E3" w:rsidR="004D0F60" w:rsidRPr="00BD117A" w:rsidRDefault="004D0F6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</w:t>
            </w:r>
            <w:r w:rsidR="002C7F44" w:rsidRPr="00BD117A">
              <w:rPr>
                <w:rStyle w:val="normaltextrun"/>
                <w:szCs w:val="20"/>
              </w:rPr>
              <w:t xml:space="preserve">ukryte, </w:t>
            </w:r>
            <w:r w:rsidRPr="00BD117A">
              <w:rPr>
                <w:rStyle w:val="normaltextrun"/>
                <w:szCs w:val="20"/>
              </w:rPr>
              <w:t xml:space="preserve">zablokowane, uzupełniane automatycznie. nazwa relacji: </w:t>
            </w:r>
            <w:proofErr w:type="spellStart"/>
            <w:r w:rsidR="00020DA4" w:rsidRPr="00BD117A">
              <w:rPr>
                <w:rStyle w:val="normaltextrun"/>
                <w:szCs w:val="20"/>
              </w:rPr>
              <w:t>lk_neu_contractop_createdby</w:t>
            </w:r>
            <w:proofErr w:type="spellEnd"/>
          </w:p>
        </w:tc>
      </w:tr>
      <w:tr w:rsidR="004D0F60" w:rsidRPr="00BD117A" w14:paraId="1B97503E" w14:textId="77777777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BC461" w14:textId="77777777" w:rsidR="004D0F60" w:rsidRPr="00BD117A" w:rsidRDefault="004D0F60">
            <w:pPr>
              <w:pStyle w:val="Tabelatekst"/>
            </w:pPr>
            <w:r w:rsidRPr="00BD117A">
              <w:t>Zmodyfikowany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F983F0" w14:textId="77777777" w:rsidR="004D0F60" w:rsidRPr="00BD117A" w:rsidRDefault="004D0F60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73CF2" w14:textId="77777777" w:rsidR="004D0F60" w:rsidRPr="00BD117A" w:rsidRDefault="004D0F60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F9D094" w14:textId="77777777" w:rsidR="004D0F60" w:rsidRPr="00BD117A" w:rsidRDefault="004D0F60">
            <w:pPr>
              <w:pStyle w:val="Tabelatekst"/>
            </w:pPr>
            <w:r w:rsidRPr="00BD117A">
              <w:t>Pokazuje, kto ostatnio zaktualizował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C38E3D" w14:textId="77777777" w:rsidR="004D0F60" w:rsidRPr="00BD117A" w:rsidRDefault="004D0F60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349726" w14:textId="4FB1F53C" w:rsidR="004D0F60" w:rsidRPr="00BD117A" w:rsidRDefault="004D0F6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</w:t>
            </w:r>
            <w:r w:rsidR="002C7F44" w:rsidRPr="00BD117A">
              <w:rPr>
                <w:rStyle w:val="normaltextrun"/>
                <w:szCs w:val="20"/>
              </w:rPr>
              <w:t xml:space="preserve">ukryte, </w:t>
            </w:r>
            <w:r w:rsidRPr="00BD117A">
              <w:rPr>
                <w:rStyle w:val="normaltextrun"/>
                <w:szCs w:val="20"/>
              </w:rPr>
              <w:t xml:space="preserve">zablokowane, uzupełniane automatycznie, nazwa relacji: </w:t>
            </w:r>
            <w:proofErr w:type="spellStart"/>
            <w:r w:rsidR="00AA39A1" w:rsidRPr="00BD117A">
              <w:rPr>
                <w:rStyle w:val="normaltextrun"/>
                <w:szCs w:val="20"/>
              </w:rPr>
              <w:t>lk_neu_contractop_modifiedby</w:t>
            </w:r>
            <w:proofErr w:type="spellEnd"/>
          </w:p>
        </w:tc>
      </w:tr>
    </w:tbl>
    <w:p w14:paraId="71D33B16" w14:textId="0E34FCD6" w:rsidR="00FD1EFE" w:rsidRPr="00BD117A" w:rsidRDefault="00FD1EFE" w:rsidP="00FD1EFE">
      <w:pPr>
        <w:pStyle w:val="Legenda"/>
      </w:pPr>
      <w:bookmarkStart w:id="263" w:name="_Toc151315752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8B67B9">
        <w:rPr>
          <w:noProof/>
        </w:rPr>
        <w:t>58</w:t>
      </w:r>
      <w:r w:rsidRPr="00BD117A">
        <w:fldChar w:fldCharType="end"/>
      </w:r>
      <w:r w:rsidRPr="00BD117A">
        <w:t xml:space="preserve"> Opis obiektów – Umowa OL</w:t>
      </w:r>
      <w:bookmarkEnd w:id="263"/>
    </w:p>
    <w:p w14:paraId="51245016" w14:textId="43E9098D" w:rsidR="00FD1EFE" w:rsidRPr="00BD117A" w:rsidRDefault="00F57E53" w:rsidP="00AE0E92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2639F670" w14:textId="7CD60F4C" w:rsidR="00C41C1E" w:rsidRPr="00BD117A" w:rsidRDefault="00C41C1E" w:rsidP="00FD1EFE">
      <w:pPr>
        <w:pStyle w:val="Nagwek3"/>
        <w:rPr>
          <w:lang w:eastAsia="pl-PL"/>
        </w:rPr>
      </w:pPr>
      <w:bookmarkStart w:id="264" w:name="_Toc151315827"/>
      <w:r w:rsidRPr="00BD117A">
        <w:lastRenderedPageBreak/>
        <w:t>Umowa w pakiecie (</w:t>
      </w:r>
      <w:proofErr w:type="spellStart"/>
      <w:r w:rsidRPr="00BD117A">
        <w:t>neu_contracttenderbundle</w:t>
      </w:r>
      <w:proofErr w:type="spellEnd"/>
      <w:r w:rsidRPr="00BD117A">
        <w:t>)</w:t>
      </w:r>
      <w:bookmarkEnd w:id="264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FD1EFE" w:rsidRPr="00BD117A" w14:paraId="309D8790" w14:textId="77777777" w:rsidTr="003009A1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37D150E" w14:textId="5A764FC7" w:rsidR="00FD1EFE" w:rsidRPr="00BD117A" w:rsidRDefault="00FD1EFE">
            <w:pPr>
              <w:pStyle w:val="TabelaNagowek"/>
            </w:pPr>
            <w:r w:rsidRPr="00BD117A">
              <w:t>Umowa w pakiecie (</w:t>
            </w:r>
            <w:proofErr w:type="spellStart"/>
            <w:r w:rsidR="00B45C47" w:rsidRPr="00BD117A">
              <w:t>neu_contracttenderbundle</w:t>
            </w:r>
            <w:proofErr w:type="spellEnd"/>
            <w:r w:rsidRPr="00BD117A">
              <w:t>)</w:t>
            </w:r>
          </w:p>
        </w:tc>
      </w:tr>
      <w:tr w:rsidR="00FD1EFE" w:rsidRPr="00BD117A" w14:paraId="01E8FE8A" w14:textId="77777777" w:rsidTr="003009A1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666721C" w14:textId="77777777" w:rsidR="00FD1EFE" w:rsidRPr="00BD117A" w:rsidRDefault="00FD1EFE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3346AFF" w14:textId="77777777" w:rsidR="00FD1EFE" w:rsidRPr="00BD117A" w:rsidRDefault="00FD1EFE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CF995C6" w14:textId="77777777" w:rsidR="00FD1EFE" w:rsidRPr="00BD117A" w:rsidRDefault="00FD1EFE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DF39E4E" w14:textId="77777777" w:rsidR="00FD1EFE" w:rsidRPr="00BD117A" w:rsidRDefault="00FD1EFE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260CD3DB" w14:textId="77777777" w:rsidR="00FD1EFE" w:rsidRPr="00BD117A" w:rsidRDefault="00FD1EFE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552830E7" w14:textId="77777777" w:rsidR="00FD1EFE" w:rsidRPr="00BD117A" w:rsidRDefault="00FD1EFE">
            <w:pPr>
              <w:pStyle w:val="TabelaNagowek"/>
            </w:pPr>
            <w:r w:rsidRPr="00BD117A">
              <w:t>Komentarz</w:t>
            </w:r>
          </w:p>
        </w:tc>
      </w:tr>
      <w:tr w:rsidR="00FD1EFE" w:rsidRPr="00BD117A" w14:paraId="6D5BFD6D" w14:textId="77777777" w:rsidTr="003009A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9A7D5" w14:textId="6FA0CC29" w:rsidR="00FD1EFE" w:rsidRPr="00BD117A" w:rsidRDefault="00350C17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87CF5" w14:textId="48DF87B6" w:rsidR="00FD1EFE" w:rsidRPr="00BD117A" w:rsidRDefault="00350C17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EA708" w14:textId="77777777" w:rsidR="00FD1EFE" w:rsidRPr="00BD117A" w:rsidRDefault="00FD1EFE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6ACAA0" w14:textId="1BAA89EF" w:rsidR="00FD1EFE" w:rsidRPr="00BD117A" w:rsidRDefault="00350C17">
            <w:pPr>
              <w:pStyle w:val="Tabelatekst"/>
            </w:pPr>
            <w:r w:rsidRPr="00BD117A">
              <w:t>Nazwa encji niestandardowej.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EC4B78" w14:textId="79A2629A" w:rsidR="00FD1EFE" w:rsidRPr="00BD117A" w:rsidRDefault="00350C17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18114A" w14:textId="44112937" w:rsidR="00FD1EFE" w:rsidRPr="00BD117A" w:rsidRDefault="00350C17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>Domyślne pole, ukryte, uzupełniane automatycznie</w:t>
            </w:r>
          </w:p>
        </w:tc>
      </w:tr>
      <w:tr w:rsidR="00FD1EFE" w:rsidRPr="00BD117A" w14:paraId="2CCDAD00" w14:textId="77777777" w:rsidTr="003009A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62B9D" w14:textId="545E6DF8" w:rsidR="00FD1EFE" w:rsidRPr="00BD117A" w:rsidRDefault="003F461C">
            <w:pPr>
              <w:pStyle w:val="Tabelatekst"/>
            </w:pPr>
            <w:r w:rsidRPr="00BD117A">
              <w:t>Pakiet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943153" w14:textId="599CBA86" w:rsidR="00FD1EFE" w:rsidRPr="00BD117A" w:rsidRDefault="00805FB0">
            <w:pPr>
              <w:pStyle w:val="Tabelatekst"/>
            </w:pPr>
            <w:proofErr w:type="spellStart"/>
            <w:r w:rsidRPr="00BD117A">
              <w:t>neu_tenderbundleid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530C5" w14:textId="4119DF76" w:rsidR="00FD1EFE" w:rsidRPr="00BD117A" w:rsidRDefault="00904D72">
            <w:pPr>
              <w:pStyle w:val="Tabelatekst"/>
            </w:pPr>
            <w:r w:rsidRPr="00BD117A">
              <w:t>Pakiet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9CB375" w14:textId="7E3D8805" w:rsidR="00FD1EFE" w:rsidRPr="00BD117A" w:rsidRDefault="00805FB0">
            <w:pPr>
              <w:pStyle w:val="Tabelatekst"/>
            </w:pPr>
            <w:r w:rsidRPr="00BD117A">
              <w:t>Pakiet, którego umowa dotyczy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9D6AB0" w14:textId="469D0F6C" w:rsidR="00FD1EFE" w:rsidRPr="00BD117A" w:rsidRDefault="00805FB0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12E450" w14:textId="7BFDB029" w:rsidR="00FD1EFE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805FB0" w:rsidRPr="00BD117A">
              <w:rPr>
                <w:rStyle w:val="normaltextrun"/>
                <w:szCs w:val="20"/>
              </w:rPr>
              <w:t>,</w:t>
            </w:r>
            <w:r w:rsidR="00BB094D" w:rsidRPr="00BD117A">
              <w:rPr>
                <w:rStyle w:val="normaltextrun"/>
                <w:szCs w:val="20"/>
              </w:rPr>
              <w:t xml:space="preserve"> uzupełniane automatycznie</w:t>
            </w:r>
            <w:r w:rsidR="00904D72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904D72" w:rsidRPr="00BD117A">
              <w:rPr>
                <w:rStyle w:val="normaltextrun"/>
                <w:szCs w:val="20"/>
              </w:rPr>
              <w:t>neu_neu_tenderbundle_neu_contracttenderbundle_tenderbundle</w:t>
            </w:r>
            <w:proofErr w:type="spellEnd"/>
          </w:p>
        </w:tc>
      </w:tr>
      <w:tr w:rsidR="005B34EF" w:rsidRPr="00151B50" w14:paraId="09E83FAE" w14:textId="77777777" w:rsidTr="003009A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7142A" w14:textId="21792EBE" w:rsidR="005B34EF" w:rsidRPr="00BD117A" w:rsidRDefault="006F3EC2">
            <w:pPr>
              <w:pStyle w:val="Tabelatekst"/>
            </w:pPr>
            <w:r w:rsidRPr="00BD117A">
              <w:t>Beneficjent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3D73E4" w14:textId="3C73414F" w:rsidR="005B34EF" w:rsidRPr="00BD117A" w:rsidRDefault="006F3EC2">
            <w:pPr>
              <w:pStyle w:val="Tabelatekst"/>
            </w:pPr>
            <w:proofErr w:type="spellStart"/>
            <w:r w:rsidRPr="00BD117A">
              <w:t>neu_receiverid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3A321" w14:textId="4102FEF9" w:rsidR="005B34EF" w:rsidRPr="00BD117A" w:rsidRDefault="006F3EC2">
            <w:pPr>
              <w:pStyle w:val="Tabelatekst"/>
            </w:pPr>
            <w:r w:rsidRPr="00BD117A">
              <w:t>Beneficjent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E616C3" w14:textId="77777777" w:rsidR="005B34EF" w:rsidRPr="00BD117A" w:rsidRDefault="005B34E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03EE4A" w14:textId="7F674932" w:rsidR="005B34EF" w:rsidRPr="00BD117A" w:rsidRDefault="006F3EC2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D9503E" w14:textId="3CED19E7" w:rsidR="005B34EF" w:rsidRPr="00203E3E" w:rsidRDefault="00203E3E">
            <w:pPr>
              <w:pStyle w:val="Tabelatekst"/>
              <w:rPr>
                <w:rStyle w:val="normaltextrun"/>
                <w:szCs w:val="20"/>
                <w:lang w:val="pt-PT"/>
              </w:rPr>
            </w:pPr>
            <w:r>
              <w:rPr>
                <w:rStyle w:val="normaltextrun"/>
                <w:szCs w:val="20"/>
                <w:lang w:val="pt-PT"/>
              </w:rPr>
              <w:t>Wymagane</w:t>
            </w:r>
            <w:r w:rsidR="00425423" w:rsidRPr="00203E3E">
              <w:rPr>
                <w:rStyle w:val="normaltextrun"/>
                <w:szCs w:val="20"/>
                <w:lang w:val="pt-PT"/>
              </w:rPr>
              <w:t>, nazwa relacji: neu_neu_receiver_neu_contracttenderbundle_receiverid</w:t>
            </w:r>
          </w:p>
        </w:tc>
      </w:tr>
      <w:tr w:rsidR="005B34EF" w:rsidRPr="00151B50" w14:paraId="3350EC10" w14:textId="77777777" w:rsidTr="003009A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9FBF0" w14:textId="0B45E793" w:rsidR="005B34EF" w:rsidRPr="00BD117A" w:rsidRDefault="00406155">
            <w:pPr>
              <w:pStyle w:val="Tabelatekst"/>
            </w:pPr>
            <w:r w:rsidRPr="00BD117A">
              <w:t>Umowa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2E79B" w14:textId="5AD7EB0C" w:rsidR="005B34EF" w:rsidRPr="00BD117A" w:rsidRDefault="00406155">
            <w:pPr>
              <w:pStyle w:val="Tabelatekst"/>
            </w:pPr>
            <w:proofErr w:type="spellStart"/>
            <w:r w:rsidRPr="00BD117A">
              <w:t>neu_contracttopid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BC860" w14:textId="440ADC56" w:rsidR="005B34EF" w:rsidRPr="00BD117A" w:rsidRDefault="00406155">
            <w:pPr>
              <w:pStyle w:val="Tabelatekst"/>
            </w:pPr>
            <w:r w:rsidRPr="00BD117A">
              <w:t>Umowa OL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E2E503" w14:textId="77777777" w:rsidR="005B34EF" w:rsidRPr="00BD117A" w:rsidRDefault="005B34EF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7891A2" w14:textId="38701294" w:rsidR="005B34EF" w:rsidRPr="00BD117A" w:rsidRDefault="006F3EC2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77E31F" w14:textId="0E487051" w:rsidR="005B34EF" w:rsidRPr="00203E3E" w:rsidRDefault="00203E3E">
            <w:pPr>
              <w:pStyle w:val="Tabelatekst"/>
              <w:rPr>
                <w:rStyle w:val="normaltextrun"/>
                <w:szCs w:val="20"/>
                <w:lang w:val="pt-PT"/>
              </w:rPr>
            </w:pPr>
            <w:r>
              <w:rPr>
                <w:rStyle w:val="normaltextrun"/>
                <w:szCs w:val="20"/>
                <w:lang w:val="pt-PT"/>
              </w:rPr>
              <w:t>Wymagane</w:t>
            </w:r>
            <w:r w:rsidR="00353D56" w:rsidRPr="00203E3E">
              <w:rPr>
                <w:rStyle w:val="normaltextrun"/>
                <w:szCs w:val="20"/>
                <w:lang w:val="pt-PT"/>
              </w:rPr>
              <w:t>, nazwa relacji:</w:t>
            </w:r>
            <w:r w:rsidR="00D07EB3" w:rsidRPr="00203E3E">
              <w:rPr>
                <w:lang w:val="pt-PT"/>
              </w:rPr>
              <w:t xml:space="preserve"> </w:t>
            </w:r>
            <w:r w:rsidR="00D07EB3" w:rsidRPr="00203E3E">
              <w:rPr>
                <w:rStyle w:val="normaltextrun"/>
                <w:szCs w:val="20"/>
                <w:lang w:val="pt-PT"/>
              </w:rPr>
              <w:t>neu_neu_contractop_neu_contracttenderbundle_contracttopid</w:t>
            </w:r>
          </w:p>
        </w:tc>
      </w:tr>
      <w:tr w:rsidR="006F3EC2" w:rsidRPr="00BD117A" w14:paraId="2A34755B" w14:textId="77777777" w:rsidTr="003009A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1411D" w14:textId="23E58111" w:rsidR="006F3EC2" w:rsidRPr="00BD117A" w:rsidRDefault="00071F5D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BF823" w14:textId="1424AC21" w:rsidR="006F3EC2" w:rsidRPr="00BD117A" w:rsidRDefault="009B2D5B">
            <w:pPr>
              <w:pStyle w:val="Tabelatekst"/>
            </w:pPr>
            <w:proofErr w:type="spellStart"/>
            <w:r w:rsidRPr="00BD117A">
              <w:t>neu_tenderid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AB2145" w14:textId="4678A28D" w:rsidR="006F3EC2" w:rsidRPr="00BD117A" w:rsidRDefault="009B2D5B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2823A5" w14:textId="77777777" w:rsidR="006F3EC2" w:rsidRPr="00BD117A" w:rsidRDefault="006F3EC2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EC20AC" w14:textId="794832CA" w:rsidR="006F3EC2" w:rsidRPr="00BD117A" w:rsidRDefault="00425423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AE3503" w14:textId="66F041E9" w:rsidR="006F3EC2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353D56" w:rsidRPr="00BD117A">
              <w:rPr>
                <w:rStyle w:val="normaltextrun"/>
                <w:szCs w:val="20"/>
              </w:rPr>
              <w:t>,</w:t>
            </w:r>
            <w:r w:rsidR="00CC213F" w:rsidRPr="00BD117A">
              <w:rPr>
                <w:rStyle w:val="normaltextrun"/>
                <w:szCs w:val="20"/>
              </w:rPr>
              <w:t xml:space="preserve"> uzupełniane automatycznie,</w:t>
            </w:r>
            <w:r w:rsidR="00353D56" w:rsidRPr="00BD117A">
              <w:rPr>
                <w:rStyle w:val="normaltextrun"/>
                <w:szCs w:val="20"/>
              </w:rPr>
              <w:t xml:space="preserve"> nazwa relacji:</w:t>
            </w:r>
            <w:r w:rsidR="009B2D5B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9B2D5B" w:rsidRPr="00BD117A">
              <w:rPr>
                <w:rStyle w:val="normaltextrun"/>
                <w:szCs w:val="20"/>
              </w:rPr>
              <w:t>neu_opportunity_neu_contracttenderbundle_tenderid</w:t>
            </w:r>
            <w:proofErr w:type="spellEnd"/>
          </w:p>
        </w:tc>
      </w:tr>
      <w:tr w:rsidR="00FD1EFE" w:rsidRPr="00BD117A" w14:paraId="1509CF18" w14:textId="77777777" w:rsidTr="003009A1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2ADF7" w14:textId="6CC816B8" w:rsidR="00FD1EFE" w:rsidRPr="00BD117A" w:rsidRDefault="00455972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88DC2E" w14:textId="3A753C3D" w:rsidR="00FD1EFE" w:rsidRPr="00BD117A" w:rsidRDefault="00455972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3CFC9" w14:textId="064CDF60" w:rsidR="00FD1EFE" w:rsidRPr="00BD117A" w:rsidRDefault="00455972">
            <w:pPr>
              <w:pStyle w:val="Tabelatekst"/>
              <w:ind w:left="0" w:firstLine="0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F7549F" w14:textId="36F64B4F" w:rsidR="00FD1EFE" w:rsidRPr="00BD117A" w:rsidRDefault="00455972">
            <w:pPr>
              <w:pStyle w:val="Tabelatekst"/>
            </w:pPr>
            <w:r w:rsidRPr="00BD117A">
              <w:t>Identyfikator właściciela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762251" w14:textId="1EEC2A5F" w:rsidR="00FD1EFE" w:rsidRPr="00BD117A" w:rsidRDefault="00D120D8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0F4CFF" w14:textId="65224F5B" w:rsidR="00FD1EFE" w:rsidRPr="00BD117A" w:rsidRDefault="00455972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</w:t>
            </w:r>
            <w:r w:rsidR="00C7037D" w:rsidRPr="00BD117A">
              <w:rPr>
                <w:rStyle w:val="normaltextrun"/>
                <w:szCs w:val="20"/>
              </w:rPr>
              <w:t xml:space="preserve"> pole, wymagane,</w:t>
            </w:r>
            <w:r w:rsidR="00353D56" w:rsidRPr="00BD117A">
              <w:rPr>
                <w:rStyle w:val="normaltextrun"/>
                <w:szCs w:val="20"/>
              </w:rPr>
              <w:t xml:space="preserve"> uzupełniane automatycznie</w:t>
            </w:r>
            <w:r w:rsidR="00425423" w:rsidRPr="00BD117A">
              <w:rPr>
                <w:rStyle w:val="normaltextrun"/>
                <w:szCs w:val="20"/>
              </w:rPr>
              <w:t xml:space="preserve"> </w:t>
            </w:r>
          </w:p>
        </w:tc>
      </w:tr>
    </w:tbl>
    <w:p w14:paraId="345A9A52" w14:textId="5BF977E3" w:rsidR="00FD1EFE" w:rsidRPr="00BD117A" w:rsidRDefault="00FD1EFE" w:rsidP="00FD1EFE">
      <w:pPr>
        <w:pStyle w:val="Legenda"/>
      </w:pPr>
      <w:bookmarkStart w:id="265" w:name="_Toc151315753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8B67B9">
        <w:rPr>
          <w:noProof/>
        </w:rPr>
        <w:t>59</w:t>
      </w:r>
      <w:r w:rsidRPr="00BD117A">
        <w:fldChar w:fldCharType="end"/>
      </w:r>
      <w:r w:rsidRPr="00BD117A">
        <w:t xml:space="preserve"> Opis obiektów – Umowa w pakiecie</w:t>
      </w:r>
      <w:bookmarkEnd w:id="265"/>
    </w:p>
    <w:p w14:paraId="499B24E3" w14:textId="410521A7" w:rsidR="00FD1EFE" w:rsidRPr="00BD117A" w:rsidRDefault="00C81CD7" w:rsidP="00C81CD7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789B0375" w14:textId="1A974229" w:rsidR="00DA3920" w:rsidRPr="00BD117A" w:rsidRDefault="00DA3920" w:rsidP="000B14DB">
      <w:pPr>
        <w:pStyle w:val="Nagwek3"/>
        <w:rPr>
          <w:lang w:eastAsia="pl-PL"/>
        </w:rPr>
      </w:pPr>
      <w:bookmarkStart w:id="266" w:name="_Toc151315828"/>
      <w:r w:rsidRPr="00BD117A">
        <w:lastRenderedPageBreak/>
        <w:t>Wiadomość e-mail (email)</w:t>
      </w:r>
      <w:bookmarkEnd w:id="266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0B14DB" w:rsidRPr="00BD117A" w14:paraId="7270CD74" w14:textId="77777777" w:rsidTr="002328FC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1C0F481" w14:textId="45E23251" w:rsidR="000B14DB" w:rsidRPr="00BD117A" w:rsidRDefault="004040E8">
            <w:pPr>
              <w:pStyle w:val="TabelaNagowek"/>
            </w:pPr>
            <w:r w:rsidRPr="00BD117A">
              <w:t>Wiadomość e-mail</w:t>
            </w:r>
            <w:r w:rsidR="000B14DB" w:rsidRPr="00BD117A">
              <w:t xml:space="preserve"> (</w:t>
            </w:r>
            <w:r w:rsidR="00DA3920" w:rsidRPr="00BD117A">
              <w:t>email</w:t>
            </w:r>
            <w:r w:rsidR="000B14DB" w:rsidRPr="00BD117A">
              <w:t>)</w:t>
            </w:r>
          </w:p>
        </w:tc>
      </w:tr>
      <w:tr w:rsidR="000B14DB" w:rsidRPr="00BD117A" w14:paraId="3C8E90EC" w14:textId="77777777" w:rsidTr="002328FC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C86DE1D" w14:textId="77777777" w:rsidR="000B14DB" w:rsidRPr="00BD117A" w:rsidRDefault="000B14DB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D03EBDC" w14:textId="77777777" w:rsidR="000B14DB" w:rsidRPr="00BD117A" w:rsidRDefault="000B14DB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A7C0AFF" w14:textId="77777777" w:rsidR="000B14DB" w:rsidRPr="00BD117A" w:rsidRDefault="000B14DB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3BEBBB1" w14:textId="77777777" w:rsidR="000B14DB" w:rsidRPr="00BD117A" w:rsidRDefault="000B14DB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7335416" w14:textId="77777777" w:rsidR="000B14DB" w:rsidRPr="00BD117A" w:rsidRDefault="000B14DB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72DA137" w14:textId="77777777" w:rsidR="000B14DB" w:rsidRPr="00BD117A" w:rsidRDefault="000B14DB">
            <w:pPr>
              <w:pStyle w:val="TabelaNagowek"/>
            </w:pPr>
            <w:r w:rsidRPr="00BD117A">
              <w:t>Komentarz</w:t>
            </w:r>
          </w:p>
        </w:tc>
      </w:tr>
      <w:tr w:rsidR="000B14DB" w:rsidRPr="00BD117A" w14:paraId="096ADF03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A94B0" w14:textId="029BD501" w:rsidR="000B14DB" w:rsidRPr="00BD117A" w:rsidRDefault="00142CF9">
            <w:pPr>
              <w:pStyle w:val="Tabelatekst"/>
            </w:pPr>
            <w:r w:rsidRPr="00BD117A">
              <w:t>Priorytet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06ED71" w14:textId="50EF0932" w:rsidR="000B14DB" w:rsidRPr="00BD117A" w:rsidRDefault="00AA386F">
            <w:pPr>
              <w:pStyle w:val="Tabelatekst"/>
            </w:pPr>
            <w:proofErr w:type="spellStart"/>
            <w:r w:rsidRPr="00BD117A">
              <w:t>prioritycode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FE929" w14:textId="77777777" w:rsidR="000B14DB" w:rsidRPr="00BD117A" w:rsidRDefault="000B14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19C26D" w14:textId="77777777" w:rsidR="000B14DB" w:rsidRPr="00BD117A" w:rsidRDefault="00AA386F">
            <w:pPr>
              <w:pStyle w:val="Tabelatekst"/>
            </w:pPr>
            <w:r w:rsidRPr="00BD117A">
              <w:t>Wybierz priorytet, aby przyspieszyć obsługę preferowanych klientów lub problemów krytycznych.:</w:t>
            </w:r>
          </w:p>
          <w:p w14:paraId="4AA961C8" w14:textId="77777777" w:rsidR="00AA386F" w:rsidRPr="00BD117A" w:rsidRDefault="00AA386F">
            <w:pPr>
              <w:pStyle w:val="Tabelatekst"/>
            </w:pPr>
            <w:r w:rsidRPr="00BD117A">
              <w:t>Niski,</w:t>
            </w:r>
          </w:p>
          <w:p w14:paraId="1F7AE60B" w14:textId="77777777" w:rsidR="00AA386F" w:rsidRPr="00BD117A" w:rsidRDefault="00AA386F">
            <w:pPr>
              <w:pStyle w:val="Tabelatekst"/>
            </w:pPr>
            <w:r w:rsidRPr="00BD117A">
              <w:t>Normalny,</w:t>
            </w:r>
          </w:p>
          <w:p w14:paraId="49308CF5" w14:textId="3EFA9A94" w:rsidR="00AA386F" w:rsidRPr="00BD117A" w:rsidRDefault="008204A4">
            <w:pPr>
              <w:pStyle w:val="Tabelatekst"/>
            </w:pPr>
            <w:r w:rsidRPr="00BD117A">
              <w:t>Wysoki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9C5C48" w14:textId="4A5DE114" w:rsidR="000B14DB" w:rsidRPr="00BD117A" w:rsidRDefault="003E7226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6010A2" w14:textId="07A56480" w:rsidR="000B14DB" w:rsidRPr="00BD117A" w:rsidRDefault="009E56C2">
            <w:pPr>
              <w:pStyle w:val="Tabelatekst"/>
              <w:rPr>
                <w:szCs w:val="20"/>
              </w:rPr>
            </w:pPr>
            <w:r w:rsidRPr="00BD117A">
              <w:rPr>
                <w:szCs w:val="20"/>
              </w:rPr>
              <w:t xml:space="preserve">Domyślne pole, </w:t>
            </w:r>
            <w:r w:rsidR="003E7226" w:rsidRPr="00BD117A">
              <w:rPr>
                <w:szCs w:val="20"/>
              </w:rPr>
              <w:t>domyślnie: Normalny</w:t>
            </w:r>
          </w:p>
        </w:tc>
      </w:tr>
      <w:tr w:rsidR="000B14DB" w:rsidRPr="00BD117A" w14:paraId="1F092113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A267E" w14:textId="0F060345" w:rsidR="000B14DB" w:rsidRPr="00BD117A" w:rsidRDefault="003E7226">
            <w:pPr>
              <w:pStyle w:val="Tabelatekst"/>
            </w:pPr>
            <w:r w:rsidRPr="00BD117A">
              <w:t>Planowana data zakończenia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A396A7" w14:textId="73F0F9F8" w:rsidR="000B14DB" w:rsidRPr="00BD117A" w:rsidRDefault="003E7226">
            <w:pPr>
              <w:pStyle w:val="Tabelatekst"/>
            </w:pPr>
            <w:proofErr w:type="spellStart"/>
            <w:r w:rsidRPr="00BD117A">
              <w:t>scheduledend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74735" w14:textId="77777777" w:rsidR="000B14DB" w:rsidRPr="00BD117A" w:rsidRDefault="000B14D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D37B1E" w14:textId="5485F597" w:rsidR="000B14DB" w:rsidRPr="00BD117A" w:rsidRDefault="003E7226">
            <w:pPr>
              <w:pStyle w:val="Tabelatekst"/>
            </w:pPr>
            <w:r w:rsidRPr="00BD117A">
              <w:t>Wprowadź oczekiwaną datę i godzinę ukończenia działania, aby szczegółowo określić moment wysłania wiadomości e-mail.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2716F2" w14:textId="5B233793" w:rsidR="000B14DB" w:rsidRPr="00BD117A" w:rsidRDefault="003E7226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A83515" w14:textId="5A4B102F" w:rsidR="000B14DB" w:rsidRPr="00BD117A" w:rsidRDefault="003A107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</w:t>
            </w:r>
          </w:p>
        </w:tc>
      </w:tr>
      <w:tr w:rsidR="00825C68" w:rsidRPr="00BD117A" w14:paraId="0ACC4E9B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721AE" w14:textId="1B715821" w:rsidR="00825C68" w:rsidRPr="00BD117A" w:rsidRDefault="00792138">
            <w:pPr>
              <w:pStyle w:val="Tabelatekst"/>
            </w:pPr>
            <w:r w:rsidRPr="00BD117A">
              <w:t>Od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F3F66A" w14:textId="726800F0" w:rsidR="00825C68" w:rsidRPr="00BD117A" w:rsidRDefault="00792138">
            <w:pPr>
              <w:pStyle w:val="Tabelatekst"/>
            </w:pPr>
            <w:r w:rsidRPr="00BD117A">
              <w:t>from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1110E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382A0A" w14:textId="189F0C3B" w:rsidR="00825C68" w:rsidRPr="00BD117A" w:rsidRDefault="00792138">
            <w:pPr>
              <w:pStyle w:val="Tabelatekst"/>
            </w:pPr>
            <w:r w:rsidRPr="00BD117A">
              <w:t>Wprowadź nadawcę wiadomości e-mail.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B1A750" w14:textId="77B9239C" w:rsidR="00825C68" w:rsidRPr="00BD117A" w:rsidRDefault="00792138">
            <w:pPr>
              <w:pStyle w:val="Tabelatekst"/>
            </w:pPr>
            <w:r w:rsidRPr="00BD117A">
              <w:t>Lista stron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6C6E31" w14:textId="395E643F" w:rsidR="00825C68" w:rsidRPr="00BD117A" w:rsidRDefault="00792138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</w:t>
            </w:r>
            <w:r w:rsidR="00634B62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825C68" w:rsidRPr="00BD117A" w14:paraId="2686A191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70A2D" w14:textId="7C64F9E0" w:rsidR="00825C68" w:rsidRPr="00BD117A" w:rsidRDefault="00634B62">
            <w:pPr>
              <w:pStyle w:val="Tabelatekst"/>
            </w:pPr>
            <w:r w:rsidRPr="00BD117A">
              <w:t>Temat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E4619" w14:textId="533FD8A9" w:rsidR="00825C68" w:rsidRPr="00BD117A" w:rsidRDefault="00634B62">
            <w:pPr>
              <w:pStyle w:val="Tabelatekst"/>
            </w:pPr>
            <w:proofErr w:type="spellStart"/>
            <w:r w:rsidRPr="00BD117A">
              <w:t>subject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C4208B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21712E" w14:textId="04103C8D" w:rsidR="00825C68" w:rsidRPr="00BD117A" w:rsidRDefault="00634B62">
            <w:pPr>
              <w:pStyle w:val="Tabelatekst"/>
            </w:pPr>
            <w:r w:rsidRPr="00BD117A">
              <w:t>Wpisz krótki opis celu lub głównego tematu wiadomości e-mail.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FFAEC7" w14:textId="5110ECFA" w:rsidR="00825C68" w:rsidRPr="00BD117A" w:rsidRDefault="000245BD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E0E38E" w14:textId="2DD2D7AA" w:rsidR="00825C68" w:rsidRPr="00BD117A" w:rsidRDefault="000245B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uzupełniane automatycznie lub przez użytkownika</w:t>
            </w:r>
          </w:p>
        </w:tc>
      </w:tr>
      <w:tr w:rsidR="00C72B50" w:rsidRPr="00BD117A" w14:paraId="03B3CC24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5AC95" w14:textId="7C0026C0" w:rsidR="00C72B50" w:rsidRPr="00BD117A" w:rsidRDefault="00C72B50">
            <w:pPr>
              <w:pStyle w:val="Tabelatekst"/>
            </w:pPr>
            <w:r w:rsidRPr="00BD117A">
              <w:t>Do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AB98E" w14:textId="3C59C676" w:rsidR="00C72B50" w:rsidRPr="00BD117A" w:rsidRDefault="006B6120">
            <w:pPr>
              <w:pStyle w:val="Tabelatekst"/>
            </w:pPr>
            <w:r w:rsidRPr="00BD117A">
              <w:t>to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7D45DE" w14:textId="77777777" w:rsidR="00C72B50" w:rsidRPr="00BD117A" w:rsidRDefault="00C72B50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EE21D9" w14:textId="0560C96F" w:rsidR="00C72B50" w:rsidRPr="00BD117A" w:rsidRDefault="006D5544">
            <w:pPr>
              <w:pStyle w:val="Tabelatekst"/>
            </w:pPr>
            <w:r w:rsidRPr="00BD117A">
              <w:t>Wprowadź adresata wiadomości e-mail — klienta, kontakt, potencjalnego klienta, kolejkę lub użytkownika.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95779E" w14:textId="07DC7F28" w:rsidR="00C72B50" w:rsidRPr="00BD117A" w:rsidRDefault="006D5544">
            <w:pPr>
              <w:pStyle w:val="Tabelatekst"/>
            </w:pPr>
            <w:r w:rsidRPr="00BD117A">
              <w:t>Lista stron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1AD6EB" w14:textId="1EC9D103" w:rsidR="00C72B50" w:rsidRPr="00BD117A" w:rsidRDefault="006D5544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uzupełniane automatycznie</w:t>
            </w:r>
          </w:p>
        </w:tc>
      </w:tr>
      <w:tr w:rsidR="00825C68" w:rsidRPr="00BD117A" w14:paraId="57D2B530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CB9F6" w14:textId="5BCEA4C6" w:rsidR="00825C68" w:rsidRPr="00BD117A" w:rsidRDefault="00BC6C7A">
            <w:pPr>
              <w:pStyle w:val="Tabelatekst"/>
            </w:pPr>
            <w:r w:rsidRPr="00BD117A">
              <w:t>DW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771C77" w14:textId="45AA806D" w:rsidR="00825C68" w:rsidRPr="00BD117A" w:rsidRDefault="00BC6C7A">
            <w:pPr>
              <w:pStyle w:val="Tabelatekst"/>
            </w:pPr>
            <w:r w:rsidRPr="00BD117A">
              <w:t>cc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BABB8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4764F1" w14:textId="23752110" w:rsidR="00825C68" w:rsidRPr="00BD117A" w:rsidRDefault="00BC6C7A">
            <w:pPr>
              <w:pStyle w:val="Tabelatekst"/>
            </w:pPr>
            <w:r w:rsidRPr="00BD117A">
              <w:t>Wprowadź adresatów kopii wiadomości e-mail.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F86D1C" w14:textId="2E146F28" w:rsidR="00825C68" w:rsidRPr="00BD117A" w:rsidRDefault="00E678A4">
            <w:pPr>
              <w:pStyle w:val="Tabelatekst"/>
            </w:pPr>
            <w:r w:rsidRPr="00BD117A">
              <w:t>Lista stron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7E92CF" w14:textId="56D1142F" w:rsidR="00825C68" w:rsidRPr="00BD117A" w:rsidRDefault="00BC6C7A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</w:t>
            </w:r>
          </w:p>
        </w:tc>
      </w:tr>
      <w:tr w:rsidR="00825C68" w:rsidRPr="00BD117A" w14:paraId="5C06521D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E5C54" w14:textId="431C3D7E" w:rsidR="00825C68" w:rsidRPr="00BD117A" w:rsidRDefault="00E678A4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8E7E6" w14:textId="1D84203F" w:rsidR="00825C68" w:rsidRPr="00BD117A" w:rsidRDefault="00E678A4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50CD0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29727C" w14:textId="4473758F" w:rsidR="00825C68" w:rsidRPr="00BD117A" w:rsidRDefault="00E678A4">
            <w:pPr>
              <w:pStyle w:val="Tabelatekst"/>
            </w:pPr>
            <w:r w:rsidRPr="00BD117A">
              <w:t>Pokazuje datę i godzinę utworzenia rekordu. Data i godzina są wyświetlane w strefie czasowej wybranej w opcjach usługi Microsoft Dynamics 365.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19EC12" w14:textId="64D7E896" w:rsidR="00825C68" w:rsidRPr="00BD117A" w:rsidRDefault="00E678A4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822D07" w14:textId="1ADB1115" w:rsidR="00825C68" w:rsidRPr="00BD117A" w:rsidRDefault="00E678A4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</w:t>
            </w:r>
            <w:r w:rsidR="009A7834" w:rsidRPr="00BD117A">
              <w:rPr>
                <w:rStyle w:val="normaltextrun"/>
                <w:szCs w:val="20"/>
              </w:rPr>
              <w:t>, zablokowane, uzupełniane automatycznie</w:t>
            </w:r>
          </w:p>
        </w:tc>
      </w:tr>
      <w:tr w:rsidR="00825C68" w:rsidRPr="00BD117A" w14:paraId="35D1494B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25498" w14:textId="4786057D" w:rsidR="00825C68" w:rsidRPr="00BD117A" w:rsidRDefault="00550791">
            <w:pPr>
              <w:pStyle w:val="Tabelatekst"/>
            </w:pPr>
            <w:r w:rsidRPr="00BD117A">
              <w:t>Data wysłania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3FD80" w14:textId="103EC6AC" w:rsidR="00825C68" w:rsidRPr="00BD117A" w:rsidRDefault="00550791">
            <w:pPr>
              <w:pStyle w:val="Tabelatekst"/>
            </w:pPr>
            <w:proofErr w:type="spellStart"/>
            <w:r w:rsidRPr="00BD117A">
              <w:t>senton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0C667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085262" w14:textId="7387B3C4" w:rsidR="00825C68" w:rsidRPr="00BD117A" w:rsidRDefault="00550791">
            <w:pPr>
              <w:pStyle w:val="Tabelatekst"/>
            </w:pPr>
            <w:r w:rsidRPr="00BD117A">
              <w:t>Pokazuje datę i godzinę wysłania wiadomości e-mail.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4D41D5" w14:textId="5EA85DC3" w:rsidR="00825C68" w:rsidRPr="00BD117A" w:rsidRDefault="00AA37AA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E3661E" w14:textId="501CB623" w:rsidR="00825C68" w:rsidRPr="00BD117A" w:rsidRDefault="00AA37AA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825C68" w:rsidRPr="00BD117A" w14:paraId="61EF50FD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E4AEA" w14:textId="4BB6F49B" w:rsidR="00825C68" w:rsidRPr="00BD117A" w:rsidRDefault="00DA5B4A">
            <w:pPr>
              <w:pStyle w:val="Tabelatekst"/>
            </w:pPr>
            <w:proofErr w:type="spellStart"/>
            <w:r w:rsidRPr="00BD117A">
              <w:lastRenderedPageBreak/>
              <w:t>ReplyTo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CB326" w14:textId="77A45B1B" w:rsidR="00825C68" w:rsidRPr="00BD117A" w:rsidRDefault="00DA5B4A">
            <w:pPr>
              <w:pStyle w:val="Tabelatekst"/>
            </w:pPr>
            <w:proofErr w:type="spellStart"/>
            <w:r w:rsidRPr="00BD117A">
              <w:t>neu_replyto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117EDD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3CB7C2" w14:textId="77777777" w:rsidR="00825C68" w:rsidRPr="00BD117A" w:rsidRDefault="00825C68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624E4A" w14:textId="4406CBED" w:rsidR="00825C68" w:rsidRPr="00BD117A" w:rsidRDefault="0060271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624B4A" w14:textId="3B5ED126" w:rsidR="00825C68" w:rsidRPr="00BD117A" w:rsidRDefault="00EF7DA9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DA5B4A" w:rsidRPr="00BD117A">
              <w:rPr>
                <w:rStyle w:val="normaltextrun"/>
                <w:szCs w:val="20"/>
              </w:rPr>
              <w:t xml:space="preserve">azwa wyświetlana: </w:t>
            </w:r>
            <w:r w:rsidR="00DA5B4A" w:rsidRPr="00BD117A">
              <w:t>Odpowiedź do: (adres mailowy)</w:t>
            </w:r>
          </w:p>
        </w:tc>
      </w:tr>
      <w:tr w:rsidR="00825C68" w:rsidRPr="00BD117A" w14:paraId="0EB7617B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0B877" w14:textId="00B069B7" w:rsidR="00825C68" w:rsidRPr="00BD117A" w:rsidRDefault="0060271F">
            <w:pPr>
              <w:pStyle w:val="Tabelatekst"/>
            </w:pPr>
            <w:proofErr w:type="spellStart"/>
            <w:r w:rsidRPr="00BD117A">
              <w:t>ReplyTo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Name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8184D2" w14:textId="0BEDD6BB" w:rsidR="00825C68" w:rsidRPr="00BD117A" w:rsidRDefault="0060271F">
            <w:pPr>
              <w:pStyle w:val="Tabelatekst"/>
            </w:pPr>
            <w:proofErr w:type="spellStart"/>
            <w:r w:rsidRPr="00BD117A">
              <w:t>neu_replytoname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15317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6D7B49" w14:textId="77777777" w:rsidR="00825C68" w:rsidRPr="00BD117A" w:rsidRDefault="00825C68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1F88DE" w14:textId="3BD4E8C6" w:rsidR="00825C68" w:rsidRPr="00BD117A" w:rsidRDefault="0060271F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D29553" w14:textId="0F8C35A8" w:rsidR="00825C68" w:rsidRPr="00BD117A" w:rsidRDefault="00EF7DA9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60271F" w:rsidRPr="00BD117A">
              <w:rPr>
                <w:rStyle w:val="normaltextrun"/>
                <w:szCs w:val="20"/>
              </w:rPr>
              <w:t>azwa wyświetlana:</w:t>
            </w:r>
            <w:r w:rsidR="003033C4" w:rsidRPr="00BD117A">
              <w:t xml:space="preserve"> </w:t>
            </w:r>
            <w:r w:rsidR="003033C4" w:rsidRPr="00BD117A">
              <w:rPr>
                <w:rStyle w:val="normaltextrun"/>
                <w:szCs w:val="20"/>
              </w:rPr>
              <w:t>Odpowiedź do: (nazwa)</w:t>
            </w:r>
          </w:p>
        </w:tc>
      </w:tr>
      <w:tr w:rsidR="00825C68" w:rsidRPr="00BD117A" w14:paraId="079167B5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98D29" w14:textId="1F0ED5A5" w:rsidR="00825C68" w:rsidRPr="00BD117A" w:rsidRDefault="00025F45">
            <w:pPr>
              <w:pStyle w:val="Tabelatekst"/>
            </w:pPr>
            <w:r w:rsidRPr="00BD117A">
              <w:t>UDW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E91D95" w14:textId="692E51F7" w:rsidR="00825C68" w:rsidRPr="00BD117A" w:rsidRDefault="00091FD6">
            <w:pPr>
              <w:pStyle w:val="Tabelatekst"/>
            </w:pPr>
            <w:proofErr w:type="spellStart"/>
            <w:r w:rsidRPr="00BD117A">
              <w:t>bcc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0C61B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5CBFA5" w14:textId="33F21D9D" w:rsidR="00825C68" w:rsidRPr="00BD117A" w:rsidRDefault="00091FD6">
            <w:pPr>
              <w:pStyle w:val="Tabelatekst"/>
            </w:pPr>
            <w:r w:rsidRPr="00BD117A">
              <w:t>Wprowadź adresatów, którzy są uwzględnieni w dystrybucji wiadomości e-mail, ale nie są widoczni dla innych adresatów.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30DB81" w14:textId="1EE740BE" w:rsidR="00825C68" w:rsidRPr="00BD117A" w:rsidRDefault="00091FD6">
            <w:pPr>
              <w:pStyle w:val="Tabelatekst"/>
            </w:pPr>
            <w:r w:rsidRPr="00BD117A">
              <w:t>Lista stron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61D768" w14:textId="7A4C56DE" w:rsidR="00825C68" w:rsidRPr="00BD117A" w:rsidRDefault="00091FD6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ukryte</w:t>
            </w:r>
          </w:p>
        </w:tc>
      </w:tr>
      <w:tr w:rsidR="00825C68" w:rsidRPr="00BD117A" w14:paraId="0C19F510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FAEA8" w14:textId="7ED98A82" w:rsidR="00825C68" w:rsidRPr="00BD117A" w:rsidRDefault="00091FD6">
            <w:pPr>
              <w:pStyle w:val="Tabelatekst"/>
            </w:pPr>
            <w:r w:rsidRPr="00BD117A">
              <w:t>Dotyczy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C0F89" w14:textId="58AEA95E" w:rsidR="00825C68" w:rsidRPr="00BD117A" w:rsidRDefault="00776933">
            <w:pPr>
              <w:pStyle w:val="Tabelatekst"/>
            </w:pPr>
            <w:proofErr w:type="spellStart"/>
            <w:r w:rsidRPr="00BD117A">
              <w:t>regardingobjectid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CF6ED" w14:textId="51192C42" w:rsidR="00825C68" w:rsidRPr="00BD117A" w:rsidRDefault="00776933">
            <w:pPr>
              <w:pStyle w:val="Tabelatekst"/>
            </w:pPr>
            <w:r w:rsidRPr="00BD117A">
              <w:t>Płatnik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E9BB1E" w14:textId="64977811" w:rsidR="00825C68" w:rsidRPr="00BD117A" w:rsidRDefault="00776933">
            <w:pPr>
              <w:pStyle w:val="Tabelatekst"/>
            </w:pPr>
            <w:r w:rsidRPr="00BD117A">
              <w:t>Unikatowy identyfikator obiektu, z którym jest skojarzona wiadomość e-mail.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BC1949" w14:textId="4CBAA477" w:rsidR="00825C68" w:rsidRPr="00BD117A" w:rsidRDefault="00776933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22BF83" w14:textId="2FDA76AC" w:rsidR="00825C68" w:rsidRPr="00BD117A" w:rsidRDefault="00776933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ukryte, nazwa relacji: </w:t>
            </w:r>
            <w:proofErr w:type="spellStart"/>
            <w:r w:rsidRPr="00BD117A">
              <w:rPr>
                <w:rStyle w:val="normaltextrun"/>
                <w:szCs w:val="20"/>
              </w:rPr>
              <w:t>neu_payer_Emails</w:t>
            </w:r>
            <w:proofErr w:type="spellEnd"/>
          </w:p>
        </w:tc>
      </w:tr>
      <w:tr w:rsidR="00825C68" w:rsidRPr="00BD117A" w14:paraId="27F710E9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61D5D" w14:textId="78C4E575" w:rsidR="00825C68" w:rsidRPr="00BD117A" w:rsidRDefault="00086A5A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13B7A" w14:textId="5D0BFD14" w:rsidR="00825C68" w:rsidRPr="00BD117A" w:rsidRDefault="00CC228C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35DC2" w14:textId="23CEF1FE" w:rsidR="00825C68" w:rsidRPr="00BD117A" w:rsidRDefault="00CC228C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20BC48" w14:textId="2DEADAEF" w:rsidR="00825C68" w:rsidRPr="00BD117A" w:rsidRDefault="00CC228C">
            <w:pPr>
              <w:pStyle w:val="Tabelatekst"/>
            </w:pPr>
            <w:r w:rsidRPr="00BD117A">
              <w:t>Wprowadź nazwę użytkownika lub zespołu, który zarządza rekordem. To pole jest aktualizowane za każdym razem, gdy rekord zostanie przypisany do innego użytkownika.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E40A12" w14:textId="0AEC8D60" w:rsidR="00825C68" w:rsidRPr="00BD117A" w:rsidRDefault="00CC228C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632E60" w14:textId="7244F014" w:rsidR="00825C68" w:rsidRPr="00BD117A" w:rsidRDefault="00CC228C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ukryte, uzupełniane automatycznie</w:t>
            </w:r>
          </w:p>
        </w:tc>
      </w:tr>
      <w:tr w:rsidR="00825C68" w:rsidRPr="00BD117A" w14:paraId="7BA7C6BD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2279C" w14:textId="7B5F1E98" w:rsidR="00825C68" w:rsidRPr="00BD117A" w:rsidRDefault="00C25798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6655ED" w14:textId="18656CE0" w:rsidR="00825C68" w:rsidRPr="00BD117A" w:rsidRDefault="00C25798">
            <w:pPr>
              <w:pStyle w:val="Tabelatekst"/>
            </w:pPr>
            <w:proofErr w:type="spellStart"/>
            <w:r w:rsidRPr="00BD117A">
              <w:t>statuscode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B3F2A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B2EE78" w14:textId="68B0F6FD" w:rsidR="00825C68" w:rsidRPr="00BD117A" w:rsidRDefault="00C25798">
            <w:pPr>
              <w:pStyle w:val="Tabelatekst"/>
            </w:pPr>
            <w:r w:rsidRPr="00BD117A">
              <w:t>Wybierz stan wiadomości e-mail.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7364FC" w14:textId="3466778B" w:rsidR="00825C68" w:rsidRPr="00BD117A" w:rsidRDefault="00C25798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F5E6E6" w14:textId="1D6CB8C0" w:rsidR="00825C68" w:rsidRPr="00BD117A" w:rsidRDefault="00C25798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ukryte</w:t>
            </w:r>
          </w:p>
        </w:tc>
      </w:tr>
      <w:tr w:rsidR="00825C68" w:rsidRPr="00BD117A" w14:paraId="504EC54A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78A45" w14:textId="5F1EB7C9" w:rsidR="00825C68" w:rsidRPr="00BD117A" w:rsidRDefault="00931A96">
            <w:pPr>
              <w:pStyle w:val="Tabelatekst"/>
            </w:pPr>
            <w:r w:rsidRPr="00BD117A">
              <w:t>Stan działania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03606" w14:textId="4B0E7E93" w:rsidR="00825C68" w:rsidRPr="00BD117A" w:rsidRDefault="00931A96">
            <w:pPr>
              <w:pStyle w:val="Tabelatekst"/>
            </w:pPr>
            <w:proofErr w:type="spellStart"/>
            <w:r w:rsidRPr="00BD117A">
              <w:t>statecode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541D0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2A782D" w14:textId="4EED135C" w:rsidR="00825C68" w:rsidRPr="00BD117A" w:rsidRDefault="00931A96">
            <w:pPr>
              <w:pStyle w:val="Tabelatekst"/>
            </w:pPr>
            <w:r w:rsidRPr="00BD117A">
              <w:t>Pokazuje, czy wiadomość e-mail jest otwarta, ukończona czy anulowana. Ukończone i anulowane wiadomości e-mail są tylko do odczytu i nie można ich edytować.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5153F8" w14:textId="21E3EE9B" w:rsidR="00825C68" w:rsidRPr="00BD117A" w:rsidRDefault="00F17859">
            <w:pPr>
              <w:pStyle w:val="Tabelatekst"/>
            </w:pPr>
            <w:r w:rsidRPr="00BD117A">
              <w:t>Stan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0F0564" w14:textId="1415A743" w:rsidR="00825C68" w:rsidRPr="00BD117A" w:rsidRDefault="00F17859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wymagane, ukryte</w:t>
            </w:r>
          </w:p>
        </w:tc>
      </w:tr>
      <w:tr w:rsidR="00825C68" w:rsidRPr="00BD117A" w14:paraId="391F4205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C742E" w14:textId="77073E39" w:rsidR="00825C68" w:rsidRPr="00BD117A" w:rsidRDefault="00910728">
            <w:pPr>
              <w:pStyle w:val="Tabelatekst"/>
            </w:pPr>
            <w:r w:rsidRPr="00BD117A">
              <w:t>Załączniki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71B61E" w14:textId="77777777" w:rsidR="00825C68" w:rsidRPr="00BD117A" w:rsidRDefault="00825C68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47996" w14:textId="467E5552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993D6B" w14:textId="64F8C2E4" w:rsidR="00825C68" w:rsidRPr="00BD117A" w:rsidRDefault="00D03C0E">
            <w:pPr>
              <w:pStyle w:val="Tabelatekst"/>
            </w:pPr>
            <w:r w:rsidRPr="00BD117A">
              <w:t xml:space="preserve">Tabela </w:t>
            </w:r>
            <w:r w:rsidR="00052476" w:rsidRPr="00BD117A">
              <w:t>załączonych plików, w tym wygenerowan</w:t>
            </w:r>
            <w:r w:rsidR="001D20CF" w:rsidRPr="00BD117A">
              <w:t>ych automatycznie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D6081D" w14:textId="779C0167" w:rsidR="00825C68" w:rsidRPr="00BD117A" w:rsidRDefault="00825C68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021CFF" w14:textId="36EECBB9" w:rsidR="00825C68" w:rsidRPr="00BD117A" w:rsidRDefault="00825C68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825C68" w:rsidRPr="00BD117A" w14:paraId="7F81985F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7CF7" w14:textId="7F304E94" w:rsidR="00825C68" w:rsidRPr="00BD117A" w:rsidRDefault="005E222E">
            <w:pPr>
              <w:pStyle w:val="Tabelatekst"/>
            </w:pPr>
            <w:r w:rsidRPr="00BD117A">
              <w:lastRenderedPageBreak/>
              <w:t>Opis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7D6FD" w14:textId="55AE9FF9" w:rsidR="00825C68" w:rsidRPr="00BD117A" w:rsidRDefault="007041BB">
            <w:pPr>
              <w:pStyle w:val="Tabelatekst"/>
            </w:pPr>
            <w:proofErr w:type="spellStart"/>
            <w:r w:rsidRPr="00BD117A">
              <w:t>description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EF77C9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D325A0" w14:textId="0B725ED0" w:rsidR="00825C68" w:rsidRPr="00BD117A" w:rsidRDefault="007041BB">
            <w:pPr>
              <w:pStyle w:val="Tabelatekst"/>
            </w:pPr>
            <w:r w:rsidRPr="00BD117A">
              <w:t>Wpisz pozdrowienie i tekst wiadomości e-mail.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57292B" w14:textId="3018D895" w:rsidR="00825C68" w:rsidRPr="00BD117A" w:rsidRDefault="007041BB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D31962" w14:textId="08AB4234" w:rsidR="00825C68" w:rsidRPr="00BD117A" w:rsidRDefault="007041BB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uzupełniane automatycznie z Szablonu wiadomości e-mail</w:t>
            </w:r>
            <w:r w:rsidR="00C72B50" w:rsidRPr="00BD117A">
              <w:rPr>
                <w:rStyle w:val="normaltextrun"/>
                <w:szCs w:val="20"/>
              </w:rPr>
              <w:t xml:space="preserve"> lub przez użytkownika</w:t>
            </w:r>
          </w:p>
        </w:tc>
      </w:tr>
      <w:tr w:rsidR="00825C68" w:rsidRPr="00BD117A" w14:paraId="7424400A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182A" w14:textId="5D44E86A" w:rsidR="00825C68" w:rsidRPr="00BD117A" w:rsidRDefault="00B93BE1">
            <w:pPr>
              <w:pStyle w:val="Tabelatekst"/>
            </w:pPr>
            <w:r w:rsidRPr="00BD117A">
              <w:t>Czas trwania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EFC6B" w14:textId="0E23CD5D" w:rsidR="00825C68" w:rsidRPr="00BD117A" w:rsidRDefault="003009A1">
            <w:pPr>
              <w:pStyle w:val="Tabelatekst"/>
            </w:pPr>
            <w:proofErr w:type="spellStart"/>
            <w:r w:rsidRPr="00BD117A">
              <w:t>actualdurationminutes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A663B2" w14:textId="77777777" w:rsidR="00825C68" w:rsidRPr="00BD117A" w:rsidRDefault="00825C68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4B80CE" w14:textId="392305DE" w:rsidR="00825C68" w:rsidRPr="00BD117A" w:rsidRDefault="003009A1">
            <w:pPr>
              <w:pStyle w:val="Tabelatekst"/>
            </w:pPr>
            <w:r w:rsidRPr="00BD117A">
              <w:t>Wpisz liczbę minut spędzonych na tworzeniu i wysyłaniu wiadomości e-mail. Ten czas trwania jest używany w raportowaniu.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9909D8" w14:textId="34FF630D" w:rsidR="00825C68" w:rsidRPr="00BD117A" w:rsidRDefault="003009A1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1B875A" w14:textId="53401FF4" w:rsidR="00825C68" w:rsidRPr="00BD117A" w:rsidRDefault="003009A1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</w:t>
            </w:r>
          </w:p>
        </w:tc>
      </w:tr>
    </w:tbl>
    <w:p w14:paraId="42B8A6FB" w14:textId="5F8EF3E9" w:rsidR="00F0163C" w:rsidRDefault="000B14DB" w:rsidP="00F0163C">
      <w:pPr>
        <w:pStyle w:val="Legenda"/>
      </w:pPr>
      <w:bookmarkStart w:id="267" w:name="_Toc151315754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8B67B9">
        <w:rPr>
          <w:noProof/>
        </w:rPr>
        <w:t>60</w:t>
      </w:r>
      <w:r w:rsidRPr="00BD117A">
        <w:fldChar w:fldCharType="end"/>
      </w:r>
      <w:r w:rsidRPr="00BD117A">
        <w:t xml:space="preserve"> Opis obiektów – </w:t>
      </w:r>
      <w:r w:rsidR="004040E8" w:rsidRPr="00BD117A">
        <w:t>Wiadomość e-mail</w:t>
      </w:r>
      <w:bookmarkEnd w:id="267"/>
    </w:p>
    <w:p w14:paraId="2EB40FAC" w14:textId="145D08EE" w:rsidR="000B14DB" w:rsidRPr="00F57E53" w:rsidRDefault="00F0163C" w:rsidP="00F57E53">
      <w:pPr>
        <w:spacing w:before="0" w:after="200" w:line="276" w:lineRule="auto"/>
        <w:rPr>
          <w:rFonts w:ascii="Calibri" w:hAnsi="Calibri"/>
          <w:b/>
          <w:bCs/>
          <w:sz w:val="18"/>
          <w:szCs w:val="18"/>
          <w:lang w:eastAsia="pl-PL"/>
        </w:rPr>
      </w:pPr>
      <w:r>
        <w:br w:type="page"/>
      </w:r>
    </w:p>
    <w:p w14:paraId="6D2338AA" w14:textId="2FE18844" w:rsidR="00DA3920" w:rsidRPr="00BD117A" w:rsidRDefault="00DA3920" w:rsidP="00566594">
      <w:pPr>
        <w:pStyle w:val="Nagwek3"/>
        <w:rPr>
          <w:lang w:eastAsia="pl-PL"/>
        </w:rPr>
      </w:pPr>
      <w:bookmarkStart w:id="268" w:name="_Toc151315829"/>
      <w:r w:rsidRPr="00BD117A">
        <w:lastRenderedPageBreak/>
        <w:t>Zmiana oferty (</w:t>
      </w:r>
      <w:proofErr w:type="spellStart"/>
      <w:r w:rsidRPr="00BD117A">
        <w:t>opportunity</w:t>
      </w:r>
      <w:proofErr w:type="spellEnd"/>
      <w:r w:rsidRPr="00BD117A">
        <w:t>)</w:t>
      </w:r>
      <w:bookmarkEnd w:id="268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566594" w:rsidRPr="00BD117A" w14:paraId="084FE066" w14:textId="77777777" w:rsidTr="002328FC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A9B7122" w14:textId="6550A98F" w:rsidR="00566594" w:rsidRPr="00BD117A" w:rsidRDefault="00566594">
            <w:pPr>
              <w:pStyle w:val="TabelaNagowek"/>
            </w:pPr>
            <w:r w:rsidRPr="00BD117A">
              <w:t>Zmi</w:t>
            </w:r>
            <w:r w:rsidR="00514185" w:rsidRPr="00BD117A">
              <w:t>ana oferty (</w:t>
            </w:r>
            <w:proofErr w:type="spellStart"/>
            <w:r w:rsidR="00514185" w:rsidRPr="00BD117A">
              <w:t>opportunity</w:t>
            </w:r>
            <w:proofErr w:type="spellEnd"/>
            <w:r w:rsidRPr="00BD117A">
              <w:t>)</w:t>
            </w:r>
          </w:p>
        </w:tc>
      </w:tr>
      <w:tr w:rsidR="00566594" w:rsidRPr="00BD117A" w14:paraId="34D74AC5" w14:textId="77777777" w:rsidTr="002328FC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B60619F" w14:textId="77777777" w:rsidR="00566594" w:rsidRPr="00BD117A" w:rsidRDefault="00566594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3B8E1649" w14:textId="77777777" w:rsidR="00566594" w:rsidRPr="00BD117A" w:rsidRDefault="00566594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4F9BC5E" w14:textId="77777777" w:rsidR="00566594" w:rsidRPr="00BD117A" w:rsidRDefault="00566594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BBC57CA" w14:textId="77777777" w:rsidR="00566594" w:rsidRPr="00BD117A" w:rsidRDefault="00566594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3809A9A" w14:textId="77777777" w:rsidR="00566594" w:rsidRPr="00BD117A" w:rsidRDefault="00566594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07B7E4F5" w14:textId="77777777" w:rsidR="00566594" w:rsidRPr="00BD117A" w:rsidRDefault="00566594">
            <w:pPr>
              <w:pStyle w:val="TabelaNagowek"/>
            </w:pPr>
            <w:r w:rsidRPr="00BD117A">
              <w:t>Komentarz</w:t>
            </w:r>
          </w:p>
        </w:tc>
      </w:tr>
      <w:tr w:rsidR="00566594" w:rsidRPr="00BD117A" w14:paraId="226B09F6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C3125" w14:textId="0AC872FD" w:rsidR="00566594" w:rsidRPr="00BD117A" w:rsidRDefault="00731918">
            <w:pPr>
              <w:pStyle w:val="Tabelatekst"/>
            </w:pPr>
            <w:r w:rsidRPr="00BD117A">
              <w:t>Typ zmiany oferty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D64084" w14:textId="320671FA" w:rsidR="00566594" w:rsidRPr="00BD117A" w:rsidRDefault="003431B8">
            <w:pPr>
              <w:pStyle w:val="Tabelatekst"/>
            </w:pPr>
            <w:proofErr w:type="spellStart"/>
            <w:r w:rsidRPr="00BD117A">
              <w:t>neu_conf_opportunitytypeid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75ED41" w14:textId="749A80F0" w:rsidR="00566594" w:rsidRPr="00BD117A" w:rsidRDefault="00762F83">
            <w:pPr>
              <w:pStyle w:val="Tabelatekst"/>
            </w:pPr>
            <w:r w:rsidRPr="00BD117A">
              <w:t>Typ zmiany oferty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1BC6A2" w14:textId="3C4F5E09" w:rsidR="00566594" w:rsidRPr="00BD117A" w:rsidRDefault="00566594">
            <w:pPr>
              <w:pStyle w:val="Tabelatekst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9FFD88" w14:textId="79F8330B" w:rsidR="00566594" w:rsidRPr="00BD117A" w:rsidRDefault="00762F83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CE2B98" w14:textId="5969D5DC" w:rsidR="00566594" w:rsidRPr="00BD117A" w:rsidRDefault="00DF35B3">
            <w:pPr>
              <w:pStyle w:val="Tabelatekst"/>
              <w:rPr>
                <w:rStyle w:val="normaltextrun"/>
              </w:rPr>
            </w:pPr>
            <w:r w:rsidRPr="00BD117A">
              <w:rPr>
                <w:rStyle w:val="normaltextrun"/>
              </w:rPr>
              <w:t>Istniejące</w:t>
            </w:r>
            <w:r w:rsidR="004A2291" w:rsidRPr="00BD117A">
              <w:rPr>
                <w:rStyle w:val="normaltextrun"/>
              </w:rPr>
              <w:t xml:space="preserve"> pole</w:t>
            </w:r>
            <w:r w:rsidR="00566594" w:rsidRPr="00BD117A">
              <w:rPr>
                <w:rStyle w:val="normaltextrun"/>
              </w:rPr>
              <w:t xml:space="preserve">, </w:t>
            </w:r>
            <w:r w:rsidR="00657C18" w:rsidRPr="00BD117A">
              <w:rPr>
                <w:rStyle w:val="normaltextrun"/>
                <w:szCs w:val="20"/>
              </w:rPr>
              <w:t>wymagane</w:t>
            </w:r>
            <w:r w:rsidRPr="00BD117A">
              <w:rPr>
                <w:rStyle w:val="normaltextrun"/>
              </w:rPr>
              <w:t xml:space="preserve">, nazwa wyświetlana: Typ szansy </w:t>
            </w:r>
            <w:proofErr w:type="spellStart"/>
            <w:r w:rsidRPr="00BD117A">
              <w:rPr>
                <w:rStyle w:val="normaltextrun"/>
              </w:rPr>
              <w:t>sprz</w:t>
            </w:r>
            <w:proofErr w:type="spellEnd"/>
            <w:r w:rsidRPr="00BD117A">
              <w:rPr>
                <w:rStyle w:val="normaltextrun"/>
              </w:rPr>
              <w:t>.</w:t>
            </w:r>
            <w:r w:rsidR="00762F83" w:rsidRPr="00BD117A">
              <w:rPr>
                <w:rStyle w:val="normaltextrun"/>
              </w:rPr>
              <w:t xml:space="preserve">, nazwa relacji: </w:t>
            </w:r>
            <w:proofErr w:type="spellStart"/>
            <w:r w:rsidR="00762F83" w:rsidRPr="00BD117A">
              <w:rPr>
                <w:rStyle w:val="normaltextrun"/>
              </w:rPr>
              <w:t>neu_neu_conf_opportunitytype_opportunity_conf_opportunitytypeid</w:t>
            </w:r>
            <w:proofErr w:type="spellEnd"/>
          </w:p>
        </w:tc>
      </w:tr>
      <w:tr w:rsidR="00566594" w:rsidRPr="00BD117A" w14:paraId="64F9084E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EE7E" w14:textId="5E08EF33" w:rsidR="00566594" w:rsidRPr="00BD117A" w:rsidRDefault="00FB6276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F4698" w14:textId="426F40D8" w:rsidR="00566594" w:rsidRPr="00BD117A" w:rsidRDefault="00D34A91">
            <w:pPr>
              <w:pStyle w:val="Tabelatekst"/>
            </w:pPr>
            <w:proofErr w:type="spellStart"/>
            <w:r w:rsidRPr="00BD117A">
              <w:t>statuscode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40191" w14:textId="77777777" w:rsidR="00566594" w:rsidRPr="00BD117A" w:rsidRDefault="00566594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4E20A6" w14:textId="77777777" w:rsidR="00566594" w:rsidRPr="00BD117A" w:rsidRDefault="00376552">
            <w:pPr>
              <w:pStyle w:val="Tabelatekst"/>
            </w:pPr>
            <w:r w:rsidRPr="00BD117A">
              <w:t>Wybierz stan szansy sprzedaży.</w:t>
            </w:r>
          </w:p>
          <w:p w14:paraId="7C9C812F" w14:textId="77777777" w:rsidR="00376552" w:rsidRPr="00BD117A" w:rsidRDefault="00376552">
            <w:pPr>
              <w:pStyle w:val="Tabelatekst"/>
            </w:pPr>
            <w:r w:rsidRPr="00BD117A">
              <w:t>W toku</w:t>
            </w:r>
          </w:p>
          <w:p w14:paraId="3AA5EC19" w14:textId="77777777" w:rsidR="00376552" w:rsidRPr="00BD117A" w:rsidRDefault="00376552">
            <w:pPr>
              <w:pStyle w:val="Tabelatekst"/>
            </w:pPr>
            <w:r w:rsidRPr="00BD117A">
              <w:t>Przetwarzany</w:t>
            </w:r>
          </w:p>
          <w:p w14:paraId="2FAF7B77" w14:textId="77777777" w:rsidR="00376552" w:rsidRPr="00BD117A" w:rsidRDefault="00376552">
            <w:pPr>
              <w:pStyle w:val="Tabelatekst"/>
            </w:pPr>
            <w:r w:rsidRPr="00BD117A">
              <w:t>Błąd przetwarzania</w:t>
            </w:r>
          </w:p>
          <w:p w14:paraId="206D1B67" w14:textId="396F0BA2" w:rsidR="00C12427" w:rsidRPr="00BD117A" w:rsidRDefault="00C12427">
            <w:pPr>
              <w:pStyle w:val="Tabelatekst"/>
            </w:pPr>
            <w:r w:rsidRPr="00BD117A">
              <w:t>Wstrzymano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C0FE7C" w14:textId="64C657E3" w:rsidR="00566594" w:rsidRPr="00BD117A" w:rsidRDefault="00376552">
            <w:pPr>
              <w:pStyle w:val="Tabelatekst"/>
            </w:pPr>
            <w:r w:rsidRPr="00BD117A">
              <w:t>Przyczyna stanu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EF9A23" w14:textId="107B3796" w:rsidR="00566594" w:rsidRPr="00BD117A" w:rsidRDefault="00FB6276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</w:t>
            </w:r>
            <w:r w:rsidR="004A2291" w:rsidRPr="00BD117A">
              <w:rPr>
                <w:rStyle w:val="normaltextrun"/>
                <w:szCs w:val="20"/>
              </w:rPr>
              <w:t xml:space="preserve"> pole</w:t>
            </w:r>
            <w:r w:rsidR="00566594" w:rsidRPr="00BD117A">
              <w:rPr>
                <w:rStyle w:val="normaltextrun"/>
                <w:szCs w:val="20"/>
              </w:rPr>
              <w:t xml:space="preserve">, </w:t>
            </w:r>
            <w:r w:rsidR="00E328D0" w:rsidRPr="00BD117A">
              <w:rPr>
                <w:rStyle w:val="normaltextrun"/>
                <w:szCs w:val="20"/>
              </w:rPr>
              <w:t>nazwa wyświetlana: Stan</w:t>
            </w:r>
          </w:p>
        </w:tc>
      </w:tr>
      <w:tr w:rsidR="00566594" w:rsidRPr="00BD117A" w14:paraId="35C9997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07F23" w14:textId="7AB5F646" w:rsidR="00566594" w:rsidRPr="00BD117A" w:rsidRDefault="00EF31BA">
            <w:pPr>
              <w:pStyle w:val="Tabelatekst"/>
            </w:pPr>
            <w:r w:rsidRPr="00BD117A">
              <w:t>Marża brutto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A43A6" w14:textId="1EE0C3A3" w:rsidR="00566594" w:rsidRPr="00BD117A" w:rsidRDefault="00EF31BA">
            <w:pPr>
              <w:pStyle w:val="Tabelatekst"/>
            </w:pPr>
            <w:proofErr w:type="spellStart"/>
            <w:r w:rsidRPr="00BD117A">
              <w:t>neu_totalmarginbruttopercent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61FA4A" w14:textId="77777777" w:rsidR="00566594" w:rsidRPr="00BD117A" w:rsidRDefault="00566594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CBD18E" w14:textId="0096FE9D" w:rsidR="00566594" w:rsidRPr="00BD117A" w:rsidRDefault="00EF31BA">
            <w:pPr>
              <w:pStyle w:val="Tabelatekst"/>
            </w:pPr>
            <w:r w:rsidRPr="00BD117A">
              <w:t>Podsumowanie marży brutto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332B45" w14:textId="75974715" w:rsidR="00566594" w:rsidRPr="00BD117A" w:rsidRDefault="00C870B3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0FEB7B" w14:textId="2D67838C" w:rsidR="00566594" w:rsidRPr="00BD117A" w:rsidRDefault="00EF7DA9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K</w:t>
            </w:r>
            <w:r w:rsidR="00C870B3" w:rsidRPr="00BD117A">
              <w:rPr>
                <w:rStyle w:val="normaltextrun"/>
                <w:szCs w:val="20"/>
              </w:rPr>
              <w:t>alkulowane</w:t>
            </w:r>
            <w:r w:rsidR="00C6154C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566594" w:rsidRPr="00BD117A" w14:paraId="17AA47EF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29AB" w14:textId="58877041" w:rsidR="00566594" w:rsidRPr="00BD117A" w:rsidRDefault="00CC0B0C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B3FA5" w14:textId="102F8B76" w:rsidR="00566594" w:rsidRPr="00BD117A" w:rsidRDefault="00CC0B0C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654B19" w14:textId="69CF56E1" w:rsidR="00566594" w:rsidRPr="00BD117A" w:rsidRDefault="00CC0B0C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FED3BA" w14:textId="1FABF521" w:rsidR="00566594" w:rsidRPr="00BD117A" w:rsidRDefault="003424D4">
            <w:pPr>
              <w:pStyle w:val="Tabelatekst"/>
            </w:pPr>
            <w:r w:rsidRPr="00BD117A">
              <w:t>Wprowadź nazwę użytkownika lub zespołu, który zarządza rekordem. To pole jest aktualizowane za każdym razem, gdy rekord zostanie przypisany do innego użytkownika.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0D51A5" w14:textId="62DE06AB" w:rsidR="00566594" w:rsidRPr="00BD117A" w:rsidRDefault="0098658A">
            <w:pPr>
              <w:pStyle w:val="Tabelatekst"/>
            </w:pPr>
            <w:r w:rsidRPr="00BD117A">
              <w:t>Właściciel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02274B" w14:textId="5882D6AB" w:rsidR="00566594" w:rsidRPr="00BD117A" w:rsidRDefault="003424D4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</w:t>
            </w:r>
            <w:r w:rsidR="004A2291" w:rsidRPr="00BD117A">
              <w:rPr>
                <w:rStyle w:val="normaltextrun"/>
                <w:szCs w:val="20"/>
              </w:rPr>
              <w:t xml:space="preserve"> pole</w:t>
            </w:r>
            <w:r w:rsidRPr="00BD117A">
              <w:rPr>
                <w:rStyle w:val="normaltextrun"/>
                <w:szCs w:val="20"/>
              </w:rPr>
              <w:t xml:space="preserve">, </w:t>
            </w:r>
            <w:r w:rsidR="00ED3A81" w:rsidRPr="00BD117A">
              <w:rPr>
                <w:rStyle w:val="normaltextrun"/>
                <w:szCs w:val="20"/>
              </w:rPr>
              <w:t>wymagane</w:t>
            </w:r>
            <w:r w:rsidRPr="00BD117A">
              <w:rPr>
                <w:rStyle w:val="normaltextrun"/>
                <w:szCs w:val="20"/>
              </w:rPr>
              <w:t>, zablokowane</w:t>
            </w:r>
          </w:p>
        </w:tc>
      </w:tr>
      <w:tr w:rsidR="00566594" w:rsidRPr="00BD117A" w14:paraId="4F003AC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64D93" w14:textId="7B29C4B8" w:rsidR="00566594" w:rsidRPr="00BD117A" w:rsidRDefault="00C653A6">
            <w:pPr>
              <w:pStyle w:val="Tabelatekst"/>
            </w:pPr>
            <w:r w:rsidRPr="00BD117A">
              <w:t>Temat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AF19E" w14:textId="08D765B6" w:rsidR="00566594" w:rsidRPr="00BD117A" w:rsidRDefault="00C653A6">
            <w:pPr>
              <w:pStyle w:val="Tabelatekst"/>
            </w:pPr>
            <w:proofErr w:type="spellStart"/>
            <w:r w:rsidRPr="00BD117A">
              <w:t>name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8425EB" w14:textId="77777777" w:rsidR="00566594" w:rsidRPr="00BD117A" w:rsidRDefault="00566594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AF9B63" w14:textId="73F27000" w:rsidR="00566594" w:rsidRPr="00BD117A" w:rsidRDefault="007A7F4B">
            <w:pPr>
              <w:pStyle w:val="Tabelatekst"/>
            </w:pPr>
            <w:r w:rsidRPr="00BD117A">
              <w:t>Wpisz temat lub opisową nazwę, np. oczekiwane zamówienie lub nazwa firmy, dla szansy sprzedaży.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E8F7D6" w14:textId="77777777" w:rsidR="00566594" w:rsidRPr="00BD117A" w:rsidRDefault="00566594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78A28A" w14:textId="2CDA2F76" w:rsidR="00566594" w:rsidRPr="00BD117A" w:rsidRDefault="00566594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</w:t>
            </w:r>
            <w:r w:rsidR="004A2291" w:rsidRPr="00BD117A">
              <w:rPr>
                <w:rStyle w:val="normaltextrun"/>
                <w:szCs w:val="20"/>
              </w:rPr>
              <w:t xml:space="preserve"> pole</w:t>
            </w:r>
            <w:r w:rsidR="007A7F4B" w:rsidRPr="00BD117A">
              <w:rPr>
                <w:rStyle w:val="normaltextrun"/>
                <w:szCs w:val="20"/>
              </w:rPr>
              <w:t xml:space="preserve">, </w:t>
            </w:r>
            <w:r w:rsidR="00ED3A81" w:rsidRPr="00BD117A">
              <w:rPr>
                <w:rStyle w:val="normaltextrun"/>
                <w:szCs w:val="20"/>
              </w:rPr>
              <w:t>wymagane</w:t>
            </w:r>
          </w:p>
        </w:tc>
      </w:tr>
      <w:tr w:rsidR="000A17A1" w:rsidRPr="00BD117A" w14:paraId="322697FF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5AA93" w14:textId="444BB0C3" w:rsidR="000A17A1" w:rsidRPr="00BD117A" w:rsidRDefault="000A17A1">
            <w:pPr>
              <w:pStyle w:val="Tabelatekst"/>
            </w:pPr>
            <w:r w:rsidRPr="00BD117A">
              <w:t>Status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DBF74" w14:textId="66D52C99" w:rsidR="000A17A1" w:rsidRPr="00BD117A" w:rsidRDefault="00214B06">
            <w:pPr>
              <w:pStyle w:val="Tabelatekst"/>
            </w:pPr>
            <w:proofErr w:type="spellStart"/>
            <w:r w:rsidRPr="00BD117A">
              <w:t>neu_state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69277" w14:textId="77777777" w:rsidR="000A17A1" w:rsidRPr="00BD117A" w:rsidRDefault="000A17A1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00EC1A" w14:textId="77777777" w:rsidR="000A17A1" w:rsidRPr="00BD117A" w:rsidRDefault="00214B06">
            <w:pPr>
              <w:pStyle w:val="Tabelatekst"/>
            </w:pPr>
            <w:r w:rsidRPr="00BD117A">
              <w:t>Status Przetargu:</w:t>
            </w:r>
          </w:p>
          <w:p w14:paraId="1CFFB77F" w14:textId="77777777" w:rsidR="00214B06" w:rsidRPr="00BD117A" w:rsidRDefault="008441B4">
            <w:pPr>
              <w:pStyle w:val="Tabelatekst"/>
            </w:pPr>
            <w:r w:rsidRPr="00BD117A">
              <w:t>nowy,</w:t>
            </w:r>
          </w:p>
          <w:p w14:paraId="5EACC44B" w14:textId="77777777" w:rsidR="008441B4" w:rsidRPr="00BD117A" w:rsidRDefault="008441B4">
            <w:pPr>
              <w:pStyle w:val="Tabelatekst"/>
            </w:pPr>
            <w:r w:rsidRPr="00BD117A">
              <w:t>nie przystępujemy,</w:t>
            </w:r>
          </w:p>
          <w:p w14:paraId="4BE41A8F" w14:textId="77777777" w:rsidR="008441B4" w:rsidRPr="00BD117A" w:rsidRDefault="008441B4">
            <w:pPr>
              <w:pStyle w:val="Tabelatekst"/>
            </w:pPr>
            <w:r w:rsidRPr="00BD117A">
              <w:t>w analizie,</w:t>
            </w:r>
          </w:p>
          <w:p w14:paraId="477DF8F2" w14:textId="77777777" w:rsidR="008441B4" w:rsidRPr="00BD117A" w:rsidRDefault="00F60B76">
            <w:pPr>
              <w:pStyle w:val="Tabelatekst"/>
            </w:pPr>
            <w:r w:rsidRPr="00BD117A">
              <w:t>w przygotowaniu,</w:t>
            </w:r>
          </w:p>
          <w:p w14:paraId="3339B54D" w14:textId="77777777" w:rsidR="00F60B76" w:rsidRPr="00BD117A" w:rsidRDefault="00F60B76">
            <w:pPr>
              <w:pStyle w:val="Tabelatekst"/>
            </w:pPr>
            <w:r w:rsidRPr="00BD117A">
              <w:t>złożony,</w:t>
            </w:r>
          </w:p>
          <w:p w14:paraId="7BE1640D" w14:textId="77777777" w:rsidR="00F60B76" w:rsidRPr="00BD117A" w:rsidRDefault="00F60B76">
            <w:pPr>
              <w:pStyle w:val="Tabelatekst"/>
            </w:pPr>
            <w:r w:rsidRPr="00BD117A">
              <w:t>aktywowany warunkowo w SAP,</w:t>
            </w:r>
          </w:p>
          <w:p w14:paraId="37BD7CCA" w14:textId="77777777" w:rsidR="00F60B76" w:rsidRPr="00BD117A" w:rsidRDefault="00F60B76">
            <w:pPr>
              <w:pStyle w:val="Tabelatekst"/>
            </w:pPr>
            <w:r w:rsidRPr="00BD117A">
              <w:t>wygrany,</w:t>
            </w:r>
          </w:p>
          <w:p w14:paraId="7F577E3C" w14:textId="77777777" w:rsidR="00F60B76" w:rsidRPr="00BD117A" w:rsidRDefault="00F60B76">
            <w:pPr>
              <w:pStyle w:val="Tabelatekst"/>
            </w:pPr>
            <w:r w:rsidRPr="00BD117A">
              <w:t>wygrany częściowo,</w:t>
            </w:r>
          </w:p>
          <w:p w14:paraId="1F89744D" w14:textId="77777777" w:rsidR="00F60B76" w:rsidRPr="00BD117A" w:rsidRDefault="00F60B76">
            <w:pPr>
              <w:pStyle w:val="Tabelatekst"/>
            </w:pPr>
            <w:r w:rsidRPr="00BD117A">
              <w:t>wysłany do SAP,</w:t>
            </w:r>
          </w:p>
          <w:p w14:paraId="758E0799" w14:textId="77777777" w:rsidR="00F60B76" w:rsidRPr="00BD117A" w:rsidRDefault="00E15DEE">
            <w:pPr>
              <w:pStyle w:val="Tabelatekst"/>
            </w:pPr>
            <w:r w:rsidRPr="00BD117A">
              <w:t>wysłany częściowo do SAP,</w:t>
            </w:r>
          </w:p>
          <w:p w14:paraId="6BB3236F" w14:textId="77777777" w:rsidR="00E15DEE" w:rsidRPr="00BD117A" w:rsidRDefault="00E15DEE">
            <w:pPr>
              <w:pStyle w:val="Tabelatekst"/>
            </w:pPr>
            <w:r w:rsidRPr="00BD117A">
              <w:lastRenderedPageBreak/>
              <w:t>błąd aktywacji w SAP,</w:t>
            </w:r>
          </w:p>
          <w:p w14:paraId="56B52CB0" w14:textId="77777777" w:rsidR="00E15DEE" w:rsidRPr="00BD117A" w:rsidRDefault="00E15DEE">
            <w:pPr>
              <w:pStyle w:val="Tabelatekst"/>
            </w:pPr>
            <w:r w:rsidRPr="00BD117A">
              <w:t>aktywowany w SAP,</w:t>
            </w:r>
          </w:p>
          <w:p w14:paraId="09406C6B" w14:textId="77777777" w:rsidR="00E15DEE" w:rsidRPr="00BD117A" w:rsidRDefault="00E15DEE">
            <w:pPr>
              <w:pStyle w:val="Tabelatekst"/>
            </w:pPr>
            <w:r w:rsidRPr="00BD117A">
              <w:t>aktywowany częściowo w SAP,</w:t>
            </w:r>
          </w:p>
          <w:p w14:paraId="584E4C55" w14:textId="77777777" w:rsidR="00E15DEE" w:rsidRPr="00BD117A" w:rsidRDefault="00D744B5">
            <w:pPr>
              <w:pStyle w:val="Tabelatekst"/>
            </w:pPr>
            <w:r w:rsidRPr="00BD117A">
              <w:t>przegrany,</w:t>
            </w:r>
          </w:p>
          <w:p w14:paraId="74F69B7A" w14:textId="77777777" w:rsidR="00D744B5" w:rsidRPr="00BD117A" w:rsidRDefault="00E501E0">
            <w:pPr>
              <w:pStyle w:val="Tabelatekst"/>
            </w:pPr>
            <w:r w:rsidRPr="00BD117A">
              <w:t>unieważniony,</w:t>
            </w:r>
          </w:p>
          <w:p w14:paraId="0DADCA75" w14:textId="72F5EAA5" w:rsidR="00E501E0" w:rsidRPr="00BD117A" w:rsidRDefault="00E501E0">
            <w:pPr>
              <w:pStyle w:val="Tabelatekst"/>
            </w:pPr>
            <w:r w:rsidRPr="00BD117A">
              <w:t>odrzucony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3C9B35" w14:textId="241FB20C" w:rsidR="000A17A1" w:rsidRPr="00BD117A" w:rsidRDefault="008441B4">
            <w:pPr>
              <w:pStyle w:val="Tabelatekst"/>
            </w:pPr>
            <w:r w:rsidRPr="00BD117A">
              <w:lastRenderedPageBreak/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1B1CA4" w14:textId="6C72A922" w:rsidR="000A17A1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0A17A1" w:rsidRPr="00BD117A">
              <w:rPr>
                <w:rStyle w:val="normaltextrun"/>
                <w:szCs w:val="20"/>
              </w:rPr>
              <w:t>, wypełniane</w:t>
            </w:r>
            <w:r w:rsidR="00214B06" w:rsidRPr="00BD117A">
              <w:rPr>
                <w:rStyle w:val="normaltextrun"/>
                <w:szCs w:val="20"/>
              </w:rPr>
              <w:t xml:space="preserve"> automatycznie i przez użytkownika</w:t>
            </w:r>
          </w:p>
        </w:tc>
      </w:tr>
      <w:tr w:rsidR="00DA5932" w:rsidRPr="00BD117A" w14:paraId="082BFF7C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C1C25" w14:textId="36AAFADA" w:rsidR="00DA5932" w:rsidRPr="00BD117A" w:rsidRDefault="00DA5932">
            <w:pPr>
              <w:pStyle w:val="Tabelatekst"/>
            </w:pPr>
            <w:r w:rsidRPr="00BD117A">
              <w:t>Przyczyna nieprzystąpienia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4095C8" w14:textId="68E94DB9" w:rsidR="00DA5932" w:rsidRPr="00BD117A" w:rsidRDefault="00DA5932">
            <w:pPr>
              <w:pStyle w:val="Tabelatekst"/>
            </w:pPr>
            <w:proofErr w:type="spellStart"/>
            <w:r w:rsidRPr="00BD117A">
              <w:t>neu_rejectioncause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BEC111" w14:textId="77777777" w:rsidR="00DA5932" w:rsidRPr="00BD117A" w:rsidRDefault="00DA593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B2FF2C" w14:textId="77777777" w:rsidR="00DA5932" w:rsidRPr="00BD117A" w:rsidRDefault="00A914E8">
            <w:pPr>
              <w:pStyle w:val="Tabelatekst"/>
            </w:pPr>
            <w:r w:rsidRPr="00BD117A">
              <w:t>Przyczyna nieprzystąpienia do Przetargu</w:t>
            </w:r>
            <w:r w:rsidR="000E02B2" w:rsidRPr="00BD117A">
              <w:t>:</w:t>
            </w:r>
          </w:p>
          <w:p w14:paraId="7D8209EA" w14:textId="77777777" w:rsidR="000E02B2" w:rsidRPr="00BD117A" w:rsidRDefault="000E02B2">
            <w:pPr>
              <w:pStyle w:val="Tabelatekst"/>
            </w:pPr>
            <w:r w:rsidRPr="00BD117A">
              <w:t>brak warunków,</w:t>
            </w:r>
          </w:p>
          <w:p w14:paraId="2C404483" w14:textId="77777777" w:rsidR="000E02B2" w:rsidRPr="00BD117A" w:rsidRDefault="000E02B2">
            <w:pPr>
              <w:pStyle w:val="Tabelatekst"/>
            </w:pPr>
            <w:r w:rsidRPr="00BD117A">
              <w:t>brak zgody działu prawnego,</w:t>
            </w:r>
          </w:p>
          <w:p w14:paraId="0F0A1A91" w14:textId="77777777" w:rsidR="000E02B2" w:rsidRPr="00BD117A" w:rsidRDefault="000E02B2">
            <w:pPr>
              <w:pStyle w:val="Tabelatekst"/>
            </w:pPr>
            <w:r w:rsidRPr="00BD117A">
              <w:t>brak zgody działu finansowego,</w:t>
            </w:r>
          </w:p>
          <w:p w14:paraId="58CBC519" w14:textId="77777777" w:rsidR="000E02B2" w:rsidRPr="00BD117A" w:rsidRDefault="000E02B2">
            <w:pPr>
              <w:pStyle w:val="Tabelatekst"/>
            </w:pPr>
            <w:r w:rsidRPr="00BD117A">
              <w:t>mała wartość przetargu,</w:t>
            </w:r>
          </w:p>
          <w:p w14:paraId="6A61E300" w14:textId="77777777" w:rsidR="000E02B2" w:rsidRPr="00BD117A" w:rsidRDefault="002C2F48">
            <w:pPr>
              <w:pStyle w:val="Tabelatekst"/>
            </w:pPr>
            <w:r w:rsidRPr="00BD117A">
              <w:t>krótki okres od ogłoszenia do składania oferty,</w:t>
            </w:r>
          </w:p>
          <w:p w14:paraId="340197D9" w14:textId="2E7D65CC" w:rsidR="002C2F48" w:rsidRPr="00BD117A" w:rsidRDefault="002C2F48">
            <w:pPr>
              <w:pStyle w:val="Tabelatekst"/>
            </w:pPr>
            <w:r w:rsidRPr="00BD117A">
              <w:t>braki rynkowe leków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2B352D" w14:textId="1ACE9764" w:rsidR="00DA5932" w:rsidRPr="00BD117A" w:rsidRDefault="00F64277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A3D4EA" w14:textId="7F0D0C1C" w:rsidR="00DA5932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7923D1" w:rsidRPr="00BD117A">
              <w:rPr>
                <w:rStyle w:val="normaltextrun"/>
                <w:szCs w:val="20"/>
              </w:rPr>
              <w:t>, wyświetlane kiedy w polu „Status” jest wartość „nie przystępujemy"</w:t>
            </w:r>
          </w:p>
        </w:tc>
      </w:tr>
      <w:tr w:rsidR="00056C1E" w:rsidRPr="00BD117A" w14:paraId="2C6322D4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874D4" w14:textId="7D8A6B00" w:rsidR="00056C1E" w:rsidRPr="00BD117A" w:rsidRDefault="00056C1E">
            <w:pPr>
              <w:pStyle w:val="Tabelatekst"/>
            </w:pPr>
            <w:r w:rsidRPr="00BD117A">
              <w:t>Opis przyczyny nieprzystąpienia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6AEC7" w14:textId="476D9D20" w:rsidR="00056C1E" w:rsidRPr="00BD117A" w:rsidRDefault="006108D7">
            <w:pPr>
              <w:pStyle w:val="Tabelatekst"/>
            </w:pPr>
            <w:proofErr w:type="spellStart"/>
            <w:r w:rsidRPr="00BD117A">
              <w:t>neu_rejectioncausedescription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BBFE4" w14:textId="77777777" w:rsidR="00056C1E" w:rsidRPr="00BD117A" w:rsidRDefault="00056C1E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0D5F21" w14:textId="68F4C18B" w:rsidR="00056C1E" w:rsidRPr="00BD117A" w:rsidRDefault="006108D7">
            <w:pPr>
              <w:pStyle w:val="Tabelatekst"/>
            </w:pPr>
            <w:r w:rsidRPr="00BD117A">
              <w:t>Dodatkowe informacje przyczyn nieprzystąpienia do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072B8A" w14:textId="5FD2B9CA" w:rsidR="00056C1E" w:rsidRPr="00BD117A" w:rsidRDefault="006108D7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1E099A" w14:textId="0C8B7CB5" w:rsidR="00056C1E" w:rsidRPr="00BD117A" w:rsidRDefault="005D0D82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6108D7" w:rsidRPr="00BD117A">
              <w:rPr>
                <w:rStyle w:val="normaltextrun"/>
                <w:szCs w:val="20"/>
              </w:rPr>
              <w:t>yświetlane kiedy w polu „Status” jest wartość „nie przystępujemy"</w:t>
            </w:r>
          </w:p>
        </w:tc>
      </w:tr>
      <w:tr w:rsidR="006108D7" w:rsidRPr="00BD117A" w14:paraId="46386E63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4C81B" w14:textId="167C8192" w:rsidR="006108D7" w:rsidRPr="00BD117A" w:rsidRDefault="00D470A8">
            <w:pPr>
              <w:pStyle w:val="Tabelatekst"/>
            </w:pPr>
            <w:r w:rsidRPr="00BD117A">
              <w:t>Płatnik (Organizator)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D93CB" w14:textId="0F2B4811" w:rsidR="006108D7" w:rsidRPr="00BD117A" w:rsidRDefault="005F3CF0">
            <w:pPr>
              <w:pStyle w:val="Tabelatekst"/>
            </w:pPr>
            <w:proofErr w:type="spellStart"/>
            <w:r w:rsidRPr="00BD117A">
              <w:t>neu_payerorganizerid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BB75F" w14:textId="2D6BA92E" w:rsidR="006108D7" w:rsidRPr="00BD117A" w:rsidRDefault="00376934">
            <w:pPr>
              <w:pStyle w:val="Tabelatekst"/>
            </w:pPr>
            <w:r w:rsidRPr="00BD117A">
              <w:t>Płatnik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26B59F" w14:textId="7B8B6AD7" w:rsidR="006108D7" w:rsidRPr="00BD117A" w:rsidRDefault="005F3CF0">
            <w:pPr>
              <w:pStyle w:val="Tabelatekst"/>
            </w:pPr>
            <w:r w:rsidRPr="00BD117A">
              <w:t>Unikatowy identyfikator dla elementu Płatnik skojarzony z elementem Zmiana oferty.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123CDA" w14:textId="7274A74B" w:rsidR="006108D7" w:rsidRPr="00BD117A" w:rsidRDefault="005F3CF0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B5317D" w14:textId="66F84372" w:rsidR="006108D7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Nazwa relacji</w:t>
            </w:r>
            <w:r w:rsidR="00F6298A" w:rsidRPr="00BD117A">
              <w:rPr>
                <w:rStyle w:val="normaltextrun"/>
                <w:szCs w:val="20"/>
              </w:rPr>
              <w:t xml:space="preserve">: </w:t>
            </w:r>
            <w:proofErr w:type="spellStart"/>
            <w:r w:rsidR="00F6298A" w:rsidRPr="00BD117A">
              <w:rPr>
                <w:rStyle w:val="normaltextrun"/>
                <w:szCs w:val="20"/>
              </w:rPr>
              <w:t>neu_neu_payer_opportunity</w:t>
            </w:r>
            <w:proofErr w:type="spellEnd"/>
            <w:r w:rsidR="00BD619B" w:rsidRPr="00BD117A">
              <w:rPr>
                <w:rStyle w:val="normaltextrun"/>
                <w:szCs w:val="20"/>
              </w:rPr>
              <w:t>, uzupełniane przez użytkownika, czyszczone</w:t>
            </w:r>
            <w:r w:rsidR="00D61388" w:rsidRPr="00BD117A">
              <w:rPr>
                <w:rStyle w:val="normaltextrun"/>
                <w:szCs w:val="20"/>
              </w:rPr>
              <w:t xml:space="preserve"> automatycznie</w:t>
            </w:r>
            <w:r w:rsidR="00BD619B" w:rsidRPr="00BD117A">
              <w:rPr>
                <w:rStyle w:val="normaltextrun"/>
                <w:szCs w:val="20"/>
              </w:rPr>
              <w:t xml:space="preserve"> jeśli użytkownik uzupełni pole „</w:t>
            </w:r>
            <w:r w:rsidR="008C67CE" w:rsidRPr="00BD117A">
              <w:rPr>
                <w:rStyle w:val="normaltextrun"/>
                <w:szCs w:val="20"/>
              </w:rPr>
              <w:t>Grupa Zakupowa"</w:t>
            </w:r>
          </w:p>
        </w:tc>
      </w:tr>
      <w:tr w:rsidR="00D61388" w:rsidRPr="00BD117A" w14:paraId="68CE9D21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98490" w14:textId="09983805" w:rsidR="00D61388" w:rsidRPr="00BD117A" w:rsidRDefault="005D3047">
            <w:pPr>
              <w:pStyle w:val="Tabelatekst"/>
            </w:pPr>
            <w:r w:rsidRPr="00BD117A">
              <w:lastRenderedPageBreak/>
              <w:t>Grupa Zakupowa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F3B1D" w14:textId="4F77EE54" w:rsidR="00D61388" w:rsidRPr="00BD117A" w:rsidRDefault="00376934">
            <w:pPr>
              <w:pStyle w:val="Tabelatekst"/>
            </w:pPr>
            <w:proofErr w:type="spellStart"/>
            <w:r w:rsidRPr="00BD117A">
              <w:t>neu_purchasegroupid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BA738" w14:textId="07D07DDD" w:rsidR="00D61388" w:rsidRPr="00BD117A" w:rsidRDefault="00376934">
            <w:pPr>
              <w:pStyle w:val="Tabelatekst"/>
            </w:pPr>
            <w:r w:rsidRPr="00BD117A">
              <w:t>Grupa Zakupowa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DAE789" w14:textId="36D9EBAD" w:rsidR="00D61388" w:rsidRPr="00BD117A" w:rsidRDefault="00376934">
            <w:pPr>
              <w:pStyle w:val="Tabelatekst"/>
            </w:pPr>
            <w:r w:rsidRPr="00BD117A">
              <w:t>Grupa Zakupowa, której dotyczy Przetarg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F14497" w14:textId="6348B4B1" w:rsidR="00D61388" w:rsidRPr="00BD117A" w:rsidRDefault="00376934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E13C2E" w14:textId="14DAA6EE" w:rsidR="00D61388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5D3047" w:rsidRPr="00BD117A">
              <w:rPr>
                <w:rStyle w:val="normaltextrun"/>
                <w:szCs w:val="20"/>
              </w:rPr>
              <w:t xml:space="preserve">azwa wyświetlana: Grupa Zakupowa (organizator), nazwa relacji: </w:t>
            </w:r>
            <w:proofErr w:type="spellStart"/>
            <w:r w:rsidR="00822F13" w:rsidRPr="00BD117A">
              <w:rPr>
                <w:rStyle w:val="normaltextrun"/>
                <w:szCs w:val="20"/>
              </w:rPr>
              <w:t>neu_neu_purchasegroup_opportunity</w:t>
            </w:r>
            <w:proofErr w:type="spellEnd"/>
            <w:r w:rsidR="00822F13" w:rsidRPr="00BD117A">
              <w:rPr>
                <w:rStyle w:val="normaltextrun"/>
                <w:szCs w:val="20"/>
              </w:rPr>
              <w:t>, uzupełniane przez użytkownika, czyszczone automatycznie jeśli użytkownik uzupełni pole „Płatnik (Organizator)"</w:t>
            </w:r>
          </w:p>
        </w:tc>
      </w:tr>
      <w:tr w:rsidR="00822F13" w:rsidRPr="00BD117A" w14:paraId="59A6523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AB7C" w14:textId="56241749" w:rsidR="00822F13" w:rsidRPr="00BD117A" w:rsidRDefault="008561DB">
            <w:pPr>
              <w:pStyle w:val="Tabelatekst"/>
            </w:pPr>
            <w:r w:rsidRPr="00BD117A">
              <w:t>Płatnik z grupy zakupowej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519B74" w14:textId="002239FC" w:rsidR="00822F13" w:rsidRPr="00BD117A" w:rsidRDefault="006B3DE7">
            <w:pPr>
              <w:pStyle w:val="Tabelatekst"/>
            </w:pPr>
            <w:proofErr w:type="spellStart"/>
            <w:r w:rsidRPr="00BD117A">
              <w:t>neu_purchasegrouppayer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557BB" w14:textId="6A775060" w:rsidR="00822F13" w:rsidRPr="00BD117A" w:rsidRDefault="006B3DE7">
            <w:pPr>
              <w:pStyle w:val="Tabelatekst"/>
            </w:pPr>
            <w:r w:rsidRPr="00BD117A">
              <w:t>Płatnik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C36950" w14:textId="77777777" w:rsidR="00822F13" w:rsidRPr="00BD117A" w:rsidRDefault="00822F13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AC0DBC" w14:textId="3B26AE2E" w:rsidR="00822F13" w:rsidRPr="00BD117A" w:rsidRDefault="006B3DE7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97BFCF" w14:textId="3C9D8233" w:rsidR="00822F13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6B3DE7" w:rsidRPr="00BD117A">
              <w:rPr>
                <w:rStyle w:val="normaltextrun"/>
                <w:szCs w:val="20"/>
              </w:rPr>
              <w:t xml:space="preserve">azwa wyświetlana: </w:t>
            </w:r>
            <w:r w:rsidR="006316EE" w:rsidRPr="00BD117A">
              <w:rPr>
                <w:rStyle w:val="normaltextrun"/>
                <w:szCs w:val="20"/>
              </w:rPr>
              <w:t xml:space="preserve">Organizator z Grupy Zakupowej, nazwa relacji: </w:t>
            </w:r>
            <w:proofErr w:type="spellStart"/>
            <w:r w:rsidR="006316EE" w:rsidRPr="00BD117A">
              <w:rPr>
                <w:rStyle w:val="normaltextrun"/>
                <w:szCs w:val="20"/>
              </w:rPr>
              <w:t>neu_neu_payer_opportunity_purchasegrouppayer</w:t>
            </w:r>
            <w:proofErr w:type="spellEnd"/>
            <w:r w:rsidR="006316EE" w:rsidRPr="00BD117A">
              <w:rPr>
                <w:rStyle w:val="normaltextrun"/>
                <w:szCs w:val="20"/>
              </w:rPr>
              <w:t>, wyświetlane</w:t>
            </w:r>
            <w:r w:rsidR="002073D5" w:rsidRPr="00BD117A">
              <w:rPr>
                <w:rStyle w:val="normaltextrun"/>
                <w:szCs w:val="20"/>
              </w:rPr>
              <w:t xml:space="preserve"> jeśli w polu „Grupa Zakupowa” jest wartość</w:t>
            </w:r>
          </w:p>
        </w:tc>
      </w:tr>
      <w:tr w:rsidR="006E5F38" w:rsidRPr="00BD117A" w14:paraId="538F1D87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EBE5D" w14:textId="68E90D98" w:rsidR="006E5F38" w:rsidRPr="00BD117A" w:rsidRDefault="006E5F38">
            <w:pPr>
              <w:pStyle w:val="Tabelatekst"/>
            </w:pPr>
            <w:r w:rsidRPr="00BD117A">
              <w:t>SAP Przetargu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9ADD4" w14:textId="0076FEF4" w:rsidR="006E5F38" w:rsidRPr="00BD117A" w:rsidRDefault="006D398C">
            <w:pPr>
              <w:pStyle w:val="Tabelatekst"/>
            </w:pPr>
            <w:proofErr w:type="spellStart"/>
            <w:r w:rsidRPr="00BD117A">
              <w:t>neu_sapcode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E991F" w14:textId="77777777" w:rsidR="006E5F38" w:rsidRPr="00BD117A" w:rsidRDefault="006E5F38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E524E3" w14:textId="3A9BF26D" w:rsidR="006E5F38" w:rsidRPr="00BD117A" w:rsidRDefault="006D398C">
            <w:pPr>
              <w:pStyle w:val="Tabelatekst"/>
            </w:pPr>
            <w:r w:rsidRPr="00BD117A">
              <w:t>Kod SAP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C4DE27" w14:textId="051D3D0C" w:rsidR="006E5F38" w:rsidRPr="00BD117A" w:rsidRDefault="006D398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8B2ECD" w14:textId="562B5BD3" w:rsidR="006E5F38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6D398C" w:rsidRPr="00BD117A">
              <w:rPr>
                <w:rStyle w:val="normaltextrun"/>
                <w:szCs w:val="20"/>
              </w:rPr>
              <w:t xml:space="preserve">, blokowane zgodnie z </w:t>
            </w:r>
            <w:r w:rsidR="00A43F4B" w:rsidRPr="00BD117A">
              <w:rPr>
                <w:rStyle w:val="normaltextrun"/>
                <w:szCs w:val="20"/>
              </w:rPr>
              <w:t>RB</w:t>
            </w:r>
          </w:p>
        </w:tc>
      </w:tr>
      <w:tr w:rsidR="00BC1125" w:rsidRPr="00BD117A" w14:paraId="1E238A63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15B30" w14:textId="49D5B188" w:rsidR="00BC1125" w:rsidRPr="00BD117A" w:rsidRDefault="00BC1125">
            <w:pPr>
              <w:pStyle w:val="Tabelatekst"/>
            </w:pPr>
            <w:r w:rsidRPr="00BD117A">
              <w:t>Numer postępowania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940A8B" w14:textId="1FCE3FFD" w:rsidR="00BC1125" w:rsidRPr="00BD117A" w:rsidRDefault="00BC1125">
            <w:pPr>
              <w:pStyle w:val="Tabelatekst"/>
            </w:pPr>
            <w:proofErr w:type="spellStart"/>
            <w:r w:rsidRPr="00BD117A">
              <w:t>neu_procedurenumber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6542A0" w14:textId="77777777" w:rsidR="00BC1125" w:rsidRPr="00BD117A" w:rsidRDefault="00BC112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B9BC94" w14:textId="0F789788" w:rsidR="00BC1125" w:rsidRPr="00BD117A" w:rsidRDefault="00253403">
            <w:pPr>
              <w:pStyle w:val="Tabelatekst"/>
            </w:pPr>
            <w:r w:rsidRPr="00BD117A">
              <w:t>Numer postępowania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846C68" w14:textId="49D25235" w:rsidR="00BC1125" w:rsidRPr="00BD117A" w:rsidRDefault="0025340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3FA82C" w14:textId="553C63D6" w:rsidR="00BC1125" w:rsidRPr="00BD117A" w:rsidRDefault="00BC1125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253403" w:rsidRPr="00BD117A" w14:paraId="6D02B64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6AF92" w14:textId="714E1E5E" w:rsidR="00253403" w:rsidRPr="00BD117A" w:rsidRDefault="00253403">
            <w:pPr>
              <w:pStyle w:val="Tabelatekst"/>
            </w:pPr>
            <w:r w:rsidRPr="00BD117A">
              <w:t>Link do postępowania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A773C" w14:textId="5B52EEC8" w:rsidR="00253403" w:rsidRPr="00BD117A" w:rsidRDefault="00253403">
            <w:pPr>
              <w:pStyle w:val="Tabelatekst"/>
            </w:pPr>
            <w:proofErr w:type="spellStart"/>
            <w:r w:rsidRPr="00BD117A">
              <w:t>neu_procedurenumberurl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D3B19" w14:textId="77777777" w:rsidR="00253403" w:rsidRPr="00BD117A" w:rsidRDefault="00253403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710321" w14:textId="2799CBC1" w:rsidR="00253403" w:rsidRPr="00BD117A" w:rsidRDefault="007D4725">
            <w:pPr>
              <w:pStyle w:val="Tabelatekst"/>
            </w:pPr>
            <w:r w:rsidRPr="00BD117A">
              <w:t>Link do postępowania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91C2AE" w14:textId="3A08A825" w:rsidR="00253403" w:rsidRPr="00BD117A" w:rsidRDefault="007D4725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E6882A" w14:textId="692325D3" w:rsidR="00253403" w:rsidRPr="00BD117A" w:rsidRDefault="005D0D82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F</w:t>
            </w:r>
            <w:r w:rsidR="007D4725" w:rsidRPr="00BD117A">
              <w:rPr>
                <w:rStyle w:val="normaltextrun"/>
                <w:szCs w:val="20"/>
              </w:rPr>
              <w:t>ormat: Adres URL</w:t>
            </w:r>
          </w:p>
        </w:tc>
      </w:tr>
      <w:tr w:rsidR="0024633B" w:rsidRPr="00BD117A" w14:paraId="401DB43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CA990" w14:textId="4EB11ABA" w:rsidR="0024633B" w:rsidRPr="00BD117A" w:rsidRDefault="0024633B">
            <w:pPr>
              <w:pStyle w:val="Tabelatekst"/>
            </w:pPr>
            <w:r w:rsidRPr="00BD117A">
              <w:t>Numer Przetargu wg BIP/N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1C7D7" w14:textId="49D78593" w:rsidR="0024633B" w:rsidRPr="00BD117A" w:rsidRDefault="0024633B">
            <w:pPr>
              <w:pStyle w:val="Tabelatekst"/>
            </w:pPr>
            <w:proofErr w:type="spellStart"/>
            <w:r w:rsidRPr="00BD117A">
              <w:t>neu_bipnnumber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2C445F" w14:textId="77777777" w:rsidR="0024633B" w:rsidRPr="00BD117A" w:rsidRDefault="0024633B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47AC02" w14:textId="6CD30914" w:rsidR="0024633B" w:rsidRPr="00BD117A" w:rsidRDefault="0024633B">
            <w:pPr>
              <w:pStyle w:val="Tabelatekst"/>
            </w:pPr>
            <w:r w:rsidRPr="00BD117A">
              <w:t>Numer Przetargu wg BIP/N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9E84BF" w14:textId="5A4D871C" w:rsidR="0024633B" w:rsidRPr="00BD117A" w:rsidRDefault="0024633B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5759D2" w14:textId="058F0C05" w:rsidR="0024633B" w:rsidRPr="00BD117A" w:rsidRDefault="0024633B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24633B" w:rsidRPr="00BD117A" w14:paraId="5CF93B26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98676" w14:textId="3FC4F8A4" w:rsidR="0024633B" w:rsidRPr="00BD117A" w:rsidRDefault="00C7667B">
            <w:pPr>
              <w:pStyle w:val="Tabelatekst"/>
            </w:pPr>
            <w:r w:rsidRPr="00BD117A">
              <w:lastRenderedPageBreak/>
              <w:t>Znak sprawy Organizatora Przetargu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D8016F" w14:textId="3DC23403" w:rsidR="0024633B" w:rsidRPr="00BD117A" w:rsidRDefault="001220F3">
            <w:pPr>
              <w:pStyle w:val="Tabelatekst"/>
            </w:pPr>
            <w:proofErr w:type="spellStart"/>
            <w:r w:rsidRPr="00BD117A">
              <w:t>neu_casesignfromorganizer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BCB62" w14:textId="77777777" w:rsidR="0024633B" w:rsidRPr="00BD117A" w:rsidRDefault="0024633B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76153A" w14:textId="65B8FBBF" w:rsidR="0024633B" w:rsidRPr="00BD117A" w:rsidRDefault="001220F3">
            <w:pPr>
              <w:pStyle w:val="Tabelatekst"/>
            </w:pPr>
            <w:r w:rsidRPr="00BD117A">
              <w:t>Znak sprawy/numer Przetargu od Organizatora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19311E" w14:textId="26A842F5" w:rsidR="0024633B" w:rsidRPr="00BD117A" w:rsidRDefault="001220F3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7E225E" w14:textId="394061E9" w:rsidR="0024633B" w:rsidRPr="00BD117A" w:rsidRDefault="005D0D82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1220F3" w:rsidRPr="00BD117A">
              <w:rPr>
                <w:rStyle w:val="normaltextrun"/>
                <w:szCs w:val="20"/>
              </w:rPr>
              <w:t>azwa wyświetlana: Znak sprawy Organizatora</w:t>
            </w:r>
          </w:p>
        </w:tc>
      </w:tr>
      <w:tr w:rsidR="001220F3" w:rsidRPr="00BD117A" w14:paraId="40FD5524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DA181" w14:textId="27388726" w:rsidR="001220F3" w:rsidRPr="00BD117A" w:rsidRDefault="004E553C">
            <w:pPr>
              <w:pStyle w:val="Tabelatekst"/>
            </w:pPr>
            <w:r w:rsidRPr="00BD117A">
              <w:t>Znak sprawy u Producenta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9AA21" w14:textId="08247385" w:rsidR="001220F3" w:rsidRPr="00BD117A" w:rsidRDefault="006D2B80">
            <w:pPr>
              <w:pStyle w:val="Tabelatekst"/>
            </w:pPr>
            <w:proofErr w:type="spellStart"/>
            <w:r w:rsidRPr="00BD117A">
              <w:t>neu_casesignfromproducer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0983E" w14:textId="77777777" w:rsidR="001220F3" w:rsidRPr="00BD117A" w:rsidRDefault="001220F3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ED5DB7" w14:textId="587F426B" w:rsidR="001220F3" w:rsidRPr="00BD117A" w:rsidRDefault="006D2B80">
            <w:pPr>
              <w:pStyle w:val="Tabelatekst"/>
            </w:pPr>
            <w:r w:rsidRPr="00BD117A">
              <w:t>Znak sprawy/numer Przetargu w systemie Producenta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30EB20" w14:textId="0CC393F5" w:rsidR="001220F3" w:rsidRPr="00BD117A" w:rsidRDefault="006D2B80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B92CED" w14:textId="58A6FF88" w:rsidR="001220F3" w:rsidRPr="00BD117A" w:rsidRDefault="001220F3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6D2B80" w:rsidRPr="00BD117A" w14:paraId="14E59DB6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AA433" w14:textId="348102AD" w:rsidR="006D2B80" w:rsidRPr="00BD117A" w:rsidRDefault="00A74686">
            <w:pPr>
              <w:pStyle w:val="Tabelatekst"/>
            </w:pPr>
            <w:r w:rsidRPr="00BD117A">
              <w:t>Biuro sprzedaży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8A1B6F" w14:textId="0B200843" w:rsidR="006D2B80" w:rsidRPr="00BD117A" w:rsidRDefault="00A74686">
            <w:pPr>
              <w:pStyle w:val="Tabelatekst"/>
            </w:pPr>
            <w:proofErr w:type="spellStart"/>
            <w:r w:rsidRPr="00BD117A">
              <w:t>neu_salesoffice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4B422D" w14:textId="77777777" w:rsidR="006D2B80" w:rsidRPr="00BD117A" w:rsidRDefault="006D2B8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FF6D37" w14:textId="77777777" w:rsidR="006D2B80" w:rsidRPr="00BD117A" w:rsidRDefault="00A74686">
            <w:pPr>
              <w:pStyle w:val="Tabelatekst"/>
            </w:pPr>
            <w:r w:rsidRPr="00BD117A">
              <w:t>Biuro sprzedaży dla Przetargu:</w:t>
            </w:r>
          </w:p>
          <w:p w14:paraId="06B7F325" w14:textId="77777777" w:rsidR="00A74686" w:rsidRPr="00BD117A" w:rsidRDefault="00A74686">
            <w:pPr>
              <w:pStyle w:val="Tabelatekst"/>
            </w:pPr>
            <w:r w:rsidRPr="00BD117A">
              <w:t>ZOZ,</w:t>
            </w:r>
          </w:p>
          <w:p w14:paraId="2A9F5DB1" w14:textId="77777777" w:rsidR="00A74686" w:rsidRPr="00BD117A" w:rsidRDefault="00A74686">
            <w:pPr>
              <w:pStyle w:val="Tabelatekst"/>
            </w:pPr>
            <w:r w:rsidRPr="00BD117A">
              <w:t>Szpitale,</w:t>
            </w:r>
          </w:p>
          <w:p w14:paraId="1B366B74" w14:textId="75E432F2" w:rsidR="00A74686" w:rsidRPr="00BD117A" w:rsidRDefault="00A87F7F">
            <w:pPr>
              <w:pStyle w:val="Tabelatekst"/>
            </w:pPr>
            <w:r w:rsidRPr="00BD117A">
              <w:t>brak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C4EFF9" w14:textId="03C49F05" w:rsidR="006D2B80" w:rsidRPr="00BD117A" w:rsidRDefault="00A87F7F">
            <w:pPr>
              <w:pStyle w:val="Tabelatekst"/>
            </w:pPr>
            <w:r w:rsidRPr="00BD117A">
              <w:t>Lista wyboru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36EB17" w14:textId="49F16181" w:rsidR="006D2B80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E073E5" w:rsidRPr="00BD117A" w14:paraId="0EE6675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7943D" w14:textId="0A08D27E" w:rsidR="00E073E5" w:rsidRPr="00BD117A" w:rsidRDefault="000B00D5">
            <w:pPr>
              <w:pStyle w:val="Tabelatekst"/>
            </w:pPr>
            <w:r w:rsidRPr="00BD117A">
              <w:t>Dział sprzedaży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EA348" w14:textId="1A576171" w:rsidR="00E073E5" w:rsidRPr="00BD117A" w:rsidRDefault="000B00D5">
            <w:pPr>
              <w:pStyle w:val="Tabelatekst"/>
            </w:pPr>
            <w:proofErr w:type="spellStart"/>
            <w:r w:rsidRPr="00BD117A">
              <w:t>neu_salesdepartment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AC0B2" w14:textId="77777777" w:rsidR="00E073E5" w:rsidRPr="00BD117A" w:rsidRDefault="00E073E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5DFF4F" w14:textId="77777777" w:rsidR="00E073E5" w:rsidRPr="00BD117A" w:rsidRDefault="000B00D5">
            <w:pPr>
              <w:pStyle w:val="Tabelatekst"/>
            </w:pPr>
            <w:r w:rsidRPr="00BD117A">
              <w:t>Dział sprzedaży dla Przetargu:</w:t>
            </w:r>
          </w:p>
          <w:p w14:paraId="6282F647" w14:textId="77777777" w:rsidR="000B00D5" w:rsidRPr="00BD117A" w:rsidRDefault="000B00D5">
            <w:pPr>
              <w:pStyle w:val="Tabelatekst"/>
            </w:pPr>
            <w:proofErr w:type="spellStart"/>
            <w:r w:rsidRPr="00BD117A">
              <w:t>Neuca</w:t>
            </w:r>
            <w:proofErr w:type="spellEnd"/>
          </w:p>
          <w:p w14:paraId="2F4F47B4" w14:textId="4386189B" w:rsidR="000B00D5" w:rsidRPr="00BD117A" w:rsidRDefault="000B00D5">
            <w:pPr>
              <w:pStyle w:val="Tabelatekst"/>
            </w:pPr>
            <w:r w:rsidRPr="00BD117A">
              <w:t>AstraZeneca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7E9278" w14:textId="2DD3E6C7" w:rsidR="00E073E5" w:rsidRPr="00BD117A" w:rsidRDefault="001C0B51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C5C36A" w14:textId="5EBD6AD6" w:rsidR="00E073E5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395A30" w:rsidRPr="00BD117A" w14:paraId="0B4E88DC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A7AEF" w14:textId="740FFC5D" w:rsidR="00395A30" w:rsidRPr="00BD117A" w:rsidRDefault="00395A30">
            <w:pPr>
              <w:pStyle w:val="Tabelatekst"/>
            </w:pPr>
            <w:r w:rsidRPr="00BD117A">
              <w:t>Roczny koszt kapitału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B0EDE" w14:textId="0F6A4647" w:rsidR="00395A30" w:rsidRPr="00BD117A" w:rsidRDefault="00356687">
            <w:pPr>
              <w:pStyle w:val="Tabelatekst"/>
            </w:pPr>
            <w:proofErr w:type="spellStart"/>
            <w:r w:rsidRPr="00BD117A">
              <w:t>neu_annualcostofcapital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65802" w14:textId="77777777" w:rsidR="00395A30" w:rsidRPr="00BD117A" w:rsidRDefault="00395A3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BAF3DC" w14:textId="580581D1" w:rsidR="00395A30" w:rsidRPr="00BD117A" w:rsidRDefault="00356687">
            <w:pPr>
              <w:pStyle w:val="Tabelatekst"/>
            </w:pPr>
            <w:r w:rsidRPr="00BD117A">
              <w:t>Roczny koszt kapitału Organizatora Przetargu, wyrażony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29FC11" w14:textId="286BC66F" w:rsidR="00395A30" w:rsidRPr="00BD117A" w:rsidRDefault="00356687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B7D40B" w14:textId="1F4A84B7" w:rsidR="00395A3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3206FA" w:rsidRPr="00BD117A">
              <w:rPr>
                <w:rStyle w:val="normaltextrun"/>
                <w:szCs w:val="20"/>
              </w:rPr>
              <w:t xml:space="preserve">, dokładność: 2, uzupełniane automatycznie na podstawie Zmiennej Środowiskowej </w:t>
            </w:r>
            <w:r w:rsidR="00AD6A75" w:rsidRPr="00BD117A">
              <w:rPr>
                <w:rStyle w:val="normaltextrun"/>
                <w:szCs w:val="20"/>
              </w:rPr>
              <w:t>PARAMETR</w:t>
            </w:r>
            <w:r w:rsidR="00996FE1" w:rsidRPr="00BD117A">
              <w:rPr>
                <w:rStyle w:val="normaltextrun"/>
                <w:szCs w:val="20"/>
              </w:rPr>
              <w:t>, bierze udział w kalkulacji marży</w:t>
            </w:r>
          </w:p>
        </w:tc>
      </w:tr>
      <w:tr w:rsidR="00AD6A75" w:rsidRPr="00BD117A" w14:paraId="6E0E967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B7702" w14:textId="3232E5CC" w:rsidR="00AD6A75" w:rsidRPr="00BD117A" w:rsidRDefault="00CF62DE">
            <w:pPr>
              <w:pStyle w:val="Tabelatekst"/>
            </w:pPr>
            <w:r w:rsidRPr="00BD117A">
              <w:t>Ilość Indeksów Zero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14C96" w14:textId="40C5A0B3" w:rsidR="00AD6A75" w:rsidRPr="00BD117A" w:rsidRDefault="00CF62DE">
            <w:pPr>
              <w:pStyle w:val="Tabelatekst"/>
            </w:pPr>
            <w:proofErr w:type="spellStart"/>
            <w:r w:rsidRPr="00BD117A">
              <w:t>neu_indexzeroamount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3ED8F" w14:textId="77777777" w:rsidR="00AD6A75" w:rsidRPr="00BD117A" w:rsidRDefault="00AD6A7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ED6355" w14:textId="5E89D6BD" w:rsidR="00AD6A75" w:rsidRPr="00BD117A" w:rsidRDefault="00382EF0">
            <w:pPr>
              <w:pStyle w:val="Tabelatekst"/>
            </w:pPr>
            <w:r w:rsidRPr="00BD117A">
              <w:t>Ilość Indeksów Zero w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08B2A9" w14:textId="2BB0B6F4" w:rsidR="00AD6A75" w:rsidRPr="00BD117A" w:rsidRDefault="00382EF0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BABDC2" w14:textId="0156CD05" w:rsidR="00AD6A75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382EF0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9F4D58" w:rsidRPr="00BD117A" w14:paraId="4023A122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36C76" w14:textId="3795CA4A" w:rsidR="009F4D58" w:rsidRPr="00BD117A" w:rsidRDefault="00A83C79">
            <w:pPr>
              <w:pStyle w:val="Tabelatekst"/>
            </w:pPr>
            <w:r w:rsidRPr="00BD117A">
              <w:t>Liczba ofert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4EDB2" w14:textId="055D7DDA" w:rsidR="009F4D58" w:rsidRPr="00BD117A" w:rsidRDefault="00A83C79">
            <w:pPr>
              <w:pStyle w:val="Tabelatekst"/>
            </w:pPr>
            <w:proofErr w:type="spellStart"/>
            <w:r w:rsidRPr="00BD117A">
              <w:t>neu_numberofquotes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F7ED6" w14:textId="77777777" w:rsidR="009F4D58" w:rsidRPr="00BD117A" w:rsidRDefault="009F4D58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F1A1EB" w14:textId="77777777" w:rsidR="009F4D58" w:rsidRPr="00BD117A" w:rsidRDefault="009F4D58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DDADD4" w14:textId="3C919838" w:rsidR="009F4D58" w:rsidRPr="00BD117A" w:rsidRDefault="00A83C79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6288B6" w14:textId="04B1FDBB" w:rsidR="009F4D58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83C79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A83C79" w:rsidRPr="00BD117A" w14:paraId="4CF762B5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10759" w14:textId="79C8ABEF" w:rsidR="00A83C79" w:rsidRPr="00BD117A" w:rsidRDefault="00790881">
            <w:pPr>
              <w:pStyle w:val="Tabelatekst"/>
            </w:pPr>
            <w:r w:rsidRPr="00BD117A">
              <w:t>Przetarg referencyjny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43E2BC" w14:textId="0E6E2BB3" w:rsidR="00A83C79" w:rsidRPr="00BD117A" w:rsidRDefault="00112B3A">
            <w:pPr>
              <w:pStyle w:val="Tabelatekst"/>
            </w:pPr>
            <w:proofErr w:type="spellStart"/>
            <w:r w:rsidRPr="00BD117A">
              <w:t>neu_tenderreferential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5E1473" w14:textId="1C7A27AF" w:rsidR="00A83C79" w:rsidRPr="00BD117A" w:rsidRDefault="00112B3A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434490" w14:textId="77777777" w:rsidR="00A83C79" w:rsidRPr="00BD117A" w:rsidRDefault="00A83C79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AA1869" w14:textId="4CBC9348" w:rsidR="00A83C79" w:rsidRPr="00BD117A" w:rsidRDefault="00112B3A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7754A8" w14:textId="5BEE33EC" w:rsidR="00A83C79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Nazwa relacji</w:t>
            </w:r>
            <w:r w:rsidR="00000504" w:rsidRPr="00BD117A">
              <w:rPr>
                <w:rStyle w:val="normaltextrun"/>
                <w:szCs w:val="20"/>
              </w:rPr>
              <w:t xml:space="preserve">: </w:t>
            </w:r>
            <w:proofErr w:type="spellStart"/>
            <w:r w:rsidR="005E7008" w:rsidRPr="00BD117A">
              <w:rPr>
                <w:rStyle w:val="normaltextrun"/>
                <w:szCs w:val="20"/>
              </w:rPr>
              <w:t>neu_opportunity_opportunity_tenderreferential</w:t>
            </w:r>
            <w:proofErr w:type="spellEnd"/>
            <w:r w:rsidR="00000504" w:rsidRPr="00BD117A">
              <w:rPr>
                <w:rStyle w:val="normaltextrun"/>
                <w:szCs w:val="20"/>
              </w:rPr>
              <w:t>,</w:t>
            </w:r>
            <w:r w:rsidR="00112B3A" w:rsidRPr="00BD117A">
              <w:rPr>
                <w:rStyle w:val="normaltextrun"/>
                <w:szCs w:val="20"/>
              </w:rPr>
              <w:t xml:space="preserve"> </w:t>
            </w:r>
            <w:r w:rsidR="00E40307" w:rsidRPr="00BD117A">
              <w:rPr>
                <w:rStyle w:val="normaltextrun"/>
                <w:szCs w:val="20"/>
              </w:rPr>
              <w:t>uzupełnienie uruchamia RB</w:t>
            </w:r>
          </w:p>
        </w:tc>
      </w:tr>
      <w:tr w:rsidR="00E40307" w:rsidRPr="00BD117A" w14:paraId="538135C1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32BDD" w14:textId="6D645CE5" w:rsidR="00E40307" w:rsidRPr="00BD117A" w:rsidRDefault="00305D66">
            <w:pPr>
              <w:pStyle w:val="Tabelatekst"/>
            </w:pPr>
            <w:r w:rsidRPr="00BD117A">
              <w:lastRenderedPageBreak/>
              <w:t>Flaga kopiowania preferowanych producentów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B67EFF" w14:textId="59293919" w:rsidR="00E40307" w:rsidRPr="00BD117A" w:rsidRDefault="00305D66">
            <w:pPr>
              <w:pStyle w:val="Tabelatekst"/>
            </w:pPr>
            <w:proofErr w:type="spellStart"/>
            <w:r w:rsidRPr="00BD117A">
              <w:t>neu_iscopyprefferedproducer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32E1F1" w14:textId="77777777" w:rsidR="00E40307" w:rsidRPr="00BD117A" w:rsidRDefault="00E40307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8268A4" w14:textId="77777777" w:rsidR="00E40307" w:rsidRPr="00BD117A" w:rsidRDefault="00305D66">
            <w:pPr>
              <w:pStyle w:val="Tabelatekst"/>
            </w:pPr>
            <w:r w:rsidRPr="00BD117A">
              <w:t>Flaga kopiowania preferowanych producentów na pakiety pod przetargiem z przetargu referencyjnego:</w:t>
            </w:r>
          </w:p>
          <w:p w14:paraId="7DD52840" w14:textId="77777777" w:rsidR="00305D66" w:rsidRPr="00BD117A" w:rsidRDefault="00305D66">
            <w:pPr>
              <w:pStyle w:val="Tabelatekst"/>
            </w:pPr>
            <w:r w:rsidRPr="00BD117A">
              <w:t>Nie,</w:t>
            </w:r>
          </w:p>
          <w:p w14:paraId="4212A435" w14:textId="02E0185F" w:rsidR="00305D66" w:rsidRPr="00BD117A" w:rsidRDefault="00305D66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324DEF" w14:textId="79C11655" w:rsidR="00E40307" w:rsidRPr="00BD117A" w:rsidRDefault="00305D66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E4AB03" w14:textId="383E256C" w:rsidR="00E40307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496004" w:rsidRPr="00BD117A">
              <w:rPr>
                <w:rStyle w:val="normaltextrun"/>
                <w:szCs w:val="20"/>
              </w:rPr>
              <w:t>,</w:t>
            </w:r>
            <w:r w:rsidR="005E7008" w:rsidRPr="00BD117A">
              <w:rPr>
                <w:rStyle w:val="normaltextrun"/>
                <w:szCs w:val="20"/>
              </w:rPr>
              <w:t xml:space="preserve"> uzupełniane automatycznie,</w:t>
            </w:r>
            <w:r w:rsidR="00496004" w:rsidRPr="00BD117A">
              <w:rPr>
                <w:rStyle w:val="normaltextrun"/>
                <w:szCs w:val="20"/>
              </w:rPr>
              <w:t xml:space="preserve"> domyślnie: Nie,</w:t>
            </w:r>
          </w:p>
        </w:tc>
      </w:tr>
      <w:tr w:rsidR="002F2F2D" w:rsidRPr="00BD117A" w14:paraId="6E7F245F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4D10" w14:textId="6BE3AE76" w:rsidR="002F2F2D" w:rsidRPr="00BD117A" w:rsidRDefault="00024EE5">
            <w:pPr>
              <w:pStyle w:val="Tabelatekst"/>
            </w:pPr>
            <w:r w:rsidRPr="00BD117A">
              <w:t>Poprzedni status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461C08" w14:textId="68BAC6DB" w:rsidR="002F2F2D" w:rsidRPr="00BD117A" w:rsidRDefault="00DD463A">
            <w:pPr>
              <w:pStyle w:val="Tabelatekst"/>
            </w:pPr>
            <w:proofErr w:type="spellStart"/>
            <w:r w:rsidRPr="00BD117A">
              <w:t>neu_statepre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E21BF" w14:textId="77777777" w:rsidR="002F2F2D" w:rsidRPr="00BD117A" w:rsidRDefault="002F2F2D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9FD446" w14:textId="77777777" w:rsidR="002F2F2D" w:rsidRPr="00BD117A" w:rsidRDefault="00DD463A">
            <w:pPr>
              <w:pStyle w:val="Tabelatekst"/>
            </w:pPr>
            <w:r w:rsidRPr="00BD117A">
              <w:t>Poprzedni status</w:t>
            </w:r>
            <w:r w:rsidR="00450B3F" w:rsidRPr="00BD117A">
              <w:t>:</w:t>
            </w:r>
          </w:p>
          <w:p w14:paraId="329F7A24" w14:textId="77777777" w:rsidR="00450B3F" w:rsidRPr="00BD117A" w:rsidRDefault="00450B3F" w:rsidP="00450B3F">
            <w:pPr>
              <w:pStyle w:val="Tabelatekst"/>
            </w:pPr>
            <w:r w:rsidRPr="00BD117A">
              <w:t>nowy,</w:t>
            </w:r>
          </w:p>
          <w:p w14:paraId="2B1D8288" w14:textId="77777777" w:rsidR="00450B3F" w:rsidRPr="00BD117A" w:rsidRDefault="00450B3F" w:rsidP="00450B3F">
            <w:pPr>
              <w:pStyle w:val="Tabelatekst"/>
            </w:pPr>
            <w:r w:rsidRPr="00BD117A">
              <w:t>nie przystępujemy,</w:t>
            </w:r>
          </w:p>
          <w:p w14:paraId="262571E0" w14:textId="77777777" w:rsidR="00450B3F" w:rsidRPr="00BD117A" w:rsidRDefault="00450B3F" w:rsidP="00450B3F">
            <w:pPr>
              <w:pStyle w:val="Tabelatekst"/>
            </w:pPr>
            <w:r w:rsidRPr="00BD117A">
              <w:t>w analizie,</w:t>
            </w:r>
          </w:p>
          <w:p w14:paraId="058E6962" w14:textId="77777777" w:rsidR="00450B3F" w:rsidRPr="00BD117A" w:rsidRDefault="00450B3F" w:rsidP="00450B3F">
            <w:pPr>
              <w:pStyle w:val="Tabelatekst"/>
            </w:pPr>
            <w:r w:rsidRPr="00BD117A">
              <w:t>w przygotowaniu,</w:t>
            </w:r>
          </w:p>
          <w:p w14:paraId="436D8142" w14:textId="77777777" w:rsidR="00450B3F" w:rsidRPr="00BD117A" w:rsidRDefault="00450B3F" w:rsidP="00450B3F">
            <w:pPr>
              <w:pStyle w:val="Tabelatekst"/>
            </w:pPr>
            <w:r w:rsidRPr="00BD117A">
              <w:t>złożony,</w:t>
            </w:r>
          </w:p>
          <w:p w14:paraId="5B04A4B4" w14:textId="77777777" w:rsidR="00450B3F" w:rsidRPr="00BD117A" w:rsidRDefault="00450B3F" w:rsidP="00450B3F">
            <w:pPr>
              <w:pStyle w:val="Tabelatekst"/>
            </w:pPr>
            <w:r w:rsidRPr="00BD117A">
              <w:t>aktywowany warunkowo w SAP,</w:t>
            </w:r>
          </w:p>
          <w:p w14:paraId="5C2F8486" w14:textId="77777777" w:rsidR="00450B3F" w:rsidRPr="00BD117A" w:rsidRDefault="00450B3F" w:rsidP="00450B3F">
            <w:pPr>
              <w:pStyle w:val="Tabelatekst"/>
            </w:pPr>
            <w:r w:rsidRPr="00BD117A">
              <w:t>wygrany,</w:t>
            </w:r>
          </w:p>
          <w:p w14:paraId="25FC018A" w14:textId="77777777" w:rsidR="00450B3F" w:rsidRPr="00BD117A" w:rsidRDefault="00450B3F" w:rsidP="00450B3F">
            <w:pPr>
              <w:pStyle w:val="Tabelatekst"/>
            </w:pPr>
            <w:r w:rsidRPr="00BD117A">
              <w:t>wygrany częściowo,</w:t>
            </w:r>
          </w:p>
          <w:p w14:paraId="4FD3E472" w14:textId="77777777" w:rsidR="00450B3F" w:rsidRPr="00BD117A" w:rsidRDefault="00450B3F" w:rsidP="00450B3F">
            <w:pPr>
              <w:pStyle w:val="Tabelatekst"/>
            </w:pPr>
            <w:r w:rsidRPr="00BD117A">
              <w:t>wysłany do SAP,</w:t>
            </w:r>
          </w:p>
          <w:p w14:paraId="0EEFD70A" w14:textId="77777777" w:rsidR="00450B3F" w:rsidRPr="00BD117A" w:rsidRDefault="00450B3F" w:rsidP="00450B3F">
            <w:pPr>
              <w:pStyle w:val="Tabelatekst"/>
            </w:pPr>
            <w:r w:rsidRPr="00BD117A">
              <w:t>wysłany częściowo do SAP,</w:t>
            </w:r>
          </w:p>
          <w:p w14:paraId="22194425" w14:textId="77777777" w:rsidR="00450B3F" w:rsidRPr="00BD117A" w:rsidRDefault="00450B3F" w:rsidP="00450B3F">
            <w:pPr>
              <w:pStyle w:val="Tabelatekst"/>
            </w:pPr>
            <w:r w:rsidRPr="00BD117A">
              <w:t>błąd aktywacji w SAP,</w:t>
            </w:r>
          </w:p>
          <w:p w14:paraId="3E580B0B" w14:textId="77777777" w:rsidR="00450B3F" w:rsidRPr="00BD117A" w:rsidRDefault="00450B3F" w:rsidP="00450B3F">
            <w:pPr>
              <w:pStyle w:val="Tabelatekst"/>
            </w:pPr>
            <w:r w:rsidRPr="00BD117A">
              <w:t>aktywowany w SAP,</w:t>
            </w:r>
          </w:p>
          <w:p w14:paraId="52AC8966" w14:textId="77777777" w:rsidR="00450B3F" w:rsidRPr="00BD117A" w:rsidRDefault="00450B3F" w:rsidP="00450B3F">
            <w:pPr>
              <w:pStyle w:val="Tabelatekst"/>
            </w:pPr>
            <w:r w:rsidRPr="00BD117A">
              <w:t>aktywowany częściowo w SAP,</w:t>
            </w:r>
          </w:p>
          <w:p w14:paraId="401FF72E" w14:textId="77777777" w:rsidR="00450B3F" w:rsidRPr="00BD117A" w:rsidRDefault="00450B3F" w:rsidP="00450B3F">
            <w:pPr>
              <w:pStyle w:val="Tabelatekst"/>
            </w:pPr>
            <w:r w:rsidRPr="00BD117A">
              <w:t>przegrany,</w:t>
            </w:r>
          </w:p>
          <w:p w14:paraId="255A737C" w14:textId="77777777" w:rsidR="00450B3F" w:rsidRPr="00BD117A" w:rsidRDefault="00450B3F" w:rsidP="00450B3F">
            <w:pPr>
              <w:pStyle w:val="Tabelatekst"/>
            </w:pPr>
            <w:r w:rsidRPr="00BD117A">
              <w:t>unieważniony,</w:t>
            </w:r>
          </w:p>
          <w:p w14:paraId="0D515C3B" w14:textId="1A0D125F" w:rsidR="00450B3F" w:rsidRPr="00BD117A" w:rsidRDefault="00450B3F" w:rsidP="00450B3F">
            <w:pPr>
              <w:pStyle w:val="Tabelatekst"/>
            </w:pPr>
            <w:r w:rsidRPr="00BD117A">
              <w:t>odrzucony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4BED9F" w14:textId="7F2C07B3" w:rsidR="002F2F2D" w:rsidRPr="00BD117A" w:rsidRDefault="00450B3F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E7AA5A" w14:textId="67AC6C7B" w:rsidR="002F2F2D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450B3F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450B3F" w:rsidRPr="00BD117A" w14:paraId="47467ECD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45099" w14:textId="1CF0EF13" w:rsidR="00450B3F" w:rsidRPr="00BD117A" w:rsidRDefault="006C4044">
            <w:pPr>
              <w:pStyle w:val="Tabelatekst"/>
            </w:pPr>
            <w:r w:rsidRPr="00BD117A">
              <w:t>Cofnij ostatnią zmianę statusu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4F17F" w14:textId="588A6E76" w:rsidR="00450B3F" w:rsidRPr="00BD117A" w:rsidRDefault="00D50822">
            <w:pPr>
              <w:pStyle w:val="Tabelatekst"/>
            </w:pPr>
            <w:proofErr w:type="spellStart"/>
            <w:r w:rsidRPr="00BD117A">
              <w:t>WebResource_SetPreviousStatus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16EFA" w14:textId="77777777" w:rsidR="00450B3F" w:rsidRPr="00BD117A" w:rsidRDefault="00450B3F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6B3E7E" w14:textId="6A98D64D" w:rsidR="00450B3F" w:rsidRPr="00BD117A" w:rsidRDefault="005A68AC">
            <w:pPr>
              <w:pStyle w:val="Tabelatekst"/>
            </w:pPr>
            <w:r w:rsidRPr="00BD117A">
              <w:t>Przycisk</w:t>
            </w:r>
            <w:r w:rsidR="006C4044" w:rsidRPr="00BD117A">
              <w:t xml:space="preserve"> „Cofnij ostatnią zmianę statusu”, przepisujący wartość pola „Poprzedni status” na pole „Status”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49412A" w14:textId="67778CFC" w:rsidR="00450B3F" w:rsidRPr="00BD117A" w:rsidRDefault="00D50822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55B67B" w14:textId="73DB864D" w:rsidR="00450B3F" w:rsidRPr="00BD117A" w:rsidRDefault="004574DB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Zasób sieci Web: </w:t>
            </w:r>
            <w:proofErr w:type="spellStart"/>
            <w:r w:rsidRPr="00BD117A">
              <w:rPr>
                <w:rStyle w:val="ms-crm-lookupitem-name"/>
              </w:rPr>
              <w:t>neu</w:t>
            </w:r>
            <w:proofErr w:type="spellEnd"/>
            <w:r w:rsidRPr="00BD117A">
              <w:rPr>
                <w:rStyle w:val="ms-crm-lookupitem-name"/>
              </w:rPr>
              <w:t>_/</w:t>
            </w:r>
            <w:proofErr w:type="spellStart"/>
            <w:r w:rsidRPr="00BD117A">
              <w:rPr>
                <w:rStyle w:val="ms-crm-lookupitem-name"/>
              </w:rPr>
              <w:t>html</w:t>
            </w:r>
            <w:proofErr w:type="spellEnd"/>
            <w:r w:rsidRPr="00BD117A">
              <w:rPr>
                <w:rStyle w:val="ms-crm-lookupitem-name"/>
              </w:rPr>
              <w:t>/opportunitySetPreviousStatus.html</w:t>
            </w:r>
            <w:r w:rsidR="00413122" w:rsidRPr="00BD117A">
              <w:rPr>
                <w:rStyle w:val="ms-crm-lookupitem-name"/>
              </w:rPr>
              <w:t xml:space="preserve">, </w:t>
            </w:r>
            <w:r w:rsidR="00037D2C" w:rsidRPr="00BD117A">
              <w:rPr>
                <w:rStyle w:val="ms-crm-lookupitem-name"/>
              </w:rPr>
              <w:t xml:space="preserve">przycisk </w:t>
            </w:r>
            <w:r w:rsidR="00BF56FA" w:rsidRPr="00BD117A">
              <w:rPr>
                <w:rStyle w:val="ms-crm-lookupitem-name"/>
              </w:rPr>
              <w:t>dostępny dla admina</w:t>
            </w:r>
          </w:p>
        </w:tc>
      </w:tr>
      <w:tr w:rsidR="005A68AC" w:rsidRPr="00BD117A" w14:paraId="05DB040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63B99" w14:textId="41F9D7E0" w:rsidR="005A68AC" w:rsidRPr="00BD117A" w:rsidRDefault="005A68AC">
            <w:pPr>
              <w:pStyle w:val="Tabelatekst"/>
            </w:pPr>
            <w:r w:rsidRPr="00BD117A">
              <w:t>Skopiuj preferowanych producentów z pakietów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938D2" w14:textId="073F527C" w:rsidR="005A68AC" w:rsidRPr="00BD117A" w:rsidRDefault="003E6007">
            <w:pPr>
              <w:pStyle w:val="Tabelatekst"/>
            </w:pPr>
            <w:proofErr w:type="spellStart"/>
            <w:r w:rsidRPr="00BD117A">
              <w:t>WebResource_ButtonTenderCopyPrefProducersButton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59AC4" w14:textId="77777777" w:rsidR="005A68AC" w:rsidRPr="00BD117A" w:rsidRDefault="005A68AC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2F402B" w14:textId="28EF6F15" w:rsidR="005A68AC" w:rsidRPr="00BD117A" w:rsidRDefault="005A68AC">
            <w:pPr>
              <w:pStyle w:val="Tabelatekst"/>
            </w:pPr>
            <w:r w:rsidRPr="00BD117A">
              <w:t>Przycisk „Skopiuj preferowanych producentów z pakietów”, tworzący kopię Producentów preferowanych z Pakietów Przetargu referencyjnego na Pakiety opracowywanego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BDB233" w14:textId="07A2E0C7" w:rsidR="005A68AC" w:rsidRPr="00BD117A" w:rsidRDefault="005D70AD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6A1CAD" w14:textId="1F54EAA3" w:rsidR="005A68AC" w:rsidRPr="00BD117A" w:rsidRDefault="005D70A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Zasób sieci Web: </w:t>
            </w:r>
            <w:proofErr w:type="spellStart"/>
            <w:r w:rsidRPr="00BD117A">
              <w:rPr>
                <w:rStyle w:val="normaltextrun"/>
                <w:szCs w:val="20"/>
              </w:rPr>
              <w:t>neu</w:t>
            </w:r>
            <w:proofErr w:type="spellEnd"/>
            <w:r w:rsidRPr="00BD117A">
              <w:rPr>
                <w:rStyle w:val="normaltextrun"/>
                <w:szCs w:val="20"/>
              </w:rPr>
              <w:t>_</w:t>
            </w:r>
            <w:r w:rsidRPr="00BD117A">
              <w:t xml:space="preserve"> </w:t>
            </w:r>
            <w:r w:rsidRPr="00BD117A">
              <w:rPr>
                <w:rStyle w:val="normaltextrun"/>
                <w:szCs w:val="20"/>
              </w:rPr>
              <w:t>/</w:t>
            </w:r>
            <w:proofErr w:type="spellStart"/>
            <w:r w:rsidRPr="00BD117A">
              <w:rPr>
                <w:rStyle w:val="normaltextrun"/>
                <w:szCs w:val="20"/>
              </w:rPr>
              <w:t>html</w:t>
            </w:r>
            <w:proofErr w:type="spellEnd"/>
            <w:r w:rsidRPr="00BD117A">
              <w:rPr>
                <w:rStyle w:val="normaltextrun"/>
                <w:szCs w:val="20"/>
              </w:rPr>
              <w:t>/opportunityTenderCopyPrefProducersButton.html</w:t>
            </w:r>
          </w:p>
        </w:tc>
      </w:tr>
      <w:tr w:rsidR="003E6007" w:rsidRPr="00BD117A" w14:paraId="31AEEDB8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5AC36" w14:textId="6D452282" w:rsidR="003E6007" w:rsidRPr="00BD117A" w:rsidRDefault="003E6007">
            <w:pPr>
              <w:pStyle w:val="Tabelatekst"/>
            </w:pPr>
            <w:r w:rsidRPr="00BD117A">
              <w:t>Rodzaj umowy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7C69EF" w14:textId="2E677C36" w:rsidR="003E6007" w:rsidRPr="00BD117A" w:rsidRDefault="00346DB9">
            <w:pPr>
              <w:pStyle w:val="Tabelatekst"/>
            </w:pPr>
            <w:proofErr w:type="spellStart"/>
            <w:r w:rsidRPr="00BD117A">
              <w:t>neu_contracttype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F8D942" w14:textId="77777777" w:rsidR="003E6007" w:rsidRPr="00BD117A" w:rsidRDefault="003E6007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0ECF17" w14:textId="77777777" w:rsidR="003E6007" w:rsidRPr="00BD117A" w:rsidRDefault="00346DB9">
            <w:pPr>
              <w:pStyle w:val="Tabelatekst"/>
            </w:pPr>
            <w:r w:rsidRPr="00BD117A">
              <w:t>Rodzaj umowy dla Przetargu</w:t>
            </w:r>
            <w:r w:rsidR="00B0653C" w:rsidRPr="00BD117A">
              <w:t>:</w:t>
            </w:r>
          </w:p>
          <w:p w14:paraId="76ABBFCE" w14:textId="77777777" w:rsidR="00B0653C" w:rsidRPr="00BD117A" w:rsidRDefault="00B0653C">
            <w:pPr>
              <w:pStyle w:val="Tabelatekst"/>
            </w:pPr>
            <w:r w:rsidRPr="00BD117A">
              <w:t>umowa/umowa ramowa,</w:t>
            </w:r>
          </w:p>
          <w:p w14:paraId="0FD2B600" w14:textId="77777777" w:rsidR="00B0653C" w:rsidRPr="00BD117A" w:rsidRDefault="00B0653C">
            <w:pPr>
              <w:pStyle w:val="Tabelatekst"/>
            </w:pPr>
            <w:r w:rsidRPr="00BD117A">
              <w:t>umowa dzierżawy płatna,</w:t>
            </w:r>
          </w:p>
          <w:p w14:paraId="16C04CAF" w14:textId="77777777" w:rsidR="00B0653C" w:rsidRPr="00BD117A" w:rsidRDefault="00B0653C">
            <w:pPr>
              <w:pStyle w:val="Tabelatekst"/>
            </w:pPr>
            <w:r w:rsidRPr="00BD117A">
              <w:lastRenderedPageBreak/>
              <w:t>umowa dzierżawy bezpłatna,</w:t>
            </w:r>
          </w:p>
          <w:p w14:paraId="05B36DE1" w14:textId="1616172E" w:rsidR="00B0653C" w:rsidRPr="00BD117A" w:rsidRDefault="00B0653C">
            <w:pPr>
              <w:pStyle w:val="Tabelatekst"/>
            </w:pPr>
            <w:r w:rsidRPr="00BD117A">
              <w:t>bez umowy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8B0D5B" w14:textId="06FEA86E" w:rsidR="003E6007" w:rsidRPr="00BD117A" w:rsidRDefault="00346DB9">
            <w:pPr>
              <w:pStyle w:val="Tabelatekst"/>
            </w:pPr>
            <w:r w:rsidRPr="00BD117A">
              <w:lastRenderedPageBreak/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8C33E0" w14:textId="0D01E332" w:rsidR="003E6007" w:rsidRPr="00BD117A" w:rsidRDefault="003E6007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B0653C" w:rsidRPr="00BD117A" w14:paraId="2006ED94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F19B2" w14:textId="4D77B418" w:rsidR="00B0653C" w:rsidRPr="00BD117A" w:rsidRDefault="004A3343">
            <w:pPr>
              <w:pStyle w:val="Tabelatekst"/>
            </w:pPr>
            <w:r w:rsidRPr="00BD117A">
              <w:t>Rodzaj postępowania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9B57F" w14:textId="1AB5E665" w:rsidR="00B0653C" w:rsidRPr="00BD117A" w:rsidRDefault="004A3343">
            <w:pPr>
              <w:pStyle w:val="Tabelatekst"/>
            </w:pPr>
            <w:proofErr w:type="spellStart"/>
            <w:r w:rsidRPr="00BD117A">
              <w:t>neu_proceduretype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48CCC" w14:textId="77777777" w:rsidR="00B0653C" w:rsidRPr="00BD117A" w:rsidRDefault="00B0653C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743994" w14:textId="77777777" w:rsidR="00B0653C" w:rsidRPr="00BD117A" w:rsidRDefault="005F17D7">
            <w:pPr>
              <w:pStyle w:val="Tabelatekst"/>
            </w:pPr>
            <w:r w:rsidRPr="00BD117A">
              <w:t>Rodzaj postępowania dla Przetargu</w:t>
            </w:r>
            <w:r w:rsidR="008122ED" w:rsidRPr="00BD117A">
              <w:t>:</w:t>
            </w:r>
          </w:p>
          <w:p w14:paraId="0DF795DB" w14:textId="77777777" w:rsidR="008122ED" w:rsidRPr="00BD117A" w:rsidRDefault="008122ED">
            <w:pPr>
              <w:pStyle w:val="Tabelatekst"/>
            </w:pPr>
            <w:r w:rsidRPr="00BD117A">
              <w:t>przetarg nieograniczony,</w:t>
            </w:r>
          </w:p>
          <w:p w14:paraId="1AEE4D09" w14:textId="77777777" w:rsidR="008122ED" w:rsidRPr="00BD117A" w:rsidRDefault="008122ED">
            <w:pPr>
              <w:pStyle w:val="Tabelatekst"/>
            </w:pPr>
            <w:r w:rsidRPr="00BD117A">
              <w:t>przetarg ograniczony,</w:t>
            </w:r>
          </w:p>
          <w:p w14:paraId="626A48C5" w14:textId="1F1912C9" w:rsidR="008122ED" w:rsidRPr="00BD117A" w:rsidRDefault="008122ED">
            <w:pPr>
              <w:pStyle w:val="Tabelatekst"/>
            </w:pPr>
            <w:r w:rsidRPr="00BD117A">
              <w:t>oferta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76A587" w14:textId="4E854AE1" w:rsidR="00B0653C" w:rsidRPr="00BD117A" w:rsidRDefault="005F17D7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B8FE77" w14:textId="1C75AC8A" w:rsidR="00B0653C" w:rsidRPr="00BD117A" w:rsidRDefault="00B0653C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4028CC" w:rsidRPr="00BD117A" w14:paraId="736CD4DA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A6BFA" w14:textId="738986CB" w:rsidR="004028CC" w:rsidRPr="00BD117A" w:rsidRDefault="004028CC">
            <w:pPr>
              <w:pStyle w:val="Tabelatekst"/>
            </w:pPr>
            <w:r w:rsidRPr="00BD117A">
              <w:t>PZP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D05B3" w14:textId="2199876C" w:rsidR="004028CC" w:rsidRPr="00BD117A" w:rsidRDefault="004028CC">
            <w:pPr>
              <w:pStyle w:val="Tabelatekst"/>
            </w:pPr>
            <w:proofErr w:type="spellStart"/>
            <w:r w:rsidRPr="00BD117A">
              <w:t>neu_pzp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50807E" w14:textId="77777777" w:rsidR="004028CC" w:rsidRPr="00BD117A" w:rsidRDefault="004028CC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1C6F58" w14:textId="77777777" w:rsidR="004028CC" w:rsidRPr="00BD117A" w:rsidRDefault="004028CC">
            <w:pPr>
              <w:pStyle w:val="Tabelatekst"/>
            </w:pPr>
            <w:r w:rsidRPr="00BD117A">
              <w:t>Przetarg PZP:</w:t>
            </w:r>
          </w:p>
          <w:p w14:paraId="6B7B11FA" w14:textId="77777777" w:rsidR="004028CC" w:rsidRPr="00BD117A" w:rsidRDefault="004028CC">
            <w:pPr>
              <w:pStyle w:val="Tabelatekst"/>
            </w:pPr>
            <w:r w:rsidRPr="00BD117A">
              <w:t>TAK,</w:t>
            </w:r>
          </w:p>
          <w:p w14:paraId="075E1ACC" w14:textId="25EEFE5E" w:rsidR="004028CC" w:rsidRPr="00BD117A" w:rsidRDefault="004028CC">
            <w:pPr>
              <w:pStyle w:val="Tabelatekst"/>
            </w:pPr>
            <w:r w:rsidRPr="00BD117A">
              <w:t>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36C05A" w14:textId="4E72A0AF" w:rsidR="004028CC" w:rsidRPr="00BD117A" w:rsidRDefault="004028CC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7E1809" w14:textId="78F414E5" w:rsidR="004028CC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7B06BA" w:rsidRPr="00BD117A" w14:paraId="2A52E4F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15BEC" w14:textId="5E890605" w:rsidR="007B06BA" w:rsidRPr="00BD117A" w:rsidRDefault="001846D7">
            <w:pPr>
              <w:pStyle w:val="Tabelatekst"/>
            </w:pPr>
            <w:r w:rsidRPr="00BD117A">
              <w:t>Przetarg uproszczony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045E7" w14:textId="1619885C" w:rsidR="007B06BA" w:rsidRPr="00BD117A" w:rsidRDefault="00324562">
            <w:pPr>
              <w:pStyle w:val="Tabelatekst"/>
            </w:pPr>
            <w:proofErr w:type="spellStart"/>
            <w:r w:rsidRPr="00BD117A">
              <w:t>neu_issimplified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6683D" w14:textId="77777777" w:rsidR="007B06BA" w:rsidRPr="00BD117A" w:rsidRDefault="007B06BA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A9C447" w14:textId="0B2A9DFE" w:rsidR="007B06BA" w:rsidRPr="00BD117A" w:rsidRDefault="00324562">
            <w:pPr>
              <w:pStyle w:val="Tabelatekst"/>
            </w:pPr>
            <w:r w:rsidRPr="00BD117A">
              <w:t>Przetarg uproszczony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DBA2A6" w14:textId="30374FA7" w:rsidR="007B06BA" w:rsidRPr="00BD117A" w:rsidRDefault="00324562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FB7F63" w14:textId="78608BF3" w:rsidR="007B06BA" w:rsidRPr="00BD117A" w:rsidRDefault="007B06BA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324562" w:rsidRPr="00BD117A" w14:paraId="125DCB22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A5050" w14:textId="4AD23C52" w:rsidR="00324562" w:rsidRPr="00BD117A" w:rsidRDefault="00324562">
            <w:pPr>
              <w:pStyle w:val="Tabelatekst"/>
            </w:pPr>
            <w:r w:rsidRPr="00BD117A">
              <w:t>Próg unijny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D7F165" w14:textId="4355A385" w:rsidR="00324562" w:rsidRPr="00BD117A" w:rsidRDefault="004F5605">
            <w:pPr>
              <w:pStyle w:val="Tabelatekst"/>
            </w:pPr>
            <w:proofErr w:type="spellStart"/>
            <w:r w:rsidRPr="00BD117A">
              <w:t>neu_euthreshold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46B8F" w14:textId="77777777" w:rsidR="00324562" w:rsidRPr="00BD117A" w:rsidRDefault="0032456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FDB364" w14:textId="77777777" w:rsidR="00324562" w:rsidRPr="00BD117A" w:rsidRDefault="004F5605">
            <w:pPr>
              <w:pStyle w:val="Tabelatekst"/>
            </w:pPr>
            <w:r w:rsidRPr="00BD117A">
              <w:t>Próg unijny dla Przetargu</w:t>
            </w:r>
            <w:r w:rsidR="00D85061" w:rsidRPr="00BD117A">
              <w:t>:</w:t>
            </w:r>
          </w:p>
          <w:p w14:paraId="38D5DD87" w14:textId="77777777" w:rsidR="00D85061" w:rsidRPr="00BD117A" w:rsidRDefault="009770D0">
            <w:pPr>
              <w:pStyle w:val="Tabelatekst"/>
            </w:pPr>
            <w:r w:rsidRPr="00BD117A">
              <w:t>powyżej,</w:t>
            </w:r>
          </w:p>
          <w:p w14:paraId="47E49C63" w14:textId="77777777" w:rsidR="009770D0" w:rsidRPr="00BD117A" w:rsidRDefault="009770D0">
            <w:pPr>
              <w:pStyle w:val="Tabelatekst"/>
            </w:pPr>
            <w:r w:rsidRPr="00BD117A">
              <w:t>równe,</w:t>
            </w:r>
          </w:p>
          <w:p w14:paraId="51AF2BCF" w14:textId="14A938DA" w:rsidR="009770D0" w:rsidRPr="00BD117A" w:rsidRDefault="009770D0">
            <w:pPr>
              <w:pStyle w:val="Tabelatekst"/>
            </w:pPr>
            <w:r w:rsidRPr="00BD117A">
              <w:t>poniżej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307C64" w14:textId="66646C72" w:rsidR="00324562" w:rsidRPr="00BD117A" w:rsidRDefault="00D85061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20DA27" w14:textId="2AE5F159" w:rsidR="00324562" w:rsidRPr="00BD117A" w:rsidRDefault="00324562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9770D0" w:rsidRPr="00BD117A" w14:paraId="777859A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C293D" w14:textId="0432B930" w:rsidR="009770D0" w:rsidRPr="00BD117A" w:rsidRDefault="007764A3">
            <w:pPr>
              <w:pStyle w:val="Tabelatekst"/>
            </w:pPr>
            <w:r w:rsidRPr="00BD117A">
              <w:t>Kontrola wartości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96D272" w14:textId="2CD1187C" w:rsidR="009770D0" w:rsidRPr="00BD117A" w:rsidRDefault="003E6533">
            <w:pPr>
              <w:pStyle w:val="Tabelatekst"/>
            </w:pPr>
            <w:proofErr w:type="spellStart"/>
            <w:r w:rsidRPr="00BD117A">
              <w:t>neu_valuecontrol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140541" w14:textId="77777777" w:rsidR="009770D0" w:rsidRPr="00BD117A" w:rsidRDefault="009770D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732552" w14:textId="77777777" w:rsidR="009770D0" w:rsidRPr="00BD117A" w:rsidRDefault="003E6533">
            <w:pPr>
              <w:pStyle w:val="Tabelatekst"/>
            </w:pPr>
            <w:r w:rsidRPr="00BD117A">
              <w:t>Kontrola wartości dla Przetargu:</w:t>
            </w:r>
          </w:p>
          <w:p w14:paraId="61B178C7" w14:textId="77777777" w:rsidR="003E6533" w:rsidRPr="00BD117A" w:rsidRDefault="003E6533">
            <w:pPr>
              <w:pStyle w:val="Tabelatekst"/>
            </w:pPr>
            <w:r w:rsidRPr="00BD117A">
              <w:t>Pozycja (limit twardy</w:t>
            </w:r>
            <w:r w:rsidR="00F4498F" w:rsidRPr="00BD117A">
              <w:t>,</w:t>
            </w:r>
          </w:p>
          <w:p w14:paraId="5A1A5E09" w14:textId="47990AD4" w:rsidR="00F4498F" w:rsidRPr="00BD117A" w:rsidRDefault="00F4498F">
            <w:pPr>
              <w:pStyle w:val="Tabelatekst"/>
            </w:pPr>
            <w:r w:rsidRPr="00BD117A">
              <w:t>Umowa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966DCA" w14:textId="7600BC26" w:rsidR="009770D0" w:rsidRPr="00BD117A" w:rsidRDefault="00F4498F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FEB526" w14:textId="18C84949" w:rsidR="009770D0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F4498F" w:rsidRPr="00BD117A" w14:paraId="0756826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9F99D" w14:textId="6B289D11" w:rsidR="00F4498F" w:rsidRPr="00BD117A" w:rsidRDefault="002E2E35">
            <w:pPr>
              <w:pStyle w:val="Tabelatekst"/>
            </w:pPr>
            <w:r w:rsidRPr="00BD117A">
              <w:t>Typ kalkulacji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69AE9D" w14:textId="373F5483" w:rsidR="00F4498F" w:rsidRPr="00BD117A" w:rsidRDefault="002E2E35">
            <w:pPr>
              <w:pStyle w:val="Tabelatekst"/>
            </w:pPr>
            <w:proofErr w:type="spellStart"/>
            <w:r w:rsidRPr="00BD117A">
              <w:t>neu_caltulationtype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5C87D0" w14:textId="77777777" w:rsidR="00F4498F" w:rsidRPr="00BD117A" w:rsidRDefault="00F4498F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D0345A" w14:textId="77777777" w:rsidR="00F4498F" w:rsidRPr="00BD117A" w:rsidRDefault="00370EBF">
            <w:pPr>
              <w:pStyle w:val="Tabelatekst"/>
            </w:pPr>
            <w:r w:rsidRPr="00BD117A">
              <w:t>Typ kalkulacji dla Przetargu:</w:t>
            </w:r>
          </w:p>
          <w:p w14:paraId="51594122" w14:textId="77777777" w:rsidR="00370EBF" w:rsidRPr="00BD117A" w:rsidRDefault="00370EBF">
            <w:pPr>
              <w:pStyle w:val="Tabelatekst"/>
            </w:pPr>
            <w:r w:rsidRPr="00BD117A">
              <w:t>zapytanie,</w:t>
            </w:r>
          </w:p>
          <w:p w14:paraId="4E7CBBE5" w14:textId="77777777" w:rsidR="00370EBF" w:rsidRPr="00BD117A" w:rsidRDefault="00370EBF">
            <w:pPr>
              <w:pStyle w:val="Tabelatekst"/>
            </w:pPr>
            <w:r w:rsidRPr="00BD117A">
              <w:t>unijny,</w:t>
            </w:r>
          </w:p>
          <w:p w14:paraId="0A08E7C3" w14:textId="77777777" w:rsidR="00370EBF" w:rsidRPr="00BD117A" w:rsidRDefault="00370EBF">
            <w:pPr>
              <w:pStyle w:val="Tabelatekst"/>
            </w:pPr>
            <w:r w:rsidRPr="00BD117A">
              <w:t>krajowy,</w:t>
            </w:r>
          </w:p>
          <w:p w14:paraId="7FE81CD8" w14:textId="77777777" w:rsidR="00370EBF" w:rsidRPr="00BD117A" w:rsidRDefault="00370EBF">
            <w:pPr>
              <w:pStyle w:val="Tabelatekst"/>
            </w:pPr>
            <w:r w:rsidRPr="00BD117A">
              <w:t>aukcja,</w:t>
            </w:r>
          </w:p>
          <w:p w14:paraId="207A1696" w14:textId="77777777" w:rsidR="00370EBF" w:rsidRPr="00BD117A" w:rsidRDefault="006F7591">
            <w:pPr>
              <w:pStyle w:val="Tabelatekst"/>
            </w:pPr>
            <w:r w:rsidRPr="00BD117A">
              <w:t>negocjacje,</w:t>
            </w:r>
          </w:p>
          <w:p w14:paraId="1FD31B0B" w14:textId="3F5FDEED" w:rsidR="006F7591" w:rsidRPr="00BD117A" w:rsidRDefault="006F7591">
            <w:pPr>
              <w:pStyle w:val="Tabelatekst"/>
            </w:pPr>
            <w:r w:rsidRPr="00BD117A">
              <w:t>wolna ręka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C13EBB" w14:textId="52E55DB6" w:rsidR="00F4498F" w:rsidRPr="00BD117A" w:rsidRDefault="006F7591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903539" w14:textId="3F8BEB86" w:rsidR="00F4498F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6F7591" w:rsidRPr="00BD117A" w14:paraId="37B79D7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C710F" w14:textId="7822A13C" w:rsidR="006F7591" w:rsidRPr="00BD117A" w:rsidRDefault="00822A3C">
            <w:pPr>
              <w:pStyle w:val="Tabelatekst"/>
            </w:pPr>
            <w:r w:rsidRPr="00BD117A">
              <w:t>Badania kliniczne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89FD4E" w14:textId="700E1EB3" w:rsidR="006F7591" w:rsidRPr="00BD117A" w:rsidRDefault="00822A3C">
            <w:pPr>
              <w:pStyle w:val="Tabelatekst"/>
            </w:pPr>
            <w:proofErr w:type="spellStart"/>
            <w:r w:rsidRPr="00BD117A">
              <w:t>neu_isclinicaltests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C75D4B" w14:textId="77777777" w:rsidR="006F7591" w:rsidRPr="00BD117A" w:rsidRDefault="006F7591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D9DECC" w14:textId="77777777" w:rsidR="006F7591" w:rsidRPr="00BD117A" w:rsidRDefault="00822A3C">
            <w:pPr>
              <w:pStyle w:val="Tabelatekst"/>
            </w:pPr>
            <w:r w:rsidRPr="00BD117A">
              <w:t>Badania kliniczne w Przetargu:</w:t>
            </w:r>
          </w:p>
          <w:p w14:paraId="05F71C68" w14:textId="77777777" w:rsidR="00822A3C" w:rsidRPr="00BD117A" w:rsidRDefault="00822A3C">
            <w:pPr>
              <w:pStyle w:val="Tabelatekst"/>
            </w:pPr>
            <w:r w:rsidRPr="00BD117A">
              <w:t>Nie,</w:t>
            </w:r>
          </w:p>
          <w:p w14:paraId="1F52FCC9" w14:textId="5CB5A488" w:rsidR="00822A3C" w:rsidRPr="00BD117A" w:rsidRDefault="00822A3C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B86C48" w14:textId="59A70180" w:rsidR="006F7591" w:rsidRPr="00BD117A" w:rsidRDefault="00822A3C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1EE803" w14:textId="28AB4A12" w:rsidR="006F7591" w:rsidRPr="00BD117A" w:rsidRDefault="00A21986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446AC8" w:rsidRPr="00BD117A">
              <w:rPr>
                <w:rStyle w:val="normaltextrun"/>
                <w:szCs w:val="20"/>
              </w:rPr>
              <w:t>omy</w:t>
            </w:r>
            <w:r w:rsidR="000548D7" w:rsidRPr="00BD117A">
              <w:rPr>
                <w:rStyle w:val="normaltextrun"/>
                <w:szCs w:val="20"/>
              </w:rPr>
              <w:t>ślnie: Nie</w:t>
            </w:r>
          </w:p>
        </w:tc>
      </w:tr>
      <w:tr w:rsidR="000548D7" w:rsidRPr="00BD117A" w14:paraId="6D92036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A95E1" w14:textId="476568C6" w:rsidR="000548D7" w:rsidRPr="00BD117A" w:rsidRDefault="000548D7">
            <w:pPr>
              <w:pStyle w:val="Tabelatekst"/>
            </w:pPr>
            <w:r w:rsidRPr="00BD117A">
              <w:t>Program Lekowy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4B979" w14:textId="27C96F4D" w:rsidR="000548D7" w:rsidRPr="00BD117A" w:rsidRDefault="000548D7">
            <w:pPr>
              <w:pStyle w:val="Tabelatekst"/>
            </w:pPr>
            <w:proofErr w:type="spellStart"/>
            <w:r w:rsidRPr="00BD117A">
              <w:t>neu_isdrugprogram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AC1D8A" w14:textId="77777777" w:rsidR="000548D7" w:rsidRPr="00BD117A" w:rsidRDefault="000548D7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7E0A8D" w14:textId="77777777" w:rsidR="000548D7" w:rsidRPr="00BD117A" w:rsidRDefault="000966A9">
            <w:pPr>
              <w:pStyle w:val="Tabelatekst"/>
            </w:pPr>
            <w:r w:rsidRPr="00BD117A">
              <w:t>Czy Przetarg dotyczy produktów w Programie Lekowym:</w:t>
            </w:r>
          </w:p>
          <w:p w14:paraId="57163500" w14:textId="77777777" w:rsidR="000966A9" w:rsidRPr="00BD117A" w:rsidRDefault="000966A9">
            <w:pPr>
              <w:pStyle w:val="Tabelatekst"/>
            </w:pPr>
            <w:r w:rsidRPr="00BD117A">
              <w:t>Nie,</w:t>
            </w:r>
          </w:p>
          <w:p w14:paraId="32F61505" w14:textId="50754108" w:rsidR="000966A9" w:rsidRPr="00BD117A" w:rsidRDefault="000966A9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912B26" w14:textId="0E604B3D" w:rsidR="000548D7" w:rsidRPr="00BD117A" w:rsidRDefault="000966A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310B79" w14:textId="0C7093E4" w:rsidR="000548D7" w:rsidRPr="00BD117A" w:rsidRDefault="00F23022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0966A9" w:rsidRPr="00BD117A">
              <w:rPr>
                <w:rStyle w:val="normaltextrun"/>
                <w:szCs w:val="20"/>
              </w:rPr>
              <w:t>omyślnie</w:t>
            </w:r>
            <w:r w:rsidR="00A74DC6" w:rsidRPr="00BD117A">
              <w:rPr>
                <w:rStyle w:val="normaltextrun"/>
                <w:szCs w:val="20"/>
              </w:rPr>
              <w:t>: Nie</w:t>
            </w:r>
          </w:p>
        </w:tc>
      </w:tr>
      <w:tr w:rsidR="00A74DC6" w:rsidRPr="00BD117A" w14:paraId="6D84753D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1EE96" w14:textId="32FB3D61" w:rsidR="00A74DC6" w:rsidRPr="00BD117A" w:rsidRDefault="00617896">
            <w:pPr>
              <w:pStyle w:val="Tabelatekst"/>
            </w:pPr>
            <w:r w:rsidRPr="00BD117A">
              <w:t>Sposób zamawiania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AEC0C" w14:textId="1084205D" w:rsidR="00A74DC6" w:rsidRPr="00BD117A" w:rsidRDefault="00617896">
            <w:pPr>
              <w:pStyle w:val="Tabelatekst"/>
            </w:pPr>
            <w:proofErr w:type="spellStart"/>
            <w:r w:rsidRPr="00BD117A">
              <w:t>neu_orderingmethod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E766E" w14:textId="77777777" w:rsidR="00A74DC6" w:rsidRPr="00BD117A" w:rsidRDefault="00A74DC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6F889A" w14:textId="77777777" w:rsidR="00A74DC6" w:rsidRPr="00BD117A" w:rsidRDefault="00617896">
            <w:pPr>
              <w:pStyle w:val="Tabelatekst"/>
            </w:pPr>
            <w:r w:rsidRPr="00BD117A">
              <w:t>Sposób zamawiania dla Przetargu:</w:t>
            </w:r>
          </w:p>
          <w:p w14:paraId="7DE70607" w14:textId="77777777" w:rsidR="00617896" w:rsidRPr="00BD117A" w:rsidRDefault="00617896">
            <w:pPr>
              <w:pStyle w:val="Tabelatekst"/>
            </w:pPr>
            <w:r w:rsidRPr="00BD117A">
              <w:t>e-mail,</w:t>
            </w:r>
          </w:p>
          <w:p w14:paraId="4CB5461A" w14:textId="77777777" w:rsidR="00617896" w:rsidRPr="00BD117A" w:rsidRDefault="0089438E">
            <w:pPr>
              <w:pStyle w:val="Tabelatekst"/>
            </w:pPr>
            <w:r w:rsidRPr="00BD117A">
              <w:t>telefon,</w:t>
            </w:r>
          </w:p>
          <w:p w14:paraId="4462494A" w14:textId="77777777" w:rsidR="0089438E" w:rsidRPr="00BD117A" w:rsidRDefault="0089438E">
            <w:pPr>
              <w:pStyle w:val="Tabelatekst"/>
            </w:pPr>
            <w:proofErr w:type="spellStart"/>
            <w:r w:rsidRPr="00BD117A">
              <w:t>medlink</w:t>
            </w:r>
            <w:proofErr w:type="spellEnd"/>
            <w:r w:rsidRPr="00BD117A">
              <w:t>,</w:t>
            </w:r>
          </w:p>
          <w:p w14:paraId="601776BD" w14:textId="77777777" w:rsidR="0089438E" w:rsidRPr="00BD117A" w:rsidRDefault="0089438E">
            <w:pPr>
              <w:pStyle w:val="Tabelatekst"/>
            </w:pPr>
            <w:r w:rsidRPr="00BD117A">
              <w:t>fax,</w:t>
            </w:r>
          </w:p>
          <w:p w14:paraId="22822D5C" w14:textId="1D6FCC98" w:rsidR="0089438E" w:rsidRPr="00BD117A" w:rsidRDefault="0089438E">
            <w:pPr>
              <w:pStyle w:val="Tabelatekst"/>
            </w:pPr>
            <w:r w:rsidRPr="00BD117A">
              <w:t>inne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12DC43" w14:textId="4A47E535" w:rsidR="00A74DC6" w:rsidRPr="00BD117A" w:rsidRDefault="0089438E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98FF3C" w14:textId="0A36E10E" w:rsidR="00A74DC6" w:rsidRPr="00BD117A" w:rsidRDefault="00A74DC6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0651C4" w:rsidRPr="00BD117A" w14:paraId="6774BEB8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75E67" w14:textId="55D99110" w:rsidR="000651C4" w:rsidRPr="00BD117A" w:rsidRDefault="000651C4">
            <w:pPr>
              <w:pStyle w:val="Tabelatekst"/>
            </w:pPr>
            <w:r w:rsidRPr="00BD117A">
              <w:t>Faktura zbiorcza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D6AC3" w14:textId="6E3F9EDA" w:rsidR="000651C4" w:rsidRPr="00BD117A" w:rsidRDefault="000651C4">
            <w:pPr>
              <w:pStyle w:val="Tabelatekst"/>
            </w:pPr>
            <w:proofErr w:type="spellStart"/>
            <w:r w:rsidRPr="00BD117A">
              <w:t>neu_iscollectiveinvoice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D59069" w14:textId="77777777" w:rsidR="000651C4" w:rsidRPr="00BD117A" w:rsidRDefault="000651C4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FB955E" w14:textId="77777777" w:rsidR="000651C4" w:rsidRPr="00BD117A" w:rsidRDefault="009D12E2">
            <w:pPr>
              <w:pStyle w:val="Tabelatekst"/>
            </w:pPr>
            <w:r w:rsidRPr="00BD117A">
              <w:t>Faktura zbiorcza z Przetargu dla Płatnika:</w:t>
            </w:r>
          </w:p>
          <w:p w14:paraId="1F4DAB99" w14:textId="77777777" w:rsidR="009D12E2" w:rsidRPr="00BD117A" w:rsidRDefault="009D12E2">
            <w:pPr>
              <w:pStyle w:val="Tabelatekst"/>
            </w:pPr>
            <w:r w:rsidRPr="00BD117A">
              <w:t>Nie,</w:t>
            </w:r>
          </w:p>
          <w:p w14:paraId="1711D042" w14:textId="4343ADAD" w:rsidR="009D12E2" w:rsidRPr="00BD117A" w:rsidRDefault="009D12E2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6F2BBA" w14:textId="4560F347" w:rsidR="000651C4" w:rsidRPr="00BD117A" w:rsidRDefault="009D12E2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ED3771" w14:textId="31D16A01" w:rsidR="000651C4" w:rsidRPr="00BD117A" w:rsidRDefault="00F23022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9D12E2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9D12E2" w:rsidRPr="00BD117A" w14:paraId="5F9C3B3F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CBCCB" w14:textId="203D4B6E" w:rsidR="009D12E2" w:rsidRPr="00BD117A" w:rsidRDefault="009D12E2">
            <w:pPr>
              <w:pStyle w:val="Tabelatekst"/>
            </w:pPr>
            <w:r w:rsidRPr="00BD117A">
              <w:t>Łączenie zamówień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53AAE9" w14:textId="79A255E5" w:rsidR="009D12E2" w:rsidRPr="00BD117A" w:rsidRDefault="00BF3982">
            <w:pPr>
              <w:pStyle w:val="Tabelatekst"/>
            </w:pPr>
            <w:proofErr w:type="spellStart"/>
            <w:r w:rsidRPr="00BD117A">
              <w:t>neu_iscombiningorders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08D74" w14:textId="77777777" w:rsidR="009D12E2" w:rsidRPr="00BD117A" w:rsidRDefault="009D12E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404C0E" w14:textId="77777777" w:rsidR="009D12E2" w:rsidRPr="00BD117A" w:rsidRDefault="00BF3982">
            <w:pPr>
              <w:pStyle w:val="Tabelatekst"/>
            </w:pPr>
            <w:r w:rsidRPr="00BD117A">
              <w:t>Czy jest możliwość łączenia zamówień Płatnika:</w:t>
            </w:r>
          </w:p>
          <w:p w14:paraId="46ACE2DC" w14:textId="77777777" w:rsidR="00BF3982" w:rsidRPr="00BD117A" w:rsidRDefault="00BF3982">
            <w:pPr>
              <w:pStyle w:val="Tabelatekst"/>
            </w:pPr>
            <w:r w:rsidRPr="00BD117A">
              <w:t>Nie,</w:t>
            </w:r>
          </w:p>
          <w:p w14:paraId="60CF68B1" w14:textId="6C21E6FB" w:rsidR="00BF3982" w:rsidRPr="00BD117A" w:rsidRDefault="00BF3982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F02811" w14:textId="66743634" w:rsidR="009D12E2" w:rsidRPr="00BD117A" w:rsidRDefault="00BF3982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3DDEE2" w14:textId="318DF2C0" w:rsidR="009D12E2" w:rsidRPr="00BD117A" w:rsidRDefault="00F23022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BF3982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BF3982" w:rsidRPr="00BD117A" w14:paraId="120E1AFC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CF470" w14:textId="3D2BBED0" w:rsidR="00BF3982" w:rsidRPr="00BD117A" w:rsidRDefault="009155AB">
            <w:pPr>
              <w:pStyle w:val="Tabelatekst"/>
            </w:pPr>
            <w:r w:rsidRPr="00BD117A">
              <w:lastRenderedPageBreak/>
              <w:t>Kary umowne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CA2D1F" w14:textId="0B8ED3F5" w:rsidR="00BF3982" w:rsidRPr="00BD117A" w:rsidRDefault="009155AB">
            <w:pPr>
              <w:pStyle w:val="Tabelatekst"/>
            </w:pPr>
            <w:proofErr w:type="spellStart"/>
            <w:r w:rsidRPr="00BD117A">
              <w:t>neu_contractualpenalties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32068F" w14:textId="77777777" w:rsidR="00BF3982" w:rsidRPr="00BD117A" w:rsidRDefault="00BF398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325F03" w14:textId="6EACB97F" w:rsidR="00BF3982" w:rsidRPr="00BD117A" w:rsidRDefault="009155AB">
            <w:pPr>
              <w:pStyle w:val="Tabelatekst"/>
            </w:pPr>
            <w:r w:rsidRPr="00BD117A">
              <w:t>Kary umowne odbiegające od norm, wynikające z umowy z Organizatorem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73BF5E" w14:textId="4CEAD578" w:rsidR="00BF3982" w:rsidRPr="00BD117A" w:rsidRDefault="009155AB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816BB7" w14:textId="747FA3A0" w:rsidR="00BF3982" w:rsidRPr="00BD117A" w:rsidRDefault="00BF3982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9155AB" w:rsidRPr="00BD117A" w14:paraId="79A3B762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990E" w14:textId="67DDB261" w:rsidR="009155AB" w:rsidRPr="00BD117A" w:rsidRDefault="00FE29D7">
            <w:pPr>
              <w:pStyle w:val="Tabelatekst"/>
            </w:pPr>
            <w:r w:rsidRPr="00BD117A">
              <w:t>Wymagane dokumenty dodatkowe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D188C0" w14:textId="5F79B4F8" w:rsidR="009155AB" w:rsidRPr="00BD117A" w:rsidRDefault="00FE29D7">
            <w:pPr>
              <w:pStyle w:val="Tabelatekst"/>
            </w:pPr>
            <w:proofErr w:type="spellStart"/>
            <w:r w:rsidRPr="00BD117A">
              <w:t>neu_additionaldocuments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7FF58" w14:textId="77777777" w:rsidR="009155AB" w:rsidRPr="00BD117A" w:rsidRDefault="009155AB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8BCBC0" w14:textId="784FF196" w:rsidR="009155AB" w:rsidRPr="00BD117A" w:rsidRDefault="00FE29D7">
            <w:pPr>
              <w:pStyle w:val="Tabelatekst"/>
            </w:pPr>
            <w:r w:rsidRPr="00BD117A">
              <w:t>Wymagane dokumenty dodatkowe w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147D76" w14:textId="08E06CC2" w:rsidR="009155AB" w:rsidRPr="00BD117A" w:rsidRDefault="00FE29D7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1DE33F" w14:textId="5FB51B86" w:rsidR="009155AB" w:rsidRPr="00BD117A" w:rsidRDefault="009155AB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FE29D7" w:rsidRPr="00BD117A" w14:paraId="7156C0ED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4B480" w14:textId="33F40220" w:rsidR="00FE29D7" w:rsidRPr="00BD117A" w:rsidRDefault="006663A5">
            <w:pPr>
              <w:pStyle w:val="Tabelatekst"/>
            </w:pPr>
            <w:r w:rsidRPr="00BD117A">
              <w:t>Zgoda na zamienniki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D4A66" w14:textId="77774647" w:rsidR="00FE29D7" w:rsidRPr="00BD117A" w:rsidRDefault="006663A5">
            <w:pPr>
              <w:pStyle w:val="Tabelatekst"/>
            </w:pPr>
            <w:proofErr w:type="spellStart"/>
            <w:r w:rsidRPr="00BD117A">
              <w:t>neu_issubstitutesconsent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BBF1DD" w14:textId="77777777" w:rsidR="00FE29D7" w:rsidRPr="00BD117A" w:rsidRDefault="00FE29D7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B1BA26" w14:textId="77777777" w:rsidR="00FE29D7" w:rsidRPr="00BD117A" w:rsidRDefault="006663A5">
            <w:pPr>
              <w:pStyle w:val="Tabelatekst"/>
            </w:pPr>
            <w:r w:rsidRPr="00BD117A">
              <w:t>Zgoda na zamienniki wynikająca z umowy z Organizatorem Przetargu:</w:t>
            </w:r>
          </w:p>
          <w:p w14:paraId="36C6E774" w14:textId="77777777" w:rsidR="006663A5" w:rsidRPr="00BD117A" w:rsidRDefault="006663A5">
            <w:pPr>
              <w:pStyle w:val="Tabelatekst"/>
            </w:pPr>
            <w:r w:rsidRPr="00BD117A">
              <w:t>Nie,</w:t>
            </w:r>
          </w:p>
          <w:p w14:paraId="4B3A77B6" w14:textId="1EC06C78" w:rsidR="006663A5" w:rsidRPr="00BD117A" w:rsidRDefault="006663A5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0F6573" w14:textId="5DB67BFA" w:rsidR="00FE29D7" w:rsidRPr="00BD117A" w:rsidRDefault="006663A5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B3A891" w14:textId="57504CE1" w:rsidR="00FE29D7" w:rsidRPr="00BD117A" w:rsidRDefault="00243DF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6663A5" w:rsidRPr="00BD117A">
              <w:rPr>
                <w:rStyle w:val="normaltextrun"/>
                <w:szCs w:val="20"/>
              </w:rPr>
              <w:t>omyślnie: Tak</w:t>
            </w:r>
          </w:p>
        </w:tc>
      </w:tr>
      <w:tr w:rsidR="006663A5" w:rsidRPr="00BD117A" w14:paraId="299107F3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D979" w14:textId="563F1E17" w:rsidR="006663A5" w:rsidRPr="00BD117A" w:rsidRDefault="003823F4">
            <w:pPr>
              <w:pStyle w:val="Tabelatekst"/>
            </w:pPr>
            <w:r w:rsidRPr="00BD117A">
              <w:t>Zamiana cen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0A257" w14:textId="066B3A13" w:rsidR="006663A5" w:rsidRPr="00BD117A" w:rsidRDefault="00102A00">
            <w:pPr>
              <w:pStyle w:val="Tabelatekst"/>
            </w:pPr>
            <w:proofErr w:type="spellStart"/>
            <w:r w:rsidRPr="00BD117A">
              <w:t>neu_ispriceexchange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0C3F7" w14:textId="77777777" w:rsidR="006663A5" w:rsidRPr="00BD117A" w:rsidRDefault="006663A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747BE0" w14:textId="77777777" w:rsidR="006663A5" w:rsidRPr="00BD117A" w:rsidRDefault="00102A00">
            <w:pPr>
              <w:pStyle w:val="Tabelatekst"/>
            </w:pPr>
            <w:r w:rsidRPr="00BD117A">
              <w:t>Zamiana cen w Przetargu:</w:t>
            </w:r>
          </w:p>
          <w:p w14:paraId="503ADD39" w14:textId="77777777" w:rsidR="00102A00" w:rsidRPr="00BD117A" w:rsidRDefault="00102A00">
            <w:pPr>
              <w:pStyle w:val="Tabelatekst"/>
            </w:pPr>
            <w:r w:rsidRPr="00BD117A">
              <w:t>Nie,</w:t>
            </w:r>
          </w:p>
          <w:p w14:paraId="32EAA4D6" w14:textId="65A6A15C" w:rsidR="00102A00" w:rsidRPr="00BD117A" w:rsidRDefault="00102A00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C271DE" w14:textId="7CE885AC" w:rsidR="006663A5" w:rsidRPr="00BD117A" w:rsidRDefault="00102A00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974078" w14:textId="5824EDA5" w:rsidR="006663A5" w:rsidRPr="00BD117A" w:rsidRDefault="006663A5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722BE7" w:rsidRPr="00BD117A" w14:paraId="3F4DE393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474A3" w14:textId="44C8E856" w:rsidR="00722BE7" w:rsidRPr="00BD117A" w:rsidRDefault="00722BE7">
            <w:pPr>
              <w:pStyle w:val="Tabelatekst"/>
            </w:pPr>
            <w:r w:rsidRPr="00BD117A">
              <w:t>Reguła zmiany wielkości opakowania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B80C9" w14:textId="113C3975" w:rsidR="00722BE7" w:rsidRPr="00BD117A" w:rsidRDefault="00F56F53">
            <w:pPr>
              <w:pStyle w:val="Tabelatekst"/>
            </w:pPr>
            <w:proofErr w:type="spellStart"/>
            <w:r w:rsidRPr="00BD117A">
              <w:t>neu_packagingchangemethod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B86441" w14:textId="77777777" w:rsidR="00722BE7" w:rsidRPr="00BD117A" w:rsidRDefault="00722BE7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0E1106" w14:textId="77777777" w:rsidR="00722BE7" w:rsidRPr="00BD117A" w:rsidRDefault="00F56F53">
            <w:pPr>
              <w:pStyle w:val="Tabelatekst"/>
            </w:pPr>
            <w:r w:rsidRPr="00BD117A">
              <w:t>REGUŁA ZMIANY WIELKOŚCI OPAKOWANIA:</w:t>
            </w:r>
          </w:p>
          <w:p w14:paraId="610BC9EF" w14:textId="77777777" w:rsidR="00F56F53" w:rsidRPr="00BD117A" w:rsidRDefault="008364D2">
            <w:pPr>
              <w:pStyle w:val="Tabelatekst"/>
            </w:pPr>
            <w:r w:rsidRPr="00BD117A">
              <w:t>Zmiana +x (&gt;= wartość z opakowanie rozczytane o % wskazany w polu x),</w:t>
            </w:r>
          </w:p>
          <w:p w14:paraId="4B35EA9E" w14:textId="77777777" w:rsidR="008364D2" w:rsidRPr="00BD117A" w:rsidRDefault="008364D2">
            <w:pPr>
              <w:pStyle w:val="Tabelatekst"/>
            </w:pPr>
            <w:r w:rsidRPr="00BD117A">
              <w:t>Zmiana -x (&lt;= wartość z opakowanie rozczytane o % wskazany w polu x),</w:t>
            </w:r>
          </w:p>
          <w:p w14:paraId="4E6516C9" w14:textId="77777777" w:rsidR="008364D2" w:rsidRPr="00BD117A" w:rsidRDefault="00683592">
            <w:pPr>
              <w:pStyle w:val="Tabelatekst"/>
            </w:pPr>
            <w:r w:rsidRPr="00BD117A">
              <w:t>Zmiana +-x (&lt;=&gt; wartość z opakowanie rozczytane o % wskazany w polu x),</w:t>
            </w:r>
          </w:p>
          <w:p w14:paraId="0C14EFCF" w14:textId="77777777" w:rsidR="00683592" w:rsidRPr="00BD117A" w:rsidRDefault="00683592">
            <w:pPr>
              <w:pStyle w:val="Tabelatekst"/>
            </w:pPr>
            <w:r w:rsidRPr="00BD117A">
              <w:t>+ nieskończoność (wszystkie opakowania &gt;= niż wartość w opakowaniu rozczytanym),</w:t>
            </w:r>
          </w:p>
          <w:p w14:paraId="71623872" w14:textId="77777777" w:rsidR="00683592" w:rsidRPr="00BD117A" w:rsidRDefault="00683592">
            <w:pPr>
              <w:pStyle w:val="Tabelatekst"/>
            </w:pPr>
            <w:r w:rsidRPr="00BD117A">
              <w:t>– nieskończoność(wszystkie opakowania &lt;= niż wartość w opakowaniu rozczytanym),</w:t>
            </w:r>
          </w:p>
          <w:p w14:paraId="7DEAE528" w14:textId="22190C4B" w:rsidR="00683592" w:rsidRPr="00BD117A" w:rsidRDefault="00ED4592">
            <w:pPr>
              <w:pStyle w:val="Tabelatekst"/>
            </w:pPr>
            <w:r w:rsidRPr="00BD117A">
              <w:t>Brak zgody na zmianę opakowań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661DAD" w14:textId="2E693103" w:rsidR="00722BE7" w:rsidRPr="00BD117A" w:rsidRDefault="00F56F53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8D5049" w14:textId="6C675CE2" w:rsidR="00722BE7" w:rsidRPr="00BD117A" w:rsidRDefault="00243DF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ED4592" w:rsidRPr="00BD117A">
              <w:rPr>
                <w:rStyle w:val="normaltextrun"/>
                <w:szCs w:val="20"/>
              </w:rPr>
              <w:t>omyślnie: Brak zgody na zmianę opakowań</w:t>
            </w:r>
          </w:p>
        </w:tc>
      </w:tr>
      <w:tr w:rsidR="00030443" w:rsidRPr="00BD117A" w14:paraId="15DDBFB8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DD3E9" w14:textId="72732B77" w:rsidR="00030443" w:rsidRPr="00BD117A" w:rsidRDefault="00813874">
            <w:pPr>
              <w:pStyle w:val="Tabelatekst"/>
            </w:pPr>
            <w:r w:rsidRPr="00BD117A">
              <w:lastRenderedPageBreak/>
              <w:t>Sposób przeliczania wielkości opakowań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773D1B" w14:textId="1EC4A36F" w:rsidR="00030443" w:rsidRPr="00BD117A" w:rsidRDefault="0094457A">
            <w:pPr>
              <w:pStyle w:val="Tabelatekst"/>
            </w:pPr>
            <w:proofErr w:type="spellStart"/>
            <w:r w:rsidRPr="00BD117A">
              <w:t>neu_packagingcalculatemethod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6FF5C5" w14:textId="77777777" w:rsidR="00030443" w:rsidRPr="00BD117A" w:rsidRDefault="00030443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27C7BA" w14:textId="77777777" w:rsidR="00030443" w:rsidRPr="00BD117A" w:rsidRDefault="00C11808">
            <w:pPr>
              <w:pStyle w:val="Tabelatekst"/>
            </w:pPr>
            <w:r w:rsidRPr="00BD117A">
              <w:t>Zaokrąglenie do 2 miejsc po przecinku,</w:t>
            </w:r>
          </w:p>
          <w:p w14:paraId="4FE6446B" w14:textId="77777777" w:rsidR="00C11808" w:rsidRPr="00BD117A" w:rsidRDefault="00BC0E19">
            <w:pPr>
              <w:pStyle w:val="Tabelatekst"/>
            </w:pPr>
            <w:r w:rsidRPr="00BD117A">
              <w:t>Zaokrąglenie do 3 miejsc po przecinku,</w:t>
            </w:r>
          </w:p>
          <w:p w14:paraId="06629D74" w14:textId="77777777" w:rsidR="00BC0E19" w:rsidRPr="00BD117A" w:rsidRDefault="00BC0E19">
            <w:pPr>
              <w:pStyle w:val="Tabelatekst"/>
            </w:pPr>
            <w:r w:rsidRPr="00BD117A">
              <w:t>Zaokrąglenie do 4 miejsc po przecinku,</w:t>
            </w:r>
          </w:p>
          <w:p w14:paraId="1DF68EF1" w14:textId="77777777" w:rsidR="00BC0E19" w:rsidRPr="00BD117A" w:rsidRDefault="00BC0E19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pełnego w górę,</w:t>
            </w:r>
          </w:p>
          <w:p w14:paraId="433472EA" w14:textId="55A0462A" w:rsidR="00BC0E19" w:rsidRPr="00BD117A" w:rsidRDefault="00BC0E19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pełnego w dół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294782" w14:textId="67415924" w:rsidR="00030443" w:rsidRPr="00BD117A" w:rsidRDefault="00BC0E19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A93187" w14:textId="39395921" w:rsidR="00030443" w:rsidRPr="00BD117A" w:rsidRDefault="00243DF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6507D6" w:rsidRPr="00BD117A">
              <w:rPr>
                <w:rStyle w:val="normaltextrun"/>
                <w:szCs w:val="20"/>
              </w:rPr>
              <w:t>omyślnie: nieprzypisana wartość,</w:t>
            </w:r>
            <w:r w:rsidR="009366F5" w:rsidRPr="00BD117A">
              <w:rPr>
                <w:rStyle w:val="normaltextrun"/>
                <w:szCs w:val="20"/>
              </w:rPr>
              <w:t xml:space="preserve"> </w:t>
            </w:r>
            <w:r w:rsidR="00E205DE" w:rsidRPr="00BD117A">
              <w:rPr>
                <w:rStyle w:val="normaltextrun"/>
                <w:szCs w:val="20"/>
              </w:rPr>
              <w:t xml:space="preserve">wymagane </w:t>
            </w:r>
            <w:r w:rsidR="009366F5" w:rsidRPr="00BD117A">
              <w:rPr>
                <w:rStyle w:val="normaltextrun"/>
                <w:szCs w:val="20"/>
              </w:rPr>
              <w:t>jeśli w polu „</w:t>
            </w:r>
            <w:r w:rsidR="009366F5" w:rsidRPr="00BD117A">
              <w:t xml:space="preserve">Reguła zmiany wielkości opakowania" jest wybrana </w:t>
            </w:r>
            <w:r w:rsidR="006507D6" w:rsidRPr="00BD117A">
              <w:t>opcja inna niż „Brak zgody na zmianę opakowań”</w:t>
            </w:r>
          </w:p>
        </w:tc>
      </w:tr>
      <w:tr w:rsidR="00A25857" w:rsidRPr="00BD117A" w14:paraId="277A207C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7DB3" w14:textId="1B7BEF88" w:rsidR="00A25857" w:rsidRPr="00BD117A" w:rsidRDefault="00685EA1">
            <w:pPr>
              <w:pStyle w:val="Tabelatekst"/>
            </w:pPr>
            <w:r w:rsidRPr="00BD117A">
              <w:t>Wartość X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F0AD9" w14:textId="1DEF009B" w:rsidR="00A25857" w:rsidRPr="00BD117A" w:rsidRDefault="00685EA1">
            <w:pPr>
              <w:pStyle w:val="Tabelatekst"/>
            </w:pPr>
            <w:proofErr w:type="spellStart"/>
            <w:r w:rsidRPr="00BD117A">
              <w:t>neu_packagingchangemethodvalue_x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02A55" w14:textId="77777777" w:rsidR="00A25857" w:rsidRPr="00BD117A" w:rsidRDefault="00A25857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24D054" w14:textId="77777777" w:rsidR="00A25857" w:rsidRPr="00BD117A" w:rsidRDefault="00A25857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58EB01" w14:textId="044DC9D6" w:rsidR="00A25857" w:rsidRPr="00BD117A" w:rsidRDefault="00685EA1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3C3997" w14:textId="566B5A6B" w:rsidR="00A25857" w:rsidRPr="00BD117A" w:rsidRDefault="00243DF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3A32B2" w:rsidRPr="00BD117A">
              <w:rPr>
                <w:rStyle w:val="normaltextrun"/>
                <w:szCs w:val="20"/>
              </w:rPr>
              <w:t>artość minimalna: 0,</w:t>
            </w:r>
            <w:r w:rsidR="003E467E" w:rsidRPr="00BD117A">
              <w:rPr>
                <w:rStyle w:val="normaltextrun"/>
                <w:szCs w:val="20"/>
              </w:rPr>
              <w:t xml:space="preserve"> ukryte, widoczne </w:t>
            </w:r>
            <w:r w:rsidR="007D3D81" w:rsidRPr="00BD117A">
              <w:rPr>
                <w:rStyle w:val="normaltextrun"/>
                <w:szCs w:val="20"/>
              </w:rPr>
              <w:t xml:space="preserve">i </w:t>
            </w:r>
            <w:r w:rsidR="002462E8" w:rsidRPr="00BD117A">
              <w:rPr>
                <w:rStyle w:val="normaltextrun"/>
                <w:szCs w:val="20"/>
              </w:rPr>
              <w:t xml:space="preserve">wymagane </w:t>
            </w:r>
            <w:r w:rsidR="003E467E" w:rsidRPr="00BD117A">
              <w:rPr>
                <w:rStyle w:val="normaltextrun"/>
                <w:szCs w:val="20"/>
              </w:rPr>
              <w:t>jeśli</w:t>
            </w:r>
            <w:r w:rsidR="007D3D81" w:rsidRPr="00BD117A">
              <w:rPr>
                <w:rStyle w:val="normaltextrun"/>
                <w:szCs w:val="20"/>
              </w:rPr>
              <w:t xml:space="preserve"> w polu „</w:t>
            </w:r>
            <w:r w:rsidR="007D3D81" w:rsidRPr="00BD117A">
              <w:t xml:space="preserve">Reguła zmiany wielkości opakowania" jest wybrana opcja </w:t>
            </w:r>
            <w:r w:rsidR="002240A5" w:rsidRPr="00BD117A">
              <w:t>z regułą uwzględniającą X</w:t>
            </w:r>
          </w:p>
        </w:tc>
      </w:tr>
      <w:tr w:rsidR="003A32B2" w:rsidRPr="00BD117A" w14:paraId="2CF7B14D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CD44C" w14:textId="0EB02E0C" w:rsidR="003A32B2" w:rsidRPr="00BD117A" w:rsidRDefault="009A57A6">
            <w:pPr>
              <w:pStyle w:val="Tabelatekst"/>
            </w:pPr>
            <w:r w:rsidRPr="00BD117A">
              <w:t>Zgoda na zmianę postaci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931C9" w14:textId="25E70D16" w:rsidR="003A32B2" w:rsidRPr="00BD117A" w:rsidRDefault="00B23F64">
            <w:pPr>
              <w:pStyle w:val="Tabelatekst"/>
            </w:pPr>
            <w:proofErr w:type="spellStart"/>
            <w:r w:rsidRPr="00BD117A">
              <w:t>neu_isformchangeconsent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7E57B" w14:textId="77777777" w:rsidR="003A32B2" w:rsidRPr="00BD117A" w:rsidRDefault="003A32B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5A80CA" w14:textId="77777777" w:rsidR="003A32B2" w:rsidRPr="00BD117A" w:rsidRDefault="00B23F64">
            <w:pPr>
              <w:pStyle w:val="Tabelatekst"/>
            </w:pPr>
            <w:r w:rsidRPr="00BD117A">
              <w:t>Zgoda na zmianę postaci wynikająca z umowy z Organizatorem Przetargu:</w:t>
            </w:r>
          </w:p>
          <w:p w14:paraId="43926849" w14:textId="77777777" w:rsidR="00B23F64" w:rsidRPr="00BD117A" w:rsidRDefault="00B23F64">
            <w:pPr>
              <w:pStyle w:val="Tabelatekst"/>
            </w:pPr>
            <w:r w:rsidRPr="00BD117A">
              <w:t>Nie,</w:t>
            </w:r>
          </w:p>
          <w:p w14:paraId="52BB6418" w14:textId="51E1B367" w:rsidR="00B23F64" w:rsidRPr="00BD117A" w:rsidRDefault="00B23F64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FBC056" w14:textId="2ABE248D" w:rsidR="003A32B2" w:rsidRPr="00BD117A" w:rsidRDefault="00B23F64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0E985B" w14:textId="290E9253" w:rsidR="003A32B2" w:rsidRPr="00BD117A" w:rsidRDefault="00243DF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4277BB" w:rsidRPr="00BD117A">
              <w:rPr>
                <w:rStyle w:val="normaltextrun"/>
                <w:szCs w:val="20"/>
              </w:rPr>
              <w:t>omyślnie: Nie</w:t>
            </w:r>
            <w:r w:rsidR="007A256B" w:rsidRPr="00BD117A">
              <w:rPr>
                <w:rStyle w:val="normaltextrun"/>
                <w:szCs w:val="20"/>
              </w:rPr>
              <w:t>, wybranie opcji: Tak wyświetla tabelę Matryca Zmian Postaci Przetargu</w:t>
            </w:r>
          </w:p>
        </w:tc>
      </w:tr>
      <w:tr w:rsidR="004277BB" w:rsidRPr="00BD117A" w14:paraId="0812B411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1D217" w14:textId="507ECD4C" w:rsidR="004277BB" w:rsidRPr="00BD117A" w:rsidRDefault="000C32F0">
            <w:pPr>
              <w:pStyle w:val="Tabelatekst"/>
            </w:pPr>
            <w:r w:rsidRPr="00BD117A">
              <w:t>Nazwa handlowa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58590" w14:textId="47ADA342" w:rsidR="004277BB" w:rsidRPr="00BD117A" w:rsidRDefault="00F738B9">
            <w:pPr>
              <w:pStyle w:val="Tabelatekst"/>
            </w:pPr>
            <w:proofErr w:type="spellStart"/>
            <w:r w:rsidRPr="00BD117A">
              <w:t>neu_istradename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D1AA8C" w14:textId="77777777" w:rsidR="004277BB" w:rsidRPr="00BD117A" w:rsidRDefault="004277BB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AC6362" w14:textId="77777777" w:rsidR="004277BB" w:rsidRPr="00BD117A" w:rsidRDefault="00F738B9">
            <w:pPr>
              <w:pStyle w:val="Tabelatekst"/>
            </w:pPr>
            <w:r w:rsidRPr="00BD117A">
              <w:t>Czy Produkty w Przetargu podawane są pod nazwą handlową:</w:t>
            </w:r>
          </w:p>
          <w:p w14:paraId="267797D9" w14:textId="77777777" w:rsidR="00F738B9" w:rsidRPr="00BD117A" w:rsidRDefault="00F738B9">
            <w:pPr>
              <w:pStyle w:val="Tabelatekst"/>
            </w:pPr>
            <w:r w:rsidRPr="00BD117A">
              <w:t>Nie,</w:t>
            </w:r>
          </w:p>
          <w:p w14:paraId="31889068" w14:textId="70AC375A" w:rsidR="00F738B9" w:rsidRPr="00BD117A" w:rsidRDefault="00F738B9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18AD90" w14:textId="4DBAE44D" w:rsidR="004277BB" w:rsidRPr="00BD117A" w:rsidRDefault="00F738B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C7479A" w14:textId="72512D2B" w:rsidR="004277BB" w:rsidRPr="00BD117A" w:rsidRDefault="00243DF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F738B9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8C7911" w:rsidRPr="00BD117A" w14:paraId="5E7518EF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4931C" w14:textId="585B0E69" w:rsidR="008C7911" w:rsidRPr="00BD117A" w:rsidRDefault="008C7911">
            <w:pPr>
              <w:pStyle w:val="Tabelatekst"/>
            </w:pPr>
            <w:r w:rsidRPr="00BD117A">
              <w:t>Wycena za sztukę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AC800D" w14:textId="60DE0708" w:rsidR="008C7911" w:rsidRPr="00BD117A" w:rsidRDefault="00987FE6">
            <w:pPr>
              <w:pStyle w:val="Tabelatekst"/>
            </w:pPr>
            <w:proofErr w:type="spellStart"/>
            <w:r w:rsidRPr="00BD117A">
              <w:t>neu_ispricingperitem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93543" w14:textId="77777777" w:rsidR="008C7911" w:rsidRPr="00BD117A" w:rsidRDefault="008C7911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03EF79" w14:textId="77777777" w:rsidR="008C7911" w:rsidRPr="00BD117A" w:rsidRDefault="00074F41">
            <w:pPr>
              <w:pStyle w:val="Tabelatekst"/>
            </w:pPr>
            <w:r w:rsidRPr="00BD117A">
              <w:t>Nie,</w:t>
            </w:r>
          </w:p>
          <w:p w14:paraId="123D0A36" w14:textId="7304EF80" w:rsidR="00074F41" w:rsidRPr="00BD117A" w:rsidRDefault="00074F41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BD6CF1" w14:textId="7BE2E773" w:rsidR="008C7911" w:rsidRPr="00BD117A" w:rsidRDefault="00074F41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0943A6" w14:textId="37707AEF" w:rsidR="008C7911" w:rsidRPr="00BD117A" w:rsidRDefault="00243DF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C27481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374CA2" w:rsidRPr="00BD117A" w14:paraId="73036325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DA74A" w14:textId="69D63D06" w:rsidR="00374CA2" w:rsidRPr="00BD117A" w:rsidRDefault="00330B4B">
            <w:pPr>
              <w:pStyle w:val="Tabelatekst"/>
            </w:pPr>
            <w:r w:rsidRPr="00BD117A">
              <w:t>Sposób przeliczania ceny jednostkowej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67B68D" w14:textId="708F16B7" w:rsidR="00374CA2" w:rsidRPr="00BD117A" w:rsidRDefault="00AE5C4B">
            <w:pPr>
              <w:pStyle w:val="Tabelatekst"/>
            </w:pPr>
            <w:proofErr w:type="spellStart"/>
            <w:r w:rsidRPr="00BD117A">
              <w:t>neu_priceperunitcalcmethod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D2EBA7" w14:textId="77777777" w:rsidR="00374CA2" w:rsidRPr="00BD117A" w:rsidRDefault="00374CA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9BD47D" w14:textId="77777777" w:rsidR="00374CA2" w:rsidRPr="00BD117A" w:rsidRDefault="00AE5C4B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2-m-c po przecinku,</w:t>
            </w:r>
          </w:p>
          <w:p w14:paraId="3EA15874" w14:textId="77777777" w:rsidR="00AE5C4B" w:rsidRPr="00BD117A" w:rsidRDefault="00AE5C4B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3-m-c po przecinku,</w:t>
            </w:r>
          </w:p>
          <w:p w14:paraId="5CA75ADB" w14:textId="4033BF43" w:rsidR="00AE5C4B" w:rsidRPr="00BD117A" w:rsidRDefault="000D691D">
            <w:pPr>
              <w:pStyle w:val="Tabelatekst"/>
            </w:pPr>
            <w:proofErr w:type="spellStart"/>
            <w:r w:rsidRPr="00BD117A">
              <w:t>Zaokr</w:t>
            </w:r>
            <w:proofErr w:type="spellEnd"/>
            <w:r w:rsidRPr="00BD117A">
              <w:t>. do 4-m-c po przecinku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5560B2" w14:textId="4C9006A4" w:rsidR="00374CA2" w:rsidRPr="00BD117A" w:rsidRDefault="00AE5C4B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6B5E0A" w14:textId="2522BB98" w:rsidR="00374CA2" w:rsidRPr="00BD117A" w:rsidRDefault="00243DF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0D691D" w:rsidRPr="00BD117A">
              <w:rPr>
                <w:rStyle w:val="normaltextrun"/>
                <w:szCs w:val="20"/>
              </w:rPr>
              <w:t>omyślnie: nieprzypisana wartość</w:t>
            </w:r>
          </w:p>
        </w:tc>
      </w:tr>
      <w:tr w:rsidR="000D691D" w:rsidRPr="00BD117A" w14:paraId="6E067C3B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9BAC5" w14:textId="10F994E9" w:rsidR="000D691D" w:rsidRPr="00BD117A" w:rsidRDefault="009D1F70">
            <w:pPr>
              <w:pStyle w:val="Tabelatekst"/>
            </w:pPr>
            <w:r w:rsidRPr="00BD117A">
              <w:lastRenderedPageBreak/>
              <w:t>Gotówkowy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EEFC2" w14:textId="176446E0" w:rsidR="000D691D" w:rsidRPr="00BD117A" w:rsidRDefault="008430C1">
            <w:pPr>
              <w:pStyle w:val="Tabelatekst"/>
            </w:pPr>
            <w:proofErr w:type="spellStart"/>
            <w:r w:rsidRPr="00BD117A">
              <w:t>neu_cash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0B74C" w14:textId="77777777" w:rsidR="000D691D" w:rsidRPr="00BD117A" w:rsidRDefault="000D691D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3723DF" w14:textId="77777777" w:rsidR="000D691D" w:rsidRPr="00BD117A" w:rsidRDefault="008430C1">
            <w:pPr>
              <w:pStyle w:val="Tabelatekst"/>
            </w:pPr>
            <w:r w:rsidRPr="00BD117A">
              <w:t>Nie,</w:t>
            </w:r>
          </w:p>
          <w:p w14:paraId="0C34C5F0" w14:textId="0BE82209" w:rsidR="008430C1" w:rsidRPr="00BD117A" w:rsidRDefault="008430C1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9A4E3E" w14:textId="596C7A1D" w:rsidR="000D691D" w:rsidRPr="00BD117A" w:rsidRDefault="002F7EB0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E5AAA7" w14:textId="331DB0A3" w:rsidR="000D691D" w:rsidRPr="00BD117A" w:rsidRDefault="00243DF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2F7EB0" w:rsidRPr="00BD117A">
              <w:rPr>
                <w:rStyle w:val="normaltextrun"/>
                <w:szCs w:val="20"/>
              </w:rPr>
              <w:t>omyślnie: Nie,</w:t>
            </w:r>
          </w:p>
          <w:p w14:paraId="3DB89A5B" w14:textId="11FD89FE" w:rsidR="002F7EB0" w:rsidRPr="00BD117A" w:rsidRDefault="002F7EB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wybranie: Tak czyści wartość w polu „Termin</w:t>
            </w:r>
            <w:r w:rsidR="00D73F96" w:rsidRPr="00BD117A">
              <w:rPr>
                <w:rStyle w:val="normaltextrun"/>
                <w:szCs w:val="20"/>
              </w:rPr>
              <w:t xml:space="preserve"> płatności” i blokuje je</w:t>
            </w:r>
          </w:p>
        </w:tc>
      </w:tr>
      <w:tr w:rsidR="00D73F96" w:rsidRPr="00BD117A" w14:paraId="1F6723B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1AFD0" w14:textId="65935D25" w:rsidR="00D73F96" w:rsidRPr="00BD117A" w:rsidRDefault="00AC4636">
            <w:pPr>
              <w:pStyle w:val="Tabelatekst"/>
            </w:pPr>
            <w:r w:rsidRPr="00BD117A">
              <w:t>Przyczyny przegrania</w:t>
            </w:r>
            <w:r w:rsidR="006E00AC" w:rsidRPr="00BD117A">
              <w:t xml:space="preserve"> Przetargu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A2B5C7" w14:textId="77777777" w:rsidR="00D73F96" w:rsidRPr="00BD117A" w:rsidRDefault="00D73F96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44666" w14:textId="02E94228" w:rsidR="00D73F96" w:rsidRPr="00BD117A" w:rsidRDefault="00545D50">
            <w:pPr>
              <w:pStyle w:val="Tabelatekst"/>
            </w:pPr>
            <w:proofErr w:type="spellStart"/>
            <w:r w:rsidRPr="00BD117A">
              <w:t>Opportunity</w:t>
            </w:r>
            <w:proofErr w:type="spellEnd"/>
            <w:r w:rsidRPr="00BD117A">
              <w:t xml:space="preserve"> &lt;-&gt; Przyczyna przegrania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AD65E3" w14:textId="2D1935C7" w:rsidR="00D73F96" w:rsidRPr="00BD117A" w:rsidRDefault="00627631">
            <w:pPr>
              <w:pStyle w:val="Tabelatekst"/>
            </w:pPr>
            <w:r w:rsidRPr="00BD117A">
              <w:t xml:space="preserve">Tabela rekordów </w:t>
            </w:r>
            <w:proofErr w:type="spellStart"/>
            <w:r w:rsidR="00004D6F" w:rsidRPr="00BD117A">
              <w:t>Opportunity</w:t>
            </w:r>
            <w:proofErr w:type="spellEnd"/>
            <w:r w:rsidR="00004D6F" w:rsidRPr="00BD117A">
              <w:t xml:space="preserve"> &lt;-&gt; Przyczyna przegrania </w:t>
            </w:r>
            <w:r w:rsidRPr="00BD117A">
              <w:t xml:space="preserve">pokrewnych do </w:t>
            </w:r>
            <w:r w:rsidR="00004D6F" w:rsidRPr="00BD117A">
              <w:t>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2A7D19" w14:textId="6259F293" w:rsidR="00D73F96" w:rsidRPr="00BD117A" w:rsidRDefault="001443FB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0DF46F" w14:textId="3B19238E" w:rsidR="00D73F9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237263" w:rsidRPr="00BD117A">
              <w:rPr>
                <w:rStyle w:val="normaltextrun"/>
                <w:szCs w:val="20"/>
              </w:rPr>
              <w:t>kryta, widoczna jeśli w polu „Status” jest „przegrany”,</w:t>
            </w:r>
            <w:r w:rsidR="00D845B8" w:rsidRPr="00BD117A">
              <w:rPr>
                <w:rStyle w:val="normaltextrun"/>
                <w:szCs w:val="20"/>
              </w:rPr>
              <w:t xml:space="preserve"> nazwa relacji:</w:t>
            </w:r>
            <w:r w:rsidR="003025F2" w:rsidRPr="00BD117A">
              <w:t xml:space="preserve"> </w:t>
            </w:r>
            <w:proofErr w:type="spellStart"/>
            <w:r w:rsidR="003025F2" w:rsidRPr="00BD117A">
              <w:rPr>
                <w:rStyle w:val="normaltextrun"/>
                <w:szCs w:val="20"/>
              </w:rPr>
              <w:t>neu_opportunity_neu_opportunity_neu_failureca</w:t>
            </w:r>
            <w:proofErr w:type="spellEnd"/>
          </w:p>
        </w:tc>
      </w:tr>
      <w:tr w:rsidR="00CB0B3E" w:rsidRPr="00BD117A" w14:paraId="51D0FA4B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ACEE5" w14:textId="705F5DD7" w:rsidR="00CB0B3E" w:rsidRPr="00BD117A" w:rsidRDefault="00476687">
            <w:pPr>
              <w:pStyle w:val="Tabelatekst"/>
            </w:pPr>
            <w:r w:rsidRPr="00BD117A">
              <w:t>Matryca</w:t>
            </w:r>
            <w:r w:rsidR="00237263" w:rsidRPr="00BD117A">
              <w:t xml:space="preserve"> Zmian Postaci dla </w:t>
            </w:r>
            <w:r w:rsidR="003F312B" w:rsidRPr="00BD117A">
              <w:t>Przetargu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01124" w14:textId="77777777" w:rsidR="00CB0B3E" w:rsidRPr="00BD117A" w:rsidRDefault="00CB0B3E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E65C6" w14:textId="4DE6E0EF" w:rsidR="00CB0B3E" w:rsidRPr="00BD117A" w:rsidRDefault="003F312B">
            <w:pPr>
              <w:pStyle w:val="Tabelatekst"/>
            </w:pPr>
            <w:r w:rsidRPr="00BD117A">
              <w:t>Matryca Zmian Postaci Przetargu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9332A7" w14:textId="3551621B" w:rsidR="00CB0B3E" w:rsidRPr="00BD117A" w:rsidRDefault="001267D5">
            <w:pPr>
              <w:pStyle w:val="Tabelatekst"/>
            </w:pPr>
            <w:r w:rsidRPr="00BD117A">
              <w:t>Tabela rekordów Matryca Zmian Postaci Przetargu pokrewnych do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0ADC5B" w14:textId="76BC54B4" w:rsidR="00CB0B3E" w:rsidRPr="00BD117A" w:rsidRDefault="001267D5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B43E90" w14:textId="19DD00B2" w:rsidR="00CB0B3E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</w:t>
            </w:r>
            <w:r w:rsidR="001267D5" w:rsidRPr="00BD117A">
              <w:rPr>
                <w:rStyle w:val="normaltextrun"/>
                <w:szCs w:val="20"/>
              </w:rPr>
              <w:t>kryta, widoczna jeśli w polu</w:t>
            </w:r>
            <w:r w:rsidR="00660439" w:rsidRPr="00BD117A">
              <w:rPr>
                <w:rStyle w:val="normaltextrun"/>
                <w:szCs w:val="20"/>
              </w:rPr>
              <w:t xml:space="preserve"> „</w:t>
            </w:r>
            <w:r w:rsidR="00660439" w:rsidRPr="00BD117A">
              <w:t>Zgoda na zmianę postaci”: Tak</w:t>
            </w:r>
            <w:r w:rsidR="001267D5" w:rsidRPr="00BD117A">
              <w:rPr>
                <w:rStyle w:val="normaltextrun"/>
                <w:szCs w:val="20"/>
              </w:rPr>
              <w:t xml:space="preserve"> </w:t>
            </w:r>
            <w:r w:rsidR="00660439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E311D8" w:rsidRPr="00BD117A">
              <w:rPr>
                <w:rStyle w:val="normaltextrun"/>
                <w:szCs w:val="20"/>
              </w:rPr>
              <w:t>neu_opportunity_neu_conf_tenderformchangematr</w:t>
            </w:r>
            <w:proofErr w:type="spellEnd"/>
          </w:p>
        </w:tc>
      </w:tr>
      <w:tr w:rsidR="00F446DD" w:rsidRPr="00BD117A" w14:paraId="24F13B1C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2FCF3" w14:textId="093C58DE" w:rsidR="00F446DD" w:rsidRPr="00BD117A" w:rsidRDefault="00F446DD">
            <w:pPr>
              <w:pStyle w:val="Tabelatekst"/>
            </w:pPr>
            <w:r w:rsidRPr="00BD117A">
              <w:t>Wpisy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EE46B" w14:textId="77777777" w:rsidR="00F446DD" w:rsidRPr="00BD117A" w:rsidRDefault="00F446DD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2DDDAD" w14:textId="412B7E83" w:rsidR="00F446DD" w:rsidRPr="00BD117A" w:rsidRDefault="00D269EE">
            <w:pPr>
              <w:pStyle w:val="Tabelatekst"/>
            </w:pPr>
            <w:r w:rsidRPr="00BD117A">
              <w:t>Wpis odnośny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9DF29D" w14:textId="132F1DF3" w:rsidR="00F446DD" w:rsidRPr="00BD117A" w:rsidRDefault="00D269EE">
            <w:pPr>
              <w:pStyle w:val="Tabelatekst"/>
            </w:pPr>
            <w:r w:rsidRPr="00BD117A">
              <w:t xml:space="preserve">Karta zarządzania </w:t>
            </w:r>
            <w:r w:rsidR="000E1973" w:rsidRPr="00BD117A">
              <w:t>Wpisami dotyczącymi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7156C9" w14:textId="346271A8" w:rsidR="00F446DD" w:rsidRPr="00BD117A" w:rsidRDefault="00F446DD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1B50A3" w14:textId="26715F69" w:rsidR="00F446DD" w:rsidRPr="00BD117A" w:rsidRDefault="00F446D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</w:t>
            </w:r>
            <w:r w:rsidR="00AC5BC2" w:rsidRPr="00BD117A">
              <w:rPr>
                <w:rStyle w:val="normaltextrun"/>
                <w:szCs w:val="20"/>
              </w:rPr>
              <w:t>a karta</w:t>
            </w:r>
            <w:r w:rsidRPr="00BD117A">
              <w:rPr>
                <w:rStyle w:val="normaltextrun"/>
                <w:szCs w:val="20"/>
              </w:rPr>
              <w:t>, nazwa relacji:</w:t>
            </w:r>
            <w:r w:rsidR="00D269EE" w:rsidRPr="00BD117A">
              <w:t xml:space="preserve"> </w:t>
            </w:r>
            <w:proofErr w:type="spellStart"/>
            <w:r w:rsidR="00D269EE" w:rsidRPr="00BD117A">
              <w:rPr>
                <w:rStyle w:val="normaltextrun"/>
                <w:szCs w:val="20"/>
              </w:rPr>
              <w:t>opportunity_PostRegardings</w:t>
            </w:r>
            <w:proofErr w:type="spellEnd"/>
          </w:p>
        </w:tc>
      </w:tr>
      <w:tr w:rsidR="00F446DD" w:rsidRPr="00BD117A" w14:paraId="2F160F9A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BC02" w14:textId="77777777" w:rsidR="00F446DD" w:rsidRPr="00BD117A" w:rsidRDefault="00F446DD">
            <w:pPr>
              <w:pStyle w:val="Tabelatekst"/>
            </w:pPr>
            <w:r w:rsidRPr="00BD117A">
              <w:t>Działania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EF77E3" w14:textId="77777777" w:rsidR="00F446DD" w:rsidRPr="00BD117A" w:rsidRDefault="00F446DD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70D2A" w14:textId="77777777" w:rsidR="00F446DD" w:rsidRPr="00BD117A" w:rsidRDefault="00F446DD">
            <w:pPr>
              <w:pStyle w:val="Tabelatekst"/>
            </w:pPr>
            <w:r w:rsidRPr="00BD117A">
              <w:t>Działanie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20EBF6" w14:textId="6EA1C562" w:rsidR="00F446DD" w:rsidRPr="00BD117A" w:rsidRDefault="00F446DD">
            <w:pPr>
              <w:pStyle w:val="Tabelatekst"/>
            </w:pPr>
            <w:r w:rsidRPr="00BD117A">
              <w:t xml:space="preserve">Karta zarządzania Działaniami dotyczącymi </w:t>
            </w:r>
            <w:r w:rsidR="000E1973" w:rsidRPr="00BD117A">
              <w:t>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08FED5" w14:textId="77777777" w:rsidR="00F446DD" w:rsidRPr="00BD117A" w:rsidRDefault="00F446DD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24E946" w14:textId="1AA56D7C" w:rsidR="00F446DD" w:rsidRPr="00BD117A" w:rsidRDefault="00F446D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</w:t>
            </w:r>
            <w:r w:rsidR="00AC5BC2" w:rsidRPr="00BD117A">
              <w:rPr>
                <w:rStyle w:val="normaltextrun"/>
                <w:szCs w:val="20"/>
              </w:rPr>
              <w:t>a karta</w:t>
            </w:r>
            <w:r w:rsidRPr="00BD117A">
              <w:rPr>
                <w:rStyle w:val="normaltextrun"/>
                <w:szCs w:val="20"/>
              </w:rPr>
              <w:t>, nazwa relacji:</w:t>
            </w:r>
            <w:r w:rsidRPr="00BD117A">
              <w:t xml:space="preserve"> </w:t>
            </w:r>
            <w:proofErr w:type="spellStart"/>
            <w:r w:rsidR="00E56432" w:rsidRPr="00BD117A">
              <w:t>Opportunity_ActivityPointers</w:t>
            </w:r>
            <w:proofErr w:type="spellEnd"/>
          </w:p>
        </w:tc>
      </w:tr>
      <w:tr w:rsidR="00F446DD" w:rsidRPr="00BD117A" w14:paraId="4FF83061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15372" w14:textId="77777777" w:rsidR="00F446DD" w:rsidRPr="00BD117A" w:rsidRDefault="00F446DD">
            <w:pPr>
              <w:pStyle w:val="Tabelatekst"/>
            </w:pPr>
            <w:r w:rsidRPr="00BD117A">
              <w:t>Notatki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CB27B6" w14:textId="77777777" w:rsidR="00F446DD" w:rsidRPr="00BD117A" w:rsidRDefault="00F446DD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F4F27" w14:textId="77777777" w:rsidR="00F446DD" w:rsidRPr="00BD117A" w:rsidRDefault="00F446DD">
            <w:pPr>
              <w:pStyle w:val="Tabelatekst"/>
            </w:pPr>
            <w:r w:rsidRPr="00BD117A">
              <w:t>Notatka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4C636F" w14:textId="4AAB05AF" w:rsidR="00F446DD" w:rsidRPr="00BD117A" w:rsidRDefault="00F446DD">
            <w:pPr>
              <w:pStyle w:val="Tabelatekst"/>
            </w:pPr>
            <w:r w:rsidRPr="00BD117A">
              <w:t xml:space="preserve">Karta zarządzania Notatkami dotyczącymi </w:t>
            </w:r>
            <w:r w:rsidR="000E1973" w:rsidRPr="00BD117A">
              <w:t>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8F721E" w14:textId="77777777" w:rsidR="00F446DD" w:rsidRPr="00BD117A" w:rsidRDefault="00F446DD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19A5BF" w14:textId="3D50B2E4" w:rsidR="00F446DD" w:rsidRPr="00BD117A" w:rsidRDefault="00F446D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</w:t>
            </w:r>
            <w:r w:rsidR="00AC5BC2" w:rsidRPr="00BD117A">
              <w:rPr>
                <w:rStyle w:val="normaltextrun"/>
                <w:szCs w:val="20"/>
              </w:rPr>
              <w:t>a karta</w:t>
            </w:r>
            <w:r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DB4F2F" w:rsidRPr="00BD117A">
              <w:rPr>
                <w:rStyle w:val="normaltextrun"/>
                <w:szCs w:val="20"/>
              </w:rPr>
              <w:t>Opportunity_Annotation</w:t>
            </w:r>
            <w:proofErr w:type="spellEnd"/>
          </w:p>
        </w:tc>
      </w:tr>
      <w:tr w:rsidR="00E311D8" w:rsidRPr="00BD117A" w14:paraId="7092020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8687A" w14:textId="24380BCF" w:rsidR="00E311D8" w:rsidRPr="00BD117A" w:rsidRDefault="00017330">
            <w:pPr>
              <w:pStyle w:val="Tabelatekst"/>
            </w:pPr>
            <w:r w:rsidRPr="00BD117A">
              <w:lastRenderedPageBreak/>
              <w:t>Data obowiązywania Przetargu OD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CE152" w14:textId="5FB761FD" w:rsidR="00E311D8" w:rsidRPr="00BD117A" w:rsidRDefault="00AC5BC2">
            <w:pPr>
              <w:pStyle w:val="Tabelatekst"/>
            </w:pPr>
            <w:proofErr w:type="spellStart"/>
            <w:r w:rsidRPr="00BD117A">
              <w:t>neu_validitydatefrom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BCC7D4" w14:textId="77777777" w:rsidR="00E311D8" w:rsidRPr="00BD117A" w:rsidRDefault="00E311D8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4ADCF8" w14:textId="33D49DC2" w:rsidR="00E311D8" w:rsidRPr="00BD117A" w:rsidRDefault="00AC5BC2">
            <w:pPr>
              <w:pStyle w:val="Tabelatekst"/>
            </w:pPr>
            <w:r w:rsidRPr="00BD117A">
              <w:t>Od kiedy obowiązuje Przetarg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0BDE79" w14:textId="680348D5" w:rsidR="00E311D8" w:rsidRPr="00BD117A" w:rsidRDefault="00AC5BC2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62B3A2" w14:textId="28CAC12B" w:rsidR="00E311D8" w:rsidRPr="00BD117A" w:rsidRDefault="00E311D8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C70D3C" w:rsidRPr="00BD117A" w14:paraId="79875333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D2BD" w14:textId="6F7C914F" w:rsidR="00C70D3C" w:rsidRPr="00BD117A" w:rsidRDefault="00250675">
            <w:pPr>
              <w:pStyle w:val="Tabelatekst"/>
            </w:pPr>
            <w:r w:rsidRPr="00BD117A">
              <w:t>Data obowiązywania Przetargu DO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2C5D2D" w14:textId="41F71CF2" w:rsidR="00C70D3C" w:rsidRPr="00BD117A" w:rsidRDefault="00551E10">
            <w:pPr>
              <w:pStyle w:val="Tabelatekst"/>
            </w:pPr>
            <w:proofErr w:type="spellStart"/>
            <w:r w:rsidRPr="00BD117A">
              <w:t>neu_validitydateto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FF49E3" w14:textId="77777777" w:rsidR="00C70D3C" w:rsidRPr="00BD117A" w:rsidRDefault="00C70D3C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C24855" w14:textId="42CBCF8E" w:rsidR="00C70D3C" w:rsidRPr="00BD117A" w:rsidRDefault="00551E10">
            <w:pPr>
              <w:pStyle w:val="Tabelatekst"/>
            </w:pPr>
            <w:r w:rsidRPr="00BD117A">
              <w:t>Do kiedy obowiązuje Przetarg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5DA790" w14:textId="18E75BDB" w:rsidR="00C70D3C" w:rsidRPr="00BD117A" w:rsidRDefault="00551E10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F2327B" w14:textId="05615728" w:rsidR="00C70D3C" w:rsidRPr="00BD117A" w:rsidRDefault="00C70D3C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551E10" w:rsidRPr="00BD117A" w14:paraId="1ECDD4F3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3F9B" w14:textId="45A18D82" w:rsidR="00551E10" w:rsidRPr="00BD117A" w:rsidRDefault="00685958">
            <w:pPr>
              <w:pStyle w:val="Tabelatekst"/>
            </w:pPr>
            <w:r w:rsidRPr="00BD117A">
              <w:t>Data ogłoszenia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28183F" w14:textId="4E34D38C" w:rsidR="00551E10" w:rsidRPr="00BD117A" w:rsidRDefault="00827795">
            <w:pPr>
              <w:pStyle w:val="Tabelatekst"/>
            </w:pPr>
            <w:proofErr w:type="spellStart"/>
            <w:r w:rsidRPr="00BD117A">
              <w:t>neu_annoucementdate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70D5D" w14:textId="77777777" w:rsidR="00551E10" w:rsidRPr="00BD117A" w:rsidRDefault="00551E1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0898E1" w14:textId="6B8AAE38" w:rsidR="00551E10" w:rsidRPr="00BD117A" w:rsidRDefault="00827795">
            <w:pPr>
              <w:pStyle w:val="Tabelatekst"/>
            </w:pPr>
            <w:r w:rsidRPr="00BD117A">
              <w:t>Data ogłoszenia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DDBF63" w14:textId="15454864" w:rsidR="00551E10" w:rsidRPr="00BD117A" w:rsidRDefault="00827795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041607" w14:textId="0259466B" w:rsidR="00551E10" w:rsidRPr="00BD117A" w:rsidRDefault="00551E10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827795" w:rsidRPr="00BD117A" w14:paraId="3CAD4554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07403" w14:textId="7B48F274" w:rsidR="00827795" w:rsidRPr="00BD117A" w:rsidRDefault="00CA072D">
            <w:pPr>
              <w:pStyle w:val="Tabelatekst"/>
            </w:pPr>
            <w:r w:rsidRPr="00BD117A">
              <w:t>Data otwarcia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CF902D" w14:textId="58297A45" w:rsidR="00827795" w:rsidRPr="00BD117A" w:rsidRDefault="00DB04CD">
            <w:pPr>
              <w:pStyle w:val="Tabelatekst"/>
            </w:pPr>
            <w:proofErr w:type="spellStart"/>
            <w:r w:rsidRPr="00BD117A">
              <w:t>neu_openingdate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AD634" w14:textId="77777777" w:rsidR="00827795" w:rsidRPr="00BD117A" w:rsidRDefault="0082779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586A26" w14:textId="4FBD3A1C" w:rsidR="00827795" w:rsidRPr="00BD117A" w:rsidRDefault="00DB04CD">
            <w:pPr>
              <w:pStyle w:val="Tabelatekst"/>
            </w:pPr>
            <w:r w:rsidRPr="00BD117A">
              <w:t>Data otwarcia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ED04CD" w14:textId="5C17BB76" w:rsidR="00827795" w:rsidRPr="00BD117A" w:rsidRDefault="00DB04CD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DE13E0" w14:textId="35EF22C8" w:rsidR="00827795" w:rsidRPr="00BD117A" w:rsidRDefault="00827795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DB04CD" w:rsidRPr="00BD117A" w14:paraId="4B6DF49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C68C4" w14:textId="0AA12487" w:rsidR="00DB04CD" w:rsidRPr="00BD117A" w:rsidRDefault="004D2869">
            <w:pPr>
              <w:pStyle w:val="Tabelatekst"/>
            </w:pPr>
            <w:r w:rsidRPr="00BD117A">
              <w:t>Data złożenia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9C00BE" w14:textId="3E4FD0B9" w:rsidR="00DB04CD" w:rsidRPr="00BD117A" w:rsidRDefault="004D2869">
            <w:pPr>
              <w:pStyle w:val="Tabelatekst"/>
            </w:pPr>
            <w:proofErr w:type="spellStart"/>
            <w:r w:rsidRPr="00BD117A">
              <w:t>neu_releasedate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55530" w14:textId="77777777" w:rsidR="00DB04CD" w:rsidRPr="00BD117A" w:rsidRDefault="00DB04CD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31D5F2" w14:textId="24C44A5D" w:rsidR="00DB04CD" w:rsidRPr="00BD117A" w:rsidRDefault="004D2869">
            <w:pPr>
              <w:pStyle w:val="Tabelatekst"/>
            </w:pPr>
            <w:r w:rsidRPr="00BD117A">
              <w:t>Data złożenia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E99802" w14:textId="3CF0AA24" w:rsidR="00DB04CD" w:rsidRPr="00BD117A" w:rsidRDefault="004D2869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793834" w14:textId="5FD9D815" w:rsidR="00DB04CD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4D2869" w:rsidRPr="00BD117A" w14:paraId="7AB96E7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55BA" w14:textId="0701B51F" w:rsidR="004D2869" w:rsidRPr="00BD117A" w:rsidRDefault="00035BC9">
            <w:pPr>
              <w:pStyle w:val="Tabelatekst"/>
            </w:pPr>
            <w:r w:rsidRPr="00BD117A">
              <w:t>Czas obowiązywania Przetargu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76EF3" w14:textId="74512F54" w:rsidR="004D2869" w:rsidRPr="00BD117A" w:rsidRDefault="00035BC9">
            <w:pPr>
              <w:pStyle w:val="Tabelatekst"/>
            </w:pPr>
            <w:proofErr w:type="spellStart"/>
            <w:r w:rsidRPr="00BD117A">
              <w:t>neu_validitydays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84AD4" w14:textId="77777777" w:rsidR="004D2869" w:rsidRPr="00BD117A" w:rsidRDefault="004D2869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DB65BC" w14:textId="40A7FD9C" w:rsidR="004D2869" w:rsidRPr="00BD117A" w:rsidRDefault="00035BC9">
            <w:pPr>
              <w:pStyle w:val="Tabelatekst"/>
            </w:pPr>
            <w:r w:rsidRPr="00BD117A">
              <w:t>Czas obowiązywania Przetargu w dniach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DA920C" w14:textId="34955CDF" w:rsidR="004D2869" w:rsidRPr="00BD117A" w:rsidRDefault="00FA63F6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21AB67" w14:textId="147FD1CD" w:rsidR="004D2869" w:rsidRPr="00BD117A" w:rsidRDefault="004D2869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FA63F6" w:rsidRPr="00BD117A" w14:paraId="12EA163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245C3" w14:textId="2F44B1F3" w:rsidR="00FA63F6" w:rsidRPr="00BD117A" w:rsidRDefault="00D56241">
            <w:pPr>
              <w:pStyle w:val="Tabelatekst"/>
            </w:pPr>
            <w:r w:rsidRPr="00BD117A">
              <w:t>Czas trwania w miesiącach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B2C5F" w14:textId="437BABA5" w:rsidR="00FA63F6" w:rsidRPr="00BD117A" w:rsidRDefault="00D56241">
            <w:pPr>
              <w:pStyle w:val="Tabelatekst"/>
            </w:pPr>
            <w:proofErr w:type="spellStart"/>
            <w:r w:rsidRPr="00BD117A">
              <w:t>neu_durationinmonths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20CE2" w14:textId="77777777" w:rsidR="00FA63F6" w:rsidRPr="00BD117A" w:rsidRDefault="00FA63F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5501CE" w14:textId="56FE1777" w:rsidR="00FA63F6" w:rsidRPr="00BD117A" w:rsidRDefault="00D56241">
            <w:pPr>
              <w:pStyle w:val="Tabelatekst"/>
            </w:pPr>
            <w:r w:rsidRPr="00BD117A">
              <w:t>Czas trwania w miesiącach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333585" w14:textId="34771177" w:rsidR="00FA63F6" w:rsidRPr="00BD117A" w:rsidRDefault="00D56241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99088F" w14:textId="234DDE94" w:rsidR="00FA63F6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D56241" w:rsidRPr="00BD117A">
              <w:rPr>
                <w:rStyle w:val="normaltextrun"/>
                <w:szCs w:val="20"/>
              </w:rPr>
              <w:t>,</w:t>
            </w:r>
            <w:r w:rsidR="00764103" w:rsidRPr="00BD117A">
              <w:rPr>
                <w:rStyle w:val="normaltextrun"/>
                <w:szCs w:val="20"/>
              </w:rPr>
              <w:t xml:space="preserve"> zablokowane,</w:t>
            </w:r>
            <w:r w:rsidR="00D56241" w:rsidRPr="00BD117A">
              <w:rPr>
                <w:rStyle w:val="normaltextrun"/>
                <w:szCs w:val="20"/>
              </w:rPr>
              <w:t xml:space="preserve"> kalkulowane na podstawie</w:t>
            </w:r>
            <w:r w:rsidR="00467504" w:rsidRPr="00BD117A">
              <w:rPr>
                <w:rStyle w:val="normaltextrun"/>
                <w:szCs w:val="20"/>
              </w:rPr>
              <w:t xml:space="preserve"> </w:t>
            </w:r>
            <w:r w:rsidR="0033066C" w:rsidRPr="00BD117A">
              <w:rPr>
                <w:rStyle w:val="normaltextrun"/>
                <w:szCs w:val="20"/>
              </w:rPr>
              <w:t xml:space="preserve">pól </w:t>
            </w:r>
            <w:r w:rsidR="00250675" w:rsidRPr="00BD117A">
              <w:rPr>
                <w:rStyle w:val="normaltextrun"/>
                <w:szCs w:val="20"/>
              </w:rPr>
              <w:t>„</w:t>
            </w:r>
            <w:r w:rsidR="0033066C" w:rsidRPr="00BD117A">
              <w:t>Data obowiązywania Przetargu DO</w:t>
            </w:r>
            <w:r w:rsidR="00250675" w:rsidRPr="00BD117A">
              <w:t>”</w:t>
            </w:r>
            <w:r w:rsidR="0033066C" w:rsidRPr="00BD117A">
              <w:t xml:space="preserve"> i </w:t>
            </w:r>
            <w:r w:rsidR="00250675" w:rsidRPr="00BD117A">
              <w:t>„Data obowiązywania Przetargu OD”</w:t>
            </w:r>
          </w:p>
        </w:tc>
      </w:tr>
      <w:tr w:rsidR="00764103" w:rsidRPr="00BD117A" w14:paraId="69BFBDF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1A323" w14:textId="570DB4AE" w:rsidR="00764103" w:rsidRPr="00BD117A" w:rsidRDefault="001336BC">
            <w:pPr>
              <w:pStyle w:val="Tabelatekst"/>
            </w:pPr>
            <w:r w:rsidRPr="00BD117A">
              <w:t>Czas trwania w miesiącach - zmiana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FC4656" w14:textId="752F4A34" w:rsidR="00764103" w:rsidRPr="00BD117A" w:rsidRDefault="003967AF">
            <w:pPr>
              <w:pStyle w:val="Tabelatekst"/>
            </w:pPr>
            <w:proofErr w:type="spellStart"/>
            <w:r w:rsidRPr="00BD117A">
              <w:t>neu_durationinmonthschange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33C2B" w14:textId="77777777" w:rsidR="00764103" w:rsidRPr="00BD117A" w:rsidRDefault="00764103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C7F8D0" w14:textId="77777777" w:rsidR="00764103" w:rsidRPr="00BD117A" w:rsidRDefault="00764103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A13070" w14:textId="2F8E27FB" w:rsidR="00764103" w:rsidRPr="00BD117A" w:rsidRDefault="003967AF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CBE93E" w14:textId="18BB3B8C" w:rsidR="00764103" w:rsidRPr="00BD117A" w:rsidRDefault="00243DF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3967AF" w:rsidRPr="00BD117A">
              <w:rPr>
                <w:rStyle w:val="normaltextrun"/>
                <w:szCs w:val="20"/>
              </w:rPr>
              <w:t>prowadzona wartość przepisuje się na pole „Czas trwania w miesiącach”</w:t>
            </w:r>
          </w:p>
        </w:tc>
      </w:tr>
      <w:tr w:rsidR="003967AF" w:rsidRPr="00BD117A" w14:paraId="04B879F5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4D65D" w14:textId="7721D919" w:rsidR="003967AF" w:rsidRPr="00BD117A" w:rsidRDefault="00DC7965">
            <w:pPr>
              <w:pStyle w:val="Tabelatekst"/>
            </w:pPr>
            <w:r w:rsidRPr="00BD117A">
              <w:t>Ilość dni związania z ofertą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00B601" w14:textId="3C28FB9E" w:rsidR="003967AF" w:rsidRPr="00BD117A" w:rsidRDefault="00DC7965">
            <w:pPr>
              <w:pStyle w:val="Tabelatekst"/>
            </w:pPr>
            <w:proofErr w:type="spellStart"/>
            <w:r w:rsidRPr="00BD117A">
              <w:t>neu_daysofvalidquote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5326E6" w14:textId="77777777" w:rsidR="003967AF" w:rsidRPr="00BD117A" w:rsidRDefault="003967AF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07F390" w14:textId="001A8D8D" w:rsidR="003967AF" w:rsidRPr="00BD117A" w:rsidRDefault="00DC7965">
            <w:pPr>
              <w:pStyle w:val="Tabelatekst"/>
            </w:pPr>
            <w:r w:rsidRPr="00BD117A">
              <w:t>Ilość dni związania z ofertą dla Przetargu, dodawana do wartości Daty dopuszczenia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17A304" w14:textId="4C612086" w:rsidR="003967AF" w:rsidRPr="00BD117A" w:rsidRDefault="00DC7965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D5CA23" w14:textId="34894E19" w:rsidR="003967AF" w:rsidRPr="00BD117A" w:rsidRDefault="003967AF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B473B2" w:rsidRPr="00BD117A" w14:paraId="11BD8C0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1AECA" w14:textId="78580EEE" w:rsidR="00B473B2" w:rsidRPr="00BD117A" w:rsidRDefault="00F70095">
            <w:pPr>
              <w:pStyle w:val="Tabelatekst"/>
            </w:pPr>
            <w:r w:rsidRPr="00BD117A">
              <w:t>Termin płatności Przetargu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B3B60" w14:textId="60F19CAC" w:rsidR="00B473B2" w:rsidRPr="00BD117A" w:rsidRDefault="00F70095">
            <w:pPr>
              <w:pStyle w:val="Tabelatekst"/>
            </w:pPr>
            <w:proofErr w:type="spellStart"/>
            <w:r w:rsidRPr="00BD117A">
              <w:t>neu_tenderpaymentperiod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189FF" w14:textId="77777777" w:rsidR="00B473B2" w:rsidRPr="00BD117A" w:rsidRDefault="00B473B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27D75A" w14:textId="5CF6BB1C" w:rsidR="00B473B2" w:rsidRPr="00BD117A" w:rsidRDefault="00F70095">
            <w:pPr>
              <w:pStyle w:val="Tabelatekst"/>
            </w:pPr>
            <w:r w:rsidRPr="00BD117A">
              <w:t>Termin płatności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7D57C2" w14:textId="6F80C7D0" w:rsidR="00B473B2" w:rsidRPr="00BD117A" w:rsidRDefault="00F70095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9C92EF" w14:textId="0FA9B87E" w:rsidR="00B473B2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88524E" w:rsidRPr="00BD117A">
              <w:rPr>
                <w:rStyle w:val="normaltextrun"/>
                <w:szCs w:val="20"/>
              </w:rPr>
              <w:t>, bierze udział w kalkulacji marży</w:t>
            </w:r>
          </w:p>
        </w:tc>
      </w:tr>
      <w:tr w:rsidR="0088524E" w:rsidRPr="00BD117A" w14:paraId="1F3602C1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D333A" w14:textId="1B19878F" w:rsidR="0088524E" w:rsidRPr="00BD117A" w:rsidRDefault="00B974DC">
            <w:pPr>
              <w:pStyle w:val="Tabelatekst"/>
            </w:pPr>
            <w:r w:rsidRPr="00BD117A">
              <w:t>Termin związania ofertą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30C11" w14:textId="589544E7" w:rsidR="0088524E" w:rsidRPr="00BD117A" w:rsidRDefault="00FF6DC8">
            <w:pPr>
              <w:pStyle w:val="Tabelatekst"/>
            </w:pPr>
            <w:proofErr w:type="spellStart"/>
            <w:r w:rsidRPr="00BD117A">
              <w:t>neu_tendervalidityterm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2B367" w14:textId="77777777" w:rsidR="0088524E" w:rsidRPr="00BD117A" w:rsidRDefault="0088524E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F95E57" w14:textId="2634D5A9" w:rsidR="0088524E" w:rsidRPr="00BD117A" w:rsidRDefault="00FF6DC8">
            <w:pPr>
              <w:pStyle w:val="Tabelatekst"/>
            </w:pPr>
            <w:r w:rsidRPr="00BD117A">
              <w:t xml:space="preserve">Termin związania ofertą. Data </w:t>
            </w:r>
            <w:r w:rsidR="00397063" w:rsidRPr="00BD117A">
              <w:t>otwarcia</w:t>
            </w:r>
            <w:r w:rsidRPr="00BD117A">
              <w:t xml:space="preserve"> powiększona o dni związan</w:t>
            </w:r>
            <w:r w:rsidR="00397063" w:rsidRPr="00BD117A">
              <w:t>ia</w:t>
            </w:r>
            <w:r w:rsidRPr="00BD117A">
              <w:t xml:space="preserve"> z ofertą.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A52D56" w14:textId="54964D25" w:rsidR="0088524E" w:rsidRPr="00BD117A" w:rsidRDefault="00FF6DC8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C90E4A" w14:textId="379320C0" w:rsidR="0088524E" w:rsidRPr="00BD117A" w:rsidRDefault="0088524E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FE4007" w:rsidRPr="00BD117A" w14:paraId="438F30A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14751" w14:textId="13E02A99" w:rsidR="00FE4007" w:rsidRPr="00BD117A" w:rsidRDefault="00000AFC">
            <w:pPr>
              <w:pStyle w:val="Tabelatekst"/>
            </w:pPr>
            <w:r w:rsidRPr="00BD117A">
              <w:lastRenderedPageBreak/>
              <w:t>Data rozpoczęcia dostaw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9C3D7" w14:textId="1B994F6F" w:rsidR="00FE4007" w:rsidRPr="00BD117A" w:rsidRDefault="00FE2A2C">
            <w:pPr>
              <w:pStyle w:val="Tabelatekst"/>
            </w:pPr>
            <w:proofErr w:type="spellStart"/>
            <w:r w:rsidRPr="00BD117A">
              <w:t>neu_deliveryopeningdate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CB1202" w14:textId="77777777" w:rsidR="00FE4007" w:rsidRPr="00BD117A" w:rsidRDefault="00FE4007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7E96CB" w14:textId="24193662" w:rsidR="00FE4007" w:rsidRPr="00BD117A" w:rsidRDefault="00FE2A2C">
            <w:pPr>
              <w:pStyle w:val="Tabelatekst"/>
            </w:pPr>
            <w:r w:rsidRPr="00BD117A">
              <w:t>Data rozpoczęcia dostaw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6BA8D6" w14:textId="75B7C7D4" w:rsidR="00FE4007" w:rsidRPr="00BD117A" w:rsidRDefault="00FE2A2C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38F156" w14:textId="225C443D" w:rsidR="00FE4007" w:rsidRPr="00BD117A" w:rsidRDefault="00FE4007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6D7D23" w:rsidRPr="00BD117A" w14:paraId="63CA231F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2B460" w14:textId="2C5A44E4" w:rsidR="006D7D23" w:rsidRPr="00BD117A" w:rsidRDefault="006D7D23">
            <w:pPr>
              <w:pStyle w:val="Tabelatekst"/>
            </w:pPr>
            <w:r w:rsidRPr="00BD117A">
              <w:t>Dostawa w sobotę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E8CEF" w14:textId="59AA570A" w:rsidR="006D7D23" w:rsidRPr="00BD117A" w:rsidRDefault="006D7D23">
            <w:pPr>
              <w:pStyle w:val="Tabelatekst"/>
            </w:pPr>
            <w:proofErr w:type="spellStart"/>
            <w:r w:rsidRPr="00BD117A">
              <w:t>neu_isdeliveryonsaturday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31804C" w14:textId="77777777" w:rsidR="006D7D23" w:rsidRPr="00BD117A" w:rsidRDefault="006D7D23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5EB92D" w14:textId="77777777" w:rsidR="006D7D23" w:rsidRPr="00BD117A" w:rsidRDefault="006D7D23">
            <w:pPr>
              <w:pStyle w:val="Tabelatekst"/>
            </w:pPr>
            <w:r w:rsidRPr="00BD117A">
              <w:t>Dostawa w sobotę w Przetargu:</w:t>
            </w:r>
          </w:p>
          <w:p w14:paraId="00D16362" w14:textId="77777777" w:rsidR="006D7D23" w:rsidRPr="00BD117A" w:rsidRDefault="006D7D23">
            <w:pPr>
              <w:pStyle w:val="Tabelatekst"/>
            </w:pPr>
            <w:r w:rsidRPr="00BD117A">
              <w:t>Nie,</w:t>
            </w:r>
          </w:p>
          <w:p w14:paraId="6113A46C" w14:textId="56B0F7D6" w:rsidR="006D7D23" w:rsidRPr="00BD117A" w:rsidRDefault="006D7D23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97A1A5" w14:textId="78DADEBA" w:rsidR="006D7D23" w:rsidRPr="00BD117A" w:rsidRDefault="006D7D23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210BAF" w14:textId="32D1FFC9" w:rsidR="006D7D23" w:rsidRPr="00BD117A" w:rsidRDefault="00BE650D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6D7D23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331F5A" w:rsidRPr="00BD117A" w14:paraId="51086276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E29F9" w14:textId="4C24B98C" w:rsidR="00331F5A" w:rsidRPr="00BD117A" w:rsidRDefault="00331F5A">
            <w:pPr>
              <w:pStyle w:val="Tabelatekst"/>
            </w:pPr>
            <w:r w:rsidRPr="00BD117A">
              <w:t>Dostawa jednorazowa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DD18E3" w14:textId="7E515619" w:rsidR="00331F5A" w:rsidRPr="00BD117A" w:rsidRDefault="00331F5A">
            <w:pPr>
              <w:pStyle w:val="Tabelatekst"/>
            </w:pPr>
            <w:proofErr w:type="spellStart"/>
            <w:r w:rsidRPr="00BD117A">
              <w:t>neu_isonetimedelivery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097BA" w14:textId="77777777" w:rsidR="00331F5A" w:rsidRPr="00BD117A" w:rsidRDefault="00331F5A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B4A552" w14:textId="77777777" w:rsidR="00331F5A" w:rsidRPr="00BD117A" w:rsidRDefault="00331F5A">
            <w:pPr>
              <w:pStyle w:val="Tabelatekst"/>
            </w:pPr>
            <w:r w:rsidRPr="00BD117A">
              <w:t>Dostawa jednorazowa w Przetargu:</w:t>
            </w:r>
          </w:p>
          <w:p w14:paraId="3E476113" w14:textId="77777777" w:rsidR="00331F5A" w:rsidRPr="00BD117A" w:rsidRDefault="00331F5A">
            <w:pPr>
              <w:pStyle w:val="Tabelatekst"/>
            </w:pPr>
            <w:r w:rsidRPr="00BD117A">
              <w:t>Nie,</w:t>
            </w:r>
          </w:p>
          <w:p w14:paraId="6F999D8C" w14:textId="33E5C7EB" w:rsidR="00331F5A" w:rsidRPr="00BD117A" w:rsidRDefault="00331F5A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3E0209" w14:textId="69389D77" w:rsidR="00331F5A" w:rsidRPr="00BD117A" w:rsidRDefault="00331F5A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E10EFA" w14:textId="44EA308E" w:rsidR="00331F5A" w:rsidRPr="00BD117A" w:rsidRDefault="00BE650D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</w:t>
            </w:r>
            <w:r w:rsidR="00331F5A" w:rsidRPr="00BD117A">
              <w:rPr>
                <w:rStyle w:val="normaltextrun"/>
                <w:szCs w:val="20"/>
              </w:rPr>
              <w:t>omyślnie: Nie</w:t>
            </w:r>
          </w:p>
        </w:tc>
      </w:tr>
      <w:tr w:rsidR="00331F5A" w:rsidRPr="00BD117A" w14:paraId="5C0FF9F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132EB" w14:textId="480ADBC8" w:rsidR="00331F5A" w:rsidRPr="00BD117A" w:rsidRDefault="00943AF7">
            <w:pPr>
              <w:pStyle w:val="Tabelatekst"/>
            </w:pPr>
            <w:r w:rsidRPr="00BD117A">
              <w:t>Data dostawy jednorazowej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B319F" w14:textId="12205A39" w:rsidR="00331F5A" w:rsidRPr="00BD117A" w:rsidRDefault="00943AF7">
            <w:pPr>
              <w:pStyle w:val="Tabelatekst"/>
            </w:pPr>
            <w:proofErr w:type="spellStart"/>
            <w:r w:rsidRPr="00BD117A">
              <w:t>neu_onetimedeliverydate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BB68D8" w14:textId="77777777" w:rsidR="00331F5A" w:rsidRPr="00BD117A" w:rsidRDefault="00331F5A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B1F645" w14:textId="6D0363EF" w:rsidR="00331F5A" w:rsidRPr="00BD117A" w:rsidRDefault="00943AF7">
            <w:pPr>
              <w:pStyle w:val="Tabelatekst"/>
            </w:pPr>
            <w:r w:rsidRPr="00BD117A">
              <w:t>Data dostawy jednorazowej w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4179B3" w14:textId="31A469AD" w:rsidR="00331F5A" w:rsidRPr="00BD117A" w:rsidRDefault="00943AF7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E6B08D" w14:textId="6172ED07" w:rsidR="00331F5A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143E9" w:rsidRPr="00BD117A">
              <w:rPr>
                <w:rStyle w:val="normaltextrun"/>
                <w:szCs w:val="20"/>
              </w:rPr>
              <w:t>, wyświetla się jeśli w polu „Dostawa jednorazowa": Tak</w:t>
            </w:r>
          </w:p>
        </w:tc>
      </w:tr>
      <w:tr w:rsidR="00B143E9" w:rsidRPr="00BD117A" w14:paraId="17443F21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F8651" w14:textId="54BA44BF" w:rsidR="00B143E9" w:rsidRPr="00BD117A" w:rsidRDefault="00AB57F7">
            <w:pPr>
              <w:pStyle w:val="Tabelatekst"/>
            </w:pPr>
            <w:r w:rsidRPr="00BD117A">
              <w:t>Czas realizacji zamówienia (h)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0989B" w14:textId="14908A18" w:rsidR="00B143E9" w:rsidRPr="00BD117A" w:rsidRDefault="00AB57F7">
            <w:pPr>
              <w:pStyle w:val="Tabelatekst"/>
            </w:pPr>
            <w:proofErr w:type="spellStart"/>
            <w:r w:rsidRPr="00BD117A">
              <w:t>neu_deliveryhours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AB6193" w14:textId="77777777" w:rsidR="00B143E9" w:rsidRPr="00BD117A" w:rsidRDefault="00B143E9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CB3A7C" w14:textId="2E896275" w:rsidR="00B143E9" w:rsidRPr="00BD117A" w:rsidRDefault="00AB57F7">
            <w:pPr>
              <w:pStyle w:val="Tabelatekst"/>
            </w:pPr>
            <w:r w:rsidRPr="00BD117A">
              <w:t>Czas realizacji zamówienia w Przetargu, wyrażony w dniach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8FB172" w14:textId="7BEC7CB2" w:rsidR="00B143E9" w:rsidRPr="00BD117A" w:rsidRDefault="00AB57F7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970269" w14:textId="0C3812DC" w:rsidR="00B143E9" w:rsidRPr="00BD117A" w:rsidRDefault="00BE650D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Dokładność</w:t>
            </w:r>
            <w:r w:rsidR="00AB57F7" w:rsidRPr="00BD117A">
              <w:rPr>
                <w:rStyle w:val="normaltextrun"/>
                <w:szCs w:val="20"/>
              </w:rPr>
              <w:t>: 2</w:t>
            </w:r>
          </w:p>
        </w:tc>
      </w:tr>
      <w:tr w:rsidR="00AB57F7" w:rsidRPr="00BD117A" w14:paraId="25E3B146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75B7" w14:textId="7EB68F83" w:rsidR="00AB57F7" w:rsidRPr="00BD117A" w:rsidRDefault="00B15480">
            <w:pPr>
              <w:pStyle w:val="Tabelatekst"/>
            </w:pPr>
            <w:r w:rsidRPr="00BD117A">
              <w:t>Ratunek życia (h)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ECF44" w14:textId="6DF92579" w:rsidR="00AB57F7" w:rsidRPr="00BD117A" w:rsidRDefault="00B15480">
            <w:pPr>
              <w:pStyle w:val="Tabelatekst"/>
            </w:pPr>
            <w:proofErr w:type="spellStart"/>
            <w:r w:rsidRPr="00BD117A">
              <w:t>neu_lifesaving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8218C1" w14:textId="77777777" w:rsidR="00AB57F7" w:rsidRPr="00BD117A" w:rsidRDefault="00AB57F7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FC6EAB" w14:textId="0201B857" w:rsidR="00AB57F7" w:rsidRPr="00BD117A" w:rsidRDefault="00B15480">
            <w:pPr>
              <w:pStyle w:val="Tabelatekst"/>
            </w:pPr>
            <w:r w:rsidRPr="00BD117A">
              <w:t>Czas realizacji zamówienia na Ratunek życia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2E7128" w14:textId="07628DC5" w:rsidR="00AB57F7" w:rsidRPr="00BD117A" w:rsidRDefault="00B15480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B7FFF8" w14:textId="2E53F0FE" w:rsidR="00AB57F7" w:rsidRPr="00BD117A" w:rsidRDefault="00BE650D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Dokładność</w:t>
            </w:r>
            <w:r w:rsidR="00B15480" w:rsidRPr="00BD117A">
              <w:rPr>
                <w:rStyle w:val="normaltextrun"/>
                <w:szCs w:val="20"/>
              </w:rPr>
              <w:t>: 2</w:t>
            </w:r>
          </w:p>
        </w:tc>
      </w:tr>
      <w:tr w:rsidR="00B15480" w:rsidRPr="00BD117A" w14:paraId="04C4446B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15FA" w14:textId="0AF84E92" w:rsidR="00B15480" w:rsidRPr="00BD117A" w:rsidRDefault="00BD13B7">
            <w:pPr>
              <w:pStyle w:val="Tabelatekst"/>
            </w:pPr>
            <w:r w:rsidRPr="00BD117A">
              <w:t>Cito (h)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8F81B" w14:textId="29091115" w:rsidR="00B15480" w:rsidRPr="00BD117A" w:rsidRDefault="00BD13B7">
            <w:pPr>
              <w:pStyle w:val="Tabelatekst"/>
            </w:pPr>
            <w:proofErr w:type="spellStart"/>
            <w:r w:rsidRPr="00BD117A">
              <w:t>neu_cito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92E6F2" w14:textId="77777777" w:rsidR="00B15480" w:rsidRPr="00BD117A" w:rsidRDefault="00B1548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B2A229" w14:textId="7FF6824B" w:rsidR="00B15480" w:rsidRPr="00BD117A" w:rsidRDefault="00BD13B7">
            <w:pPr>
              <w:pStyle w:val="Tabelatekst"/>
            </w:pPr>
            <w:r w:rsidRPr="00BD117A">
              <w:t>Czas realizacji zamówienia na cito w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03ED58" w14:textId="307EE2AA" w:rsidR="00B15480" w:rsidRPr="00BD117A" w:rsidRDefault="00BD13B7">
            <w:pPr>
              <w:pStyle w:val="Tabelatekst"/>
            </w:pPr>
            <w:r w:rsidRPr="00BD117A">
              <w:t>Liczba zmiennoprzecinkowa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B4F268" w14:textId="73CDF76B" w:rsidR="00B15480" w:rsidRPr="00BD117A" w:rsidRDefault="00BE650D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Dokładność</w:t>
            </w:r>
            <w:r w:rsidR="00BD13B7" w:rsidRPr="00BD117A">
              <w:rPr>
                <w:rStyle w:val="normaltextrun"/>
                <w:szCs w:val="20"/>
              </w:rPr>
              <w:t>: 2</w:t>
            </w:r>
          </w:p>
        </w:tc>
      </w:tr>
      <w:tr w:rsidR="00BD13B7" w:rsidRPr="00BD117A" w14:paraId="6F0B2E9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BC362" w14:textId="4B1E9892" w:rsidR="00BD13B7" w:rsidRPr="00BD117A" w:rsidRDefault="00935687">
            <w:pPr>
              <w:pStyle w:val="Tabelatekst"/>
            </w:pPr>
            <w:r w:rsidRPr="00BD117A">
              <w:t>Spodziewane opóźnienie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34AB6" w14:textId="15DD48D1" w:rsidR="00BD13B7" w:rsidRPr="00BD117A" w:rsidRDefault="00935687">
            <w:pPr>
              <w:pStyle w:val="Tabelatekst"/>
            </w:pPr>
            <w:proofErr w:type="spellStart"/>
            <w:r w:rsidRPr="00BD117A">
              <w:t>neu_expecteddelay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6063B" w14:textId="77777777" w:rsidR="00BD13B7" w:rsidRPr="00BD117A" w:rsidRDefault="00BD13B7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F9BE4D" w14:textId="4DA3358D" w:rsidR="00BD13B7" w:rsidRPr="00BD117A" w:rsidRDefault="00935687">
            <w:pPr>
              <w:pStyle w:val="Tabelatekst"/>
            </w:pPr>
            <w:r w:rsidRPr="00BD117A">
              <w:t>Spodziewane opóźnienie płatności Przetargu, wyrażone w dniach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068B01" w14:textId="2AD92F94" w:rsidR="00BD13B7" w:rsidRPr="00BD117A" w:rsidRDefault="00935687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0F8919" w14:textId="4B6CDF06" w:rsidR="00BD13B7" w:rsidRPr="00BD117A" w:rsidRDefault="00BD13B7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935687" w:rsidRPr="00BD117A" w14:paraId="468A6EA7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46F54" w14:textId="61A86834" w:rsidR="00935687" w:rsidRPr="00BD117A" w:rsidRDefault="009B57DC">
            <w:pPr>
              <w:pStyle w:val="Tabelatekst"/>
            </w:pPr>
            <w:r w:rsidRPr="00BD117A">
              <w:t>Narzut %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FE645" w14:textId="42546029" w:rsidR="00935687" w:rsidRPr="00BD117A" w:rsidRDefault="008C3581">
            <w:pPr>
              <w:pStyle w:val="Tabelatekst"/>
            </w:pPr>
            <w:proofErr w:type="spellStart"/>
            <w:r w:rsidRPr="00BD117A">
              <w:t>neu_overheadpercent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1CF78" w14:textId="77777777" w:rsidR="00935687" w:rsidRPr="00BD117A" w:rsidRDefault="00935687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20DF60" w14:textId="74918791" w:rsidR="00935687" w:rsidRPr="00BD117A" w:rsidRDefault="00656C1A">
            <w:pPr>
              <w:pStyle w:val="Tabelatekst"/>
            </w:pPr>
            <w:r w:rsidRPr="00BD117A">
              <w:t>Narzut dla Przetargu, wyrażony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2622DE" w14:textId="5904657A" w:rsidR="00935687" w:rsidRPr="00BD117A" w:rsidRDefault="00656C1A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1472F1" w14:textId="0917FDD3" w:rsidR="00935687" w:rsidRPr="00BD117A" w:rsidRDefault="00BE650D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Dokładność</w:t>
            </w:r>
            <w:r w:rsidR="00656C1A" w:rsidRPr="00BD117A">
              <w:rPr>
                <w:rStyle w:val="normaltextrun"/>
                <w:szCs w:val="20"/>
              </w:rPr>
              <w:t>: 2</w:t>
            </w:r>
          </w:p>
        </w:tc>
      </w:tr>
      <w:tr w:rsidR="00307E22" w:rsidRPr="00BD117A" w14:paraId="1BD28D92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2BEB9" w14:textId="5CF92370" w:rsidR="00307E22" w:rsidRPr="00BD117A" w:rsidRDefault="00A767E4">
            <w:pPr>
              <w:pStyle w:val="Tabelatekst"/>
            </w:pPr>
            <w:r w:rsidRPr="00BD117A">
              <w:t>Narzut% PRE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BA675" w14:textId="334AD43B" w:rsidR="00307E22" w:rsidRPr="00BD117A" w:rsidRDefault="00A767E4">
            <w:pPr>
              <w:pStyle w:val="Tabelatekst"/>
            </w:pPr>
            <w:proofErr w:type="spellStart"/>
            <w:r w:rsidRPr="00BD117A">
              <w:t>neu_overheadpercentpre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DBBE2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FD9DCC" w14:textId="34BFD53C" w:rsidR="00307E22" w:rsidRPr="00BD117A" w:rsidRDefault="000850F9">
            <w:pPr>
              <w:pStyle w:val="Tabelatekst"/>
            </w:pPr>
            <w:r w:rsidRPr="00BD117A">
              <w:t>Narzut dla Przetargu, wyrażony procentowo na PRE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9B8D00" w14:textId="52C1D784" w:rsidR="00307E22" w:rsidRPr="00BD117A" w:rsidRDefault="000850F9">
            <w:pPr>
              <w:pStyle w:val="Tabelatekst"/>
            </w:pPr>
            <w:r w:rsidRPr="00BD117A">
              <w:t xml:space="preserve">Liczba dziesiętna 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7D1670" w14:textId="28A8ED2C" w:rsidR="00307E22" w:rsidRPr="00BD117A" w:rsidRDefault="00BE650D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Dokładność</w:t>
            </w:r>
            <w:r w:rsidR="000850F9" w:rsidRPr="00BD117A">
              <w:rPr>
                <w:rStyle w:val="normaltextrun"/>
                <w:szCs w:val="20"/>
              </w:rPr>
              <w:t>: 2</w:t>
            </w:r>
            <w:r w:rsidR="005F6C5A" w:rsidRPr="00BD117A">
              <w:rPr>
                <w:rStyle w:val="normaltextrun"/>
                <w:szCs w:val="20"/>
              </w:rPr>
              <w:t>, ukryte</w:t>
            </w:r>
          </w:p>
        </w:tc>
      </w:tr>
      <w:tr w:rsidR="00307E22" w:rsidRPr="00151B50" w14:paraId="39972064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1BEF" w14:textId="299E3B07" w:rsidR="00307E22" w:rsidRPr="00BD117A" w:rsidRDefault="00DC3B5C">
            <w:pPr>
              <w:pStyle w:val="Tabelatekst"/>
            </w:pPr>
            <w:r w:rsidRPr="00BD117A">
              <w:t>Kalkuluj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3867A" w14:textId="3762DF22" w:rsidR="00307E22" w:rsidRPr="00BD117A" w:rsidRDefault="00D9063E">
            <w:pPr>
              <w:pStyle w:val="Tabelatekst"/>
            </w:pPr>
            <w:proofErr w:type="spellStart"/>
            <w:r w:rsidRPr="00BD117A">
              <w:t>WebResource_CalcButton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ACA51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D050A7" w14:textId="627DCEFE" w:rsidR="00307E22" w:rsidRPr="00BD117A" w:rsidRDefault="00DC3B5C">
            <w:pPr>
              <w:pStyle w:val="Tabelatekst"/>
            </w:pPr>
            <w:r w:rsidRPr="00BD117A">
              <w:t>Przycisk „Kalkuluj”</w:t>
            </w:r>
            <w:r w:rsidR="00F80828" w:rsidRPr="00BD117A">
              <w:t xml:space="preserve">, wywołujący </w:t>
            </w:r>
            <w:r w:rsidR="00BA5E22" w:rsidRPr="00BD117A">
              <w:t xml:space="preserve">zaciągnięcie danych </w:t>
            </w:r>
            <w:r w:rsidR="00E266D1" w:rsidRPr="00BD117A">
              <w:t xml:space="preserve">do kalkulacji </w:t>
            </w:r>
            <w:r w:rsidR="00BA5E22" w:rsidRPr="00BD117A">
              <w:t>z Produktów SAP powiązanych z Przetargiem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B2FE99" w14:textId="663CEDE5" w:rsidR="00307E22" w:rsidRPr="00BD117A" w:rsidRDefault="003F07C0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DDE495" w14:textId="5F703251" w:rsidR="00307E22" w:rsidRPr="007931FB" w:rsidRDefault="003F07C0">
            <w:pPr>
              <w:pStyle w:val="Tabelatekst"/>
              <w:rPr>
                <w:rStyle w:val="normaltextrun"/>
                <w:szCs w:val="20"/>
                <w:lang w:val="en-US"/>
              </w:rPr>
            </w:pPr>
            <w:proofErr w:type="spellStart"/>
            <w:r w:rsidRPr="007931FB">
              <w:rPr>
                <w:rStyle w:val="normaltextrun"/>
                <w:szCs w:val="20"/>
                <w:lang w:val="en-US"/>
              </w:rPr>
              <w:t>Zasób</w:t>
            </w:r>
            <w:proofErr w:type="spellEnd"/>
            <w:r w:rsidRPr="007931FB">
              <w:rPr>
                <w:rStyle w:val="normaltextrun"/>
                <w:szCs w:val="20"/>
                <w:lang w:val="en-US"/>
              </w:rPr>
              <w:t xml:space="preserve"> </w:t>
            </w:r>
            <w:proofErr w:type="spellStart"/>
            <w:r w:rsidRPr="007931FB">
              <w:rPr>
                <w:rStyle w:val="normaltextrun"/>
                <w:szCs w:val="20"/>
                <w:lang w:val="en-US"/>
              </w:rPr>
              <w:t>sieci</w:t>
            </w:r>
            <w:proofErr w:type="spellEnd"/>
            <w:r w:rsidRPr="007931FB">
              <w:rPr>
                <w:rStyle w:val="normaltextrun"/>
                <w:szCs w:val="20"/>
                <w:lang w:val="en-US"/>
              </w:rPr>
              <w:t xml:space="preserve"> Web: </w:t>
            </w:r>
            <w:r w:rsidRPr="007931FB">
              <w:rPr>
                <w:rStyle w:val="ms-crm-lookupitem-name"/>
                <w:lang w:val="en-US"/>
              </w:rPr>
              <w:t>neu_/html/opportunityTender.html</w:t>
            </w:r>
          </w:p>
        </w:tc>
      </w:tr>
      <w:tr w:rsidR="00307E22" w:rsidRPr="00BD117A" w14:paraId="7BA2AF5D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FDDAF" w14:textId="60E882E1" w:rsidR="00307E22" w:rsidRPr="00BD117A" w:rsidRDefault="00E345A6">
            <w:pPr>
              <w:pStyle w:val="Tabelatekst"/>
            </w:pPr>
            <w:r w:rsidRPr="00BD117A">
              <w:lastRenderedPageBreak/>
              <w:t>Przenieś narzut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8603C" w14:textId="0CFCEBD9" w:rsidR="00307E22" w:rsidRPr="00BD117A" w:rsidRDefault="00D63A42">
            <w:pPr>
              <w:pStyle w:val="Tabelatekst"/>
            </w:pPr>
            <w:proofErr w:type="spellStart"/>
            <w:r w:rsidRPr="00BD117A">
              <w:t>WebResource_OVERHEAD_PROPAGATION_BUTTON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A0B996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FC7687" w14:textId="2D7DDA9C" w:rsidR="00307E22" w:rsidRPr="00BD117A" w:rsidRDefault="00E345A6">
            <w:pPr>
              <w:pStyle w:val="Tabelatekst"/>
            </w:pPr>
            <w:r w:rsidRPr="00BD117A">
              <w:t xml:space="preserve">Przycisk “Przenieś narzut”, </w:t>
            </w:r>
            <w:r w:rsidR="007F2EDA" w:rsidRPr="00BD117A">
              <w:t xml:space="preserve">wywołujący nadpisanie </w:t>
            </w:r>
            <w:r w:rsidR="00864A18" w:rsidRPr="00BD117A">
              <w:t>wartością pola</w:t>
            </w:r>
            <w:r w:rsidR="007F2EDA" w:rsidRPr="00BD117A">
              <w:t xml:space="preserve"> </w:t>
            </w:r>
            <w:r w:rsidR="00864A18" w:rsidRPr="00BD117A">
              <w:t>„Narzut %” z Przetargu</w:t>
            </w:r>
            <w:r w:rsidR="00963EDF" w:rsidRPr="00BD117A">
              <w:t xml:space="preserve"> wartości w polach „Narzut %” w </w:t>
            </w:r>
            <w:r w:rsidR="007B033B" w:rsidRPr="00BD117A">
              <w:t>powiązanych rekordach Pakietów, Produktów Przetargu i Produktów Dopasowanyc</w:t>
            </w:r>
            <w:r w:rsidR="00D030C1" w:rsidRPr="00BD117A">
              <w:t>h, pod warunkiem że nie zostały wcześniej nadpisane przez użytkownika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5BD403" w14:textId="7932D96D" w:rsidR="00307E22" w:rsidRPr="00BD117A" w:rsidRDefault="009003AE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E14F0E" w14:textId="03058FBD" w:rsidR="00307E22" w:rsidRPr="00BD117A" w:rsidRDefault="009003AE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Web:</w:t>
            </w:r>
            <w:r w:rsidRPr="00BD117A">
              <w:rPr>
                <w:rStyle w:val="ms-crm-lookupitem-name"/>
              </w:rPr>
              <w:t xml:space="preserve"> </w:t>
            </w:r>
            <w:proofErr w:type="spellStart"/>
            <w:r w:rsidRPr="00BD117A">
              <w:rPr>
                <w:rStyle w:val="ms-crm-lookupitem-name"/>
              </w:rPr>
              <w:t>neu</w:t>
            </w:r>
            <w:proofErr w:type="spellEnd"/>
            <w:r w:rsidRPr="00BD117A">
              <w:rPr>
                <w:rStyle w:val="ms-crm-lookupitem-name"/>
              </w:rPr>
              <w:t>_/</w:t>
            </w:r>
            <w:proofErr w:type="spellStart"/>
            <w:r w:rsidRPr="00BD117A">
              <w:rPr>
                <w:rStyle w:val="ms-crm-lookupitem-name"/>
              </w:rPr>
              <w:t>html</w:t>
            </w:r>
            <w:proofErr w:type="spellEnd"/>
            <w:r w:rsidRPr="00BD117A">
              <w:rPr>
                <w:rStyle w:val="ms-crm-lookupitem-name"/>
              </w:rPr>
              <w:t>/overheadpercentPropagationButton.html</w:t>
            </w:r>
          </w:p>
        </w:tc>
      </w:tr>
      <w:tr w:rsidR="00307E22" w:rsidRPr="00BD117A" w14:paraId="6EBA637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30929" w14:textId="72816D0D" w:rsidR="00307E22" w:rsidRPr="00BD117A" w:rsidRDefault="000B0B19">
            <w:pPr>
              <w:pStyle w:val="Tabelatekst"/>
            </w:pPr>
            <w:r w:rsidRPr="00BD117A">
              <w:t>Ilość sztuk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733100" w14:textId="02354389" w:rsidR="00307E22" w:rsidRPr="00BD117A" w:rsidRDefault="00405250">
            <w:pPr>
              <w:pStyle w:val="Tabelatekst"/>
            </w:pPr>
            <w:proofErr w:type="spellStart"/>
            <w:r w:rsidRPr="00BD117A">
              <w:t>neu_totalquantity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BB54D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D71ED2" w14:textId="20E37F0E" w:rsidR="00307E22" w:rsidRPr="00BD117A" w:rsidRDefault="00405250">
            <w:pPr>
              <w:pStyle w:val="Tabelatekst"/>
            </w:pPr>
            <w:r w:rsidRPr="00BD117A">
              <w:t>Podsumowanie ilości sztuk Produktów w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C61B95" w14:textId="1E506213" w:rsidR="00307E22" w:rsidRPr="00BD117A" w:rsidRDefault="00405250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1CECF0" w14:textId="60CF11D4" w:rsidR="00307E22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405250" w:rsidRPr="00BD117A">
              <w:rPr>
                <w:rStyle w:val="normaltextrun"/>
                <w:szCs w:val="20"/>
              </w:rPr>
              <w:t xml:space="preserve">, </w:t>
            </w:r>
            <w:r w:rsidR="00344D88" w:rsidRPr="00BD117A">
              <w:rPr>
                <w:rStyle w:val="normaltextrun"/>
                <w:szCs w:val="20"/>
              </w:rPr>
              <w:t>uzupełniane automatycznie</w:t>
            </w:r>
          </w:p>
        </w:tc>
      </w:tr>
      <w:tr w:rsidR="00307E22" w:rsidRPr="00BD117A" w14:paraId="42C94E8C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AFBCA" w14:textId="231B1C63" w:rsidR="00307E22" w:rsidRPr="00BD117A" w:rsidRDefault="00BD64F5">
            <w:pPr>
              <w:pStyle w:val="Tabelatekst"/>
            </w:pPr>
            <w:r w:rsidRPr="00BD117A">
              <w:t>Wartość netto oferta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A7B41" w14:textId="032397FE" w:rsidR="00307E22" w:rsidRPr="00BD117A" w:rsidRDefault="00ED5C7A">
            <w:pPr>
              <w:pStyle w:val="Tabelatekst"/>
            </w:pPr>
            <w:proofErr w:type="spellStart"/>
            <w:r w:rsidRPr="00BD117A">
              <w:t>neu_totalbudgetsale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C744A8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A1A4EB" w14:textId="0725956B" w:rsidR="00307E22" w:rsidRPr="00BD117A" w:rsidRDefault="00ED5C7A">
            <w:pPr>
              <w:pStyle w:val="Tabelatekst"/>
            </w:pPr>
            <w:r w:rsidRPr="00BD117A">
              <w:t>Podsumowanie sprzedaży budżetowej (w cenach przetargowych)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409493" w14:textId="36A83C3E" w:rsidR="00307E22" w:rsidRPr="00BD117A" w:rsidRDefault="00ED5C7A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90B700" w14:textId="2F25B21F" w:rsidR="00307E22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D5C7A" w:rsidRPr="00BD117A">
              <w:rPr>
                <w:rStyle w:val="normaltextrun"/>
                <w:szCs w:val="20"/>
              </w:rPr>
              <w:t>, uzupełniane automatycznie</w:t>
            </w:r>
            <w:r w:rsidR="009A5C02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307E22" w:rsidRPr="00BD117A" w14:paraId="3AE4E4B8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BE81" w14:textId="794A6502" w:rsidR="00307E22" w:rsidRPr="00BD117A" w:rsidRDefault="0066165C">
            <w:pPr>
              <w:pStyle w:val="Tabelatekst"/>
            </w:pPr>
            <w:r w:rsidRPr="00BD117A">
              <w:t>Marża brutto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82209F" w14:textId="0253FD55" w:rsidR="00307E22" w:rsidRPr="00BD117A" w:rsidRDefault="0066165C">
            <w:pPr>
              <w:pStyle w:val="Tabelatekst"/>
            </w:pPr>
            <w:proofErr w:type="spellStart"/>
            <w:r w:rsidRPr="00BD117A">
              <w:t>neu_totalmarginbrutto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A51B9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8DF782" w14:textId="66E684AF" w:rsidR="00307E22" w:rsidRPr="00BD117A" w:rsidRDefault="0066165C">
            <w:pPr>
              <w:pStyle w:val="Tabelatekst"/>
            </w:pPr>
            <w:r w:rsidRPr="00BD117A">
              <w:t>Podsumowanie marży brutto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5CECC7" w14:textId="0D3BE66B" w:rsidR="00307E22" w:rsidRPr="00BD117A" w:rsidRDefault="0066165C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F44AC2" w14:textId="3070F150" w:rsidR="00307E22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6165C" w:rsidRPr="00BD117A">
              <w:rPr>
                <w:rStyle w:val="normaltextrun"/>
                <w:szCs w:val="20"/>
              </w:rPr>
              <w:t>, uzupełniane automatycznie</w:t>
            </w:r>
            <w:r w:rsidR="009A5C02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307E22" w:rsidRPr="00BD117A" w14:paraId="4860483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E4D6" w14:textId="33470F23" w:rsidR="00307E22" w:rsidRPr="00BD117A" w:rsidRDefault="00945502">
            <w:pPr>
              <w:pStyle w:val="Tabelatekst"/>
            </w:pPr>
            <w:r w:rsidRPr="00BD117A">
              <w:t>Marża brutto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6E353" w14:textId="1B90EE66" w:rsidR="00307E22" w:rsidRPr="00BD117A" w:rsidRDefault="00945502">
            <w:pPr>
              <w:pStyle w:val="Tabelatekst"/>
            </w:pPr>
            <w:proofErr w:type="spellStart"/>
            <w:r w:rsidRPr="00BD117A">
              <w:t>neu_totalmarginbruttopercent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8BAB1C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3047B5" w14:textId="7C6969C4" w:rsidR="00307E22" w:rsidRPr="00BD117A" w:rsidRDefault="00945502">
            <w:pPr>
              <w:pStyle w:val="Tabelatekst"/>
            </w:pPr>
            <w:r w:rsidRPr="00BD117A">
              <w:t>Podsumowanie marży brutto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3BD23B" w14:textId="32555C4E" w:rsidR="00307E22" w:rsidRPr="00BD117A" w:rsidRDefault="00986EA3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FCF56F" w14:textId="5840B861" w:rsidR="00307E22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6165C" w:rsidRPr="00BD117A">
              <w:rPr>
                <w:rStyle w:val="normaltextrun"/>
                <w:szCs w:val="20"/>
              </w:rPr>
              <w:t>, uzupełniane automatycznie</w:t>
            </w:r>
            <w:r w:rsidR="009A5C02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307E22" w:rsidRPr="00BD117A" w14:paraId="3E83CD02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FD738" w14:textId="3C7FA40F" w:rsidR="00307E22" w:rsidRPr="00BD117A" w:rsidRDefault="00192992">
            <w:pPr>
              <w:pStyle w:val="Tabelatekst"/>
            </w:pPr>
            <w:r w:rsidRPr="00BD117A">
              <w:t>Wartość Przetargu brutto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6048C6" w14:textId="762080AB" w:rsidR="00307E22" w:rsidRPr="00BD117A" w:rsidRDefault="005D1BB4">
            <w:pPr>
              <w:pStyle w:val="Tabelatekst"/>
            </w:pPr>
            <w:proofErr w:type="spellStart"/>
            <w:r w:rsidRPr="00BD117A">
              <w:t>neu_totalamountbrutto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D4AE11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26AFB9" w14:textId="52A54FDC" w:rsidR="00307E22" w:rsidRPr="00BD117A" w:rsidRDefault="005D1BB4">
            <w:pPr>
              <w:pStyle w:val="Tabelatekst"/>
            </w:pPr>
            <w:r w:rsidRPr="00BD117A">
              <w:t>Wartość Przetargu brutto w PLN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30151C" w14:textId="77BBC354" w:rsidR="00307E22" w:rsidRPr="00BD117A" w:rsidRDefault="005D1BB4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A6C942" w14:textId="615CE8EA" w:rsidR="00307E22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66165C" w:rsidRPr="00BD117A">
              <w:rPr>
                <w:rStyle w:val="normaltextrun"/>
                <w:szCs w:val="20"/>
              </w:rPr>
              <w:t>, uzupełniane automatycznie</w:t>
            </w:r>
            <w:r w:rsidR="009A5C02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BD64F5" w:rsidRPr="00BD117A" w14:paraId="4FBBEA96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2C5B4" w14:textId="77777777" w:rsidR="00BD64F5" w:rsidRPr="00BD117A" w:rsidRDefault="00BD64F5">
            <w:pPr>
              <w:pStyle w:val="Tabelatekst"/>
            </w:pPr>
            <w:proofErr w:type="spellStart"/>
            <w:r w:rsidRPr="00BD117A">
              <w:t>Ilosć</w:t>
            </w:r>
            <w:proofErr w:type="spellEnd"/>
            <w:r w:rsidRPr="00BD117A">
              <w:t xml:space="preserve"> sztuk do sap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776D12" w14:textId="77777777" w:rsidR="00BD64F5" w:rsidRPr="00BD117A" w:rsidRDefault="00BD64F5">
            <w:pPr>
              <w:pStyle w:val="Tabelatekst"/>
            </w:pPr>
            <w:proofErr w:type="spellStart"/>
            <w:r w:rsidRPr="00BD117A">
              <w:t>neu_totalquantitysap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02DD9" w14:textId="77777777" w:rsidR="00BD64F5" w:rsidRPr="00BD117A" w:rsidRDefault="00BD64F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0B9D4C" w14:textId="77777777" w:rsidR="00BD64F5" w:rsidRPr="00BD117A" w:rsidRDefault="00BD64F5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9E40AF" w14:textId="77777777" w:rsidR="00BD64F5" w:rsidRPr="00BD117A" w:rsidRDefault="00BD64F5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242568" w14:textId="33D0C71A" w:rsidR="00BD64F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D64F5" w:rsidRPr="00BD117A">
              <w:rPr>
                <w:rStyle w:val="normaltextrun"/>
                <w:szCs w:val="20"/>
              </w:rPr>
              <w:t>, uzupełniane automatycznie</w:t>
            </w:r>
          </w:p>
        </w:tc>
      </w:tr>
      <w:tr w:rsidR="00307E22" w:rsidRPr="00BD117A" w14:paraId="5AC271CF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1852A" w14:textId="3AE4F149" w:rsidR="00307E22" w:rsidRPr="00BD117A" w:rsidRDefault="005D1BB4">
            <w:pPr>
              <w:pStyle w:val="Tabelatekst"/>
            </w:pPr>
            <w:r w:rsidRPr="00BD117A">
              <w:lastRenderedPageBreak/>
              <w:t>Cena do kalkulacji wartości narzutu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E9650" w14:textId="644C90B9" w:rsidR="00307E22" w:rsidRPr="00BD117A" w:rsidRDefault="00B21A80">
            <w:pPr>
              <w:pStyle w:val="Tabelatekst"/>
            </w:pPr>
            <w:proofErr w:type="spellStart"/>
            <w:r w:rsidRPr="00BD117A">
              <w:t>neu_pricetooverheadcalc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E97724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8C987C" w14:textId="3A405284" w:rsidR="00307E22" w:rsidRPr="00BD117A" w:rsidRDefault="00B21A80">
            <w:pPr>
              <w:pStyle w:val="Tabelatekst"/>
            </w:pPr>
            <w:r w:rsidRPr="00BD117A">
              <w:t>Cena do wyliczenia wartości narzutu na ofercie cenowej.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C2C95B" w14:textId="572F566F" w:rsidR="00307E22" w:rsidRPr="00BD117A" w:rsidRDefault="00B21A80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B368A7" w14:textId="3863F86C" w:rsidR="00307E22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21A80" w:rsidRPr="00BD117A">
              <w:rPr>
                <w:rStyle w:val="normaltextrun"/>
                <w:szCs w:val="20"/>
              </w:rPr>
              <w:t>, uzupełniane automatycznie, dokładność: 4</w:t>
            </w:r>
          </w:p>
        </w:tc>
      </w:tr>
      <w:tr w:rsidR="00307E22" w:rsidRPr="00BD117A" w14:paraId="0E969E43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8EF38" w14:textId="7B1C69EE" w:rsidR="00307E22" w:rsidRPr="00BD117A" w:rsidRDefault="009A5C02">
            <w:pPr>
              <w:pStyle w:val="Tabelatekst"/>
            </w:pPr>
            <w:r w:rsidRPr="00BD117A">
              <w:t>Wartość netto SAP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E1B00" w14:textId="48B759E5" w:rsidR="00307E22" w:rsidRPr="00BD117A" w:rsidRDefault="009A5C02">
            <w:pPr>
              <w:pStyle w:val="Tabelatekst"/>
            </w:pPr>
            <w:proofErr w:type="spellStart"/>
            <w:r w:rsidRPr="00BD117A">
              <w:t>neu_totalbudgetsalesap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E98CE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B8ED74" w14:textId="77777777" w:rsidR="00307E22" w:rsidRPr="00BD117A" w:rsidRDefault="00307E22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7A5415" w14:textId="118CADD4" w:rsidR="00307E22" w:rsidRPr="00BD117A" w:rsidRDefault="009A5C0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F87469" w14:textId="61C3D959" w:rsidR="00307E22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9A5C02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307E22" w:rsidRPr="00BD117A" w14:paraId="56AC7E97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A4587" w14:textId="1F775DAA" w:rsidR="00307E22" w:rsidRPr="00BD117A" w:rsidRDefault="00F2138C">
            <w:pPr>
              <w:pStyle w:val="Tabelatekst"/>
            </w:pPr>
            <w:r w:rsidRPr="00BD117A">
              <w:t>Wartość brutto SAP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A3AB6" w14:textId="565198E7" w:rsidR="00307E22" w:rsidRPr="00BD117A" w:rsidRDefault="00BA203C">
            <w:pPr>
              <w:pStyle w:val="Tabelatekst"/>
            </w:pPr>
            <w:proofErr w:type="spellStart"/>
            <w:r w:rsidRPr="00BD117A">
              <w:t>neu_budgetsalebruttosap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B3CE6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6C02CB" w14:textId="77777777" w:rsidR="00307E22" w:rsidRPr="00BD117A" w:rsidRDefault="00307E22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B40B46" w14:textId="0BEF09F8" w:rsidR="00307E22" w:rsidRPr="00BD117A" w:rsidRDefault="00BA203C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215AFD" w14:textId="18AE2F47" w:rsidR="00307E22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A203C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307E22" w:rsidRPr="00BD117A" w14:paraId="2F4C2CE8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D6B2E" w14:textId="61FFD5A6" w:rsidR="00307E22" w:rsidRPr="00BD117A" w:rsidRDefault="00FC1355">
            <w:pPr>
              <w:pStyle w:val="Tabelatekst"/>
            </w:pPr>
            <w:r w:rsidRPr="00BD117A">
              <w:t>Marża brutto do SAP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C5B515" w14:textId="15F902D3" w:rsidR="00307E22" w:rsidRPr="00BD117A" w:rsidRDefault="00FC1355">
            <w:pPr>
              <w:pStyle w:val="Tabelatekst"/>
            </w:pPr>
            <w:proofErr w:type="spellStart"/>
            <w:r w:rsidRPr="00BD117A">
              <w:t>neu_totalmarginbruttosap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C0934A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DF3B3F" w14:textId="77777777" w:rsidR="00307E22" w:rsidRPr="00BD117A" w:rsidRDefault="00307E22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F0D706" w14:textId="0D1D4DC1" w:rsidR="00307E22" w:rsidRPr="00BD117A" w:rsidRDefault="00FC1355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75D3D3" w14:textId="7705474D" w:rsidR="00307E22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FC1355" w:rsidRPr="00BD117A">
              <w:rPr>
                <w:rStyle w:val="normaltextrun"/>
                <w:szCs w:val="20"/>
              </w:rPr>
              <w:t>, uzupełniane automatycznie, dokładność: Dokładność waluty</w:t>
            </w:r>
          </w:p>
        </w:tc>
      </w:tr>
      <w:tr w:rsidR="00307E22" w:rsidRPr="00BD117A" w14:paraId="038DF7E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F6DDA" w14:textId="7C41A196" w:rsidR="00307E22" w:rsidRPr="00BD117A" w:rsidRDefault="00BB53B8">
            <w:pPr>
              <w:pStyle w:val="Tabelatekst"/>
            </w:pPr>
            <w:r w:rsidRPr="00BD117A">
              <w:t>Cena do kalkulacji wartości narzutu do SAP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5FA5F" w14:textId="6E1BF21D" w:rsidR="00307E22" w:rsidRPr="00BD117A" w:rsidRDefault="00BB53B8">
            <w:pPr>
              <w:pStyle w:val="Tabelatekst"/>
            </w:pPr>
            <w:proofErr w:type="spellStart"/>
            <w:r w:rsidRPr="00BD117A">
              <w:t>neu_pricetooverheadcalcsap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E2CE81" w14:textId="77777777" w:rsidR="00307E22" w:rsidRPr="00BD117A" w:rsidRDefault="00307E2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18E2FC" w14:textId="7AE64FE4" w:rsidR="00307E22" w:rsidRPr="00BD117A" w:rsidRDefault="00AA423D">
            <w:pPr>
              <w:pStyle w:val="Tabelatekst"/>
            </w:pPr>
            <w:r w:rsidRPr="00BD117A">
              <w:t>Cena do wyliczenia wartości narzutu na ofercie cenowej do SAP.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C8B943" w14:textId="67772532" w:rsidR="00307E22" w:rsidRPr="00BD117A" w:rsidRDefault="00783FE3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77FF67" w14:textId="667A0E94" w:rsidR="00307E22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BB53B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232CC6" w:rsidRPr="00BD117A" w14:paraId="6BFF3D13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C01AE" w14:textId="368FB937" w:rsidR="00232CC6" w:rsidRPr="00BD117A" w:rsidRDefault="005E40E3">
            <w:pPr>
              <w:pStyle w:val="Tabelatekst"/>
            </w:pPr>
            <w:r w:rsidRPr="00BD117A">
              <w:t>Koszt własny ZACH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9586F" w14:textId="13A4E63C" w:rsidR="00232CC6" w:rsidRPr="00BD117A" w:rsidRDefault="005E40E3">
            <w:pPr>
              <w:pStyle w:val="Tabelatekst"/>
            </w:pPr>
            <w:proofErr w:type="spellStart"/>
            <w:r w:rsidRPr="00BD117A">
              <w:t>neu_totalzachcost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B28D90" w14:textId="77777777" w:rsidR="00232CC6" w:rsidRPr="00BD117A" w:rsidRDefault="00232CC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EDB517" w14:textId="082B3B5E" w:rsidR="00232CC6" w:rsidRPr="00BD117A" w:rsidRDefault="005E40E3">
            <w:pPr>
              <w:pStyle w:val="Tabelatekst"/>
            </w:pPr>
            <w:r w:rsidRPr="00BD117A">
              <w:t>Podsumowanie kosztu własnego ZACH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48FCC9" w14:textId="283C5C43" w:rsidR="00232CC6" w:rsidRPr="00BD117A" w:rsidRDefault="0025174C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168529" w14:textId="3E87C715" w:rsidR="00232CC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5174C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232CC6" w:rsidRPr="00BD117A" w14:paraId="62DD6A2D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98CA0" w14:textId="524B69C0" w:rsidR="00232CC6" w:rsidRPr="00BD117A" w:rsidRDefault="00434456">
            <w:pPr>
              <w:pStyle w:val="Tabelatekst"/>
            </w:pPr>
            <w:r w:rsidRPr="00BD117A">
              <w:t>Koszt własny ZACH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499EF" w14:textId="238ACBC4" w:rsidR="00232CC6" w:rsidRPr="00BD117A" w:rsidRDefault="00B63443">
            <w:pPr>
              <w:pStyle w:val="Tabelatekst"/>
            </w:pPr>
            <w:proofErr w:type="spellStart"/>
            <w:r w:rsidRPr="00BD117A">
              <w:t>neu_totalzachcostpercent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124E6E" w14:textId="77777777" w:rsidR="00232CC6" w:rsidRPr="00BD117A" w:rsidRDefault="00232CC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5774F4" w14:textId="68370C26" w:rsidR="00232CC6" w:rsidRPr="00BD117A" w:rsidRDefault="00F70CF3">
            <w:pPr>
              <w:pStyle w:val="Tabelatekst"/>
            </w:pPr>
            <w:r w:rsidRPr="00BD117A">
              <w:t>Podsumowanie kosztu własnego ZACH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2E87CF" w14:textId="0F8CAAA9" w:rsidR="00232CC6" w:rsidRPr="00BD117A" w:rsidRDefault="00F70CF3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1D01DE" w14:textId="20FDDBDE" w:rsidR="00232CC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F70CF3" w:rsidRPr="00BD117A">
              <w:rPr>
                <w:rStyle w:val="normaltextrun"/>
                <w:szCs w:val="20"/>
              </w:rPr>
              <w:t>, uzupełniane automatycznie</w:t>
            </w:r>
            <w:r w:rsidR="007B1C80" w:rsidRPr="00BD117A">
              <w:rPr>
                <w:rStyle w:val="normaltextrun"/>
                <w:szCs w:val="20"/>
              </w:rPr>
              <w:t>, dokładność: 2</w:t>
            </w:r>
          </w:p>
        </w:tc>
      </w:tr>
      <w:tr w:rsidR="00232CC6" w:rsidRPr="00BD117A" w14:paraId="507D616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D86C" w14:textId="3A6D6CDB" w:rsidR="00232CC6" w:rsidRPr="00BD117A" w:rsidRDefault="007B1C80">
            <w:pPr>
              <w:pStyle w:val="Tabelatekst"/>
            </w:pPr>
            <w:r w:rsidRPr="00BD117A">
              <w:t>Korekty marży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88AD1" w14:textId="11BA1104" w:rsidR="00232CC6" w:rsidRPr="00BD117A" w:rsidRDefault="007B1C80">
            <w:pPr>
              <w:pStyle w:val="Tabelatekst"/>
            </w:pPr>
            <w:proofErr w:type="spellStart"/>
            <w:r w:rsidRPr="00BD117A">
              <w:t>neu_totalmarginadjustment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236C3" w14:textId="77777777" w:rsidR="00232CC6" w:rsidRPr="00BD117A" w:rsidRDefault="00232CC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DBB194" w14:textId="62CA2F6C" w:rsidR="00232CC6" w:rsidRPr="00BD117A" w:rsidRDefault="009B28B8">
            <w:pPr>
              <w:pStyle w:val="Tabelatekst"/>
            </w:pPr>
            <w:r w:rsidRPr="00BD117A">
              <w:t>Podsumowanie korekt marży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385355" w14:textId="44A5C593" w:rsidR="00232CC6" w:rsidRPr="00BD117A" w:rsidRDefault="009B28B8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E1B22E" w14:textId="099C6E5D" w:rsidR="00232CC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9B28B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232CC6" w:rsidRPr="00BD117A" w14:paraId="0680526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0811C" w14:textId="0CD3F3AC" w:rsidR="00232CC6" w:rsidRPr="00BD117A" w:rsidRDefault="00092CCE">
            <w:pPr>
              <w:pStyle w:val="Tabelatekst"/>
            </w:pPr>
            <w:r w:rsidRPr="00BD117A">
              <w:lastRenderedPageBreak/>
              <w:t>Korekty marży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65E3B1" w14:textId="3395367B" w:rsidR="00232CC6" w:rsidRPr="00BD117A" w:rsidRDefault="00092CCE">
            <w:pPr>
              <w:pStyle w:val="Tabelatekst"/>
            </w:pPr>
            <w:proofErr w:type="spellStart"/>
            <w:r w:rsidRPr="00BD117A">
              <w:t>neu_totalmarginadjustmentpercent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CD2F2" w14:textId="77777777" w:rsidR="00232CC6" w:rsidRPr="00BD117A" w:rsidRDefault="00232CC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9558FF" w14:textId="5572494A" w:rsidR="00232CC6" w:rsidRPr="00BD117A" w:rsidRDefault="00092CCE">
            <w:pPr>
              <w:pStyle w:val="Tabelatekst"/>
            </w:pPr>
            <w:r w:rsidRPr="00BD117A">
              <w:t>Podsumowanie korekt marży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83E242" w14:textId="5B544D49" w:rsidR="00232CC6" w:rsidRPr="00BD117A" w:rsidRDefault="00592453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8C03F3" w14:textId="02353A12" w:rsidR="00232CC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592453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232CC6" w:rsidRPr="00BD117A" w14:paraId="50BE15D7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B8DC9" w14:textId="74EEC32D" w:rsidR="00232CC6" w:rsidRPr="00BD117A" w:rsidRDefault="00592453">
            <w:pPr>
              <w:pStyle w:val="Tabelatekst"/>
            </w:pPr>
            <w:r w:rsidRPr="00BD117A">
              <w:t>Marża urzędowo-umowna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FB41BF" w14:textId="4F366010" w:rsidR="00232CC6" w:rsidRPr="00BD117A" w:rsidRDefault="00213927">
            <w:pPr>
              <w:pStyle w:val="Tabelatekst"/>
            </w:pPr>
            <w:proofErr w:type="spellStart"/>
            <w:r w:rsidRPr="00BD117A">
              <w:t>neu_totalcontractualmargin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5FB2D" w14:textId="77777777" w:rsidR="00232CC6" w:rsidRPr="00BD117A" w:rsidRDefault="00232CC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51CF6E" w14:textId="0F79105D" w:rsidR="00232CC6" w:rsidRPr="00BD117A" w:rsidRDefault="00213927">
            <w:pPr>
              <w:pStyle w:val="Tabelatekst"/>
            </w:pPr>
            <w:r w:rsidRPr="00BD117A">
              <w:t>Podsumowanie marży urzędowo-umownej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8F7FE3" w14:textId="71D145C0" w:rsidR="00232CC6" w:rsidRPr="00BD117A" w:rsidRDefault="00213927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29E189" w14:textId="0391A3B9" w:rsidR="00232CC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213927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232CC6" w:rsidRPr="00BD117A" w14:paraId="004A2022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D9FFA" w14:textId="1BCE6706" w:rsidR="00232CC6" w:rsidRPr="00BD117A" w:rsidRDefault="00D63A63">
            <w:pPr>
              <w:pStyle w:val="Tabelatekst"/>
            </w:pPr>
            <w:r w:rsidRPr="00BD117A">
              <w:t>Marża urzędowo-umowna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F3EAC" w14:textId="7B71D731" w:rsidR="00232CC6" w:rsidRPr="00BD117A" w:rsidRDefault="005A6DB5">
            <w:pPr>
              <w:pStyle w:val="Tabelatekst"/>
            </w:pPr>
            <w:proofErr w:type="spellStart"/>
            <w:r w:rsidRPr="00BD117A">
              <w:t>neu_totalcontractualmarginpercent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A401E9" w14:textId="77777777" w:rsidR="00232CC6" w:rsidRPr="00BD117A" w:rsidRDefault="00232CC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EA0EAD" w14:textId="584F05E4" w:rsidR="00232CC6" w:rsidRPr="00BD117A" w:rsidRDefault="005A6DB5">
            <w:pPr>
              <w:pStyle w:val="Tabelatekst"/>
            </w:pPr>
            <w:r w:rsidRPr="00BD117A">
              <w:t>Podsumowanie marży urzędowo-umownej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41E42E" w14:textId="01B1A3FF" w:rsidR="00232CC6" w:rsidRPr="00BD117A" w:rsidRDefault="005A6DB5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DB90AE" w14:textId="669738E0" w:rsidR="00232CC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5A6DB5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232CC6" w:rsidRPr="00BD117A" w14:paraId="6094FC95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D14" w14:textId="7C5FA79D" w:rsidR="00232CC6" w:rsidRPr="00BD117A" w:rsidRDefault="0061285C">
            <w:pPr>
              <w:pStyle w:val="Tabelatekst"/>
            </w:pPr>
            <w:r w:rsidRPr="00BD117A">
              <w:t>Korzyści kontraktowe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5B19F" w14:textId="0EDADC6D" w:rsidR="00232CC6" w:rsidRPr="00BD117A" w:rsidRDefault="0006080F">
            <w:pPr>
              <w:pStyle w:val="Tabelatekst"/>
            </w:pPr>
            <w:proofErr w:type="spellStart"/>
            <w:r w:rsidRPr="00BD117A">
              <w:t>neu_totalcontractualbenefits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5BF3EE" w14:textId="77777777" w:rsidR="00232CC6" w:rsidRPr="00BD117A" w:rsidRDefault="00232CC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A9E321" w14:textId="67597DA0" w:rsidR="00232CC6" w:rsidRPr="00BD117A" w:rsidRDefault="0006080F">
            <w:pPr>
              <w:pStyle w:val="Tabelatekst"/>
            </w:pPr>
            <w:r w:rsidRPr="00BD117A">
              <w:t>Podsumowanie korzyści kontraktowych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7B3185" w14:textId="2BC3D4F1" w:rsidR="00232CC6" w:rsidRPr="00BD117A" w:rsidRDefault="0006080F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278E90" w14:textId="5C6D5288" w:rsidR="00232CC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06080F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C5120F" w:rsidRPr="00BD117A" w14:paraId="3C93309B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E9BC6" w14:textId="1D91ABBD" w:rsidR="00C5120F" w:rsidRPr="00BD117A" w:rsidRDefault="00AC7116">
            <w:pPr>
              <w:pStyle w:val="Tabelatekst"/>
            </w:pPr>
            <w:r w:rsidRPr="00BD117A">
              <w:t>Korzyści kontraktowe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5ABC92" w14:textId="1B247525" w:rsidR="00C5120F" w:rsidRPr="00BD117A" w:rsidRDefault="00AC7116">
            <w:pPr>
              <w:pStyle w:val="Tabelatekst"/>
            </w:pPr>
            <w:proofErr w:type="spellStart"/>
            <w:r w:rsidRPr="00BD117A">
              <w:t>neu_totalcontractualbenefitspercent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0E503" w14:textId="77777777" w:rsidR="00C5120F" w:rsidRPr="00BD117A" w:rsidRDefault="00C5120F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5E71DE" w14:textId="0B792B06" w:rsidR="00C5120F" w:rsidRPr="00BD117A" w:rsidRDefault="00AC7116">
            <w:pPr>
              <w:pStyle w:val="Tabelatekst"/>
            </w:pPr>
            <w:r w:rsidRPr="00BD117A">
              <w:t>Podsumowanie korzyści kontraktowych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4319F4" w14:textId="070B91E0" w:rsidR="00C5120F" w:rsidRPr="00BD117A" w:rsidRDefault="00AC7116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478A57" w14:textId="5E4C4563" w:rsidR="00C5120F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AC7116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AC7116" w:rsidRPr="00BD117A" w14:paraId="108D11B4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A620F" w14:textId="7F3B8D15" w:rsidR="00AC7116" w:rsidRPr="00BD117A" w:rsidRDefault="0051663F">
            <w:pPr>
              <w:pStyle w:val="Tabelatekst"/>
            </w:pPr>
            <w:r w:rsidRPr="00BD117A">
              <w:t>Zysk na sprzedaży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0A653" w14:textId="630A0ECE" w:rsidR="00AC7116" w:rsidRPr="00BD117A" w:rsidRDefault="0051663F">
            <w:pPr>
              <w:pStyle w:val="Tabelatekst"/>
            </w:pPr>
            <w:proofErr w:type="spellStart"/>
            <w:r w:rsidRPr="00BD117A">
              <w:t>neu_totalprofitonsale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A9A5ED" w14:textId="77777777" w:rsidR="00AC7116" w:rsidRPr="00BD117A" w:rsidRDefault="00AC711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4F64E5" w14:textId="2D5EC12F" w:rsidR="00AC7116" w:rsidRPr="00BD117A" w:rsidRDefault="0051663F">
            <w:pPr>
              <w:pStyle w:val="Tabelatekst"/>
            </w:pPr>
            <w:r w:rsidRPr="00BD117A">
              <w:t>Podsumowanie zysku na sprzedaży w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DE58F8" w14:textId="72B02DE4" w:rsidR="00AC7116" w:rsidRPr="00BD117A" w:rsidRDefault="0051663F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07E946" w14:textId="67B36637" w:rsidR="00AC711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51663F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51663F" w:rsidRPr="00BD117A" w14:paraId="07B4E73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809B" w14:textId="09D6E0C6" w:rsidR="0051663F" w:rsidRPr="00BD117A" w:rsidRDefault="00072AE7">
            <w:pPr>
              <w:pStyle w:val="Tabelatekst"/>
            </w:pPr>
            <w:r w:rsidRPr="00BD117A">
              <w:t>Zysk na sprzedaży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8A901A" w14:textId="6B4B6DDA" w:rsidR="0051663F" w:rsidRPr="00BD117A" w:rsidRDefault="00072AE7">
            <w:pPr>
              <w:pStyle w:val="Tabelatekst"/>
            </w:pPr>
            <w:proofErr w:type="spellStart"/>
            <w:r w:rsidRPr="00BD117A">
              <w:t>neu_totalprofitonsalespercent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C70E76" w14:textId="77777777" w:rsidR="0051663F" w:rsidRPr="00BD117A" w:rsidRDefault="0051663F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82969E" w14:textId="42012B6A" w:rsidR="0051663F" w:rsidRPr="00BD117A" w:rsidRDefault="00072AE7">
            <w:pPr>
              <w:pStyle w:val="Tabelatekst"/>
            </w:pPr>
            <w:r w:rsidRPr="00BD117A">
              <w:t>Podsumowanie zysku na sprzedaży w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D8E566" w14:textId="195B24B0" w:rsidR="0051663F" w:rsidRPr="00BD117A" w:rsidRDefault="00072AE7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E51DCD" w14:textId="105C61EE" w:rsidR="0051663F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072AE7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072AE7" w:rsidRPr="00BD117A" w14:paraId="57A87EC7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FF903" w14:textId="4EBC0C10" w:rsidR="00072AE7" w:rsidRPr="00BD117A" w:rsidRDefault="006E1308">
            <w:pPr>
              <w:pStyle w:val="Tabelatekst"/>
            </w:pPr>
            <w:r w:rsidRPr="00BD117A">
              <w:t>Korzyści terminu od producenta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0F5EE" w14:textId="6414CDED" w:rsidR="00072AE7" w:rsidRPr="00BD117A" w:rsidRDefault="006E1308">
            <w:pPr>
              <w:pStyle w:val="Tabelatekst"/>
            </w:pPr>
            <w:proofErr w:type="spellStart"/>
            <w:r w:rsidRPr="00BD117A">
              <w:t>neu_totaltermbenefits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77F74" w14:textId="77777777" w:rsidR="00072AE7" w:rsidRPr="00BD117A" w:rsidRDefault="00072AE7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6176BC" w14:textId="134298FF" w:rsidR="00072AE7" w:rsidRPr="00BD117A" w:rsidRDefault="00530A10">
            <w:pPr>
              <w:pStyle w:val="Tabelatekst"/>
            </w:pPr>
            <w:r w:rsidRPr="00BD117A">
              <w:t>Podsumowanie korzyści terminu od producenta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14CBDC" w14:textId="60A8B693" w:rsidR="00072AE7" w:rsidRPr="00BD117A" w:rsidRDefault="00530A10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DD8E4A" w14:textId="183F3220" w:rsidR="00072AE7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530A10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232CC6" w:rsidRPr="00BD117A" w14:paraId="2291740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2545E" w14:textId="70029F4C" w:rsidR="00232CC6" w:rsidRPr="00BD117A" w:rsidRDefault="00F11C7A">
            <w:pPr>
              <w:pStyle w:val="Tabelatekst"/>
            </w:pPr>
            <w:r w:rsidRPr="00BD117A">
              <w:lastRenderedPageBreak/>
              <w:t>Korzyści terminu od producenta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B9F5E" w14:textId="349F5EDC" w:rsidR="00232CC6" w:rsidRPr="00BD117A" w:rsidRDefault="00F11C7A">
            <w:pPr>
              <w:pStyle w:val="Tabelatekst"/>
            </w:pPr>
            <w:proofErr w:type="spellStart"/>
            <w:r w:rsidRPr="00BD117A">
              <w:t>neu_totaltermbenefitspercent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DD7DB" w14:textId="77777777" w:rsidR="00232CC6" w:rsidRPr="00BD117A" w:rsidRDefault="00232CC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9EA607" w14:textId="5ED91301" w:rsidR="00232CC6" w:rsidRPr="00BD117A" w:rsidRDefault="00F11C7A">
            <w:pPr>
              <w:pStyle w:val="Tabelatekst"/>
            </w:pPr>
            <w:r w:rsidRPr="00BD117A">
              <w:t>Podsumowanie korzyści terminu od producenta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544098" w14:textId="0DBFAA92" w:rsidR="00232CC6" w:rsidRPr="00BD117A" w:rsidRDefault="001314C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3EF031" w14:textId="09AB722A" w:rsidR="00232CC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DC6886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232CC6" w:rsidRPr="00BD117A" w14:paraId="4FD05186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F4A2A" w14:textId="6530EC6C" w:rsidR="00232CC6" w:rsidRPr="00BD117A" w:rsidRDefault="00521A2A">
            <w:pPr>
              <w:pStyle w:val="Tabelatekst"/>
            </w:pPr>
            <w:r w:rsidRPr="00BD117A">
              <w:t>Finansowanie zapasów magazynowych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CD38C5" w14:textId="31C8C08C" w:rsidR="00232CC6" w:rsidRPr="00BD117A" w:rsidRDefault="00521A2A">
            <w:pPr>
              <w:pStyle w:val="Tabelatekst"/>
            </w:pPr>
            <w:proofErr w:type="spellStart"/>
            <w:r w:rsidRPr="00BD117A">
              <w:t>neu_totalfinancinginventories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7E62A" w14:textId="77777777" w:rsidR="00232CC6" w:rsidRPr="00BD117A" w:rsidRDefault="00232CC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1591D4" w14:textId="3FE1A32E" w:rsidR="00232CC6" w:rsidRPr="00BD117A" w:rsidRDefault="00521A2A">
            <w:pPr>
              <w:pStyle w:val="Tabelatekst"/>
            </w:pPr>
            <w:r w:rsidRPr="00BD117A">
              <w:t>Podsumowanie finansowania zapasów magazynowych w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88512D" w14:textId="5AFBC18D" w:rsidR="00232CC6" w:rsidRPr="00BD117A" w:rsidRDefault="008075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9F06AF" w14:textId="79E8F8B8" w:rsidR="00232CC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DC6886" w:rsidRPr="00BD117A">
              <w:rPr>
                <w:rStyle w:val="normaltextrun"/>
                <w:szCs w:val="20"/>
              </w:rPr>
              <w:t>, uzupełniane automatycznie, dokładność: 2</w:t>
            </w:r>
            <w:r w:rsidR="00521A2A" w:rsidRPr="00BD117A">
              <w:rPr>
                <w:rStyle w:val="normaltextrun"/>
                <w:szCs w:val="20"/>
              </w:rPr>
              <w:t>, nazwa wyświetlana: Finansowanie zapasów</w:t>
            </w:r>
          </w:p>
        </w:tc>
      </w:tr>
      <w:tr w:rsidR="00232CC6" w:rsidRPr="00BD117A" w14:paraId="6F57B858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25B70" w14:textId="42BBAAA4" w:rsidR="00232CC6" w:rsidRPr="00BD117A" w:rsidRDefault="00947614">
            <w:pPr>
              <w:pStyle w:val="Tabelatekst"/>
            </w:pPr>
            <w:r w:rsidRPr="00BD117A">
              <w:t>Finansowanie zapasów magazynowych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AC083" w14:textId="6A6B2894" w:rsidR="00232CC6" w:rsidRPr="00BD117A" w:rsidRDefault="00947614">
            <w:pPr>
              <w:pStyle w:val="Tabelatekst"/>
            </w:pPr>
            <w:proofErr w:type="spellStart"/>
            <w:r w:rsidRPr="00BD117A">
              <w:t>neu_totalfinancinginventoriespercent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983FD9" w14:textId="77777777" w:rsidR="00232CC6" w:rsidRPr="00BD117A" w:rsidRDefault="00232CC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D65500" w14:textId="0707BFFB" w:rsidR="00232CC6" w:rsidRPr="00BD117A" w:rsidRDefault="00947614">
            <w:pPr>
              <w:pStyle w:val="Tabelatekst"/>
            </w:pPr>
            <w:r w:rsidRPr="00BD117A">
              <w:t>Podsumowanie finansowania zapasów magazynowych w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87D3C9" w14:textId="0CFF650E" w:rsidR="00232CC6" w:rsidRPr="00BD117A" w:rsidRDefault="001314C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D4D0B7" w14:textId="3B1FB9DF" w:rsidR="00232CC6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DC6886" w:rsidRPr="00BD117A">
              <w:rPr>
                <w:rStyle w:val="normaltextrun"/>
                <w:szCs w:val="20"/>
              </w:rPr>
              <w:t>, uzupełniane automatycznie, dokładność: 2</w:t>
            </w:r>
            <w:r w:rsidR="00947614" w:rsidRPr="00BD117A">
              <w:rPr>
                <w:rStyle w:val="normaltextrun"/>
                <w:szCs w:val="20"/>
              </w:rPr>
              <w:t>, nazwa wyświetlana: Finansowanie zapasów (%)</w:t>
            </w:r>
          </w:p>
        </w:tc>
      </w:tr>
      <w:tr w:rsidR="00830190" w:rsidRPr="00BD117A" w14:paraId="624EA00B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FD75B" w14:textId="604E9563" w:rsidR="00830190" w:rsidRPr="00BD117A" w:rsidRDefault="00366235">
            <w:pPr>
              <w:pStyle w:val="Tabelatekst"/>
            </w:pPr>
            <w:r w:rsidRPr="00BD117A">
              <w:t>Koszty terminu podstawowego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59234" w14:textId="566A0440" w:rsidR="00830190" w:rsidRPr="00BD117A" w:rsidRDefault="00366235">
            <w:pPr>
              <w:pStyle w:val="Tabelatekst"/>
            </w:pPr>
            <w:proofErr w:type="spellStart"/>
            <w:r w:rsidRPr="00BD117A">
              <w:t>neu_totalbasictermcosts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06AE0F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502EC4" w14:textId="7716E805" w:rsidR="00830190" w:rsidRPr="00BD117A" w:rsidRDefault="00366235">
            <w:pPr>
              <w:pStyle w:val="Tabelatekst"/>
            </w:pPr>
            <w:r w:rsidRPr="00BD117A">
              <w:t>Podsumowanie kosztów terminu podstawowego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1F13AF" w14:textId="073D324A" w:rsidR="00830190" w:rsidRPr="00BD117A" w:rsidRDefault="008075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42EB6E" w14:textId="3740F57D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3CA8468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A2986" w14:textId="53C47066" w:rsidR="00830190" w:rsidRPr="00BD117A" w:rsidRDefault="00584247">
            <w:pPr>
              <w:pStyle w:val="Tabelatekst"/>
            </w:pPr>
            <w:r w:rsidRPr="00BD117A">
              <w:t>Koszty terminu podstawowego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7CB59" w14:textId="52B7668D" w:rsidR="00830190" w:rsidRPr="00BD117A" w:rsidRDefault="00584247">
            <w:pPr>
              <w:pStyle w:val="Tabelatekst"/>
            </w:pPr>
            <w:proofErr w:type="spellStart"/>
            <w:r w:rsidRPr="00BD117A">
              <w:t>neu_totalbasictermcostspercent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A11516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B2BB4A" w14:textId="3415C032" w:rsidR="00830190" w:rsidRPr="00BD117A" w:rsidRDefault="00584247">
            <w:pPr>
              <w:pStyle w:val="Tabelatekst"/>
            </w:pPr>
            <w:r w:rsidRPr="00BD117A">
              <w:t>Podsumowanie kosztów terminu podstawowego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C7FEF8" w14:textId="3CD47E89" w:rsidR="00830190" w:rsidRPr="00BD117A" w:rsidRDefault="001314C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8D37F3" w14:textId="4789272E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20532F4F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3CC75" w14:textId="4E588BDF" w:rsidR="00830190" w:rsidRPr="00BD117A" w:rsidRDefault="00B65EAB">
            <w:pPr>
              <w:pStyle w:val="Tabelatekst"/>
            </w:pPr>
            <w:r w:rsidRPr="00BD117A">
              <w:t>Koszty terminu opóźnień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77BA6" w14:textId="75E6D7A5" w:rsidR="00830190" w:rsidRPr="00BD117A" w:rsidRDefault="009962AD">
            <w:pPr>
              <w:pStyle w:val="Tabelatekst"/>
            </w:pPr>
            <w:proofErr w:type="spellStart"/>
            <w:r w:rsidRPr="00BD117A">
              <w:t>neu_totaldelaycosts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EF4C4D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4ED3E8" w14:textId="0B9F9325" w:rsidR="00830190" w:rsidRPr="00BD117A" w:rsidRDefault="009962AD">
            <w:pPr>
              <w:pStyle w:val="Tabelatekst"/>
            </w:pPr>
            <w:r w:rsidRPr="00BD117A">
              <w:t>Podsumowanie kosztów terminu opóźnień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242C05" w14:textId="51BF0238" w:rsidR="00830190" w:rsidRPr="00BD117A" w:rsidRDefault="008075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B99343" w14:textId="66278A71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3649DACB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42CA" w14:textId="1C63DD12" w:rsidR="00830190" w:rsidRPr="00BD117A" w:rsidRDefault="009962AD">
            <w:pPr>
              <w:pStyle w:val="Tabelatekst"/>
            </w:pPr>
            <w:r w:rsidRPr="00BD117A">
              <w:lastRenderedPageBreak/>
              <w:t>Koszty terminu opóźnień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BEF90" w14:textId="034D1868" w:rsidR="00830190" w:rsidRPr="00BD117A" w:rsidRDefault="009962AD">
            <w:pPr>
              <w:pStyle w:val="Tabelatekst"/>
            </w:pPr>
            <w:proofErr w:type="spellStart"/>
            <w:r w:rsidRPr="00BD117A">
              <w:t>neu_totaldelaycostspercent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823949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DC746B" w14:textId="0A2EE89D" w:rsidR="00830190" w:rsidRPr="00BD117A" w:rsidRDefault="009962AD">
            <w:pPr>
              <w:pStyle w:val="Tabelatekst"/>
            </w:pPr>
            <w:r w:rsidRPr="00BD117A">
              <w:t>Podsumowanie kosztów terminu opóźnień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6B10FA" w14:textId="3F072D4E" w:rsidR="00830190" w:rsidRPr="00BD117A" w:rsidRDefault="001314C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771413" w14:textId="4155482F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0F20EA2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F18AD" w14:textId="006C3184" w:rsidR="00830190" w:rsidRPr="00BD117A" w:rsidRDefault="00C23F33">
            <w:pPr>
              <w:pStyle w:val="Tabelatekst"/>
            </w:pPr>
            <w:r w:rsidRPr="00BD117A">
              <w:t>Przychody odsetkowe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726F54" w14:textId="22D6D7CF" w:rsidR="00830190" w:rsidRPr="00BD117A" w:rsidRDefault="00C23F33">
            <w:pPr>
              <w:pStyle w:val="Tabelatekst"/>
            </w:pPr>
            <w:proofErr w:type="spellStart"/>
            <w:r w:rsidRPr="00BD117A">
              <w:t>neu_totalinterestincome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25B21F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2F297B" w14:textId="72BB48EB" w:rsidR="00830190" w:rsidRPr="00BD117A" w:rsidRDefault="00C23F33">
            <w:pPr>
              <w:pStyle w:val="Tabelatekst"/>
            </w:pPr>
            <w:r w:rsidRPr="00BD117A">
              <w:t>Podsumowanie przychodów odsetkowych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56FB79" w14:textId="27C5072C" w:rsidR="00830190" w:rsidRPr="00BD117A" w:rsidRDefault="008075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FA15BE" w14:textId="5EA18737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3C2B0D8C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7466" w14:textId="2B9BFBF9" w:rsidR="00830190" w:rsidRPr="00BD117A" w:rsidRDefault="00401ECA">
            <w:pPr>
              <w:pStyle w:val="Tabelatekst"/>
            </w:pPr>
            <w:r w:rsidRPr="00BD117A">
              <w:t>Przychody odsetkowe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E67CA" w14:textId="0B0015E6" w:rsidR="00830190" w:rsidRPr="00BD117A" w:rsidRDefault="00401ECA">
            <w:pPr>
              <w:pStyle w:val="Tabelatekst"/>
            </w:pPr>
            <w:proofErr w:type="spellStart"/>
            <w:r w:rsidRPr="00BD117A">
              <w:t>neu_totalinterestincomepercent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0783E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419D6A" w14:textId="2A6B73EA" w:rsidR="00830190" w:rsidRPr="00BD117A" w:rsidRDefault="00401ECA">
            <w:pPr>
              <w:pStyle w:val="Tabelatekst"/>
            </w:pPr>
            <w:r w:rsidRPr="00BD117A">
              <w:t>Podsumowanie przychodów odsetkowych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40E2DF" w14:textId="1161D385" w:rsidR="00830190" w:rsidRPr="00BD117A" w:rsidRDefault="001314C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4C4620" w14:textId="5A309EC9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0D2BD80D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223E" w14:textId="7C5AF3F2" w:rsidR="00830190" w:rsidRPr="00BD117A" w:rsidRDefault="009C00DE">
            <w:pPr>
              <w:pStyle w:val="Tabelatekst"/>
            </w:pPr>
            <w:r w:rsidRPr="00BD117A">
              <w:t>Koszty osobowe Biura Szpitale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42803D" w14:textId="5F8233BB" w:rsidR="00830190" w:rsidRPr="00BD117A" w:rsidRDefault="009C00DE">
            <w:pPr>
              <w:pStyle w:val="Tabelatekst"/>
            </w:pPr>
            <w:proofErr w:type="spellStart"/>
            <w:r w:rsidRPr="00BD117A">
              <w:t>neu_personnelcosts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3E6FBB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510058" w14:textId="1D9A1F80" w:rsidR="00830190" w:rsidRPr="00BD117A" w:rsidRDefault="009C00DE">
            <w:pPr>
              <w:pStyle w:val="Tabelatekst"/>
            </w:pPr>
            <w:r w:rsidRPr="00BD117A">
              <w:t>Koszty osobowe Biura Szpitale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871EA4" w14:textId="4CB0DAE1" w:rsidR="00830190" w:rsidRPr="00BD117A" w:rsidRDefault="008075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AF4662" w14:textId="756B418D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409C40CD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BA218" w14:textId="0EC7C1E8" w:rsidR="00830190" w:rsidRPr="00BD117A" w:rsidRDefault="009C00DE">
            <w:pPr>
              <w:pStyle w:val="Tabelatekst"/>
            </w:pPr>
            <w:r w:rsidRPr="00BD117A">
              <w:t>Koszty osobowe Biura Szpitale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67492" w14:textId="4F21B3D0" w:rsidR="00830190" w:rsidRPr="00BD117A" w:rsidRDefault="009C00DE">
            <w:pPr>
              <w:pStyle w:val="Tabelatekst"/>
            </w:pPr>
            <w:proofErr w:type="spellStart"/>
            <w:r w:rsidRPr="00BD117A">
              <w:t>neu_personnelcostspercent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C2D6A3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B0FDA4" w14:textId="36C103DC" w:rsidR="00830190" w:rsidRPr="00BD117A" w:rsidRDefault="000F35D0">
            <w:pPr>
              <w:pStyle w:val="Tabelatekst"/>
            </w:pPr>
            <w:r w:rsidRPr="00BD117A">
              <w:t>Koszty osobowe Biura Szpitale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FF2890" w14:textId="70FC420C" w:rsidR="00830190" w:rsidRPr="00BD117A" w:rsidRDefault="001314C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C3E7B1" w14:textId="65267E28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62D8023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3BF9" w14:textId="0C0F3BBA" w:rsidR="00830190" w:rsidRPr="00BD117A" w:rsidRDefault="000F35D0">
            <w:pPr>
              <w:pStyle w:val="Tabelatekst"/>
            </w:pPr>
            <w:r w:rsidRPr="00BD117A">
              <w:t>Koszty obsługi logistycznej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2C85F7" w14:textId="17D5B2E3" w:rsidR="00830190" w:rsidRPr="00BD117A" w:rsidRDefault="000F35D0">
            <w:pPr>
              <w:pStyle w:val="Tabelatekst"/>
            </w:pPr>
            <w:proofErr w:type="spellStart"/>
            <w:r w:rsidRPr="00BD117A">
              <w:t>neu_logisticscosts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1C2BA6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C34DC1" w14:textId="6C953C17" w:rsidR="00830190" w:rsidRPr="00BD117A" w:rsidRDefault="000F35D0">
            <w:pPr>
              <w:pStyle w:val="Tabelatekst"/>
            </w:pPr>
            <w:r w:rsidRPr="00BD117A">
              <w:t>Koszty obsługi logistycznej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8AC5C6" w14:textId="37C9D6E9" w:rsidR="00830190" w:rsidRPr="00BD117A" w:rsidRDefault="008075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D1FCB2" w14:textId="1608CB43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06BE0327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5ECAD" w14:textId="338D1826" w:rsidR="00830190" w:rsidRPr="00BD117A" w:rsidRDefault="000F1F8E">
            <w:pPr>
              <w:pStyle w:val="Tabelatekst"/>
            </w:pPr>
            <w:r w:rsidRPr="00BD117A">
              <w:t>Koszty obsługi logistycznej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58C6D" w14:textId="4443829F" w:rsidR="00830190" w:rsidRPr="00BD117A" w:rsidRDefault="000F1F8E">
            <w:pPr>
              <w:pStyle w:val="Tabelatekst"/>
            </w:pPr>
            <w:proofErr w:type="spellStart"/>
            <w:r w:rsidRPr="00BD117A">
              <w:t>neu_logisticscostspercent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91ADF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58BEB8" w14:textId="166AB2C1" w:rsidR="00830190" w:rsidRPr="00BD117A" w:rsidRDefault="000F1F8E">
            <w:pPr>
              <w:pStyle w:val="Tabelatekst"/>
            </w:pPr>
            <w:r w:rsidRPr="00BD117A">
              <w:t>Koszty obsługi logistycznej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996D4A" w14:textId="187EB10F" w:rsidR="00830190" w:rsidRPr="00BD117A" w:rsidRDefault="001314C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027E8E" w14:textId="15932973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7ACC0BD2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C767B" w14:textId="4A5F4E3C" w:rsidR="00830190" w:rsidRPr="00BD117A" w:rsidRDefault="000F1F8E">
            <w:pPr>
              <w:pStyle w:val="Tabelatekst"/>
            </w:pPr>
            <w:r w:rsidRPr="00BD117A">
              <w:t>Koszty transportu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A4459" w14:textId="0E4B4DCC" w:rsidR="00830190" w:rsidRPr="00BD117A" w:rsidRDefault="000F1F8E">
            <w:pPr>
              <w:pStyle w:val="Tabelatekst"/>
            </w:pPr>
            <w:proofErr w:type="spellStart"/>
            <w:r w:rsidRPr="00BD117A">
              <w:t>neu_transportcosts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CC0E1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A05A91" w14:textId="12983A5E" w:rsidR="00830190" w:rsidRPr="00BD117A" w:rsidRDefault="000F1F8E">
            <w:pPr>
              <w:pStyle w:val="Tabelatekst"/>
            </w:pPr>
            <w:r w:rsidRPr="00BD117A">
              <w:t>Koszty transportu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BF5CEC" w14:textId="55467512" w:rsidR="00830190" w:rsidRPr="00BD117A" w:rsidRDefault="008075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5C80F4" w14:textId="14F85F80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58163D5D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0715" w14:textId="5665263F" w:rsidR="00830190" w:rsidRPr="00BD117A" w:rsidRDefault="00BF0220">
            <w:pPr>
              <w:pStyle w:val="Tabelatekst"/>
            </w:pPr>
            <w:r w:rsidRPr="00BD117A">
              <w:lastRenderedPageBreak/>
              <w:t>Koszty transportu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B5950" w14:textId="67D95B7B" w:rsidR="00830190" w:rsidRPr="00BD117A" w:rsidRDefault="00BF0220">
            <w:pPr>
              <w:pStyle w:val="Tabelatekst"/>
            </w:pPr>
            <w:proofErr w:type="spellStart"/>
            <w:r w:rsidRPr="00BD117A">
              <w:t>neu_transportcostspercent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E441A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8784D1" w14:textId="3E8EB925" w:rsidR="00830190" w:rsidRPr="00BD117A" w:rsidRDefault="00BF0220">
            <w:pPr>
              <w:pStyle w:val="Tabelatekst"/>
            </w:pPr>
            <w:r w:rsidRPr="00BD117A">
              <w:t>Koszty transportu dla Przetargu, wyrażone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FF2B01" w14:textId="4F5B591A" w:rsidR="00830190" w:rsidRPr="00BD117A" w:rsidRDefault="001314C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21A07A" w14:textId="6A8017E4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3F773FF7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306B1" w14:textId="33DAE43B" w:rsidR="00830190" w:rsidRPr="00BD117A" w:rsidRDefault="00BF0220">
            <w:pPr>
              <w:pStyle w:val="Tabelatekst"/>
            </w:pPr>
            <w:r w:rsidRPr="00BD117A">
              <w:t>Obsługa windykacyjna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48525" w14:textId="3E68C9EC" w:rsidR="00830190" w:rsidRPr="00BD117A" w:rsidRDefault="00BF0220">
            <w:pPr>
              <w:pStyle w:val="Tabelatekst"/>
            </w:pPr>
            <w:proofErr w:type="spellStart"/>
            <w:r w:rsidRPr="00BD117A">
              <w:t>neu_vindicationservice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4DC46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131868" w14:textId="78B4ADB8" w:rsidR="00830190" w:rsidRPr="00BD117A" w:rsidRDefault="00BF0220">
            <w:pPr>
              <w:pStyle w:val="Tabelatekst"/>
            </w:pPr>
            <w:r w:rsidRPr="00BD117A">
              <w:t>Obsługa windykacyjna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9C49B7" w14:textId="0B0617DF" w:rsidR="00830190" w:rsidRPr="00BD117A" w:rsidRDefault="008075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C4B597" w14:textId="51C12DDD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2F9D4F7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F9EB" w14:textId="15B24C8C" w:rsidR="00830190" w:rsidRPr="00BD117A" w:rsidRDefault="00973CF6">
            <w:pPr>
              <w:pStyle w:val="Tabelatekst"/>
            </w:pPr>
            <w:r w:rsidRPr="00BD117A">
              <w:t>Obsługa windykacyjna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67A648" w14:textId="65906AAF" w:rsidR="00830190" w:rsidRPr="00BD117A" w:rsidRDefault="00973CF6">
            <w:pPr>
              <w:pStyle w:val="Tabelatekst"/>
            </w:pPr>
            <w:proofErr w:type="spellStart"/>
            <w:r w:rsidRPr="00BD117A">
              <w:t>neu_vindicationservicepercent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2F6F0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A84CD8" w14:textId="54E5458A" w:rsidR="00830190" w:rsidRPr="00BD117A" w:rsidRDefault="00973CF6">
            <w:pPr>
              <w:pStyle w:val="Tabelatekst"/>
            </w:pPr>
            <w:r w:rsidRPr="00BD117A">
              <w:t>Obsługa windykacyjna dla Przetargu, wyrażona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98FDBE" w14:textId="7E760D50" w:rsidR="00830190" w:rsidRPr="00BD117A" w:rsidRDefault="001314C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4B44DB" w14:textId="333CFEF9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2D132CF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17A05" w14:textId="167CD00A" w:rsidR="00830190" w:rsidRPr="00BD117A" w:rsidRDefault="00973CF6">
            <w:pPr>
              <w:pStyle w:val="Tabelatekst"/>
            </w:pPr>
            <w:r w:rsidRPr="00BD117A">
              <w:t>Podatek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F30A86" w14:textId="0E92998A" w:rsidR="00830190" w:rsidRPr="00BD117A" w:rsidRDefault="00973CF6">
            <w:pPr>
              <w:pStyle w:val="Tabelatekst"/>
            </w:pPr>
            <w:proofErr w:type="spellStart"/>
            <w:r w:rsidRPr="00BD117A">
              <w:t>neu_tax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7A86B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3506BC" w14:textId="679662AB" w:rsidR="00830190" w:rsidRPr="00BD117A" w:rsidRDefault="00973CF6">
            <w:pPr>
              <w:pStyle w:val="Tabelatekst"/>
            </w:pPr>
            <w:r w:rsidRPr="00BD117A">
              <w:t>Podatek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50296C" w14:textId="03CE81CF" w:rsidR="00830190" w:rsidRPr="00BD117A" w:rsidRDefault="008075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51E6E1" w14:textId="32FCA506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449A5DA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32D90" w14:textId="595AACDD" w:rsidR="00830190" w:rsidRPr="00BD117A" w:rsidRDefault="003F3707">
            <w:pPr>
              <w:pStyle w:val="Tabelatekst"/>
            </w:pPr>
            <w:r w:rsidRPr="00BD117A">
              <w:t>Podatek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B7CEB8" w14:textId="38275B2C" w:rsidR="00830190" w:rsidRPr="00BD117A" w:rsidRDefault="003F3707">
            <w:pPr>
              <w:pStyle w:val="Tabelatekst"/>
            </w:pPr>
            <w:proofErr w:type="spellStart"/>
            <w:r w:rsidRPr="00BD117A">
              <w:t>neu_taxpercent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8247C8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087C75" w14:textId="1CE76258" w:rsidR="00830190" w:rsidRPr="00BD117A" w:rsidRDefault="003F3707">
            <w:pPr>
              <w:pStyle w:val="Tabelatekst"/>
            </w:pPr>
            <w:r w:rsidRPr="00BD117A">
              <w:t>Podatek dla Przetargu, wyrażony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9B3BD8" w14:textId="11E9B239" w:rsidR="00830190" w:rsidRPr="00BD117A" w:rsidRDefault="001314C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538ECE" w14:textId="216D6D7E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3D750836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58C1C" w14:textId="0B4EC47E" w:rsidR="00830190" w:rsidRPr="00BD117A" w:rsidRDefault="003F3707">
            <w:pPr>
              <w:pStyle w:val="Tabelatekst"/>
            </w:pPr>
            <w:r w:rsidRPr="00BD117A">
              <w:t>Zysk netto na sprzedaży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0CF199" w14:textId="539F3FDE" w:rsidR="00830190" w:rsidRPr="00BD117A" w:rsidRDefault="003F3707">
            <w:pPr>
              <w:pStyle w:val="Tabelatekst"/>
            </w:pPr>
            <w:proofErr w:type="spellStart"/>
            <w:r w:rsidRPr="00BD117A">
              <w:t>neu_profitonsalesnetto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9D7C35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B2E063" w14:textId="111FA2BB" w:rsidR="00830190" w:rsidRPr="00BD117A" w:rsidRDefault="003F3707">
            <w:pPr>
              <w:pStyle w:val="Tabelatekst"/>
            </w:pPr>
            <w:r w:rsidRPr="00BD117A">
              <w:t>Zysk netto na sprzedaży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56F55B" w14:textId="245693BB" w:rsidR="00830190" w:rsidRPr="00BD117A" w:rsidRDefault="008075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0F7128" w14:textId="03A6412E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75C56DBF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6871" w14:textId="5E35B6FD" w:rsidR="00830190" w:rsidRPr="00BD117A" w:rsidRDefault="00E60BE1">
            <w:pPr>
              <w:pStyle w:val="Tabelatekst"/>
            </w:pPr>
            <w:r w:rsidRPr="00BD117A">
              <w:t>Zysk netto na sprzedaży (%)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DB9529" w14:textId="349A9F32" w:rsidR="00830190" w:rsidRPr="00BD117A" w:rsidRDefault="00E60BE1">
            <w:pPr>
              <w:pStyle w:val="Tabelatekst"/>
            </w:pPr>
            <w:proofErr w:type="spellStart"/>
            <w:r w:rsidRPr="00BD117A">
              <w:t>neu_profitonsalesnettopercent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62521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FB37A8" w14:textId="614C974E" w:rsidR="00830190" w:rsidRPr="00BD117A" w:rsidRDefault="00E60BE1">
            <w:pPr>
              <w:pStyle w:val="Tabelatekst"/>
            </w:pPr>
            <w:r w:rsidRPr="00BD117A">
              <w:t>Zysk netto na sprzedaży dla Przetargu, wyrażony procentowo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930B9C" w14:textId="4D66E76F" w:rsidR="00830190" w:rsidRPr="00BD117A" w:rsidRDefault="001314C0">
            <w:pPr>
              <w:pStyle w:val="Tabelatekst"/>
            </w:pPr>
            <w:r w:rsidRPr="00BD117A">
              <w:t>Liczba dziesiętna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3148DF" w14:textId="75E6317C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08686F0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86C12" w14:textId="51B1F174" w:rsidR="00830190" w:rsidRPr="00BD117A" w:rsidRDefault="00E60BE1">
            <w:pPr>
              <w:pStyle w:val="Tabelatekst"/>
            </w:pPr>
            <w:r w:rsidRPr="00BD117A">
              <w:t>Zysk netto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A6BF9C" w14:textId="127DDC16" w:rsidR="00830190" w:rsidRPr="00BD117A" w:rsidRDefault="00E60BE1">
            <w:pPr>
              <w:pStyle w:val="Tabelatekst"/>
            </w:pPr>
            <w:proofErr w:type="spellStart"/>
            <w:r w:rsidRPr="00BD117A">
              <w:t>neu_profitnetto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11B20B" w14:textId="77777777" w:rsidR="00830190" w:rsidRPr="00BD117A" w:rsidRDefault="0083019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E818E6" w14:textId="18A558AE" w:rsidR="00830190" w:rsidRPr="00BD117A" w:rsidRDefault="00E60BE1">
            <w:pPr>
              <w:pStyle w:val="Tabelatekst"/>
            </w:pPr>
            <w:r w:rsidRPr="00BD117A">
              <w:t>Zysk netto z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1025A3" w14:textId="286E22E2" w:rsidR="00830190" w:rsidRPr="00BD117A" w:rsidRDefault="00807512">
            <w:pPr>
              <w:pStyle w:val="Tabelatekst"/>
            </w:pPr>
            <w:r w:rsidRPr="00BD117A">
              <w:t>Waluta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80E89B" w14:textId="35D3E2D0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E71DF8" w:rsidRPr="00BD117A">
              <w:rPr>
                <w:rStyle w:val="normaltextrun"/>
                <w:szCs w:val="20"/>
              </w:rPr>
              <w:t>, uzupełniane automatycznie, dokładność: 2</w:t>
            </w:r>
          </w:p>
        </w:tc>
      </w:tr>
      <w:tr w:rsidR="00830190" w:rsidRPr="00BD117A" w14:paraId="3300D4B1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02771" w14:textId="06988DAF" w:rsidR="00830190" w:rsidRPr="00BD117A" w:rsidRDefault="006D71BA">
            <w:pPr>
              <w:pStyle w:val="Tabelatekst"/>
            </w:pPr>
            <w:r w:rsidRPr="00BD117A">
              <w:lastRenderedPageBreak/>
              <w:t>Beneficjenci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5F9D0" w14:textId="22949401" w:rsidR="00830190" w:rsidRPr="00BD117A" w:rsidRDefault="00830190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D5949" w14:textId="38FEA2EF" w:rsidR="00830190" w:rsidRPr="00BD117A" w:rsidRDefault="00D15776">
            <w:pPr>
              <w:pStyle w:val="Tabelatekst"/>
            </w:pPr>
            <w:r w:rsidRPr="00BD117A">
              <w:t>Beneficjent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E70C40" w14:textId="6367FB8E" w:rsidR="00830190" w:rsidRPr="00BD117A" w:rsidRDefault="00C96428">
            <w:pPr>
              <w:pStyle w:val="Tabelatekst"/>
            </w:pPr>
            <w:r w:rsidRPr="00BD117A">
              <w:t xml:space="preserve">Tabela rekordów </w:t>
            </w:r>
            <w:r w:rsidR="00CD31D6" w:rsidRPr="00BD117A">
              <w:t>Beneficjent</w:t>
            </w:r>
            <w:r w:rsidRPr="00BD117A">
              <w:t xml:space="preserve"> pokrewnych do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CDDF12" w14:textId="0F3E6EA3" w:rsidR="00830190" w:rsidRPr="00BD117A" w:rsidRDefault="00B2504C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F39DFE" w14:textId="58A6E265" w:rsidR="00830190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Nazwa relacji</w:t>
            </w:r>
            <w:r w:rsidR="00273669" w:rsidRPr="00BD117A">
              <w:rPr>
                <w:rStyle w:val="normaltextrun"/>
                <w:szCs w:val="20"/>
              </w:rPr>
              <w:t xml:space="preserve">: </w:t>
            </w:r>
            <w:proofErr w:type="spellStart"/>
            <w:r w:rsidR="009A4EF0" w:rsidRPr="00BD117A">
              <w:rPr>
                <w:rStyle w:val="normaltextrun"/>
                <w:szCs w:val="20"/>
              </w:rPr>
              <w:t>neu_opportunity_neu_receiver</w:t>
            </w:r>
            <w:proofErr w:type="spellEnd"/>
          </w:p>
        </w:tc>
      </w:tr>
      <w:tr w:rsidR="00830190" w:rsidRPr="00151B50" w14:paraId="177792DA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DD300" w14:textId="51F15FDF" w:rsidR="00830190" w:rsidRPr="00BD117A" w:rsidRDefault="006D71BA">
            <w:pPr>
              <w:pStyle w:val="Tabelatekst"/>
            </w:pPr>
            <w:r w:rsidRPr="00BD117A">
              <w:t>Struktura Przetargu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84AFBF" w14:textId="77777777" w:rsidR="00830190" w:rsidRPr="00BD117A" w:rsidRDefault="00830190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56F8E6" w14:textId="6F0FC4E6" w:rsidR="00830190" w:rsidRPr="00BD117A" w:rsidRDefault="00544EC7">
            <w:pPr>
              <w:pStyle w:val="Tabelatekst"/>
            </w:pPr>
            <w:r w:rsidRPr="00BD117A">
              <w:t>Struktura Przetargu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97401C" w14:textId="4FCA893E" w:rsidR="00830190" w:rsidRPr="00BD117A" w:rsidRDefault="006F6497">
            <w:pPr>
              <w:pStyle w:val="Tabelatekst"/>
            </w:pPr>
            <w:r w:rsidRPr="00BD117A">
              <w:t xml:space="preserve">Tabela rekordów </w:t>
            </w:r>
            <w:r w:rsidR="00544EC7" w:rsidRPr="00BD117A">
              <w:t xml:space="preserve">Struktura Przetargu </w:t>
            </w:r>
            <w:r w:rsidRPr="00BD117A">
              <w:t>pokrewnych do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8340A0" w14:textId="4F63C752" w:rsidR="00830190" w:rsidRPr="00BD117A" w:rsidRDefault="00B2504C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52F46B" w14:textId="7006930B" w:rsidR="00830190" w:rsidRPr="00DB0211" w:rsidRDefault="006F6497">
            <w:pPr>
              <w:pStyle w:val="Tabelatekst"/>
              <w:rPr>
                <w:rStyle w:val="normaltextrun"/>
                <w:szCs w:val="20"/>
                <w:lang w:val="en-US"/>
              </w:rPr>
            </w:pPr>
            <w:r w:rsidRPr="00DB0211">
              <w:rPr>
                <w:rStyle w:val="normaltextrun"/>
                <w:szCs w:val="20"/>
                <w:lang w:val="en-US"/>
              </w:rPr>
              <w:t xml:space="preserve">Nazwa </w:t>
            </w:r>
            <w:proofErr w:type="spellStart"/>
            <w:r w:rsidRPr="00DB0211">
              <w:rPr>
                <w:rStyle w:val="normaltextrun"/>
                <w:szCs w:val="20"/>
                <w:lang w:val="en-US"/>
              </w:rPr>
              <w:t>relacji</w:t>
            </w:r>
            <w:proofErr w:type="spellEnd"/>
            <w:r w:rsidRPr="00DB0211">
              <w:rPr>
                <w:rStyle w:val="normaltextrun"/>
                <w:szCs w:val="20"/>
                <w:lang w:val="en-US"/>
              </w:rPr>
              <w:t>:</w:t>
            </w:r>
            <w:r w:rsidR="009A4EF0" w:rsidRPr="00DB0211">
              <w:rPr>
                <w:rStyle w:val="normaltextrun"/>
                <w:szCs w:val="20"/>
                <w:lang w:val="en-US"/>
              </w:rPr>
              <w:t xml:space="preserve"> </w:t>
            </w:r>
            <w:proofErr w:type="spellStart"/>
            <w:r w:rsidR="00B5395E" w:rsidRPr="00DB0211">
              <w:rPr>
                <w:rStyle w:val="normaltextrun"/>
                <w:szCs w:val="20"/>
                <w:lang w:val="en-US"/>
              </w:rPr>
              <w:t>neu_opportunity_neu_tenderstructure</w:t>
            </w:r>
            <w:proofErr w:type="spellEnd"/>
          </w:p>
        </w:tc>
      </w:tr>
      <w:tr w:rsidR="00830190" w:rsidRPr="00BD117A" w14:paraId="00C15D22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BD1F4" w14:textId="5E5B86B6" w:rsidR="00830190" w:rsidRPr="00BD117A" w:rsidRDefault="006D71BA">
            <w:pPr>
              <w:pStyle w:val="Tabelatekst"/>
            </w:pPr>
            <w:r w:rsidRPr="00BD117A">
              <w:t>Umowy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F25814" w14:textId="77777777" w:rsidR="00830190" w:rsidRPr="00BD117A" w:rsidRDefault="00830190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9DA53" w14:textId="396119BA" w:rsidR="00830190" w:rsidRPr="00BD117A" w:rsidRDefault="00544EC7">
            <w:pPr>
              <w:pStyle w:val="Tabelatekst"/>
            </w:pPr>
            <w:r w:rsidRPr="00BD117A">
              <w:t>Umowa OL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A95A93" w14:textId="4BFE66F4" w:rsidR="00830190" w:rsidRPr="00BD117A" w:rsidRDefault="006F6497">
            <w:pPr>
              <w:pStyle w:val="Tabelatekst"/>
            </w:pPr>
            <w:r w:rsidRPr="00BD117A">
              <w:t xml:space="preserve">Tabela rekordów </w:t>
            </w:r>
            <w:r w:rsidR="00544EC7" w:rsidRPr="00BD117A">
              <w:t xml:space="preserve">Umowa OL </w:t>
            </w:r>
            <w:r w:rsidRPr="00BD117A">
              <w:t>pokrewnych do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048AA0" w14:textId="41E271DA" w:rsidR="00830190" w:rsidRPr="00BD117A" w:rsidRDefault="00B2504C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46F212" w14:textId="42CE60EF" w:rsidR="00830190" w:rsidRPr="00BD117A" w:rsidRDefault="006F6497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Nazwa relacji:</w:t>
            </w:r>
            <w:r w:rsidR="00B5395E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B5395E" w:rsidRPr="00BD117A">
              <w:rPr>
                <w:rStyle w:val="normaltextrun"/>
                <w:szCs w:val="20"/>
              </w:rPr>
              <w:t>neu_opportunity_neu_contractop</w:t>
            </w:r>
            <w:proofErr w:type="spellEnd"/>
          </w:p>
        </w:tc>
      </w:tr>
      <w:tr w:rsidR="00830190" w:rsidRPr="00BD117A" w14:paraId="43A98D6C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5A64" w14:textId="7F5F8A7B" w:rsidR="00830190" w:rsidRPr="00BD117A" w:rsidRDefault="006D71BA">
            <w:pPr>
              <w:pStyle w:val="Tabelatekst"/>
            </w:pPr>
            <w:r w:rsidRPr="00BD117A">
              <w:t>Dokumenty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E8146" w14:textId="77777777" w:rsidR="00830190" w:rsidRPr="00BD117A" w:rsidRDefault="00830190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E23731" w14:textId="154100A2" w:rsidR="00830190" w:rsidRPr="00BD117A" w:rsidRDefault="00544EC7">
            <w:pPr>
              <w:pStyle w:val="Tabelatekst"/>
            </w:pPr>
            <w:r w:rsidRPr="00BD117A">
              <w:t>Dokument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6C27B1" w14:textId="292F0922" w:rsidR="00830190" w:rsidRPr="00BD117A" w:rsidRDefault="006F6497">
            <w:pPr>
              <w:pStyle w:val="Tabelatekst"/>
            </w:pPr>
            <w:r w:rsidRPr="00BD117A">
              <w:t xml:space="preserve">Tabela rekordów </w:t>
            </w:r>
            <w:r w:rsidR="00544EC7" w:rsidRPr="00BD117A">
              <w:t xml:space="preserve">Dokument </w:t>
            </w:r>
            <w:r w:rsidRPr="00BD117A">
              <w:t>pokrewnych do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3BA9C9" w14:textId="2736829A" w:rsidR="00830190" w:rsidRPr="00BD117A" w:rsidRDefault="00B2504C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ED60DC" w14:textId="05F7F773" w:rsidR="00830190" w:rsidRPr="00BD117A" w:rsidRDefault="006F6497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Nazwa relacji:</w:t>
            </w:r>
            <w:r w:rsidR="00B5395E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B5395E" w:rsidRPr="00BD117A">
              <w:rPr>
                <w:rStyle w:val="normaltextrun"/>
                <w:szCs w:val="20"/>
              </w:rPr>
              <w:t>neu_opportunity_neu_document</w:t>
            </w:r>
            <w:proofErr w:type="spellEnd"/>
          </w:p>
        </w:tc>
      </w:tr>
      <w:tr w:rsidR="001969DD" w:rsidRPr="00BD117A" w14:paraId="406EC3D8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DCFAA" w14:textId="59632626" w:rsidR="001969DD" w:rsidRPr="00BD117A" w:rsidRDefault="002B5E25">
            <w:pPr>
              <w:pStyle w:val="Tabelatekst"/>
            </w:pPr>
            <w:r w:rsidRPr="00BD117A">
              <w:t>Propaguj ceny z cenników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488D8" w14:textId="0667545D" w:rsidR="001969DD" w:rsidRPr="00BD117A" w:rsidRDefault="00B77EB5">
            <w:pPr>
              <w:pStyle w:val="Tabelatekst"/>
            </w:pPr>
            <w:r w:rsidRPr="00BD117A">
              <w:t>WebResource_neu_opportunityTenderGetListProducerPriceListPriceToZPZKPosition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12A960" w14:textId="77777777" w:rsidR="001969DD" w:rsidRPr="00BD117A" w:rsidRDefault="001969DD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F898BA" w14:textId="27DC24A4" w:rsidR="001969DD" w:rsidRPr="00BD117A" w:rsidRDefault="00865B0A">
            <w:pPr>
              <w:pStyle w:val="Tabelatekst"/>
            </w:pPr>
            <w:r w:rsidRPr="00BD117A">
              <w:t xml:space="preserve">Przycisk „Propaguj ceny z cenników”, </w:t>
            </w:r>
            <w:r w:rsidR="005A39FE" w:rsidRPr="00BD117A">
              <w:t>nadpisujący z Cennika producenta na Pozycje ZPZK cenę</w:t>
            </w:r>
            <w:r w:rsidR="00B61EC4" w:rsidRPr="00BD117A">
              <w:t>, limit ilościowy</w:t>
            </w:r>
            <w:r w:rsidR="005A39FE" w:rsidRPr="00BD117A">
              <w:t xml:space="preserve"> i numer oferty, jeśli </w:t>
            </w:r>
            <w:r w:rsidR="00D42299" w:rsidRPr="00BD117A">
              <w:t>Producent, Biuro sprzedaży i daty obowiązywania Cennika i ZPZK są zgodne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07CAAD" w14:textId="5DF6FC27" w:rsidR="001969DD" w:rsidRPr="00BD117A" w:rsidRDefault="004C59D9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F6FDAE" w14:textId="73A7330B" w:rsidR="001969DD" w:rsidRPr="00BD117A" w:rsidRDefault="004C59D9">
            <w:pPr>
              <w:pStyle w:val="Tabelatekst"/>
              <w:rPr>
                <w:rStyle w:val="normaltextrun"/>
                <w:szCs w:val="20"/>
              </w:rPr>
            </w:pPr>
            <w:r w:rsidRPr="00BD117A">
              <w:t>Zasób sieci Web:</w:t>
            </w:r>
            <w:r w:rsidR="0031270E" w:rsidRPr="00BD117A">
              <w:t xml:space="preserve"> </w:t>
            </w:r>
            <w:r w:rsidR="0031270E" w:rsidRPr="00BD117A">
              <w:rPr>
                <w:rStyle w:val="ms-crm-lookupitem-name"/>
              </w:rPr>
              <w:t>neu_/html/neu_opportunityTenderGetListProducerPriceListPriceToZPZK</w:t>
            </w:r>
            <w:r w:rsidR="00B77EB5" w:rsidRPr="00BD117A">
              <w:t xml:space="preserve"> </w:t>
            </w:r>
            <w:r w:rsidR="00B77EB5" w:rsidRPr="00BD117A">
              <w:rPr>
                <w:rStyle w:val="ms-crm-lookupitem-name"/>
              </w:rPr>
              <w:t>Position.html</w:t>
            </w:r>
          </w:p>
        </w:tc>
      </w:tr>
      <w:tr w:rsidR="001969DD" w:rsidRPr="00151B50" w14:paraId="46D5B242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649E5" w14:textId="71323776" w:rsidR="001969DD" w:rsidRPr="00BD117A" w:rsidRDefault="002B5E25">
            <w:pPr>
              <w:pStyle w:val="Tabelatekst"/>
            </w:pPr>
            <w:r w:rsidRPr="00BD117A">
              <w:t>Generuj ZPZK dla Producentów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DBF8A" w14:textId="0BB8ADF6" w:rsidR="001969DD" w:rsidRPr="00BD117A" w:rsidRDefault="00B27849">
            <w:pPr>
              <w:pStyle w:val="Tabelatekst"/>
            </w:pPr>
            <w:proofErr w:type="spellStart"/>
            <w:r w:rsidRPr="00BD117A">
              <w:t>WebResource_ButtonGenerateZPZKProducer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9F9D0" w14:textId="77777777" w:rsidR="001969DD" w:rsidRPr="00BD117A" w:rsidRDefault="001969DD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614A86" w14:textId="1C209D2B" w:rsidR="001969DD" w:rsidRPr="00BD117A" w:rsidRDefault="00722554">
            <w:pPr>
              <w:pStyle w:val="Tabelatekst"/>
            </w:pPr>
            <w:r w:rsidRPr="00BD117A">
              <w:t>Przycisk „Generuj ZPZK dla Producentów”, tworzący rekord</w:t>
            </w:r>
            <w:r w:rsidR="00794D48" w:rsidRPr="00BD117A">
              <w:t>y</w:t>
            </w:r>
            <w:r w:rsidRPr="00BD117A">
              <w:t xml:space="preserve"> ZPZK</w:t>
            </w:r>
            <w:r w:rsidR="00794D48" w:rsidRPr="00BD117A">
              <w:t xml:space="preserve"> </w:t>
            </w:r>
            <w:r w:rsidR="009110BE" w:rsidRPr="00BD117A">
              <w:t xml:space="preserve">i Pozycje ZPZK </w:t>
            </w:r>
            <w:r w:rsidR="00794D48" w:rsidRPr="00BD117A">
              <w:t>na podstawie Producentów sprzedażowych Produktów Dopasowanych o określonym typie</w:t>
            </w:r>
            <w:r w:rsidR="009110BE" w:rsidRPr="00BD117A">
              <w:t xml:space="preserve"> dopasowania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74C5BB" w14:textId="5C85E052" w:rsidR="001969DD" w:rsidRPr="00BD117A" w:rsidRDefault="004C59D9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D26E12" w14:textId="783AD502" w:rsidR="001969DD" w:rsidRPr="007931FB" w:rsidRDefault="004C59D9">
            <w:pPr>
              <w:pStyle w:val="Tabelatekst"/>
              <w:rPr>
                <w:rStyle w:val="normaltextrun"/>
                <w:szCs w:val="20"/>
                <w:lang w:val="en-US"/>
              </w:rPr>
            </w:pPr>
            <w:proofErr w:type="spellStart"/>
            <w:r w:rsidRPr="007931FB">
              <w:rPr>
                <w:lang w:val="en-US"/>
              </w:rPr>
              <w:t>Zasób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sieci</w:t>
            </w:r>
            <w:proofErr w:type="spellEnd"/>
            <w:r w:rsidRPr="007931FB">
              <w:rPr>
                <w:lang w:val="en-US"/>
              </w:rPr>
              <w:t xml:space="preserve"> Web:</w:t>
            </w:r>
            <w:r w:rsidR="009110BE" w:rsidRPr="007931FB">
              <w:rPr>
                <w:lang w:val="en-US"/>
              </w:rPr>
              <w:t xml:space="preserve"> </w:t>
            </w:r>
            <w:r w:rsidR="00CE558C" w:rsidRPr="007931FB">
              <w:rPr>
                <w:lang w:val="en-US"/>
              </w:rPr>
              <w:t>neu_ /html/opportunityTenderGenerateZPZKButton.html</w:t>
            </w:r>
          </w:p>
        </w:tc>
      </w:tr>
      <w:tr w:rsidR="001969DD" w:rsidRPr="00BD117A" w14:paraId="20660D2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03F8" w14:textId="1E6E7415" w:rsidR="001969DD" w:rsidRPr="00BD117A" w:rsidRDefault="002B5E25">
            <w:pPr>
              <w:pStyle w:val="Tabelatekst"/>
            </w:pPr>
            <w:r w:rsidRPr="00BD117A">
              <w:t>Warunki handlowe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434A3" w14:textId="77777777" w:rsidR="001969DD" w:rsidRPr="00BD117A" w:rsidRDefault="001969DD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40823" w14:textId="05092840" w:rsidR="001969DD" w:rsidRPr="00BD117A" w:rsidRDefault="00544EC7">
            <w:pPr>
              <w:pStyle w:val="Tabelatekst"/>
            </w:pPr>
            <w:r w:rsidRPr="00BD117A">
              <w:t>ZPZK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990606" w14:textId="13F27862" w:rsidR="001969DD" w:rsidRPr="00BD117A" w:rsidRDefault="006F6497">
            <w:pPr>
              <w:pStyle w:val="Tabelatekst"/>
            </w:pPr>
            <w:r w:rsidRPr="00BD117A">
              <w:t xml:space="preserve">Tabela rekordów </w:t>
            </w:r>
            <w:r w:rsidR="00544EC7" w:rsidRPr="00BD117A">
              <w:t xml:space="preserve">ZPZK </w:t>
            </w:r>
            <w:r w:rsidRPr="00BD117A">
              <w:t>pokrewnych do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88EFD1" w14:textId="713D0F94" w:rsidR="001969DD" w:rsidRPr="00BD117A" w:rsidRDefault="00B2504C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650462" w14:textId="40560488" w:rsidR="001969DD" w:rsidRPr="00BD117A" w:rsidRDefault="006F6497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Nazwa relacji:</w:t>
            </w:r>
            <w:r w:rsidR="00B5395E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723C04" w:rsidRPr="00BD117A">
              <w:rPr>
                <w:rStyle w:val="normaltextrun"/>
                <w:szCs w:val="20"/>
              </w:rPr>
              <w:t>neu_opportunity_neu_tradeterms</w:t>
            </w:r>
            <w:proofErr w:type="spellEnd"/>
          </w:p>
        </w:tc>
      </w:tr>
      <w:tr w:rsidR="001969DD" w:rsidRPr="00151B50" w14:paraId="269883CA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FB087" w14:textId="21F75510" w:rsidR="001969DD" w:rsidRPr="00BD117A" w:rsidRDefault="002B5E25">
            <w:pPr>
              <w:pStyle w:val="Tabelatekst"/>
            </w:pPr>
            <w:r w:rsidRPr="00BD117A">
              <w:lastRenderedPageBreak/>
              <w:t>Generuj ofertę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40209" w14:textId="4D2BD192" w:rsidR="001969DD" w:rsidRPr="00BD117A" w:rsidRDefault="00CE558C">
            <w:pPr>
              <w:pStyle w:val="Tabelatekst"/>
            </w:pPr>
            <w:proofErr w:type="spellStart"/>
            <w:r w:rsidRPr="00BD117A">
              <w:t>WebResource_ButtonOpportunityTenderGenerateQuote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E8B1" w14:textId="77777777" w:rsidR="001969DD" w:rsidRPr="00BD117A" w:rsidRDefault="001969DD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418479" w14:textId="582E7C57" w:rsidR="001969DD" w:rsidRPr="00BD117A" w:rsidRDefault="00614E4A">
            <w:pPr>
              <w:pStyle w:val="Tabelatekst"/>
            </w:pPr>
            <w:r w:rsidRPr="00BD117A">
              <w:t xml:space="preserve">Przycisk „Generuj ofertę”, </w:t>
            </w:r>
            <w:r w:rsidR="00B70C31" w:rsidRPr="00BD117A">
              <w:t>tworzący Ofertę cenową z Pakietami oferty cenowej i Produktami oferty cenowej na podstawie Przetargu, Pakietów</w:t>
            </w:r>
            <w:r w:rsidR="00F15BC2" w:rsidRPr="00BD117A">
              <w:t xml:space="preserve">, </w:t>
            </w:r>
            <w:r w:rsidR="00B70C31" w:rsidRPr="00BD117A">
              <w:t>Produktów Przetargu</w:t>
            </w:r>
            <w:r w:rsidR="00B4647E" w:rsidRPr="00BD117A">
              <w:t xml:space="preserve"> i Produktów Dopasowanych o określonym typie dopasowania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83FC4F" w14:textId="16FB8CFF" w:rsidR="001969DD" w:rsidRPr="00BD117A" w:rsidRDefault="004C59D9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73412E" w14:textId="4EE69115" w:rsidR="001969DD" w:rsidRPr="007931FB" w:rsidRDefault="004C59D9">
            <w:pPr>
              <w:pStyle w:val="Tabelatekst"/>
              <w:rPr>
                <w:rStyle w:val="normaltextrun"/>
                <w:szCs w:val="20"/>
                <w:lang w:val="en-US"/>
              </w:rPr>
            </w:pPr>
            <w:proofErr w:type="spellStart"/>
            <w:r w:rsidRPr="007931FB">
              <w:rPr>
                <w:lang w:val="en-US"/>
              </w:rPr>
              <w:t>Zasób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sieci</w:t>
            </w:r>
            <w:proofErr w:type="spellEnd"/>
            <w:r w:rsidRPr="007931FB">
              <w:rPr>
                <w:lang w:val="en-US"/>
              </w:rPr>
              <w:t xml:space="preserve"> Web:</w:t>
            </w:r>
            <w:r w:rsidR="00614E4A" w:rsidRPr="007931FB">
              <w:rPr>
                <w:lang w:val="en-US"/>
              </w:rPr>
              <w:t xml:space="preserve"> neu_ /html/opportunitiesTenderGenerateQuoteButton.html</w:t>
            </w:r>
          </w:p>
        </w:tc>
      </w:tr>
      <w:tr w:rsidR="001969DD" w:rsidRPr="00BD117A" w14:paraId="7AD8394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E3EE1" w14:textId="0FB4679C" w:rsidR="001969DD" w:rsidRPr="00BD117A" w:rsidRDefault="002B5E25">
            <w:pPr>
              <w:pStyle w:val="Tabelatekst"/>
            </w:pPr>
            <w:r w:rsidRPr="00BD117A">
              <w:t>Oferty cenowe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F30E7" w14:textId="77777777" w:rsidR="001969DD" w:rsidRPr="00BD117A" w:rsidRDefault="001969DD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3EEB9" w14:textId="7051F5D5" w:rsidR="001969DD" w:rsidRPr="00BD117A" w:rsidRDefault="00544EC7">
            <w:pPr>
              <w:pStyle w:val="Tabelatekst"/>
            </w:pPr>
            <w:r w:rsidRPr="00BD117A">
              <w:t>Oferta cenowa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8A231F" w14:textId="25915918" w:rsidR="001969DD" w:rsidRPr="00BD117A" w:rsidRDefault="006F6497">
            <w:pPr>
              <w:pStyle w:val="Tabelatekst"/>
            </w:pPr>
            <w:r w:rsidRPr="00BD117A">
              <w:t xml:space="preserve">Tabela rekordów </w:t>
            </w:r>
            <w:r w:rsidR="00544EC7" w:rsidRPr="00BD117A">
              <w:t xml:space="preserve">Oferta cenowa </w:t>
            </w:r>
            <w:r w:rsidRPr="00BD117A">
              <w:t>pokrewnych do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72361A" w14:textId="4E8BA577" w:rsidR="001969DD" w:rsidRPr="00BD117A" w:rsidRDefault="00B2504C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92551F" w14:textId="31FD1425" w:rsidR="001969DD" w:rsidRPr="00BD117A" w:rsidRDefault="006F6497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Nazwa relacji:</w:t>
            </w:r>
            <w:r w:rsidR="00723C04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EC7E6C" w:rsidRPr="00BD117A">
              <w:rPr>
                <w:rStyle w:val="normaltextrun"/>
                <w:szCs w:val="20"/>
              </w:rPr>
              <w:t>neu_opportunity_neu_quote</w:t>
            </w:r>
            <w:proofErr w:type="spellEnd"/>
          </w:p>
        </w:tc>
      </w:tr>
      <w:tr w:rsidR="001969DD" w:rsidRPr="00BD117A" w14:paraId="5B79273F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02F73" w14:textId="63FD202E" w:rsidR="001969DD" w:rsidRPr="00BD117A" w:rsidRDefault="008F0386">
            <w:pPr>
              <w:pStyle w:val="Tabelatekst"/>
            </w:pPr>
            <w:r w:rsidRPr="00BD117A">
              <w:t>Pracownik realizujący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90960" w14:textId="5619E33C" w:rsidR="001969DD" w:rsidRPr="00BD117A" w:rsidRDefault="005558A5">
            <w:pPr>
              <w:pStyle w:val="Tabelatekst"/>
            </w:pPr>
            <w:proofErr w:type="spellStart"/>
            <w:r w:rsidRPr="00BD117A">
              <w:t>neu_userexecutingid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95D01" w14:textId="51E3F6DC" w:rsidR="001969DD" w:rsidRPr="00BD117A" w:rsidRDefault="00EC7E6C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719A85" w14:textId="3142117C" w:rsidR="001969DD" w:rsidRPr="00BD117A" w:rsidRDefault="002C71D8">
            <w:pPr>
              <w:pStyle w:val="Tabelatekst"/>
            </w:pPr>
            <w:r w:rsidRPr="00BD117A">
              <w:t>Pracownik realizujący Przetarg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41D223" w14:textId="61B29E5F" w:rsidR="001969DD" w:rsidRPr="00BD117A" w:rsidRDefault="002C71D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27446E" w14:textId="04CB082D" w:rsidR="001969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2E268D" w:rsidRPr="00BD117A">
              <w:rPr>
                <w:rStyle w:val="normaltextrun"/>
                <w:szCs w:val="20"/>
              </w:rPr>
              <w:t xml:space="preserve"> automatycznie</w:t>
            </w:r>
            <w:r w:rsidR="00F22530" w:rsidRPr="00BD117A">
              <w:rPr>
                <w:rStyle w:val="normaltextrun"/>
                <w:szCs w:val="20"/>
              </w:rPr>
              <w:t>, nazwa relacji: neu_systemuser_opportunity1</w:t>
            </w:r>
          </w:p>
        </w:tc>
      </w:tr>
      <w:tr w:rsidR="001969DD" w:rsidRPr="00BD117A" w14:paraId="42182E8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B501" w14:textId="108ECDFC" w:rsidR="001969DD" w:rsidRPr="00BD117A" w:rsidRDefault="008F0386">
            <w:pPr>
              <w:pStyle w:val="Tabelatekst"/>
            </w:pPr>
            <w:r w:rsidRPr="00BD117A">
              <w:t>Pracownik</w:t>
            </w:r>
            <w:r w:rsidR="000F6308" w:rsidRPr="00BD117A">
              <w:t xml:space="preserve"> wspierający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0ACE6" w14:textId="137B4780" w:rsidR="001969DD" w:rsidRPr="00BD117A" w:rsidRDefault="00BD43AB">
            <w:pPr>
              <w:pStyle w:val="Tabelatekst"/>
            </w:pPr>
            <w:proofErr w:type="spellStart"/>
            <w:r w:rsidRPr="00BD117A">
              <w:t>neu_usersupportingid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5BC9C" w14:textId="04813BCD" w:rsidR="001969DD" w:rsidRPr="00BD117A" w:rsidRDefault="00EC7E6C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218A55" w14:textId="66F8BAE0" w:rsidR="001969DD" w:rsidRPr="00BD117A" w:rsidRDefault="00BD43AB">
            <w:pPr>
              <w:pStyle w:val="Tabelatekst"/>
            </w:pPr>
            <w:r w:rsidRPr="00BD117A">
              <w:t>Pracownik wspierający realizację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C4BAAB" w14:textId="5626E62E" w:rsidR="001969DD" w:rsidRPr="00BD117A" w:rsidRDefault="002C71D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39F927" w14:textId="3D97521E" w:rsidR="001969DD" w:rsidRPr="00BD117A" w:rsidRDefault="00DB0211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</w:t>
            </w:r>
            <w:r w:rsidR="002F7D4B" w:rsidRPr="00BD117A">
              <w:rPr>
                <w:rStyle w:val="normaltextrun"/>
                <w:szCs w:val="20"/>
              </w:rPr>
              <w:t>azwa relacji: neu_systemuser_opportunity2</w:t>
            </w:r>
          </w:p>
        </w:tc>
      </w:tr>
      <w:tr w:rsidR="001969DD" w:rsidRPr="00BD117A" w14:paraId="26EF32C7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A4A9F" w14:textId="748CEC24" w:rsidR="001969DD" w:rsidRPr="00BD117A" w:rsidRDefault="000F6308">
            <w:pPr>
              <w:pStyle w:val="Tabelatekst"/>
            </w:pPr>
            <w:r w:rsidRPr="00BD117A">
              <w:t>Pracownik akceptujący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AD9440" w14:textId="5BC7ECCA" w:rsidR="001969DD" w:rsidRPr="00BD117A" w:rsidRDefault="00D37D72">
            <w:pPr>
              <w:pStyle w:val="Tabelatekst"/>
            </w:pPr>
            <w:proofErr w:type="spellStart"/>
            <w:r w:rsidRPr="00BD117A">
              <w:t>neu_useracceptingid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D109A" w14:textId="6CDFE07E" w:rsidR="001969DD" w:rsidRPr="00BD117A" w:rsidRDefault="00EC7E6C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12A402" w14:textId="44DA5B32" w:rsidR="001969DD" w:rsidRPr="00BD117A" w:rsidRDefault="00D37D72">
            <w:pPr>
              <w:pStyle w:val="Tabelatekst"/>
            </w:pPr>
            <w:r w:rsidRPr="00BD117A">
              <w:t>Pracownik akceptujący realizację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2AC62F" w14:textId="2D595372" w:rsidR="001969DD" w:rsidRPr="00BD117A" w:rsidRDefault="002C71D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01AA4D" w14:textId="74B580ED" w:rsidR="001969DD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A85551" w:rsidRPr="00BD117A">
              <w:rPr>
                <w:rStyle w:val="normaltextrun"/>
                <w:szCs w:val="20"/>
              </w:rPr>
              <w:t xml:space="preserve"> automatycznie jeśli Użytkownik wybrany w polu Pracownik realizujący ma wybranego menedżera, nazwa relacji: neu_systemuser_opportunity3</w:t>
            </w:r>
          </w:p>
        </w:tc>
      </w:tr>
      <w:tr w:rsidR="001969DD" w:rsidRPr="00BD117A" w14:paraId="122D85B9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15351" w14:textId="1D2CF527" w:rsidR="001969DD" w:rsidRPr="00BD117A" w:rsidRDefault="003607A6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761700" w14:textId="711E80B9" w:rsidR="001969DD" w:rsidRPr="00BD117A" w:rsidRDefault="003A0020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5D4D45" w14:textId="77777777" w:rsidR="001969DD" w:rsidRPr="00BD117A" w:rsidRDefault="001969DD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6A03B0" w14:textId="291DF5EF" w:rsidR="001969DD" w:rsidRPr="00BD117A" w:rsidRDefault="003A0020">
            <w:pPr>
              <w:pStyle w:val="Tabelatekst"/>
            </w:pPr>
            <w:r w:rsidRPr="00BD117A">
              <w:t>Pokazuje datę i godzinę utworzenia rekordu. Data i godzina są wyświetlane w strefie czasowej wybranej w opcjach usługi Microsoft Dynamics 365.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1C7CE8" w14:textId="7DDCC060" w:rsidR="001969DD" w:rsidRPr="00BD117A" w:rsidRDefault="00783EB6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F0C7CB" w14:textId="20D087C1" w:rsidR="001969DD" w:rsidRPr="00BD117A" w:rsidRDefault="00783EB6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1969DD" w:rsidRPr="00BD117A" w14:paraId="0693339C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D41BC" w14:textId="1DE16BE8" w:rsidR="001969DD" w:rsidRPr="00BD117A" w:rsidRDefault="00A16351">
            <w:pPr>
              <w:pStyle w:val="Tabelatekst"/>
            </w:pPr>
            <w:r w:rsidRPr="00BD117A">
              <w:lastRenderedPageBreak/>
              <w:t>Data modyfikacji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F9AF8" w14:textId="6C28140E" w:rsidR="001969DD" w:rsidRPr="00BD117A" w:rsidRDefault="003A0020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8F57B" w14:textId="77777777" w:rsidR="001969DD" w:rsidRPr="00BD117A" w:rsidRDefault="001969DD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9E6446" w14:textId="6FCCF71F" w:rsidR="001969DD" w:rsidRPr="00BD117A" w:rsidRDefault="003A0020">
            <w:pPr>
              <w:pStyle w:val="Tabelatekst"/>
            </w:pPr>
            <w:r w:rsidRPr="00BD117A">
              <w:t>Pokazuje datę i godzinę ostatniej aktualizacji rekordu. Data i godzina są wyświetlane w strefie czasowej wybranej w opcjach usługi Microsoft Dynamics 365.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799D2F" w14:textId="517B813C" w:rsidR="001969DD" w:rsidRPr="00BD117A" w:rsidRDefault="00783EB6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8FE00E" w14:textId="3889FD8B" w:rsidR="001969DD" w:rsidRPr="00BD117A" w:rsidRDefault="00783EB6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 pole, zablokowane, uzupełniane automatycznie</w:t>
            </w:r>
          </w:p>
        </w:tc>
      </w:tr>
      <w:tr w:rsidR="001969DD" w:rsidRPr="00BD117A" w14:paraId="6F5E584B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4C411" w14:textId="1C563C7E" w:rsidR="001969DD" w:rsidRPr="00BD117A" w:rsidRDefault="00A16351">
            <w:pPr>
              <w:pStyle w:val="Tabelatekst"/>
            </w:pPr>
            <w:r w:rsidRPr="00BD117A">
              <w:t>Utworzone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28BEE" w14:textId="4EBD6859" w:rsidR="001969DD" w:rsidRPr="00BD117A" w:rsidRDefault="005536BF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EF570" w14:textId="63B42461" w:rsidR="001969DD" w:rsidRPr="00BD117A" w:rsidRDefault="00EC7E6C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3AAA91" w14:textId="3B711B3D" w:rsidR="001969DD" w:rsidRPr="00BD117A" w:rsidRDefault="005536BF">
            <w:pPr>
              <w:pStyle w:val="Tabelatekst"/>
            </w:pPr>
            <w:r w:rsidRPr="00BD117A">
              <w:t>Pokazuje, kto utworzył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AE778F" w14:textId="56E302FF" w:rsidR="001969DD" w:rsidRPr="00BD117A" w:rsidRDefault="002C71D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2D7E97" w14:textId="4C5A404D" w:rsidR="001969DD" w:rsidRPr="00BD117A" w:rsidRDefault="00A21E2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</w:t>
            </w:r>
            <w:r w:rsidR="00783EB6" w:rsidRPr="00BD117A">
              <w:rPr>
                <w:rStyle w:val="normaltextrun"/>
                <w:szCs w:val="20"/>
              </w:rPr>
              <w:t xml:space="preserve">uzupełniane automatycznie. </w:t>
            </w:r>
            <w:r w:rsidRPr="00BD117A">
              <w:rPr>
                <w:rStyle w:val="normaltextrun"/>
                <w:szCs w:val="20"/>
              </w:rPr>
              <w:t xml:space="preserve">nazwa relacji: </w:t>
            </w:r>
            <w:proofErr w:type="spellStart"/>
            <w:r w:rsidRPr="00BD117A">
              <w:rPr>
                <w:rStyle w:val="normaltextrun"/>
                <w:szCs w:val="20"/>
              </w:rPr>
              <w:t>lk_opportunitybase_createdby</w:t>
            </w:r>
            <w:proofErr w:type="spellEnd"/>
          </w:p>
        </w:tc>
      </w:tr>
      <w:tr w:rsidR="001969DD" w:rsidRPr="00BD117A" w14:paraId="7CAACC5E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73C5" w14:textId="3F4FA662" w:rsidR="001969DD" w:rsidRPr="00BD117A" w:rsidRDefault="00A16351">
            <w:pPr>
              <w:pStyle w:val="Tabelatekst"/>
            </w:pPr>
            <w:r w:rsidRPr="00BD117A">
              <w:t>Zmodyfikowany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3006B7" w14:textId="3615470C" w:rsidR="001969DD" w:rsidRPr="00BD117A" w:rsidRDefault="00BA0A22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7E4C28" w14:textId="10E47894" w:rsidR="001969DD" w:rsidRPr="00BD117A" w:rsidRDefault="00EC7E6C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3C84C9" w14:textId="5C16A665" w:rsidR="001969DD" w:rsidRPr="00BD117A" w:rsidRDefault="00BA0A22">
            <w:pPr>
              <w:pStyle w:val="Tabelatekst"/>
            </w:pPr>
            <w:r w:rsidRPr="00BD117A">
              <w:t>Pokazuje, kto ostatnio zaktualizował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BEC440" w14:textId="5DF6CE85" w:rsidR="001969DD" w:rsidRPr="00BD117A" w:rsidRDefault="002C71D8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7B8BB0" w14:textId="2C17C7B4" w:rsidR="001969DD" w:rsidRPr="00BD117A" w:rsidRDefault="00A21E2D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 pole, zablokowane, </w:t>
            </w:r>
            <w:r w:rsidR="00783EB6" w:rsidRPr="00BD117A">
              <w:rPr>
                <w:rStyle w:val="normaltextrun"/>
                <w:szCs w:val="20"/>
              </w:rPr>
              <w:t xml:space="preserve">uzupełniane automatycznie, </w:t>
            </w:r>
            <w:r w:rsidRPr="00BD117A">
              <w:rPr>
                <w:rStyle w:val="normaltextrun"/>
                <w:szCs w:val="20"/>
              </w:rPr>
              <w:t xml:space="preserve">nazwa relacji: </w:t>
            </w:r>
            <w:proofErr w:type="spellStart"/>
            <w:r w:rsidR="00BA0A22" w:rsidRPr="00BD117A">
              <w:rPr>
                <w:rStyle w:val="normaltextrun"/>
                <w:szCs w:val="20"/>
              </w:rPr>
              <w:t>lk_opportunitybase_modifiedby</w:t>
            </w:r>
            <w:proofErr w:type="spellEnd"/>
          </w:p>
        </w:tc>
      </w:tr>
      <w:tr w:rsidR="00824765" w:rsidRPr="00BD117A" w14:paraId="35FFD041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41BF" w14:textId="67939A8A" w:rsidR="00824765" w:rsidRPr="00BD117A" w:rsidRDefault="00930BA8">
            <w:pPr>
              <w:pStyle w:val="Tabelatekst"/>
            </w:pPr>
            <w:r w:rsidRPr="00BD117A">
              <w:t>Flaga do „Kalkuluj”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BF9C0" w14:textId="55B0E266" w:rsidR="00824765" w:rsidRPr="00BD117A" w:rsidRDefault="005F3631">
            <w:pPr>
              <w:pStyle w:val="Tabelatekst"/>
            </w:pPr>
            <w:proofErr w:type="spellStart"/>
            <w:r w:rsidRPr="00BD117A">
              <w:t>neu_calcflag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F931E2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FBA3F6" w14:textId="77777777" w:rsidR="00824765" w:rsidRPr="00BD117A" w:rsidRDefault="00824765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CDEDAF" w14:textId="5F9F3B69" w:rsidR="00824765" w:rsidRPr="00BD117A" w:rsidRDefault="002C71D8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2419D4" w14:textId="7BBE00DB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A72F20" w:rsidRPr="00BD117A">
              <w:rPr>
                <w:rStyle w:val="normaltextrun"/>
                <w:szCs w:val="20"/>
              </w:rPr>
              <w:t>, ukryte, uzupełniane automatycznie</w:t>
            </w:r>
            <w:r w:rsidR="00E611B7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824765" w:rsidRPr="00BD117A" w14:paraId="5CCDCD70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F853A" w14:textId="5877D9D9" w:rsidR="00824765" w:rsidRPr="00BD117A" w:rsidRDefault="009C7834">
            <w:pPr>
              <w:pStyle w:val="Tabelatekst"/>
            </w:pPr>
            <w:r w:rsidRPr="00BD117A">
              <w:t>Walidacja do generowania oferty.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6DE88" w14:textId="24096A45" w:rsidR="00824765" w:rsidRPr="00BD117A" w:rsidRDefault="00FD6DD9">
            <w:pPr>
              <w:pStyle w:val="Tabelatekst"/>
            </w:pPr>
            <w:proofErr w:type="spellStart"/>
            <w:r w:rsidRPr="00BD117A">
              <w:t>neu_isgeneratequotevalidation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3E6CA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49B5FE" w14:textId="09C209AC" w:rsidR="00824765" w:rsidRPr="00BD117A" w:rsidRDefault="00FD6DD9">
            <w:pPr>
              <w:pStyle w:val="Tabelatekst"/>
            </w:pPr>
            <w:r w:rsidRPr="00BD117A">
              <w:t>Uruchomienie walidacji do wygenerowania oferty.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D78640" w14:textId="4940C9C6" w:rsidR="00824765" w:rsidRPr="00BD117A" w:rsidRDefault="00E611B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4608D6" w14:textId="347089B1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A72F20" w:rsidRPr="00BD117A">
              <w:rPr>
                <w:rStyle w:val="normaltextrun"/>
                <w:szCs w:val="20"/>
              </w:rPr>
              <w:t>, ukryte, uzupełniane automatycznie</w:t>
            </w:r>
            <w:r w:rsidR="00E611B7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824765" w:rsidRPr="00BD117A" w14:paraId="37E7F056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81FF0" w14:textId="6A42DA4D" w:rsidR="00824765" w:rsidRPr="00BD117A" w:rsidRDefault="009C7834">
            <w:pPr>
              <w:pStyle w:val="Tabelatekst"/>
            </w:pPr>
            <w:proofErr w:type="spellStart"/>
            <w:r w:rsidRPr="00BD117A">
              <w:t>Plugin</w:t>
            </w:r>
            <w:proofErr w:type="spellEnd"/>
            <w:r w:rsidRPr="00BD117A">
              <w:t xml:space="preserve"> generowania oferty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DF1B6" w14:textId="20FE1CFF" w:rsidR="00824765" w:rsidRPr="00BD117A" w:rsidRDefault="00C63420">
            <w:pPr>
              <w:pStyle w:val="Tabelatekst"/>
            </w:pPr>
            <w:proofErr w:type="spellStart"/>
            <w:r w:rsidRPr="00BD117A">
              <w:t>neu_isgeneratequote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FE9D73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EAFF72" w14:textId="77777777" w:rsidR="00824765" w:rsidRPr="00BD117A" w:rsidRDefault="00824765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569AE0" w14:textId="55898EF7" w:rsidR="00824765" w:rsidRPr="00BD117A" w:rsidRDefault="00E611B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802A6B" w14:textId="5564281C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72F20" w:rsidRPr="00BD117A">
              <w:rPr>
                <w:rStyle w:val="normaltextrun"/>
                <w:szCs w:val="20"/>
              </w:rPr>
              <w:t>, uzupełniane automatycznie</w:t>
            </w:r>
            <w:r w:rsidR="00E611B7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824765" w:rsidRPr="00BD117A" w14:paraId="5A3F7F34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E814B" w14:textId="0B2E69CE" w:rsidR="00824765" w:rsidRPr="00BD117A" w:rsidRDefault="009C7834">
            <w:pPr>
              <w:pStyle w:val="Tabelatekst"/>
            </w:pPr>
            <w:r w:rsidRPr="00BD117A">
              <w:t>Flaga wysłania maila o wygranym przetargu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42CD92" w14:textId="1D48CDF0" w:rsidR="00824765" w:rsidRPr="00BD117A" w:rsidRDefault="00C63420">
            <w:pPr>
              <w:pStyle w:val="Tabelatekst"/>
            </w:pPr>
            <w:proofErr w:type="spellStart"/>
            <w:r w:rsidRPr="00BD117A">
              <w:t>neu_issentemailonwonevent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54423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A3D458" w14:textId="77777777" w:rsidR="00824765" w:rsidRPr="00BD117A" w:rsidRDefault="00824765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1627D0" w14:textId="27BE3842" w:rsidR="00824765" w:rsidRPr="00BD117A" w:rsidRDefault="00AA0D6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020326" w14:textId="51623886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72F20" w:rsidRPr="00BD117A">
              <w:rPr>
                <w:rStyle w:val="normaltextrun"/>
                <w:szCs w:val="20"/>
              </w:rPr>
              <w:t>, uzupełniane automatycznie</w:t>
            </w:r>
            <w:r w:rsidR="00E611B7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824765" w:rsidRPr="00BD117A" w14:paraId="54006414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1B7CF" w14:textId="5C819592" w:rsidR="00824765" w:rsidRPr="00BD117A" w:rsidRDefault="009C7834">
            <w:pPr>
              <w:pStyle w:val="Tabelatekst"/>
            </w:pPr>
            <w:r w:rsidRPr="00BD117A">
              <w:lastRenderedPageBreak/>
              <w:t>Flaga do zaciągania cen ZPZK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583A0" w14:textId="77535038" w:rsidR="00824765" w:rsidRPr="00BD117A" w:rsidRDefault="005F5789">
            <w:pPr>
              <w:pStyle w:val="Tabelatekst"/>
            </w:pPr>
            <w:proofErr w:type="spellStart"/>
            <w:r w:rsidRPr="00BD117A">
              <w:t>neu_ischeckprice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675BAE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34F1C9" w14:textId="4B496835" w:rsidR="00824765" w:rsidRPr="00BD117A" w:rsidRDefault="005F5789">
            <w:pPr>
              <w:pStyle w:val="Tabelatekst"/>
            </w:pPr>
            <w:r w:rsidRPr="00BD117A">
              <w:t>Flaga do zaciągania cen ZPZK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2C821E" w14:textId="47810F12" w:rsidR="00824765" w:rsidRPr="00BD117A" w:rsidRDefault="00AA0D6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88610F" w14:textId="0A6E332A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72F20" w:rsidRPr="00BD117A">
              <w:rPr>
                <w:rStyle w:val="normaltextrun"/>
                <w:szCs w:val="20"/>
              </w:rPr>
              <w:t>, uzupełniane automatycznie</w:t>
            </w:r>
            <w:r w:rsidR="00E611B7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824765" w:rsidRPr="00BD117A" w14:paraId="1A4464CD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E8466" w14:textId="629BF9C1" w:rsidR="00824765" w:rsidRPr="00BD117A" w:rsidRDefault="009C7834">
            <w:pPr>
              <w:pStyle w:val="Tabelatekst"/>
            </w:pPr>
            <w:r w:rsidRPr="00BD117A">
              <w:t>Flaga do poprzedniego statusu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A0D73" w14:textId="5977EE49" w:rsidR="00824765" w:rsidRPr="00BD117A" w:rsidRDefault="005F5789">
            <w:pPr>
              <w:pStyle w:val="Tabelatekst"/>
            </w:pPr>
            <w:proofErr w:type="spellStart"/>
            <w:r w:rsidRPr="00BD117A">
              <w:t>neu_statepreflag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2F128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8A7974" w14:textId="77777777" w:rsidR="00824765" w:rsidRPr="00BD117A" w:rsidRDefault="00824765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621C87" w14:textId="3D2C103D" w:rsidR="00824765" w:rsidRPr="00BD117A" w:rsidRDefault="00AA0D6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ED2229" w14:textId="5D93FC16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72F20" w:rsidRPr="00BD117A">
              <w:rPr>
                <w:rStyle w:val="normaltextrun"/>
                <w:szCs w:val="20"/>
              </w:rPr>
              <w:t>, uzupełniane automatycznie</w:t>
            </w:r>
            <w:r w:rsidR="00E611B7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824765" w:rsidRPr="00BD117A" w14:paraId="18EF83B3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93999" w14:textId="7E102A05" w:rsidR="00824765" w:rsidRPr="00BD117A" w:rsidRDefault="0020140E">
            <w:pPr>
              <w:pStyle w:val="Tabelatekst"/>
            </w:pPr>
            <w:r w:rsidRPr="00BD117A">
              <w:t xml:space="preserve">Ilość zmian na produktach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B377DB" w14:textId="5AC7025D" w:rsidR="00824765" w:rsidRPr="00BD117A" w:rsidRDefault="00C669D9">
            <w:pPr>
              <w:pStyle w:val="Tabelatekst"/>
            </w:pPr>
            <w:proofErr w:type="spellStart"/>
            <w:r w:rsidRPr="00BD117A">
              <w:t>neu_changespharmindex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9B4CC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69BE57" w14:textId="77777777" w:rsidR="00824765" w:rsidRPr="00BD117A" w:rsidRDefault="00824765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B7ED58" w14:textId="4914184A" w:rsidR="00824765" w:rsidRPr="00BD117A" w:rsidRDefault="0032202E">
            <w:pPr>
              <w:pStyle w:val="Tabelatekst"/>
            </w:pPr>
            <w:r w:rsidRPr="00BD117A">
              <w:t>Liczba całkowita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19055C" w14:textId="158575E1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72F20" w:rsidRPr="00BD117A">
              <w:rPr>
                <w:rStyle w:val="normaltextrun"/>
                <w:szCs w:val="20"/>
              </w:rPr>
              <w:t>, uzupełniane automatycznie</w:t>
            </w:r>
            <w:r w:rsidR="00E611B7" w:rsidRPr="00BD117A">
              <w:rPr>
                <w:rStyle w:val="normaltextrun"/>
                <w:szCs w:val="20"/>
              </w:rPr>
              <w:t xml:space="preserve">, </w:t>
            </w:r>
            <w:r w:rsidR="0032202E" w:rsidRPr="00BD117A">
              <w:rPr>
                <w:rStyle w:val="normaltextrun"/>
                <w:szCs w:val="20"/>
              </w:rPr>
              <w:t>wartość minimalna</w:t>
            </w:r>
            <w:r w:rsidR="00E611B7" w:rsidRPr="00BD117A">
              <w:rPr>
                <w:rStyle w:val="normaltextrun"/>
                <w:szCs w:val="20"/>
              </w:rPr>
              <w:t xml:space="preserve">: </w:t>
            </w:r>
            <w:r w:rsidR="0032202E" w:rsidRPr="00BD117A">
              <w:rPr>
                <w:rStyle w:val="normaltextrun"/>
                <w:szCs w:val="20"/>
              </w:rPr>
              <w:t>0</w:t>
            </w:r>
          </w:p>
        </w:tc>
      </w:tr>
      <w:tr w:rsidR="00824765" w:rsidRPr="00BD117A" w14:paraId="10F92B78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2A78" w14:textId="437E6CC4" w:rsidR="00824765" w:rsidRPr="00BD117A" w:rsidRDefault="0020140E">
            <w:pPr>
              <w:pStyle w:val="Tabelatekst"/>
            </w:pPr>
            <w:r w:rsidRPr="00BD117A">
              <w:t>Ilość zmian na Produktach SAP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903A7" w14:textId="5DE70FE2" w:rsidR="00824765" w:rsidRPr="00BD117A" w:rsidRDefault="003634C3">
            <w:pPr>
              <w:pStyle w:val="Tabelatekst"/>
            </w:pPr>
            <w:proofErr w:type="spellStart"/>
            <w:r w:rsidRPr="00BD117A">
              <w:t>neu_changessap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DDF124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78B2E4" w14:textId="77777777" w:rsidR="00824765" w:rsidRPr="00BD117A" w:rsidRDefault="00824765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73B33D" w14:textId="0BA81C6E" w:rsidR="00824765" w:rsidRPr="00BD117A" w:rsidRDefault="00E611B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AFFFE8" w14:textId="1850FC65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72F20" w:rsidRPr="00BD117A">
              <w:rPr>
                <w:rStyle w:val="normaltextrun"/>
                <w:szCs w:val="20"/>
              </w:rPr>
              <w:t>, uzupełniane automatycznie</w:t>
            </w:r>
            <w:r w:rsidR="00E611B7" w:rsidRPr="00BD117A">
              <w:rPr>
                <w:rStyle w:val="normaltextrun"/>
                <w:szCs w:val="20"/>
              </w:rPr>
              <w:t xml:space="preserve">, </w:t>
            </w:r>
            <w:r w:rsidR="000A41FD" w:rsidRPr="00BD117A">
              <w:rPr>
                <w:rStyle w:val="normaltextrun"/>
                <w:szCs w:val="20"/>
              </w:rPr>
              <w:t>wartość minimalna: 0</w:t>
            </w:r>
          </w:p>
        </w:tc>
      </w:tr>
      <w:tr w:rsidR="00824765" w:rsidRPr="00BD117A" w14:paraId="4280DED6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8DF2B" w14:textId="57107551" w:rsidR="00824765" w:rsidRPr="00BD117A" w:rsidRDefault="003F3182">
            <w:pPr>
              <w:pStyle w:val="Tabelatekst"/>
            </w:pPr>
            <w:r w:rsidRPr="00BD117A">
              <w:t>Flaga do narzutu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6756C" w14:textId="2A89CE7B" w:rsidR="00824765" w:rsidRPr="00BD117A" w:rsidRDefault="000A41FD">
            <w:pPr>
              <w:pStyle w:val="Tabelatekst"/>
            </w:pPr>
            <w:proofErr w:type="spellStart"/>
            <w:r w:rsidRPr="00BD117A">
              <w:t>neu_overheadflag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3935E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693C89" w14:textId="77777777" w:rsidR="00824765" w:rsidRPr="00BD117A" w:rsidRDefault="00824765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44473D" w14:textId="5E77C0CF" w:rsidR="00824765" w:rsidRPr="00BD117A" w:rsidRDefault="00AA0D6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6D9F31" w14:textId="4A5439E9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FD6DD9" w:rsidRPr="00BD117A">
              <w:rPr>
                <w:rStyle w:val="normaltextrun"/>
                <w:szCs w:val="20"/>
              </w:rPr>
              <w:t>, ukryte, uzupełniane automatycznie</w:t>
            </w:r>
            <w:r w:rsidR="00E611B7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824765" w:rsidRPr="00BD117A" w14:paraId="36E0A40C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9F068" w14:textId="0C740AAF" w:rsidR="00824765" w:rsidRPr="00BD117A" w:rsidRDefault="003F3182">
            <w:pPr>
              <w:pStyle w:val="Tabelatekst"/>
            </w:pPr>
            <w:r w:rsidRPr="00BD117A">
              <w:t>Flaga rekalkulacji walidacja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88804" w14:textId="24F714FD" w:rsidR="00824765" w:rsidRPr="00BD117A" w:rsidRDefault="00BC0680">
            <w:pPr>
              <w:pStyle w:val="Tabelatekst"/>
            </w:pPr>
            <w:proofErr w:type="spellStart"/>
            <w:r w:rsidRPr="00BD117A">
              <w:t>neu_isrecalcvalidation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6F12D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8EF827" w14:textId="77777777" w:rsidR="00824765" w:rsidRPr="00BD117A" w:rsidRDefault="00824765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D2E1D5" w14:textId="332CBE6F" w:rsidR="00824765" w:rsidRPr="00BD117A" w:rsidRDefault="00AA0D6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2EAE47" w14:textId="7D61C899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72F20" w:rsidRPr="00BD117A">
              <w:rPr>
                <w:rStyle w:val="normaltextrun"/>
                <w:szCs w:val="20"/>
              </w:rPr>
              <w:t>, uzupełniane automatycznie</w:t>
            </w:r>
            <w:r w:rsidR="00E611B7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824765" w:rsidRPr="00BD117A" w14:paraId="372D5BD5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7D194" w14:textId="27C75EFF" w:rsidR="00824765" w:rsidRPr="00BD117A" w:rsidRDefault="003F3182">
            <w:pPr>
              <w:pStyle w:val="Tabelatekst"/>
            </w:pPr>
            <w:r w:rsidRPr="00BD117A">
              <w:t>Flaga propagacja narzutu walidacja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100790" w14:textId="613EF750" w:rsidR="00824765" w:rsidRPr="00BD117A" w:rsidRDefault="00643666">
            <w:pPr>
              <w:pStyle w:val="Tabelatekst"/>
            </w:pPr>
            <w:proofErr w:type="spellStart"/>
            <w:r w:rsidRPr="00BD117A">
              <w:t>neu_isoverheadvalidation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FEEF43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2DAFEA" w14:textId="77777777" w:rsidR="00824765" w:rsidRPr="00BD117A" w:rsidRDefault="00824765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C25DEE" w14:textId="56927E1E" w:rsidR="00824765" w:rsidRPr="00BD117A" w:rsidRDefault="00AA0D69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9A369A" w14:textId="25B49EB3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72F20" w:rsidRPr="00BD117A">
              <w:rPr>
                <w:rStyle w:val="normaltextrun"/>
                <w:szCs w:val="20"/>
              </w:rPr>
              <w:t>, uzupełniane automatycznie</w:t>
            </w:r>
            <w:r w:rsidR="00E611B7" w:rsidRPr="00BD117A">
              <w:rPr>
                <w:rStyle w:val="normaltextrun"/>
                <w:szCs w:val="20"/>
              </w:rPr>
              <w:t>, domyślnie: Nie</w:t>
            </w:r>
          </w:p>
        </w:tc>
      </w:tr>
      <w:tr w:rsidR="00824765" w:rsidRPr="00BD117A" w14:paraId="161BD332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D59CC" w14:textId="5270FF27" w:rsidR="00824765" w:rsidRPr="00BD117A" w:rsidRDefault="003F3182">
            <w:pPr>
              <w:pStyle w:val="Tabelatekst"/>
            </w:pPr>
            <w:r w:rsidRPr="00BD117A">
              <w:t>Generowanie ZPZK dla producentów Lecznictwa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AA9EDC" w14:textId="22FCD130" w:rsidR="00824765" w:rsidRPr="00BD117A" w:rsidRDefault="00643666">
            <w:pPr>
              <w:pStyle w:val="Tabelatekst"/>
            </w:pPr>
            <w:proofErr w:type="spellStart"/>
            <w:r w:rsidRPr="00BD117A">
              <w:t>neu_isgeneratezpzkproducer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9D16CA" w14:textId="77777777" w:rsidR="00824765" w:rsidRPr="00BD117A" w:rsidRDefault="00824765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803E69" w14:textId="77777777" w:rsidR="00824765" w:rsidRPr="00BD117A" w:rsidRDefault="00824765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E74C3E" w14:textId="4B5764CD" w:rsidR="00824765" w:rsidRPr="00BD117A" w:rsidRDefault="00E611B7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649101" w14:textId="31144624" w:rsidR="00824765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FD6DD9" w:rsidRPr="00BD117A">
              <w:rPr>
                <w:rStyle w:val="normaltextrun"/>
                <w:szCs w:val="20"/>
              </w:rPr>
              <w:t>, uzupełniane automatycznie</w:t>
            </w:r>
            <w:r w:rsidR="00E611B7" w:rsidRPr="00BD117A">
              <w:rPr>
                <w:rStyle w:val="normaltextrun"/>
                <w:szCs w:val="20"/>
              </w:rPr>
              <w:t>, domyślnie: Nie</w:t>
            </w:r>
          </w:p>
        </w:tc>
      </w:tr>
    </w:tbl>
    <w:p w14:paraId="56DC02C4" w14:textId="7421D609" w:rsidR="00566594" w:rsidRPr="00BD117A" w:rsidRDefault="00566594" w:rsidP="00566594">
      <w:pPr>
        <w:pStyle w:val="Legenda"/>
      </w:pPr>
      <w:bookmarkStart w:id="269" w:name="_Toc151315755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8B67B9">
        <w:rPr>
          <w:noProof/>
        </w:rPr>
        <w:t>61</w:t>
      </w:r>
      <w:r w:rsidRPr="00BD117A">
        <w:fldChar w:fldCharType="end"/>
      </w:r>
      <w:r w:rsidRPr="00BD117A">
        <w:t xml:space="preserve"> Opis obiektów – Zmiana oferty</w:t>
      </w:r>
      <w:bookmarkEnd w:id="269"/>
    </w:p>
    <w:p w14:paraId="752B6359" w14:textId="60F4AE94" w:rsidR="004E070B" w:rsidRPr="00BD117A" w:rsidRDefault="00F0163C" w:rsidP="00F0163C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5A21E573" w14:textId="47402B25" w:rsidR="001C68EE" w:rsidRPr="00BD117A" w:rsidRDefault="001C68EE" w:rsidP="004E070B">
      <w:pPr>
        <w:pStyle w:val="Nagwek3"/>
        <w:rPr>
          <w:lang w:eastAsia="pl-PL"/>
        </w:rPr>
      </w:pPr>
      <w:bookmarkStart w:id="270" w:name="_Toc151315830"/>
      <w:r w:rsidRPr="00BD117A">
        <w:lastRenderedPageBreak/>
        <w:t>Zmienne Środowiskowe (</w:t>
      </w:r>
      <w:proofErr w:type="spellStart"/>
      <w:r w:rsidRPr="00BD117A">
        <w:t>neu_environmentvariables</w:t>
      </w:r>
      <w:proofErr w:type="spellEnd"/>
      <w:r w:rsidRPr="00BD117A">
        <w:t>)</w:t>
      </w:r>
      <w:bookmarkEnd w:id="270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4E070B" w:rsidRPr="00BD117A" w14:paraId="4B79B468" w14:textId="77777777" w:rsidTr="002328FC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5DC0E0B7" w14:textId="4095A8FD" w:rsidR="004E070B" w:rsidRPr="00BD117A" w:rsidRDefault="00285AA7">
            <w:pPr>
              <w:pStyle w:val="TabelaNagowek"/>
            </w:pPr>
            <w:r w:rsidRPr="00BD117A">
              <w:t>Zmienn</w:t>
            </w:r>
            <w:r w:rsidR="00F27764" w:rsidRPr="00BD117A">
              <w:t>e</w:t>
            </w:r>
            <w:r w:rsidRPr="00BD117A">
              <w:t xml:space="preserve"> Środowiskow</w:t>
            </w:r>
            <w:r w:rsidR="00F27764" w:rsidRPr="00BD117A">
              <w:t>e</w:t>
            </w:r>
            <w:r w:rsidR="002C7C67" w:rsidRPr="00BD117A">
              <w:t xml:space="preserve"> (</w:t>
            </w:r>
            <w:proofErr w:type="spellStart"/>
            <w:r w:rsidR="00DB7E4E" w:rsidRPr="00BD117A">
              <w:t>neu_environmentvariables</w:t>
            </w:r>
            <w:proofErr w:type="spellEnd"/>
            <w:r w:rsidR="002C7C67" w:rsidRPr="00BD117A">
              <w:t>)</w:t>
            </w:r>
          </w:p>
        </w:tc>
      </w:tr>
      <w:tr w:rsidR="004E070B" w:rsidRPr="00BD117A" w14:paraId="7FC11DAC" w14:textId="77777777" w:rsidTr="002328FC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70AD127" w14:textId="77777777" w:rsidR="004E070B" w:rsidRPr="00BD117A" w:rsidRDefault="004E070B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50670B4" w14:textId="77777777" w:rsidR="004E070B" w:rsidRPr="00BD117A" w:rsidRDefault="004E070B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31E7153" w14:textId="77777777" w:rsidR="004E070B" w:rsidRPr="00BD117A" w:rsidRDefault="004E070B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31EE3F04" w14:textId="77777777" w:rsidR="004E070B" w:rsidRPr="00BD117A" w:rsidRDefault="004E070B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BF44955" w14:textId="77777777" w:rsidR="004E070B" w:rsidRPr="00BD117A" w:rsidRDefault="004E070B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05AE034C" w14:textId="77777777" w:rsidR="004E070B" w:rsidRPr="00BD117A" w:rsidRDefault="004E070B">
            <w:pPr>
              <w:pStyle w:val="TabelaNagowek"/>
            </w:pPr>
            <w:r w:rsidRPr="00BD117A">
              <w:t>Komentarz</w:t>
            </w:r>
          </w:p>
        </w:tc>
      </w:tr>
      <w:tr w:rsidR="004E070B" w:rsidRPr="00BD117A" w14:paraId="03457DDA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C4FFD" w14:textId="77777777" w:rsidR="004E070B" w:rsidRPr="00BD117A" w:rsidRDefault="004E070B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B5642B" w14:textId="77777777" w:rsidR="004E070B" w:rsidRPr="00BD117A" w:rsidRDefault="004E070B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D0957E" w14:textId="77777777" w:rsidR="004E070B" w:rsidRPr="00BD117A" w:rsidRDefault="004E070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03F4BD" w14:textId="58E1D345" w:rsidR="004E070B" w:rsidRPr="00BD117A" w:rsidRDefault="004E070B">
            <w:pPr>
              <w:pStyle w:val="Tabelatekst"/>
            </w:pPr>
            <w:r w:rsidRPr="00BD117A">
              <w:t xml:space="preserve">Nazwa </w:t>
            </w:r>
            <w:r w:rsidR="00EC5035" w:rsidRPr="00BD117A">
              <w:t xml:space="preserve">Zmiennej </w:t>
            </w:r>
            <w:r w:rsidR="001C3E2E" w:rsidRPr="00BD117A">
              <w:t>Ś</w:t>
            </w:r>
            <w:r w:rsidR="00EC5035" w:rsidRPr="00BD117A">
              <w:t>rodowiskowej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D0DB23" w14:textId="57126BD9" w:rsidR="004E070B" w:rsidRPr="00BD117A" w:rsidRDefault="00FE5C2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73BDCF" w14:textId="5A8E1B65" w:rsidR="004E070B" w:rsidRPr="00BD117A" w:rsidRDefault="004E070B">
            <w:pPr>
              <w:pStyle w:val="Tabelatekst"/>
              <w:rPr>
                <w:rStyle w:val="normaltextrun"/>
              </w:rPr>
            </w:pPr>
            <w:r w:rsidRPr="00BD117A">
              <w:rPr>
                <w:rStyle w:val="normaltextrun"/>
              </w:rPr>
              <w:t>Domyślne</w:t>
            </w:r>
            <w:r w:rsidR="00CE44E9" w:rsidRPr="00BD117A">
              <w:rPr>
                <w:rStyle w:val="normaltextrun"/>
              </w:rPr>
              <w:t xml:space="preserve"> pole</w:t>
            </w:r>
            <w:r w:rsidR="00EC5035" w:rsidRPr="00BD117A">
              <w:rPr>
                <w:rStyle w:val="normaltextrun"/>
              </w:rPr>
              <w:t xml:space="preserve">, </w:t>
            </w:r>
            <w:r w:rsidR="004D2869" w:rsidRPr="00BD117A">
              <w:rPr>
                <w:rStyle w:val="normaltextrun"/>
                <w:szCs w:val="20"/>
              </w:rPr>
              <w:t>wymagane</w:t>
            </w:r>
          </w:p>
        </w:tc>
      </w:tr>
      <w:tr w:rsidR="004E070B" w:rsidRPr="00BD117A" w14:paraId="452DD4F7" w14:textId="77777777" w:rsidTr="002328FC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9CAE5" w14:textId="77777777" w:rsidR="004E070B" w:rsidRPr="00BD117A" w:rsidRDefault="004E070B">
            <w:pPr>
              <w:pStyle w:val="Tabelatekst"/>
            </w:pPr>
            <w:r w:rsidRPr="00BD117A">
              <w:t>Wartość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E97D99" w14:textId="50687923" w:rsidR="004E070B" w:rsidRPr="00BD117A" w:rsidRDefault="001C3E2E">
            <w:pPr>
              <w:pStyle w:val="Tabelatekst"/>
            </w:pPr>
            <w:proofErr w:type="spellStart"/>
            <w:r w:rsidRPr="00BD117A">
              <w:t>neu_value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42F3A" w14:textId="77777777" w:rsidR="004E070B" w:rsidRPr="00BD117A" w:rsidRDefault="004E070B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1472FA" w14:textId="410914AA" w:rsidR="004E070B" w:rsidRPr="00BD117A" w:rsidRDefault="004E070B">
            <w:pPr>
              <w:pStyle w:val="Tabelatekst"/>
            </w:pPr>
            <w:r w:rsidRPr="00BD117A">
              <w:t xml:space="preserve">Wartość </w:t>
            </w:r>
            <w:r w:rsidR="001C3E2E" w:rsidRPr="00BD117A">
              <w:t>Zmiennej Środowiskowej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8BAF6C" w14:textId="78C04995" w:rsidR="004E070B" w:rsidRPr="00BD117A" w:rsidRDefault="00FE5C2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D58A77" w14:textId="061A89AF" w:rsidR="004E070B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</w:p>
        </w:tc>
      </w:tr>
      <w:tr w:rsidR="004E070B" w:rsidRPr="00BD117A" w14:paraId="2BD20D14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FEA7D" w14:textId="20C61F6C" w:rsidR="004E070B" w:rsidRPr="00BD117A" w:rsidRDefault="001C3E2E">
            <w:pPr>
              <w:pStyle w:val="Tabelatekst"/>
            </w:pPr>
            <w:r w:rsidRPr="00BD117A">
              <w:t>Komentarz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C5FB95" w14:textId="3A6A3767" w:rsidR="004E070B" w:rsidRPr="00BD117A" w:rsidRDefault="00C45F8F">
            <w:pPr>
              <w:pStyle w:val="Tabelatekst"/>
            </w:pPr>
            <w:proofErr w:type="spellStart"/>
            <w:r w:rsidRPr="00BD117A">
              <w:t>neu_comment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5151CD" w14:textId="17DC368C" w:rsidR="004E070B" w:rsidRPr="00BD117A" w:rsidRDefault="004E070B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BC1B0A" w14:textId="468D7F17" w:rsidR="004E070B" w:rsidRPr="00BD117A" w:rsidRDefault="00C45F8F">
            <w:pPr>
              <w:pStyle w:val="Tabelatekst"/>
            </w:pPr>
            <w:r w:rsidRPr="00BD117A">
              <w:t>Komentarz do Zmiennej Środowiskowej</w:t>
            </w:r>
            <w:r w:rsidR="00D67110" w:rsidRPr="00BD117A">
              <w:t>, określający jej zastosowanie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6601F5" w14:textId="08F45094" w:rsidR="004E070B" w:rsidRPr="00BD117A" w:rsidRDefault="00761A83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65FE1A" w14:textId="4F397B4E" w:rsidR="004E070B" w:rsidRPr="00BD117A" w:rsidRDefault="004E070B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252B18" w:rsidRPr="00BD117A" w14:paraId="33E2EB87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C0721" w14:textId="4A09A3F7" w:rsidR="00252B18" w:rsidRPr="00BD117A" w:rsidRDefault="00252B18">
            <w:pPr>
              <w:pStyle w:val="Tabelatekst"/>
            </w:pPr>
            <w:r w:rsidRPr="00BD117A">
              <w:t>Kolejka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A5F97" w14:textId="69A43D9F" w:rsidR="00252B18" w:rsidRPr="00BD117A" w:rsidRDefault="00252B18">
            <w:pPr>
              <w:pStyle w:val="Tabelatekst"/>
            </w:pPr>
            <w:proofErr w:type="spellStart"/>
            <w:r w:rsidRPr="00BD117A">
              <w:t>neu_queue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2258F" w14:textId="3A976D67" w:rsidR="00252B18" w:rsidRPr="00BD117A" w:rsidRDefault="00663279">
            <w:pPr>
              <w:pStyle w:val="Tabelatekst"/>
            </w:pPr>
            <w:r>
              <w:t>Kolejka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37A29C" w14:textId="7F047B1B" w:rsidR="00252B18" w:rsidRPr="00BD117A" w:rsidRDefault="00252B18">
            <w:pPr>
              <w:pStyle w:val="Tabelatekst"/>
            </w:pPr>
            <w:r w:rsidRPr="00BD117A">
              <w:t>Kolejka Zmiennej Środowiskowej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661555" w14:textId="019803D8" w:rsidR="00252B18" w:rsidRPr="00BD117A" w:rsidRDefault="00D25BC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4D55D6" w14:textId="44A600EB" w:rsidR="00252B18" w:rsidRPr="00BD117A" w:rsidRDefault="00DB0211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Nazwa relacji</w:t>
            </w:r>
            <w:r w:rsidR="00BC377E" w:rsidRPr="00BD117A">
              <w:rPr>
                <w:rStyle w:val="normaltextrun"/>
                <w:szCs w:val="20"/>
              </w:rPr>
              <w:t xml:space="preserve">: </w:t>
            </w:r>
            <w:proofErr w:type="spellStart"/>
            <w:r w:rsidR="00BC377E" w:rsidRPr="00BD117A">
              <w:rPr>
                <w:rStyle w:val="normaltextrun"/>
                <w:szCs w:val="20"/>
              </w:rPr>
              <w:t>neu_queue_neu_environmentvariables_Kolejka</w:t>
            </w:r>
            <w:proofErr w:type="spellEnd"/>
          </w:p>
        </w:tc>
      </w:tr>
      <w:tr w:rsidR="00BC377E" w:rsidRPr="00BD117A" w14:paraId="5D137CFC" w14:textId="77777777" w:rsidTr="002328FC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4EA67" w14:textId="39A09541" w:rsidR="00BC377E" w:rsidRPr="00BD117A" w:rsidRDefault="00EB228F">
            <w:pPr>
              <w:pStyle w:val="Tabelatekst"/>
            </w:pPr>
            <w:r w:rsidRPr="00BD117A">
              <w:t>Adres e-mail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154FF" w14:textId="6599384F" w:rsidR="00BC377E" w:rsidRPr="00BD117A" w:rsidRDefault="00EB228F">
            <w:pPr>
              <w:pStyle w:val="Tabelatekst"/>
            </w:pPr>
            <w:proofErr w:type="spellStart"/>
            <w:r w:rsidRPr="00BD117A">
              <w:t>emailaddress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56A3D5" w14:textId="77777777" w:rsidR="00BC377E" w:rsidRPr="00BD117A" w:rsidRDefault="00BC377E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D8237B" w14:textId="7C6439BE" w:rsidR="00BC377E" w:rsidRPr="00BD117A" w:rsidRDefault="00FE5C2E">
            <w:pPr>
              <w:pStyle w:val="Tabelatekst"/>
            </w:pPr>
            <w:r w:rsidRPr="00BD117A">
              <w:t>Podstawowy adres e-mail encji.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D5FE52" w14:textId="2C0B7E8E" w:rsidR="00BC377E" w:rsidRPr="00BD117A" w:rsidRDefault="00FE5C2E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8A8B6D" w14:textId="5EDB22C9" w:rsidR="00BC377E" w:rsidRPr="00BD117A" w:rsidRDefault="00FE5C2E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</w:t>
            </w:r>
            <w:r w:rsidR="00CE44E9" w:rsidRPr="00BD117A">
              <w:rPr>
                <w:rStyle w:val="normaltextrun"/>
                <w:szCs w:val="20"/>
              </w:rPr>
              <w:t xml:space="preserve"> pole</w:t>
            </w:r>
          </w:p>
        </w:tc>
      </w:tr>
    </w:tbl>
    <w:p w14:paraId="344C85BE" w14:textId="5FD2BC08" w:rsidR="004E070B" w:rsidRPr="00BD117A" w:rsidRDefault="004E070B" w:rsidP="004E070B">
      <w:pPr>
        <w:pStyle w:val="Legenda"/>
      </w:pPr>
      <w:bookmarkStart w:id="271" w:name="_Toc151315756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EE5065">
        <w:rPr>
          <w:noProof/>
        </w:rPr>
        <w:t>62</w:t>
      </w:r>
      <w:r w:rsidRPr="00BD117A">
        <w:fldChar w:fldCharType="end"/>
      </w:r>
      <w:r w:rsidRPr="00BD117A">
        <w:t xml:space="preserve"> Opis obiektów – </w:t>
      </w:r>
      <w:r w:rsidR="00EC2BB6" w:rsidRPr="00BD117A">
        <w:t>Zmienne Środowiskowe</w:t>
      </w:r>
      <w:bookmarkEnd w:id="271"/>
    </w:p>
    <w:p w14:paraId="06E899BC" w14:textId="2E98FD94" w:rsidR="004E070B" w:rsidRPr="00BD117A" w:rsidRDefault="00F0163C" w:rsidP="00F0163C">
      <w:pPr>
        <w:spacing w:before="0" w:after="200" w:line="276" w:lineRule="auto"/>
        <w:rPr>
          <w:lang w:eastAsia="pl-PL"/>
        </w:rPr>
      </w:pPr>
      <w:r>
        <w:rPr>
          <w:lang w:eastAsia="pl-PL"/>
        </w:rPr>
        <w:br w:type="page"/>
      </w:r>
    </w:p>
    <w:p w14:paraId="565C2141" w14:textId="4E4CA88C" w:rsidR="00B375E1" w:rsidRPr="00BD117A" w:rsidRDefault="00B375E1" w:rsidP="00CD154C">
      <w:pPr>
        <w:pStyle w:val="Nagwek3"/>
        <w:rPr>
          <w:lang w:eastAsia="pl-PL"/>
        </w:rPr>
      </w:pPr>
      <w:bookmarkStart w:id="272" w:name="_Toc151315831"/>
      <w:r w:rsidRPr="00BD117A">
        <w:lastRenderedPageBreak/>
        <w:t>ZPZK (</w:t>
      </w:r>
      <w:proofErr w:type="spellStart"/>
      <w:r w:rsidRPr="00BD117A">
        <w:t>neu_tradeterms</w:t>
      </w:r>
      <w:proofErr w:type="spellEnd"/>
      <w:r w:rsidRPr="00BD117A">
        <w:t>)</w:t>
      </w:r>
      <w:bookmarkEnd w:id="272"/>
    </w:p>
    <w:tbl>
      <w:tblPr>
        <w:tblW w:w="9013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368"/>
        <w:gridCol w:w="2151"/>
        <w:gridCol w:w="1368"/>
        <w:gridCol w:w="1368"/>
      </w:tblGrid>
      <w:tr w:rsidR="00CD154C" w:rsidRPr="00BD117A" w14:paraId="2E86FBB6" w14:textId="77777777" w:rsidTr="005B3BDA">
        <w:trPr>
          <w:trHeight w:val="315"/>
          <w:tblHeader/>
        </w:trPr>
        <w:tc>
          <w:tcPr>
            <w:tcW w:w="9013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70F628C5" w14:textId="5FC7E84A" w:rsidR="00CD154C" w:rsidRPr="00BD117A" w:rsidRDefault="00CD154C">
            <w:pPr>
              <w:pStyle w:val="TabelaNagowek"/>
            </w:pPr>
            <w:r w:rsidRPr="00BD117A">
              <w:t>ZPZK (</w:t>
            </w:r>
            <w:proofErr w:type="spellStart"/>
            <w:r w:rsidR="000C4808" w:rsidRPr="00BD117A">
              <w:t>neu_tradeterms</w:t>
            </w:r>
            <w:proofErr w:type="spellEnd"/>
            <w:r w:rsidRPr="00BD117A">
              <w:t>)</w:t>
            </w:r>
          </w:p>
        </w:tc>
      </w:tr>
      <w:tr w:rsidR="00CD154C" w:rsidRPr="00BD117A" w14:paraId="142BCF69" w14:textId="77777777" w:rsidTr="005B3BDA">
        <w:trPr>
          <w:trHeight w:val="315"/>
          <w:tblHeader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0B734F8F" w14:textId="77777777" w:rsidR="00CD154C" w:rsidRPr="00BD117A" w:rsidRDefault="00CD154C">
            <w:pPr>
              <w:pStyle w:val="TabelaNagowek"/>
            </w:pPr>
            <w:r w:rsidRPr="00BD117A">
              <w:t>Nazwa pola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1BFDDA4" w14:textId="77777777" w:rsidR="00CD154C" w:rsidRPr="00BD117A" w:rsidRDefault="00CD154C">
            <w:pPr>
              <w:pStyle w:val="TabelaNagowek"/>
            </w:pPr>
            <w:r w:rsidRPr="00BD117A">
              <w:t>ID pola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  <w:hideMark/>
          </w:tcPr>
          <w:p w14:paraId="18A6BB5D" w14:textId="77777777" w:rsidR="00CD154C" w:rsidRPr="00BD117A" w:rsidRDefault="00CD154C">
            <w:pPr>
              <w:pStyle w:val="TabelaNagowek"/>
            </w:pPr>
            <w:r w:rsidRPr="00BD117A">
              <w:t>Referencja do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4F6EB002" w14:textId="77777777" w:rsidR="00CD154C" w:rsidRPr="00BD117A" w:rsidRDefault="00CD154C">
            <w:pPr>
              <w:pStyle w:val="TabelaNagowek"/>
            </w:pPr>
            <w:r w:rsidRPr="00BD117A">
              <w:t>Znaczenie biznesowe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  <w:hideMark/>
          </w:tcPr>
          <w:p w14:paraId="646312AB" w14:textId="77777777" w:rsidR="00CD154C" w:rsidRPr="00BD117A" w:rsidRDefault="00CD154C">
            <w:pPr>
              <w:pStyle w:val="TabelaNagowek"/>
            </w:pPr>
            <w:r w:rsidRPr="00BD117A">
              <w:t>Typ pola</w:t>
            </w:r>
            <w:r w:rsidRPr="00BD117A">
              <w:rPr>
                <w:rStyle w:val="eop"/>
                <w:rFonts w:ascii="Segoe UI" w:hAnsi="Segoe UI" w:cs="Segoe UI"/>
                <w:b w:val="0"/>
                <w:bCs/>
                <w:szCs w:val="20"/>
              </w:rPr>
              <w:t> 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7D01113" w14:textId="77777777" w:rsidR="00CD154C" w:rsidRPr="00BD117A" w:rsidRDefault="00CD154C">
            <w:pPr>
              <w:pStyle w:val="TabelaNagowek"/>
            </w:pPr>
            <w:r w:rsidRPr="00BD117A">
              <w:t>Komentarz</w:t>
            </w:r>
          </w:p>
        </w:tc>
      </w:tr>
      <w:tr w:rsidR="00CD154C" w:rsidRPr="00BD117A" w14:paraId="73DCC01F" w14:textId="77777777" w:rsidTr="005B3BD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A9E3" w14:textId="77777777" w:rsidR="00CD154C" w:rsidRPr="00BD117A" w:rsidRDefault="00CD154C">
            <w:pPr>
              <w:pStyle w:val="Tabelatekst"/>
            </w:pPr>
            <w:r w:rsidRPr="00BD117A">
              <w:t>Nazwa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4252E3" w14:textId="77777777" w:rsidR="00CD154C" w:rsidRPr="00BD117A" w:rsidRDefault="00CD154C">
            <w:pPr>
              <w:pStyle w:val="Tabelatekst"/>
            </w:pPr>
            <w:proofErr w:type="spellStart"/>
            <w:r w:rsidRPr="00BD117A">
              <w:t>neu_name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2BE30" w14:textId="77777777" w:rsidR="00CD154C" w:rsidRPr="00BD117A" w:rsidRDefault="00CD154C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F6E43F" w14:textId="1FF06278" w:rsidR="00CD154C" w:rsidRPr="00BD117A" w:rsidRDefault="00CD154C">
            <w:pPr>
              <w:pStyle w:val="Tabelatekst"/>
            </w:pPr>
            <w:r w:rsidRPr="00BD117A">
              <w:t xml:space="preserve">Nazwa </w:t>
            </w:r>
            <w:r w:rsidR="00F06019" w:rsidRPr="00BD117A">
              <w:t>ZPZK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9F1030" w14:textId="77777777" w:rsidR="00CD154C" w:rsidRPr="00BD117A" w:rsidRDefault="00CD154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3CF055" w14:textId="291448B5" w:rsidR="00CD154C" w:rsidRPr="00BD117A" w:rsidRDefault="00CD154C">
            <w:pPr>
              <w:pStyle w:val="Tabelatekst"/>
              <w:rPr>
                <w:rStyle w:val="normaltextrun"/>
              </w:rPr>
            </w:pPr>
            <w:r w:rsidRPr="00BD117A">
              <w:rPr>
                <w:rStyle w:val="normaltextrun"/>
              </w:rPr>
              <w:t>Domyślne</w:t>
            </w:r>
            <w:r w:rsidR="00FA6F4F" w:rsidRPr="00BD117A">
              <w:rPr>
                <w:rStyle w:val="normaltextrun"/>
              </w:rPr>
              <w:t xml:space="preserve"> pole</w:t>
            </w:r>
            <w:r w:rsidRPr="00BD117A">
              <w:rPr>
                <w:rStyle w:val="normaltextrun"/>
              </w:rPr>
              <w:t>,</w:t>
            </w:r>
            <w:r w:rsidR="00523580" w:rsidRPr="00BD117A">
              <w:rPr>
                <w:rStyle w:val="normaltextrun"/>
              </w:rPr>
              <w:t xml:space="preserve"> ukryte,</w:t>
            </w:r>
            <w:r w:rsidRPr="00BD117A">
              <w:rPr>
                <w:rStyle w:val="normaltextrun"/>
              </w:rPr>
              <w:t xml:space="preserve"> </w:t>
            </w:r>
            <w:r w:rsidR="00F06019" w:rsidRPr="00BD117A">
              <w:rPr>
                <w:rStyle w:val="normaltextrun"/>
              </w:rPr>
              <w:t>uzupełniane automatycznie</w:t>
            </w:r>
            <w:r w:rsidR="00523580" w:rsidRPr="00BD117A">
              <w:rPr>
                <w:rStyle w:val="normaltextrun"/>
              </w:rPr>
              <w:t xml:space="preserve"> na podstawie nazwy Producenta sprzedażowego</w:t>
            </w:r>
          </w:p>
        </w:tc>
      </w:tr>
      <w:tr w:rsidR="004427B3" w:rsidRPr="00BD117A" w14:paraId="75A4A9B6" w14:textId="77777777" w:rsidTr="005B3BD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1106B" w14:textId="4BDD7B81" w:rsidR="004427B3" w:rsidRPr="00BD117A" w:rsidRDefault="004427B3">
            <w:pPr>
              <w:pStyle w:val="Tabelatekst"/>
            </w:pPr>
            <w:r w:rsidRPr="00BD117A">
              <w:t>Typ kalkulacji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0FB1BC" w14:textId="7DEB71BF" w:rsidR="004427B3" w:rsidRPr="00BD117A" w:rsidRDefault="004427B3">
            <w:pPr>
              <w:pStyle w:val="Tabelatekst"/>
            </w:pPr>
            <w:proofErr w:type="spellStart"/>
            <w:r w:rsidRPr="00BD117A">
              <w:t>neu_caltulationtype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26378" w14:textId="77777777" w:rsidR="004427B3" w:rsidRPr="00BD117A" w:rsidRDefault="004427B3">
            <w:pPr>
              <w:pStyle w:val="Tabelatekst"/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16C44E" w14:textId="77777777" w:rsidR="004427B3" w:rsidRPr="00BD117A" w:rsidRDefault="00576F8B">
            <w:pPr>
              <w:pStyle w:val="Tabelatekst"/>
            </w:pPr>
            <w:r w:rsidRPr="00BD117A">
              <w:t>Typ kalkulacji z Przetargu:</w:t>
            </w:r>
          </w:p>
          <w:p w14:paraId="16C4B383" w14:textId="77777777" w:rsidR="00576F8B" w:rsidRPr="00BD117A" w:rsidRDefault="00D674BC">
            <w:pPr>
              <w:pStyle w:val="Tabelatekst"/>
            </w:pPr>
            <w:r w:rsidRPr="00BD117A">
              <w:t>BK,</w:t>
            </w:r>
          </w:p>
          <w:p w14:paraId="69D3A55F" w14:textId="6E943DF3" w:rsidR="00D674BC" w:rsidRPr="00BD117A" w:rsidRDefault="00D674BC">
            <w:pPr>
              <w:pStyle w:val="Tabelatekst"/>
            </w:pPr>
            <w:r w:rsidRPr="00BD117A">
              <w:t>zapytanie,</w:t>
            </w:r>
          </w:p>
          <w:p w14:paraId="2EC208B3" w14:textId="77777777" w:rsidR="00D674BC" w:rsidRPr="00BD117A" w:rsidRDefault="003E6865">
            <w:pPr>
              <w:pStyle w:val="Tabelatekst"/>
            </w:pPr>
            <w:r w:rsidRPr="00BD117A">
              <w:t>unijny,</w:t>
            </w:r>
          </w:p>
          <w:p w14:paraId="477572B9" w14:textId="77777777" w:rsidR="003E6865" w:rsidRPr="00BD117A" w:rsidRDefault="003E6865">
            <w:pPr>
              <w:pStyle w:val="Tabelatekst"/>
            </w:pPr>
            <w:r w:rsidRPr="00BD117A">
              <w:t>krajowy,</w:t>
            </w:r>
          </w:p>
          <w:p w14:paraId="74C14472" w14:textId="77777777" w:rsidR="003E6865" w:rsidRPr="00BD117A" w:rsidRDefault="003E6865">
            <w:pPr>
              <w:pStyle w:val="Tabelatekst"/>
            </w:pPr>
            <w:r w:rsidRPr="00BD117A">
              <w:t>na pozycję,</w:t>
            </w:r>
          </w:p>
          <w:p w14:paraId="4E89F31F" w14:textId="77777777" w:rsidR="003E6865" w:rsidRPr="00BD117A" w:rsidRDefault="003E6865">
            <w:pPr>
              <w:pStyle w:val="Tabelatekst"/>
            </w:pPr>
            <w:r w:rsidRPr="00BD117A">
              <w:t>na wartość,</w:t>
            </w:r>
          </w:p>
          <w:p w14:paraId="596ADF75" w14:textId="77777777" w:rsidR="003E6865" w:rsidRPr="00BD117A" w:rsidRDefault="00FC59A6">
            <w:pPr>
              <w:pStyle w:val="Tabelatekst"/>
            </w:pPr>
            <w:r w:rsidRPr="00BD117A">
              <w:t>aukcja,</w:t>
            </w:r>
          </w:p>
          <w:p w14:paraId="518670B6" w14:textId="77777777" w:rsidR="00FC59A6" w:rsidRPr="00BD117A" w:rsidRDefault="00FC59A6">
            <w:pPr>
              <w:pStyle w:val="Tabelatekst"/>
            </w:pPr>
            <w:r w:rsidRPr="00BD117A">
              <w:t>negocjacje,</w:t>
            </w:r>
          </w:p>
          <w:p w14:paraId="5D4EDB31" w14:textId="11309704" w:rsidR="00FC59A6" w:rsidRPr="00BD117A" w:rsidRDefault="00FC59A6">
            <w:pPr>
              <w:pStyle w:val="Tabelatekst"/>
            </w:pPr>
            <w:r w:rsidRPr="00BD117A">
              <w:t>wolna ręka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53BD685" w14:textId="38404EC6" w:rsidR="004427B3" w:rsidRPr="00BD117A" w:rsidRDefault="001D5FBD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A17F7C" w14:textId="4FBB7EDC" w:rsidR="004427B3" w:rsidRPr="00BD117A" w:rsidRDefault="00505E7F">
            <w:pPr>
              <w:pStyle w:val="Tabelatekst"/>
              <w:rPr>
                <w:rStyle w:val="normaltextrun"/>
              </w:rPr>
            </w:pPr>
            <w:r>
              <w:rPr>
                <w:rStyle w:val="normaltextrun"/>
              </w:rPr>
              <w:t>Zablokowane</w:t>
            </w:r>
            <w:r w:rsidR="004427B3" w:rsidRPr="00BD117A">
              <w:rPr>
                <w:rStyle w:val="normaltextrun"/>
              </w:rPr>
              <w:t xml:space="preserve">, uzupełniane automatycznie na podstawie pola Typ kalkulacji </w:t>
            </w:r>
            <w:r w:rsidR="00942566" w:rsidRPr="00BD117A">
              <w:rPr>
                <w:rStyle w:val="normaltextrun"/>
              </w:rPr>
              <w:t>na Przetargu</w:t>
            </w:r>
          </w:p>
        </w:tc>
      </w:tr>
      <w:tr w:rsidR="00CD154C" w:rsidRPr="00BD117A" w14:paraId="1A692E73" w14:textId="77777777" w:rsidTr="005B3BDA">
        <w:trPr>
          <w:trHeight w:val="300"/>
        </w:trPr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35DE5" w14:textId="7797151E" w:rsidR="00CD154C" w:rsidRPr="00BD117A" w:rsidRDefault="00F863CC">
            <w:pPr>
              <w:pStyle w:val="Tabelatekst"/>
            </w:pPr>
            <w:r w:rsidRPr="00BD117A">
              <w:t>Producent sprzedażowy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F6051D" w14:textId="125DC6E8" w:rsidR="00CD154C" w:rsidRPr="00BD117A" w:rsidRDefault="00F863CC">
            <w:pPr>
              <w:pStyle w:val="Tabelatekst"/>
            </w:pPr>
            <w:proofErr w:type="spellStart"/>
            <w:r w:rsidRPr="00BD117A">
              <w:t>neu_producersapid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F0B2A" w14:textId="689BD984" w:rsidR="00CD154C" w:rsidRPr="00BD117A" w:rsidRDefault="00346B76">
            <w:pPr>
              <w:pStyle w:val="Tabelatekst"/>
            </w:pPr>
            <w:r w:rsidRPr="00BD117A">
              <w:t>Producent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CC3E1A" w14:textId="1703496D" w:rsidR="00CD154C" w:rsidRPr="00BD117A" w:rsidRDefault="00401E5E">
            <w:pPr>
              <w:pStyle w:val="Tabelatekst"/>
            </w:pPr>
            <w:r w:rsidRPr="00BD117A">
              <w:t>Unikatowy identyfikator dla elementu Producent skojarzony z elementem ZPZK.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D7717E1" w14:textId="65E0669E" w:rsidR="00CD154C" w:rsidRPr="00BD117A" w:rsidRDefault="005055D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DBE18F" w14:textId="5ADF516D" w:rsidR="00CD154C" w:rsidRPr="00BD117A" w:rsidRDefault="00203E3E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Wymagane</w:t>
            </w:r>
            <w:r w:rsidR="00401E5E" w:rsidRPr="00BD117A">
              <w:rPr>
                <w:rStyle w:val="normaltextrun"/>
                <w:szCs w:val="20"/>
              </w:rPr>
              <w:t xml:space="preserve">, nazwa relacji: </w:t>
            </w:r>
            <w:proofErr w:type="spellStart"/>
            <w:r w:rsidR="00346B76" w:rsidRPr="00BD117A">
              <w:rPr>
                <w:rStyle w:val="normaltextrun"/>
                <w:szCs w:val="20"/>
              </w:rPr>
              <w:t>neu_neu_producer_neu_tradeterms</w:t>
            </w:r>
            <w:proofErr w:type="spellEnd"/>
          </w:p>
        </w:tc>
      </w:tr>
      <w:tr w:rsidR="00CD154C" w:rsidRPr="00BD117A" w14:paraId="2D283961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7C339" w14:textId="63AB6232" w:rsidR="00CD154C" w:rsidRPr="00BD117A" w:rsidRDefault="00B92FBD">
            <w:pPr>
              <w:pStyle w:val="Tabelatekst"/>
            </w:pPr>
            <w:r w:rsidRPr="00BD117A">
              <w:t>Numer Oferty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94C8F" w14:textId="55F8302B" w:rsidR="00CD154C" w:rsidRPr="00BD117A" w:rsidRDefault="00C41E73">
            <w:pPr>
              <w:pStyle w:val="Tabelatekst"/>
            </w:pPr>
            <w:proofErr w:type="spellStart"/>
            <w:r w:rsidRPr="00BD117A">
              <w:t>neu_code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ABE2C" w14:textId="77777777" w:rsidR="00CD154C" w:rsidRPr="00BD117A" w:rsidRDefault="00CD154C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DE8EFA" w14:textId="39794C95" w:rsidR="00CD154C" w:rsidRPr="00BD117A" w:rsidRDefault="00E67FAC">
            <w:pPr>
              <w:pStyle w:val="Tabelatekst"/>
            </w:pPr>
            <w:r w:rsidRPr="00BD117A">
              <w:t>Numer wewnętrzny ZPZK Producenta</w:t>
            </w:r>
            <w:r w:rsidR="00EC3F33" w:rsidRPr="00BD117A">
              <w:t>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1FE35D" w14:textId="26AB7F33" w:rsidR="00CD154C" w:rsidRPr="00BD117A" w:rsidRDefault="00E67FAC">
            <w:pPr>
              <w:pStyle w:val="Tabelatekst"/>
            </w:pPr>
            <w:r w:rsidRPr="00BD117A">
              <w:t>Jeden wiersz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6238C2" w14:textId="0C3F4EB8" w:rsidR="00CD154C" w:rsidRPr="00BD117A" w:rsidRDefault="00CD154C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CD154C" w:rsidRPr="00BD117A" w14:paraId="5482FFA5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DFBFA" w14:textId="7F62CEB7" w:rsidR="00CD154C" w:rsidRPr="00BD117A" w:rsidRDefault="003F343F">
            <w:pPr>
              <w:pStyle w:val="Tabelatekst"/>
            </w:pPr>
            <w:r w:rsidRPr="00BD117A">
              <w:t>Biuro sprzedaży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89970" w14:textId="0029CD6B" w:rsidR="00CD154C" w:rsidRPr="00BD117A" w:rsidRDefault="00C07AA9">
            <w:pPr>
              <w:pStyle w:val="Tabelatekst"/>
            </w:pPr>
            <w:proofErr w:type="spellStart"/>
            <w:r w:rsidRPr="00BD117A">
              <w:t>neu_salesoffice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931BA7" w14:textId="5EBA24DC" w:rsidR="00CD154C" w:rsidRPr="00BD117A" w:rsidRDefault="00CD154C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98B7D3" w14:textId="229764FA" w:rsidR="00CD154C" w:rsidRPr="00BD117A" w:rsidRDefault="00C07AA9">
            <w:pPr>
              <w:pStyle w:val="Tabelatekst"/>
            </w:pPr>
            <w:r w:rsidRPr="00BD117A">
              <w:t xml:space="preserve">Biuro sprzedaży: ZOZ, Szpitale, </w:t>
            </w:r>
            <w:r w:rsidR="00F95099" w:rsidRPr="00BD117A">
              <w:t>brak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D0F18B" w14:textId="36CA4411" w:rsidR="00CD154C" w:rsidRPr="00BD117A" w:rsidRDefault="001D5FBD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CF3DCF" w14:textId="4D807BB1" w:rsidR="00CD154C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5A0BED" w:rsidRPr="00BD117A">
              <w:rPr>
                <w:rStyle w:val="normaltextrun"/>
                <w:szCs w:val="20"/>
              </w:rPr>
              <w:t xml:space="preserve"> </w:t>
            </w:r>
            <w:r w:rsidR="00F95099" w:rsidRPr="00BD117A">
              <w:rPr>
                <w:rStyle w:val="normaltextrun"/>
                <w:szCs w:val="20"/>
              </w:rPr>
              <w:t xml:space="preserve">automatycznie </w:t>
            </w:r>
            <w:r w:rsidR="005A0BED" w:rsidRPr="00BD117A">
              <w:rPr>
                <w:rStyle w:val="normaltextrun"/>
                <w:szCs w:val="20"/>
              </w:rPr>
              <w:t>na podstawie</w:t>
            </w:r>
            <w:r w:rsidR="00F95099" w:rsidRPr="00BD117A">
              <w:rPr>
                <w:rStyle w:val="normaltextrun"/>
                <w:szCs w:val="20"/>
              </w:rPr>
              <w:t xml:space="preserve"> pola Biuro sprzedaży na Przetargu</w:t>
            </w:r>
          </w:p>
        </w:tc>
      </w:tr>
      <w:tr w:rsidR="00CD154C" w:rsidRPr="00BD117A" w14:paraId="03C1BD24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647CA" w14:textId="5DAD8CF3" w:rsidR="00CD154C" w:rsidRPr="00BD117A" w:rsidRDefault="000D5872">
            <w:pPr>
              <w:pStyle w:val="Tabelatekst"/>
            </w:pPr>
            <w:r w:rsidRPr="00BD117A">
              <w:t>Przetarg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4CEAF8" w14:textId="4FB0E072" w:rsidR="00CD154C" w:rsidRPr="00BD117A" w:rsidRDefault="000D5872">
            <w:pPr>
              <w:pStyle w:val="Tabelatekst"/>
            </w:pPr>
            <w:proofErr w:type="spellStart"/>
            <w:r w:rsidRPr="00BD117A">
              <w:t>neu_tenderid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DF1D17" w14:textId="2298A117" w:rsidR="00CD154C" w:rsidRPr="00BD117A" w:rsidRDefault="000D5872">
            <w:pPr>
              <w:pStyle w:val="Tabelatekst"/>
            </w:pPr>
            <w:r w:rsidRPr="00BD117A">
              <w:t>Zmiana oferty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6BAB88" w14:textId="7DE29072" w:rsidR="00CD154C" w:rsidRPr="00BD117A" w:rsidRDefault="0026431A">
            <w:pPr>
              <w:pStyle w:val="Tabelatekst"/>
            </w:pPr>
            <w:r w:rsidRPr="00BD117A">
              <w:t>Przetarg, którego dotyczą warunki ZPZK.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A078BF" w14:textId="6BA74B89" w:rsidR="00CD154C" w:rsidRPr="00BD117A" w:rsidRDefault="005055D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44F6ED" w14:textId="488F3DED" w:rsidR="00CD154C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0D5872" w:rsidRPr="00BD117A">
              <w:rPr>
                <w:rStyle w:val="normaltextrun"/>
                <w:szCs w:val="20"/>
              </w:rPr>
              <w:t xml:space="preserve"> automatycznie </w:t>
            </w:r>
            <w:r w:rsidR="00B2144B" w:rsidRPr="00BD117A">
              <w:rPr>
                <w:rStyle w:val="normaltextrun"/>
                <w:szCs w:val="20"/>
              </w:rPr>
              <w:t>przy dodawaniu ZPZK do Przetargu, nazwa relacji:</w:t>
            </w:r>
            <w:r w:rsidR="007E5935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26431A" w:rsidRPr="00BD117A">
              <w:rPr>
                <w:rStyle w:val="normaltextrun"/>
                <w:szCs w:val="20"/>
              </w:rPr>
              <w:t>neu_opportunity_neu_tradeterms</w:t>
            </w:r>
            <w:proofErr w:type="spellEnd"/>
          </w:p>
        </w:tc>
      </w:tr>
      <w:tr w:rsidR="00031D2B" w:rsidRPr="00BD117A" w14:paraId="2F93BACA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7D389" w14:textId="1CDF0A0A" w:rsidR="00031D2B" w:rsidRPr="00BD117A" w:rsidRDefault="00031D2B">
            <w:pPr>
              <w:pStyle w:val="Tabelatekst"/>
            </w:pPr>
            <w:r w:rsidRPr="00BD117A">
              <w:t>Status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B053D" w14:textId="581793D4" w:rsidR="00031D2B" w:rsidRPr="00BD117A" w:rsidRDefault="00A53736">
            <w:pPr>
              <w:pStyle w:val="Tabelatekst"/>
            </w:pPr>
            <w:proofErr w:type="spellStart"/>
            <w:r w:rsidRPr="00BD117A">
              <w:t>neu_status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4C02A" w14:textId="77777777" w:rsidR="00031D2B" w:rsidRPr="00BD117A" w:rsidRDefault="00031D2B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D7C5FB" w14:textId="77777777" w:rsidR="00513DAF" w:rsidRPr="00BD117A" w:rsidRDefault="00A53736">
            <w:pPr>
              <w:pStyle w:val="Tabelatekst"/>
            </w:pPr>
            <w:r w:rsidRPr="00BD117A">
              <w:t>Status pozyskania warunków ZPZK:</w:t>
            </w:r>
          </w:p>
          <w:p w14:paraId="06CDB61C" w14:textId="77777777" w:rsidR="00513DAF" w:rsidRPr="00BD117A" w:rsidRDefault="00572062">
            <w:pPr>
              <w:pStyle w:val="Tabelatekst"/>
            </w:pPr>
            <w:r w:rsidRPr="00BD117A">
              <w:t>Nowe,</w:t>
            </w:r>
          </w:p>
          <w:p w14:paraId="53A43BBC" w14:textId="77777777" w:rsidR="00513DAF" w:rsidRPr="00BD117A" w:rsidRDefault="00572062">
            <w:pPr>
              <w:pStyle w:val="Tabelatekst"/>
            </w:pPr>
            <w:r w:rsidRPr="00BD117A">
              <w:t>Wysłane zapytanie,</w:t>
            </w:r>
          </w:p>
          <w:p w14:paraId="32FE8ADD" w14:textId="77777777" w:rsidR="00513DAF" w:rsidRPr="00BD117A" w:rsidRDefault="00572062">
            <w:pPr>
              <w:pStyle w:val="Tabelatekst"/>
            </w:pPr>
            <w:r w:rsidRPr="00BD117A">
              <w:t>Bez odpowiedzi na pytanie,</w:t>
            </w:r>
          </w:p>
          <w:p w14:paraId="16FCDE48" w14:textId="022A7CB3" w:rsidR="00A53736" w:rsidRPr="00BD117A" w:rsidRDefault="00572062">
            <w:pPr>
              <w:pStyle w:val="Tabelatekst"/>
            </w:pPr>
            <w:r w:rsidRPr="00BD117A">
              <w:lastRenderedPageBreak/>
              <w:t>Otrzymana odpowiedź na zapytanie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E82D85" w14:textId="1B40827E" w:rsidR="00031D2B" w:rsidRPr="00BD117A" w:rsidRDefault="001D5FBD">
            <w:pPr>
              <w:pStyle w:val="Tabelatekst"/>
            </w:pPr>
            <w:r w:rsidRPr="00BD117A">
              <w:lastRenderedPageBreak/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273E74" w14:textId="269E9B00" w:rsidR="00031D2B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Zalecane</w:t>
            </w:r>
            <w:r w:rsidR="00E0453D" w:rsidRPr="00BD117A">
              <w:rPr>
                <w:rStyle w:val="normaltextrun"/>
                <w:szCs w:val="20"/>
              </w:rPr>
              <w:t>, wartość domyślna: Nowe</w:t>
            </w:r>
          </w:p>
        </w:tc>
      </w:tr>
      <w:tr w:rsidR="00B878DF" w:rsidRPr="00BD117A" w14:paraId="3FD36F24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0B133" w14:textId="4864771F" w:rsidR="00B878DF" w:rsidRPr="00BD117A" w:rsidRDefault="00B53D22">
            <w:pPr>
              <w:pStyle w:val="Tabelatekst"/>
            </w:pPr>
            <w:r w:rsidRPr="00BD117A">
              <w:t>Sposób rozliczenia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ADB19" w14:textId="24ED8A17" w:rsidR="00B878DF" w:rsidRPr="00BD117A" w:rsidRDefault="00836624">
            <w:pPr>
              <w:pStyle w:val="Tabelatekst"/>
            </w:pPr>
            <w:proofErr w:type="spellStart"/>
            <w:r w:rsidRPr="00BD117A">
              <w:t>neu_settlementmethod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44BA9" w14:textId="77777777" w:rsidR="00B878DF" w:rsidRPr="00BD117A" w:rsidRDefault="00B878DF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F863BC" w14:textId="77777777" w:rsidR="00B878DF" w:rsidRPr="00BD117A" w:rsidRDefault="005807E7">
            <w:pPr>
              <w:pStyle w:val="Tabelatekst"/>
            </w:pPr>
            <w:r w:rsidRPr="00BD117A">
              <w:t>Sposób rozliczenia ZPZK z Producentem</w:t>
            </w:r>
            <w:r w:rsidR="00836624" w:rsidRPr="00BD117A">
              <w:t>:</w:t>
            </w:r>
          </w:p>
          <w:p w14:paraId="3FBAE432" w14:textId="77777777" w:rsidR="00513DAF" w:rsidRPr="00BD117A" w:rsidRDefault="0076013B">
            <w:pPr>
              <w:pStyle w:val="Tabelatekst"/>
            </w:pPr>
            <w:r w:rsidRPr="00BD117A">
              <w:t>Retro – rozliczenie posprzedażowe,</w:t>
            </w:r>
          </w:p>
          <w:p w14:paraId="326CA0FD" w14:textId="77777777" w:rsidR="0076013B" w:rsidRPr="00BD117A" w:rsidRDefault="008303ED">
            <w:pPr>
              <w:pStyle w:val="Tabelatekst"/>
            </w:pPr>
            <w:r w:rsidRPr="00BD117A">
              <w:t>Nie retro – zakup w cenie warunkowej,</w:t>
            </w:r>
          </w:p>
          <w:p w14:paraId="77277CB7" w14:textId="2D6FB202" w:rsidR="008303ED" w:rsidRPr="00BD117A" w:rsidRDefault="002E2550">
            <w:pPr>
              <w:pStyle w:val="Tabelatekst"/>
            </w:pPr>
            <w:r w:rsidRPr="00BD117A">
              <w:t>Nie rozliczamy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E86F18" w14:textId="6BA0712C" w:rsidR="00B878DF" w:rsidRPr="00BD117A" w:rsidRDefault="001443FB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FAB3E0" w14:textId="7C07B292" w:rsidR="00B878DF" w:rsidRPr="00BD117A" w:rsidRDefault="00EA2C6C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8E673B" w:rsidRPr="00BD117A">
              <w:rPr>
                <w:rStyle w:val="normaltextrun"/>
                <w:szCs w:val="20"/>
              </w:rPr>
              <w:t xml:space="preserve">artość domyślna: </w:t>
            </w:r>
            <w:r w:rsidR="008E673B" w:rsidRPr="00BD117A">
              <w:t>Retro – rozliczenie posprzedażowe</w:t>
            </w:r>
          </w:p>
        </w:tc>
      </w:tr>
      <w:tr w:rsidR="002E2550" w:rsidRPr="00BD117A" w14:paraId="38258E92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53F1E" w14:textId="47E208CC" w:rsidR="002E2550" w:rsidRPr="00BD117A" w:rsidRDefault="002E2550">
            <w:pPr>
              <w:pStyle w:val="Tabelatekst"/>
            </w:pPr>
            <w:r w:rsidRPr="00BD117A">
              <w:t>Data rozpoczęcia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349F9" w14:textId="6CA2B7CF" w:rsidR="002E2550" w:rsidRPr="00BD117A" w:rsidRDefault="002001A9">
            <w:pPr>
              <w:pStyle w:val="Tabelatekst"/>
            </w:pPr>
            <w:proofErr w:type="spellStart"/>
            <w:r w:rsidRPr="00BD117A">
              <w:t>neu_bagindate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9BAD6" w14:textId="77777777" w:rsidR="002E2550" w:rsidRPr="00BD117A" w:rsidRDefault="002E2550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F1745E" w14:textId="478E66C9" w:rsidR="002E2550" w:rsidRPr="00BD117A" w:rsidRDefault="002001A9">
            <w:pPr>
              <w:pStyle w:val="Tabelatekst"/>
            </w:pPr>
            <w:r w:rsidRPr="00BD117A">
              <w:t>Od kiedy obowiązują warunki ZPZK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09FEB5" w14:textId="6ADE21A6" w:rsidR="002E2550" w:rsidRPr="00BD117A" w:rsidRDefault="002001A9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37D4750" w14:textId="639AC7AB" w:rsidR="002E2550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0948B6" w:rsidRPr="00BD117A">
              <w:rPr>
                <w:rStyle w:val="normaltextrun"/>
                <w:szCs w:val="20"/>
              </w:rPr>
              <w:t xml:space="preserve"> automatycznie przy dodawaniu ZPZK do Przetargu na podstawie pola </w:t>
            </w:r>
            <w:r w:rsidR="00726FB0" w:rsidRPr="00BD117A">
              <w:rPr>
                <w:rStyle w:val="normaltextrun"/>
                <w:szCs w:val="20"/>
              </w:rPr>
              <w:t xml:space="preserve">„Data obowiązywania Przetargu </w:t>
            </w:r>
            <w:r w:rsidR="000948B6" w:rsidRPr="00BD117A">
              <w:rPr>
                <w:rStyle w:val="normaltextrun"/>
                <w:szCs w:val="20"/>
              </w:rPr>
              <w:t>OD</w:t>
            </w:r>
            <w:r w:rsidR="00726FB0" w:rsidRPr="00BD117A">
              <w:rPr>
                <w:rStyle w:val="normaltextrun"/>
                <w:szCs w:val="20"/>
              </w:rPr>
              <w:t>”</w:t>
            </w:r>
          </w:p>
        </w:tc>
      </w:tr>
      <w:tr w:rsidR="000948B6" w:rsidRPr="00BD117A" w14:paraId="53466955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D8D8D" w14:textId="4ED8BD23" w:rsidR="000948B6" w:rsidRPr="00BD117A" w:rsidRDefault="000948B6">
            <w:pPr>
              <w:pStyle w:val="Tabelatekst"/>
            </w:pPr>
            <w:r w:rsidRPr="00BD117A">
              <w:t>Data zakończenia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0C0935" w14:textId="366CFDC0" w:rsidR="000948B6" w:rsidRPr="00BD117A" w:rsidRDefault="00D037BA">
            <w:pPr>
              <w:pStyle w:val="Tabelatekst"/>
            </w:pPr>
            <w:proofErr w:type="spellStart"/>
            <w:r w:rsidRPr="00BD117A">
              <w:t>neu_enddate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9E575" w14:textId="77777777" w:rsidR="000948B6" w:rsidRPr="00BD117A" w:rsidRDefault="000948B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74A3FA" w14:textId="2BF89C1A" w:rsidR="000948B6" w:rsidRPr="00BD117A" w:rsidRDefault="00B0135E">
            <w:pPr>
              <w:pStyle w:val="Tabelatekst"/>
            </w:pPr>
            <w:r w:rsidRPr="00BD117A">
              <w:t>Do kiedy obowiązują warunki ZPZK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C38BEE" w14:textId="3C6956AA" w:rsidR="000948B6" w:rsidRPr="00BD117A" w:rsidRDefault="00B0135E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DC08B2" w14:textId="260DA3EE" w:rsidR="000948B6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B0135E" w:rsidRPr="00BD117A">
              <w:rPr>
                <w:rStyle w:val="normaltextrun"/>
                <w:szCs w:val="20"/>
              </w:rPr>
              <w:t xml:space="preserve"> automatycznie przy dodawaniu ZPZK do Przetargu na podstawie pola </w:t>
            </w:r>
            <w:r w:rsidR="008703AC" w:rsidRPr="00BD117A">
              <w:rPr>
                <w:rStyle w:val="normaltextrun"/>
                <w:szCs w:val="20"/>
              </w:rPr>
              <w:t>„</w:t>
            </w:r>
            <w:r w:rsidR="00B0135E" w:rsidRPr="00BD117A">
              <w:rPr>
                <w:rStyle w:val="normaltextrun"/>
                <w:szCs w:val="20"/>
              </w:rPr>
              <w:t xml:space="preserve">Data </w:t>
            </w:r>
            <w:r w:rsidR="00726FB0" w:rsidRPr="00BD117A">
              <w:rPr>
                <w:rStyle w:val="normaltextrun"/>
                <w:szCs w:val="20"/>
              </w:rPr>
              <w:t>obowiązywania Przetargu</w:t>
            </w:r>
            <w:r w:rsidR="00B0135E" w:rsidRPr="00BD117A">
              <w:rPr>
                <w:rStyle w:val="normaltextrun"/>
                <w:szCs w:val="20"/>
              </w:rPr>
              <w:t xml:space="preserve"> DO</w:t>
            </w:r>
            <w:r w:rsidR="00726FB0" w:rsidRPr="00BD117A">
              <w:rPr>
                <w:rStyle w:val="normaltextrun"/>
                <w:szCs w:val="20"/>
              </w:rPr>
              <w:t>”</w:t>
            </w:r>
          </w:p>
        </w:tc>
      </w:tr>
      <w:tr w:rsidR="00D92729" w:rsidRPr="00BD117A" w14:paraId="61E89240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121CE" w14:textId="1CB13171" w:rsidR="00D92729" w:rsidRPr="00BD117A" w:rsidRDefault="000E6723">
            <w:pPr>
              <w:pStyle w:val="Tabelatekst"/>
            </w:pPr>
            <w:r w:rsidRPr="00BD117A">
              <w:t>Data rozpoczęcia dostaw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1AB334" w14:textId="0C76BAD3" w:rsidR="00D92729" w:rsidRPr="00BD117A" w:rsidRDefault="008703AC">
            <w:pPr>
              <w:pStyle w:val="Tabelatekst"/>
            </w:pPr>
            <w:proofErr w:type="spellStart"/>
            <w:r w:rsidRPr="00BD117A">
              <w:t>neu_deliveryopeningdate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59A3C9" w14:textId="77777777" w:rsidR="00D92729" w:rsidRPr="00BD117A" w:rsidRDefault="00D92729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ED4451" w14:textId="4E85AAAA" w:rsidR="00D92729" w:rsidRPr="00BD117A" w:rsidRDefault="008703AC">
            <w:pPr>
              <w:pStyle w:val="Tabelatekst"/>
            </w:pPr>
            <w:r w:rsidRPr="00BD117A">
              <w:t>Data rozpoczęcia dostaw Pozycji ZPZK, których dotyczą warunki ZPZK dla Przetargu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62994B" w14:textId="4C8578C4" w:rsidR="00D92729" w:rsidRPr="00BD117A" w:rsidRDefault="008703AC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9F78C2" w14:textId="3BDE275B" w:rsidR="00D92729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8703AC" w:rsidRPr="00BD117A">
              <w:rPr>
                <w:rStyle w:val="normaltextrun"/>
                <w:szCs w:val="20"/>
              </w:rPr>
              <w:t xml:space="preserve"> automatycznie przy dodawaniu ZPZK do Przetargu na podstawie pola „Data rozpoczęcia dostaw</w:t>
            </w:r>
            <w:r w:rsidR="00726FB0" w:rsidRPr="00BD117A">
              <w:rPr>
                <w:rStyle w:val="normaltextrun"/>
                <w:szCs w:val="20"/>
              </w:rPr>
              <w:t>”</w:t>
            </w:r>
          </w:p>
        </w:tc>
      </w:tr>
      <w:tr w:rsidR="00EB3F8E" w:rsidRPr="00BD117A" w14:paraId="0CA30F5C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E5556" w14:textId="46A49789" w:rsidR="00EB3F8E" w:rsidRPr="00BD117A" w:rsidRDefault="00C64D42">
            <w:pPr>
              <w:pStyle w:val="Tabelatekst"/>
            </w:pPr>
            <w:r w:rsidRPr="00BD117A">
              <w:lastRenderedPageBreak/>
              <w:t>Kary umowne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0C773B" w14:textId="2EE46F11" w:rsidR="00EB3F8E" w:rsidRPr="00BD117A" w:rsidRDefault="002B7368">
            <w:pPr>
              <w:pStyle w:val="Tabelatekst"/>
            </w:pPr>
            <w:proofErr w:type="spellStart"/>
            <w:r w:rsidRPr="00BD117A">
              <w:t>neu_tendercontractpenalty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6F05B" w14:textId="77777777" w:rsidR="00EB3F8E" w:rsidRPr="00BD117A" w:rsidRDefault="00EB3F8E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7FB404" w14:textId="01480229" w:rsidR="00EB3F8E" w:rsidRPr="00BD117A" w:rsidRDefault="005377B7">
            <w:pPr>
              <w:pStyle w:val="Tabelatekst"/>
            </w:pPr>
            <w:r w:rsidRPr="00BD117A">
              <w:t>Kary umowne wynikające z umowy Przetargu dotyczące Warunków Handlowych z Producentem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29D8F1" w14:textId="34D2F51C" w:rsidR="00EB3F8E" w:rsidRPr="00BD117A" w:rsidRDefault="008060CD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746714" w14:textId="7E7C7F16" w:rsidR="00EB3F8E" w:rsidRPr="00BD117A" w:rsidRDefault="000902CB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Uzupełniane</w:t>
            </w:r>
            <w:r w:rsidR="00715121" w:rsidRPr="00BD117A">
              <w:rPr>
                <w:rStyle w:val="normaltextrun"/>
                <w:szCs w:val="20"/>
              </w:rPr>
              <w:t xml:space="preserve"> automatycznie przy dodawaniu ZPZK do Przetargu na podstawie pola „Kary umowne”</w:t>
            </w:r>
          </w:p>
        </w:tc>
      </w:tr>
      <w:tr w:rsidR="00C64D42" w:rsidRPr="00BD117A" w14:paraId="688B96AA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5E13C" w14:textId="0274A084" w:rsidR="00C64D42" w:rsidRPr="00BD117A" w:rsidRDefault="00C64D42">
            <w:pPr>
              <w:pStyle w:val="Tabelatekst"/>
            </w:pPr>
            <w:r w:rsidRPr="00BD117A">
              <w:t>Opis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8E6761" w14:textId="48CAF1A6" w:rsidR="00C64D42" w:rsidRPr="00BD117A" w:rsidRDefault="004C235C">
            <w:pPr>
              <w:pStyle w:val="Tabelatekst"/>
            </w:pPr>
            <w:proofErr w:type="spellStart"/>
            <w:r w:rsidRPr="00BD117A">
              <w:t>neu_description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0D101" w14:textId="77777777" w:rsidR="00C64D42" w:rsidRPr="00BD117A" w:rsidRDefault="00C64D4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FED8E6" w14:textId="34D137B4" w:rsidR="00C64D42" w:rsidRPr="00BD117A" w:rsidRDefault="0070492B">
            <w:pPr>
              <w:pStyle w:val="Tabelatekst"/>
            </w:pPr>
            <w:r w:rsidRPr="00BD117A">
              <w:t>Opis warunków ZPZK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D3B89C" w14:textId="3C7A69F5" w:rsidR="00C64D42" w:rsidRPr="00BD117A" w:rsidRDefault="00624371">
            <w:pPr>
              <w:pStyle w:val="Tabelatekst"/>
            </w:pPr>
            <w:r w:rsidRPr="00BD117A">
              <w:t>Wiele wierszy tekstu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5E1655" w14:textId="2002BDEA" w:rsidR="00C64D42" w:rsidRPr="00BD117A" w:rsidRDefault="00C64D42">
            <w:pPr>
              <w:pStyle w:val="Tabelatekst"/>
              <w:rPr>
                <w:rStyle w:val="normaltextrun"/>
                <w:szCs w:val="20"/>
              </w:rPr>
            </w:pPr>
          </w:p>
        </w:tc>
      </w:tr>
      <w:tr w:rsidR="00C64D42" w:rsidRPr="00BD117A" w14:paraId="75F24519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D42A1" w14:textId="1E22944E" w:rsidR="00C64D42" w:rsidRPr="00BD117A" w:rsidRDefault="0002623D">
            <w:pPr>
              <w:pStyle w:val="Tabelatekst"/>
            </w:pPr>
            <w:r w:rsidRPr="00BD117A">
              <w:t>Prośba o warunki do przetargu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81FA79" w14:textId="3A4A47D7" w:rsidR="00C64D42" w:rsidRPr="00BD117A" w:rsidRDefault="004C235C">
            <w:pPr>
              <w:pStyle w:val="Tabelatekst"/>
            </w:pPr>
            <w:proofErr w:type="spellStart"/>
            <w:r w:rsidRPr="00BD117A">
              <w:t>neu_istradetermsconditions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72C195" w14:textId="77777777" w:rsidR="00C64D42" w:rsidRPr="00BD117A" w:rsidRDefault="00C64D42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A538FD" w14:textId="77777777" w:rsidR="00C64D42" w:rsidRPr="00BD117A" w:rsidRDefault="00354C6B">
            <w:pPr>
              <w:pStyle w:val="Tabelatekst"/>
            </w:pPr>
            <w:r w:rsidRPr="00BD117A">
              <w:t>Nie,</w:t>
            </w:r>
          </w:p>
          <w:p w14:paraId="0D7951DD" w14:textId="73B02E08" w:rsidR="00354C6B" w:rsidRPr="00BD117A" w:rsidRDefault="00354C6B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4651DF" w14:textId="4812DD0D" w:rsidR="00C64D42" w:rsidRPr="00BD117A" w:rsidRDefault="009F5BCD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BF8F88" w14:textId="6AFF06C5" w:rsidR="00C64D42" w:rsidRPr="00BD117A" w:rsidRDefault="00EA2C6C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8E673B" w:rsidRPr="00BD117A">
              <w:rPr>
                <w:rStyle w:val="normaltextrun"/>
                <w:szCs w:val="20"/>
              </w:rPr>
              <w:t>artość domyślna: Tak</w:t>
            </w:r>
            <w:r w:rsidR="00033477" w:rsidRPr="00BD117A">
              <w:rPr>
                <w:rStyle w:val="normaltextrun"/>
                <w:szCs w:val="20"/>
              </w:rPr>
              <w:t xml:space="preserve">, nazwa wyświetlana: </w:t>
            </w:r>
            <w:r w:rsidR="000637D0" w:rsidRPr="00BD117A">
              <w:rPr>
                <w:rStyle w:val="normaltextrun"/>
                <w:szCs w:val="20"/>
              </w:rPr>
              <w:t>„Proszę o warunki do przetargu (cena, stałość ceny, rabat)”</w:t>
            </w:r>
          </w:p>
        </w:tc>
      </w:tr>
      <w:tr w:rsidR="004C235C" w:rsidRPr="00BD117A" w14:paraId="1EDA621A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CBAA" w14:textId="14A282C6" w:rsidR="004C235C" w:rsidRPr="00BD117A" w:rsidRDefault="00560D9E">
            <w:pPr>
              <w:pStyle w:val="Tabelatekst"/>
            </w:pPr>
            <w:r w:rsidRPr="00BD117A">
              <w:t>Prośba o potwierdzenie stałości cen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E2375" w14:textId="13CEA380" w:rsidR="004C235C" w:rsidRPr="00BD117A" w:rsidRDefault="004C235C">
            <w:pPr>
              <w:pStyle w:val="Tabelatekst"/>
            </w:pPr>
            <w:proofErr w:type="spellStart"/>
            <w:r w:rsidRPr="00BD117A">
              <w:t>neu_ispricestability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30C27" w14:textId="77777777" w:rsidR="004C235C" w:rsidRPr="00BD117A" w:rsidRDefault="004C235C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F3C36C" w14:textId="77777777" w:rsidR="00511953" w:rsidRPr="00BD117A" w:rsidRDefault="00511953" w:rsidP="00511953">
            <w:pPr>
              <w:pStyle w:val="Tabelatekst"/>
            </w:pPr>
            <w:r w:rsidRPr="00BD117A">
              <w:t>Nie,</w:t>
            </w:r>
          </w:p>
          <w:p w14:paraId="00D62D68" w14:textId="439CB42A" w:rsidR="004C235C" w:rsidRPr="00BD117A" w:rsidRDefault="00511953" w:rsidP="00511953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989E36" w14:textId="26C2E0BF" w:rsidR="004C235C" w:rsidRPr="00BD117A" w:rsidRDefault="00FA6F4F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FA56A3" w14:textId="612F7505" w:rsidR="004C235C" w:rsidRPr="00BD117A" w:rsidRDefault="00EA2C6C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FA6F4F" w:rsidRPr="00BD117A">
              <w:rPr>
                <w:rStyle w:val="normaltextrun"/>
                <w:szCs w:val="20"/>
              </w:rPr>
              <w:t xml:space="preserve">artość domyślna: </w:t>
            </w:r>
            <w:r w:rsidR="00A11055" w:rsidRPr="00BD117A">
              <w:rPr>
                <w:rStyle w:val="normaltextrun"/>
                <w:szCs w:val="20"/>
              </w:rPr>
              <w:t>Tak</w:t>
            </w:r>
            <w:r w:rsidR="00033477" w:rsidRPr="00BD117A">
              <w:rPr>
                <w:rStyle w:val="normaltextrun"/>
                <w:szCs w:val="20"/>
              </w:rPr>
              <w:t xml:space="preserve">, nazwa wyświetlana: </w:t>
            </w:r>
            <w:r w:rsidR="000637D0" w:rsidRPr="00BD117A">
              <w:rPr>
                <w:rStyle w:val="normaltextrun"/>
                <w:szCs w:val="20"/>
              </w:rPr>
              <w:t>„</w:t>
            </w:r>
            <w:r w:rsidR="00033477" w:rsidRPr="00BD117A">
              <w:rPr>
                <w:rStyle w:val="normaltextrun"/>
                <w:szCs w:val="20"/>
              </w:rPr>
              <w:t>Proszę o potwierdzenie stałości cen brutto na czas trwania umowy</w:t>
            </w:r>
            <w:r w:rsidR="000637D0" w:rsidRPr="00BD117A">
              <w:rPr>
                <w:rStyle w:val="normaltextrun"/>
                <w:szCs w:val="20"/>
              </w:rPr>
              <w:t>”</w:t>
            </w:r>
          </w:p>
        </w:tc>
      </w:tr>
      <w:tr w:rsidR="004C235C" w:rsidRPr="00BD117A" w14:paraId="1158E53F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93B44" w14:textId="7F7A4142" w:rsidR="004C235C" w:rsidRPr="00BD117A" w:rsidRDefault="00AE207E">
            <w:pPr>
              <w:pStyle w:val="Tabelatekst"/>
            </w:pPr>
            <w:r w:rsidRPr="00BD117A">
              <w:t>Prośba o dostępność leków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3909F" w14:textId="1FDDD009" w:rsidR="004C235C" w:rsidRPr="00BD117A" w:rsidRDefault="004A788E">
            <w:pPr>
              <w:pStyle w:val="Tabelatekst"/>
            </w:pPr>
            <w:proofErr w:type="spellStart"/>
            <w:r w:rsidRPr="00BD117A">
              <w:t>neu_isdrugavailability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2FF36A" w14:textId="77777777" w:rsidR="004C235C" w:rsidRPr="00BD117A" w:rsidRDefault="004C235C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45DD3A" w14:textId="77777777" w:rsidR="00511953" w:rsidRPr="00BD117A" w:rsidRDefault="00511953" w:rsidP="00511953">
            <w:pPr>
              <w:pStyle w:val="Tabelatekst"/>
            </w:pPr>
            <w:r w:rsidRPr="00BD117A">
              <w:t>Nie,</w:t>
            </w:r>
          </w:p>
          <w:p w14:paraId="1A99E035" w14:textId="1944C4DA" w:rsidR="004C235C" w:rsidRPr="00BD117A" w:rsidRDefault="00511953" w:rsidP="00511953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3B1BA9" w14:textId="1D34CD17" w:rsidR="004C235C" w:rsidRPr="00BD117A" w:rsidRDefault="00FA6F4F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A0E409" w14:textId="200A5888" w:rsidR="004C235C" w:rsidRPr="00BD117A" w:rsidRDefault="00EA2C6C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W</w:t>
            </w:r>
            <w:r w:rsidR="00FA6F4F" w:rsidRPr="00BD117A">
              <w:rPr>
                <w:rStyle w:val="normaltextrun"/>
                <w:szCs w:val="20"/>
              </w:rPr>
              <w:t xml:space="preserve">artość domyślna: </w:t>
            </w:r>
            <w:r w:rsidR="004B16E8" w:rsidRPr="00BD117A">
              <w:rPr>
                <w:rStyle w:val="normaltextrun"/>
                <w:szCs w:val="20"/>
              </w:rPr>
              <w:t>Tak, nazwa wyświetlana: „Proszę o zagwarantowanie dostępności leków na cały okres trwania umowy”</w:t>
            </w:r>
          </w:p>
        </w:tc>
      </w:tr>
      <w:tr w:rsidR="004A788E" w:rsidRPr="00BD117A" w14:paraId="64B7AC39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D0FF" w14:textId="69BA17DC" w:rsidR="004A788E" w:rsidRPr="00BD117A" w:rsidRDefault="009E0B0A">
            <w:pPr>
              <w:pStyle w:val="Tabelatekst"/>
            </w:pPr>
            <w:r w:rsidRPr="00BD117A">
              <w:t>Status powiadomienia o wygranym przetargu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B6AC64" w14:textId="4B486574" w:rsidR="004A788E" w:rsidRPr="00BD117A" w:rsidRDefault="004A788E">
            <w:pPr>
              <w:pStyle w:val="Tabelatekst"/>
            </w:pPr>
            <w:proofErr w:type="spellStart"/>
            <w:r w:rsidRPr="00BD117A">
              <w:t>neu_emailtoproducerstate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00456D" w14:textId="77777777" w:rsidR="004A788E" w:rsidRPr="00BD117A" w:rsidRDefault="004A788E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72EC74" w14:textId="77777777" w:rsidR="004A788E" w:rsidRPr="00BD117A" w:rsidRDefault="0013159F" w:rsidP="00511953">
            <w:pPr>
              <w:pStyle w:val="Tabelatekst"/>
            </w:pPr>
            <w:r w:rsidRPr="00BD117A">
              <w:t>Niewygenerowany,</w:t>
            </w:r>
          </w:p>
          <w:p w14:paraId="25D3DB29" w14:textId="77777777" w:rsidR="0013159F" w:rsidRPr="00BD117A" w:rsidRDefault="00DB5B1D" w:rsidP="00511953">
            <w:pPr>
              <w:pStyle w:val="Tabelatekst"/>
            </w:pPr>
            <w:r w:rsidRPr="00BD117A">
              <w:t>Wygenerowany,</w:t>
            </w:r>
          </w:p>
          <w:p w14:paraId="60746347" w14:textId="70E177B6" w:rsidR="00DB5B1D" w:rsidRPr="00BD117A" w:rsidRDefault="00DB5B1D" w:rsidP="00511953">
            <w:pPr>
              <w:pStyle w:val="Tabelatekst"/>
            </w:pPr>
            <w:r w:rsidRPr="00BD117A">
              <w:t>Wysłany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117E38" w14:textId="7D208CEB" w:rsidR="004A788E" w:rsidRPr="00BD117A" w:rsidRDefault="009608FE">
            <w:pPr>
              <w:pStyle w:val="Tabelatekst"/>
            </w:pPr>
            <w:r w:rsidRPr="00BD117A">
              <w:t>Zestaw opcji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242BF7" w14:textId="515B76A3" w:rsidR="004A788E" w:rsidRPr="00BD117A" w:rsidRDefault="00505E7F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Zablokowane</w:t>
            </w:r>
            <w:r w:rsidR="001C65D7" w:rsidRPr="00BD117A">
              <w:rPr>
                <w:rStyle w:val="normaltextrun"/>
                <w:szCs w:val="20"/>
              </w:rPr>
              <w:t>, uzupełniane automatycznie,</w:t>
            </w:r>
            <w:r w:rsidR="00FA6F4F" w:rsidRPr="00BD117A">
              <w:rPr>
                <w:rStyle w:val="normaltextrun"/>
                <w:szCs w:val="20"/>
              </w:rPr>
              <w:t xml:space="preserve"> wartość domyślna: </w:t>
            </w:r>
            <w:r w:rsidR="00DB5B1D" w:rsidRPr="00BD117A">
              <w:rPr>
                <w:rStyle w:val="normaltextrun"/>
                <w:szCs w:val="20"/>
              </w:rPr>
              <w:t>Niewygenerowany</w:t>
            </w:r>
          </w:p>
        </w:tc>
      </w:tr>
      <w:tr w:rsidR="004A788E" w:rsidRPr="00BD117A" w14:paraId="5ECAA180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03F06" w14:textId="25B77230" w:rsidR="004A788E" w:rsidRPr="00BD117A" w:rsidRDefault="004C1477">
            <w:pPr>
              <w:pStyle w:val="Tabelatekst"/>
            </w:pPr>
            <w:r w:rsidRPr="00BD117A">
              <w:lastRenderedPageBreak/>
              <w:t>Flaga do tworzenia maila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5E94B6" w14:textId="7A71B16A" w:rsidR="004A788E" w:rsidRPr="00BD117A" w:rsidRDefault="0037706E">
            <w:pPr>
              <w:pStyle w:val="Tabelatekst"/>
            </w:pPr>
            <w:proofErr w:type="spellStart"/>
            <w:r w:rsidRPr="00BD117A">
              <w:t>neu_emailflag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BC131" w14:textId="77777777" w:rsidR="004A788E" w:rsidRPr="00BD117A" w:rsidRDefault="004A788E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02DEFB" w14:textId="77777777" w:rsidR="004A788E" w:rsidRPr="00BD117A" w:rsidRDefault="0037706E">
            <w:pPr>
              <w:pStyle w:val="Tabelatekst"/>
            </w:pPr>
            <w:r w:rsidRPr="00BD117A">
              <w:t>Nie,</w:t>
            </w:r>
          </w:p>
          <w:p w14:paraId="5DAF3BAE" w14:textId="1C2E81CF" w:rsidR="0037706E" w:rsidRPr="00BD117A" w:rsidRDefault="0037706E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917BF9" w14:textId="15668794" w:rsidR="004A788E" w:rsidRPr="00BD117A" w:rsidRDefault="0037706E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4DB94D" w14:textId="5F97F0CF" w:rsidR="004A788E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37706E" w:rsidRPr="00BD117A">
              <w:rPr>
                <w:rStyle w:val="normaltextrun"/>
                <w:szCs w:val="20"/>
              </w:rPr>
              <w:t xml:space="preserve">, </w:t>
            </w:r>
            <w:r w:rsidR="00344553" w:rsidRPr="00BD117A">
              <w:rPr>
                <w:rStyle w:val="normaltextrun"/>
                <w:szCs w:val="20"/>
              </w:rPr>
              <w:t>uzupełniane automatycznie, wartość domyślna: Nie</w:t>
            </w:r>
          </w:p>
        </w:tc>
      </w:tr>
      <w:tr w:rsidR="00E36BF8" w:rsidRPr="00BD117A" w14:paraId="03E4EEB1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E73F" w14:textId="512414CB" w:rsidR="00E36BF8" w:rsidRPr="00BD117A" w:rsidRDefault="00A32374">
            <w:pPr>
              <w:pStyle w:val="Tabelatekst"/>
            </w:pPr>
            <w:r w:rsidRPr="00BD117A">
              <w:t xml:space="preserve">Flaga do generowania </w:t>
            </w:r>
            <w:proofErr w:type="spellStart"/>
            <w:r w:rsidRPr="00BD117A">
              <w:t>csv</w:t>
            </w:r>
            <w:proofErr w:type="spellEnd"/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52A0A" w14:textId="585D0857" w:rsidR="00E36BF8" w:rsidRPr="00BD117A" w:rsidRDefault="00A32374">
            <w:pPr>
              <w:pStyle w:val="Tabelatekst"/>
            </w:pPr>
            <w:proofErr w:type="spellStart"/>
            <w:r w:rsidRPr="00BD117A">
              <w:t>neu_generatecsvflag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A866A" w14:textId="77777777" w:rsidR="00E36BF8" w:rsidRPr="00BD117A" w:rsidRDefault="00E36BF8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D91BD7" w14:textId="77777777" w:rsidR="00E36BF8" w:rsidRPr="00BD117A" w:rsidRDefault="00A32374">
            <w:pPr>
              <w:pStyle w:val="Tabelatekst"/>
            </w:pPr>
            <w:r w:rsidRPr="00BD117A">
              <w:t>Nie,</w:t>
            </w:r>
          </w:p>
          <w:p w14:paraId="5DD386F8" w14:textId="2C9C5623" w:rsidR="00A32374" w:rsidRPr="00BD117A" w:rsidRDefault="00A32374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EDB8AE" w14:textId="3DE037A0" w:rsidR="00E36BF8" w:rsidRPr="00BD117A" w:rsidRDefault="00A32374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D2A3DC" w14:textId="4BFA919C" w:rsidR="00E36BF8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A32374" w:rsidRPr="00BD117A">
              <w:rPr>
                <w:rStyle w:val="normaltextrun"/>
                <w:szCs w:val="20"/>
              </w:rPr>
              <w:t>, uzupełniane automatycznie, wartość domyślna: Nie</w:t>
            </w:r>
          </w:p>
        </w:tc>
      </w:tr>
      <w:tr w:rsidR="00EE4DB6" w:rsidRPr="00BD117A" w14:paraId="1165FAC2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84DFC" w14:textId="2BF3D257" w:rsidR="00EE4DB6" w:rsidRPr="00BD117A" w:rsidRDefault="004235AE">
            <w:pPr>
              <w:pStyle w:val="Tabelatekst"/>
            </w:pPr>
            <w:r w:rsidRPr="00BD117A">
              <w:t>Pole informacyjne - czy wysłany email do producent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64A8BE" w14:textId="5DD077C1" w:rsidR="00EE4DB6" w:rsidRPr="00BD117A" w:rsidRDefault="00C62B4C">
            <w:pPr>
              <w:pStyle w:val="Tabelatekst"/>
            </w:pPr>
            <w:proofErr w:type="spellStart"/>
            <w:r w:rsidRPr="00BD117A">
              <w:t>neu_isinfosent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AA65F4" w14:textId="77777777" w:rsidR="00EE4DB6" w:rsidRPr="00BD117A" w:rsidRDefault="00EE4DB6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2B1D18" w14:textId="77777777" w:rsidR="00EE4DB6" w:rsidRPr="00BD117A" w:rsidRDefault="00C62B4C">
            <w:pPr>
              <w:pStyle w:val="Tabelatekst"/>
            </w:pPr>
            <w:r w:rsidRPr="00BD117A">
              <w:t>Pole informacyjne - czy wysłany email do producenta z informacją o wygranym przetargu:</w:t>
            </w:r>
          </w:p>
          <w:p w14:paraId="5C740741" w14:textId="77777777" w:rsidR="00C62B4C" w:rsidRPr="00BD117A" w:rsidRDefault="00C62B4C">
            <w:pPr>
              <w:pStyle w:val="Tabelatekst"/>
            </w:pPr>
            <w:r w:rsidRPr="00BD117A">
              <w:t>Nie,</w:t>
            </w:r>
          </w:p>
          <w:p w14:paraId="71160EE4" w14:textId="6375D64B" w:rsidR="00C62B4C" w:rsidRPr="00BD117A" w:rsidRDefault="00C62B4C">
            <w:pPr>
              <w:pStyle w:val="Tabelatekst"/>
            </w:pPr>
            <w:r w:rsidRPr="00BD117A">
              <w:t>Tak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462514" w14:textId="05C9E9D0" w:rsidR="00EE4DB6" w:rsidRPr="00BD117A" w:rsidRDefault="00C62B4C">
            <w:pPr>
              <w:pStyle w:val="Tabelatekst"/>
            </w:pPr>
            <w:r w:rsidRPr="00BD117A">
              <w:t>Dwie opcje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0971F7" w14:textId="2AFC2648" w:rsidR="00EE4DB6" w:rsidRPr="00BD117A" w:rsidRDefault="001A4D48">
            <w:pPr>
              <w:pStyle w:val="Tabelatekst"/>
              <w:rPr>
                <w:rStyle w:val="normaltextrun"/>
                <w:szCs w:val="20"/>
              </w:rPr>
            </w:pPr>
            <w:r>
              <w:rPr>
                <w:rStyle w:val="normaltextrun"/>
                <w:szCs w:val="20"/>
              </w:rPr>
              <w:t>Ukryte</w:t>
            </w:r>
            <w:r w:rsidR="00F217CD" w:rsidRPr="00BD117A">
              <w:rPr>
                <w:rStyle w:val="normaltextrun"/>
                <w:szCs w:val="20"/>
              </w:rPr>
              <w:t>, uzupełniane automatycznie, wartość domyślna: Nie</w:t>
            </w:r>
          </w:p>
        </w:tc>
      </w:tr>
      <w:tr w:rsidR="001537D4" w:rsidRPr="007311C5" w14:paraId="5F0D473F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D7D5B" w14:textId="76FBC7F0" w:rsidR="001537D4" w:rsidRPr="00BD117A" w:rsidRDefault="001537D4">
            <w:pPr>
              <w:pStyle w:val="Tabelatekst"/>
            </w:pPr>
            <w:r w:rsidRPr="00BD117A">
              <w:t>Generuj zapytanie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EF2C8" w14:textId="2858E0F5" w:rsidR="001537D4" w:rsidRPr="00BD117A" w:rsidRDefault="0009049E">
            <w:pPr>
              <w:pStyle w:val="Tabelatekst"/>
            </w:pPr>
            <w:proofErr w:type="spellStart"/>
            <w:r w:rsidRPr="00BD117A">
              <w:t>WebResource_ButtonTradeTermsCreateEmailTempate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4E3FB" w14:textId="77777777" w:rsidR="001537D4" w:rsidRPr="00BD117A" w:rsidRDefault="001537D4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DB01CE" w14:textId="511F2B02" w:rsidR="001537D4" w:rsidRPr="00BD117A" w:rsidRDefault="0009049E">
            <w:pPr>
              <w:pStyle w:val="Tabelatekst"/>
            </w:pPr>
            <w:r w:rsidRPr="00BD117A">
              <w:t>Przycisk „Generuj zapytanie”</w:t>
            </w:r>
            <w:r w:rsidR="00E52AAD" w:rsidRPr="00BD117A">
              <w:t xml:space="preserve">, tworzący </w:t>
            </w:r>
            <w:r w:rsidR="000A2F3B" w:rsidRPr="00BD117A">
              <w:t>Działanie o typie Wiadomość e-mail</w:t>
            </w:r>
            <w:r w:rsidR="00D20E24" w:rsidRPr="00BD117A">
              <w:t xml:space="preserve"> z załączonym plikiem Excel z</w:t>
            </w:r>
            <w:r w:rsidR="00123548" w:rsidRPr="00BD117A">
              <w:t xml:space="preserve"> </w:t>
            </w:r>
            <w:r w:rsidR="001520F0" w:rsidRPr="00BD117A">
              <w:t>listą pozycji</w:t>
            </w:r>
            <w:r w:rsidR="00123548" w:rsidRPr="00BD117A">
              <w:t xml:space="preserve"> ZPZK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E10BB6" w14:textId="0AA7F7FF" w:rsidR="001537D4" w:rsidRPr="00BD117A" w:rsidRDefault="00053275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8B10B8" w14:textId="3D14CCED" w:rsidR="001537D4" w:rsidRPr="007931FB" w:rsidRDefault="00226FDE">
            <w:pPr>
              <w:pStyle w:val="Tabelatekst"/>
              <w:rPr>
                <w:rStyle w:val="normaltextrun"/>
                <w:szCs w:val="20"/>
                <w:lang w:val="en-US"/>
              </w:rPr>
            </w:pPr>
            <w:proofErr w:type="spellStart"/>
            <w:r w:rsidRPr="007931FB">
              <w:rPr>
                <w:rStyle w:val="normaltextrun"/>
                <w:szCs w:val="20"/>
                <w:lang w:val="en-US"/>
              </w:rPr>
              <w:t>Zasób</w:t>
            </w:r>
            <w:proofErr w:type="spellEnd"/>
            <w:r w:rsidRPr="007931FB">
              <w:rPr>
                <w:rStyle w:val="normaltextrun"/>
                <w:szCs w:val="20"/>
                <w:lang w:val="en-US"/>
              </w:rPr>
              <w:t xml:space="preserve"> </w:t>
            </w:r>
            <w:proofErr w:type="spellStart"/>
            <w:r w:rsidRPr="007931FB">
              <w:rPr>
                <w:rStyle w:val="normaltextrun"/>
                <w:szCs w:val="20"/>
                <w:lang w:val="en-US"/>
              </w:rPr>
              <w:t>sieci</w:t>
            </w:r>
            <w:proofErr w:type="spellEnd"/>
            <w:r w:rsidRPr="007931FB">
              <w:rPr>
                <w:rStyle w:val="normaltextrun"/>
                <w:szCs w:val="20"/>
                <w:lang w:val="en-US"/>
              </w:rPr>
              <w:t xml:space="preserve"> Web: </w:t>
            </w:r>
            <w:r w:rsidR="004F33B1" w:rsidRPr="007931FB">
              <w:rPr>
                <w:rStyle w:val="normaltextrun"/>
                <w:szCs w:val="20"/>
                <w:lang w:val="en-US"/>
              </w:rPr>
              <w:t>neu_/html/</w:t>
            </w:r>
            <w:r w:rsidR="004F33B1" w:rsidRPr="007931FB">
              <w:rPr>
                <w:lang w:val="en-US"/>
              </w:rPr>
              <w:t xml:space="preserve"> </w:t>
            </w:r>
            <w:proofErr w:type="spellStart"/>
            <w:r w:rsidR="004F33B1" w:rsidRPr="007931FB">
              <w:rPr>
                <w:rStyle w:val="normaltextrun"/>
                <w:szCs w:val="20"/>
                <w:lang w:val="en-US"/>
              </w:rPr>
              <w:t>neu_tradeterms_createEmailTemplate</w:t>
            </w:r>
            <w:proofErr w:type="spellEnd"/>
          </w:p>
        </w:tc>
      </w:tr>
      <w:tr w:rsidR="00EB4B63" w:rsidRPr="00BD117A" w14:paraId="04F0DCB1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AD5BD" w14:textId="4E86BF9B" w:rsidR="00EB4B63" w:rsidRPr="00BD117A" w:rsidRDefault="00042AE0">
            <w:pPr>
              <w:pStyle w:val="Tabelatekst"/>
            </w:pPr>
            <w:r w:rsidRPr="00BD117A">
              <w:t>Generuj ZPZK do SAP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669943" w14:textId="5807878D" w:rsidR="00EB4B63" w:rsidRPr="00BD117A" w:rsidRDefault="00EB4B63">
            <w:pPr>
              <w:pStyle w:val="Tabelatekst"/>
            </w:pPr>
            <w:proofErr w:type="spellStart"/>
            <w:r w:rsidRPr="00BD117A">
              <w:t>WebResource_ButtonTradeTermsGenerateCsv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284DE" w14:textId="77777777" w:rsidR="00EB4B63" w:rsidRPr="00BD117A" w:rsidRDefault="00EB4B63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801735" w14:textId="35298647" w:rsidR="00EB4B63" w:rsidRPr="00BD117A" w:rsidRDefault="00042AE0">
            <w:pPr>
              <w:pStyle w:val="Tabelatekst"/>
            </w:pPr>
            <w:r w:rsidRPr="00BD117A">
              <w:t xml:space="preserve">Przycisk „Generuj ZPZK do SAP”, </w:t>
            </w:r>
            <w:r w:rsidR="00C03702" w:rsidRPr="00BD117A">
              <w:t xml:space="preserve">generujący plik </w:t>
            </w:r>
            <w:r w:rsidR="000F5908" w:rsidRPr="00BD117A">
              <w:t>CSV z pozycjami ZPZK do SAP, załączony w sekcji Notatki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072EEF" w14:textId="442D6E6B" w:rsidR="00EB4B63" w:rsidRPr="00BD117A" w:rsidRDefault="00EB4B63">
            <w:pPr>
              <w:pStyle w:val="Tabelatekst"/>
            </w:pPr>
            <w:r w:rsidRPr="00BD117A">
              <w:t>Zasób sieci Web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A06934" w14:textId="3FF283EF" w:rsidR="00EB4B63" w:rsidRPr="00BD117A" w:rsidRDefault="00AE7957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Zasób sieci Web: </w:t>
            </w:r>
            <w:proofErr w:type="spellStart"/>
            <w:r w:rsidRPr="00BD117A">
              <w:rPr>
                <w:rStyle w:val="ms-crm-lookupitem-name"/>
              </w:rPr>
              <w:t>neu</w:t>
            </w:r>
            <w:proofErr w:type="spellEnd"/>
            <w:r w:rsidRPr="00BD117A">
              <w:rPr>
                <w:rStyle w:val="ms-crm-lookupitem-name"/>
              </w:rPr>
              <w:t>_/</w:t>
            </w:r>
            <w:proofErr w:type="spellStart"/>
            <w:r w:rsidRPr="00BD117A">
              <w:rPr>
                <w:rStyle w:val="ms-crm-lookupitem-name"/>
              </w:rPr>
              <w:t>html</w:t>
            </w:r>
            <w:proofErr w:type="spellEnd"/>
            <w:r w:rsidRPr="00BD117A">
              <w:rPr>
                <w:rStyle w:val="ms-crm-lookupitem-name"/>
              </w:rPr>
              <w:t>/neu_tradeterms_generateCsv.html</w:t>
            </w:r>
          </w:p>
        </w:tc>
      </w:tr>
      <w:tr w:rsidR="000F4258" w:rsidRPr="00BD117A" w14:paraId="2AF7E318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CEA2" w14:textId="2C14822B" w:rsidR="000F4258" w:rsidRPr="00BD117A" w:rsidRDefault="00071F81">
            <w:pPr>
              <w:pStyle w:val="Tabelatekst"/>
            </w:pPr>
            <w:r w:rsidRPr="00BD117A">
              <w:t>Pozycje ZPZK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7C743" w14:textId="77777777" w:rsidR="000F4258" w:rsidRPr="00BD117A" w:rsidRDefault="000F4258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427D7" w14:textId="39661BA4" w:rsidR="000F4258" w:rsidRPr="00BD117A" w:rsidRDefault="000459EC">
            <w:pPr>
              <w:pStyle w:val="Tabelatekst"/>
            </w:pPr>
            <w:r w:rsidRPr="00BD117A">
              <w:t>Pozycja ZPZK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49160E" w14:textId="5C3F2B94" w:rsidR="000F4258" w:rsidRPr="00BD117A" w:rsidRDefault="003303B1">
            <w:pPr>
              <w:pStyle w:val="Tabelatekst"/>
            </w:pPr>
            <w:r w:rsidRPr="00BD117A">
              <w:t>Tabela rekordów Pozycj</w:t>
            </w:r>
            <w:r w:rsidR="000459EC" w:rsidRPr="00BD117A">
              <w:t>a ZPZK</w:t>
            </w:r>
            <w:r w:rsidRPr="00BD117A">
              <w:t xml:space="preserve"> pokrewnych do </w:t>
            </w:r>
            <w:r w:rsidR="000459EC" w:rsidRPr="00BD117A">
              <w:t>ZPZK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E004B6" w14:textId="4FBB84CC" w:rsidR="000F4258" w:rsidRPr="00BD117A" w:rsidRDefault="00814059">
            <w:pPr>
              <w:pStyle w:val="Tabelatekst"/>
            </w:pPr>
            <w:r w:rsidRPr="00BD117A">
              <w:t>Tabela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2163A0" w14:textId="2F2C5D43" w:rsidR="000F4258" w:rsidRPr="00BD117A" w:rsidRDefault="00C5412A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Nazwa relacji:</w:t>
            </w:r>
            <w:r w:rsidR="000459EC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08569D" w:rsidRPr="00BD117A">
              <w:rPr>
                <w:rStyle w:val="normaltextrun"/>
                <w:szCs w:val="20"/>
              </w:rPr>
              <w:t>neu_neu_tradeterms_neu_listtradeterms_tradetermsid</w:t>
            </w:r>
            <w:proofErr w:type="spellEnd"/>
          </w:p>
        </w:tc>
      </w:tr>
      <w:tr w:rsidR="0008569D" w:rsidRPr="00BD117A" w14:paraId="71148FDC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4D541" w14:textId="44F074FA" w:rsidR="0008569D" w:rsidRPr="00BD117A" w:rsidRDefault="008430D7">
            <w:pPr>
              <w:pStyle w:val="Tabelatekst"/>
            </w:pPr>
            <w:r w:rsidRPr="00BD117A">
              <w:t>Działania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61C1F" w14:textId="77777777" w:rsidR="0008569D" w:rsidRPr="00BD117A" w:rsidRDefault="0008569D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318E42" w14:textId="0FA211C9" w:rsidR="0008569D" w:rsidRPr="00BD117A" w:rsidRDefault="00F9798E">
            <w:pPr>
              <w:pStyle w:val="Tabelatekst"/>
            </w:pPr>
            <w:r w:rsidRPr="00BD117A">
              <w:t>Działanie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2B27E7" w14:textId="28C40283" w:rsidR="0008569D" w:rsidRPr="00BD117A" w:rsidRDefault="00F9798E">
            <w:pPr>
              <w:pStyle w:val="Tabelatekst"/>
            </w:pPr>
            <w:r w:rsidRPr="00BD117A">
              <w:t>Karta zarządzania Działaniami dotyczącymi ZPZK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A6D663" w14:textId="0C2A11BE" w:rsidR="0008569D" w:rsidRPr="00BD117A" w:rsidRDefault="00CF2010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7B450C" w14:textId="4D518F03" w:rsidR="0008569D" w:rsidRPr="00BD117A" w:rsidRDefault="00CF201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</w:t>
            </w:r>
            <w:r w:rsidR="00F9798E" w:rsidRPr="00BD117A">
              <w:rPr>
                <w:rStyle w:val="normaltextrun"/>
                <w:szCs w:val="20"/>
              </w:rPr>
              <w:t>, nazwa relacji:</w:t>
            </w:r>
            <w:r w:rsidR="003F0DDC" w:rsidRPr="00BD117A">
              <w:t xml:space="preserve"> </w:t>
            </w:r>
            <w:proofErr w:type="spellStart"/>
            <w:r w:rsidR="003F0DDC" w:rsidRPr="00BD117A">
              <w:rPr>
                <w:rStyle w:val="normaltextrun"/>
                <w:szCs w:val="20"/>
              </w:rPr>
              <w:t>neu_tradeterms_ActivityPointers</w:t>
            </w:r>
            <w:proofErr w:type="spellEnd"/>
          </w:p>
        </w:tc>
      </w:tr>
      <w:tr w:rsidR="008430D7" w:rsidRPr="00BD117A" w14:paraId="301530CF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EA497" w14:textId="2E58591E" w:rsidR="008430D7" w:rsidRPr="00BD117A" w:rsidRDefault="008430D7">
            <w:pPr>
              <w:pStyle w:val="Tabelatekst"/>
            </w:pPr>
            <w:r w:rsidRPr="00BD117A">
              <w:t>Notatki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ACFF43" w14:textId="77777777" w:rsidR="008430D7" w:rsidRPr="00BD117A" w:rsidRDefault="008430D7">
            <w:pPr>
              <w:pStyle w:val="Tabelatekst"/>
            </w:pP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96EFB" w14:textId="5773E65C" w:rsidR="008430D7" w:rsidRPr="00BD117A" w:rsidRDefault="00F9798E">
            <w:pPr>
              <w:pStyle w:val="Tabelatekst"/>
            </w:pPr>
            <w:r w:rsidRPr="00BD117A">
              <w:t>Notatka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B34B27" w14:textId="2D24FB43" w:rsidR="008430D7" w:rsidRPr="00BD117A" w:rsidRDefault="00F9798E">
            <w:pPr>
              <w:pStyle w:val="Tabelatekst"/>
            </w:pPr>
            <w:r w:rsidRPr="00BD117A">
              <w:t>Karta zarządzania Notatkami dotyczącymi ZPZK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570B4F" w14:textId="04DBE073" w:rsidR="008430D7" w:rsidRPr="00BD117A" w:rsidRDefault="00CF2010">
            <w:pPr>
              <w:pStyle w:val="Tabelatekst"/>
            </w:pPr>
            <w:r w:rsidRPr="00BD117A">
              <w:t>Karta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599E27" w14:textId="34056B53" w:rsidR="008430D7" w:rsidRPr="00BD117A" w:rsidRDefault="00CF201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</w:t>
            </w:r>
            <w:r w:rsidR="00F9798E" w:rsidRPr="00BD117A">
              <w:rPr>
                <w:rStyle w:val="normaltextrun"/>
                <w:szCs w:val="20"/>
              </w:rPr>
              <w:t>, nazwa relacji:</w:t>
            </w:r>
            <w:r w:rsidR="003F0DDC" w:rsidRPr="00BD117A">
              <w:rPr>
                <w:rStyle w:val="normaltextrun"/>
                <w:szCs w:val="20"/>
              </w:rPr>
              <w:t xml:space="preserve"> </w:t>
            </w:r>
            <w:proofErr w:type="spellStart"/>
            <w:r w:rsidR="003F0DDC" w:rsidRPr="00BD117A">
              <w:rPr>
                <w:rStyle w:val="normaltextrun"/>
                <w:szCs w:val="20"/>
              </w:rPr>
              <w:t>neu_tradeterms_Annotations</w:t>
            </w:r>
            <w:proofErr w:type="spellEnd"/>
          </w:p>
        </w:tc>
      </w:tr>
      <w:tr w:rsidR="005224B4" w:rsidRPr="00BD117A" w14:paraId="275E0160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11BCC" w14:textId="26762B66" w:rsidR="005224B4" w:rsidRPr="00BD117A" w:rsidRDefault="005224B4">
            <w:pPr>
              <w:pStyle w:val="Tabelatekst"/>
            </w:pPr>
            <w:r w:rsidRPr="00BD117A">
              <w:t>Utworzony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944956" w14:textId="53E74258" w:rsidR="005224B4" w:rsidRPr="00BD117A" w:rsidRDefault="00D642DD">
            <w:pPr>
              <w:pStyle w:val="Tabelatekst"/>
            </w:pPr>
            <w:proofErr w:type="spellStart"/>
            <w:r w:rsidRPr="00BD117A">
              <w:t>createdby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CE3532" w14:textId="585339C5" w:rsidR="005224B4" w:rsidRPr="00BD117A" w:rsidRDefault="00752A61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DB878C" w14:textId="2CB5C00C" w:rsidR="005224B4" w:rsidRPr="00BD117A" w:rsidRDefault="00585B3F">
            <w:pPr>
              <w:pStyle w:val="Tabelatekst"/>
            </w:pPr>
            <w:r w:rsidRPr="00BD117A">
              <w:t>Unikatowy identyfikator użytkownika, który utworzył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EBCB2A" w14:textId="2C012C02" w:rsidR="005224B4" w:rsidRPr="00BD117A" w:rsidRDefault="005055D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DE0B22" w14:textId="5402A1A4" w:rsidR="005224B4" w:rsidRPr="00BD117A" w:rsidRDefault="00CF201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 xml:space="preserve">Domyślne, </w:t>
            </w:r>
            <w:r w:rsidR="00D1010E" w:rsidRPr="00BD117A">
              <w:rPr>
                <w:rStyle w:val="normaltextrun"/>
                <w:szCs w:val="20"/>
              </w:rPr>
              <w:t xml:space="preserve">zablokowane, </w:t>
            </w:r>
            <w:r w:rsidRPr="00BD117A">
              <w:rPr>
                <w:rStyle w:val="normaltextrun"/>
                <w:szCs w:val="20"/>
              </w:rPr>
              <w:t>uzupełniane automatycznie</w:t>
            </w:r>
          </w:p>
        </w:tc>
      </w:tr>
      <w:tr w:rsidR="005224B4" w:rsidRPr="00BD117A" w14:paraId="530568BF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89FC" w14:textId="1FB5910D" w:rsidR="005224B4" w:rsidRPr="00BD117A" w:rsidRDefault="005224B4">
            <w:pPr>
              <w:pStyle w:val="Tabelatekst"/>
            </w:pPr>
            <w:r w:rsidRPr="00BD117A">
              <w:lastRenderedPageBreak/>
              <w:t>Zmodyfikowane przez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E3BE0" w14:textId="4F3E01C6" w:rsidR="005224B4" w:rsidRPr="00BD117A" w:rsidRDefault="00524C0F">
            <w:pPr>
              <w:pStyle w:val="Tabelatekst"/>
            </w:pPr>
            <w:proofErr w:type="spellStart"/>
            <w:r w:rsidRPr="00BD117A">
              <w:t>modifiedby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BC41D" w14:textId="41F3B4A3" w:rsidR="005224B4" w:rsidRPr="00BD117A" w:rsidRDefault="00752A61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DF47CD" w14:textId="2482F719" w:rsidR="005224B4" w:rsidRPr="00BD117A" w:rsidRDefault="00B6115A">
            <w:pPr>
              <w:pStyle w:val="Tabelatekst"/>
            </w:pPr>
            <w:r w:rsidRPr="00BD117A">
              <w:t>Unikatowy identyfikator użytkownika, który zmodyfikował rekord.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9D2774F" w14:textId="0C758FEC" w:rsidR="005224B4" w:rsidRPr="00BD117A" w:rsidRDefault="005055D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380ADB" w14:textId="553956FB" w:rsidR="005224B4" w:rsidRPr="00BD117A" w:rsidRDefault="00CF201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Domyślne,</w:t>
            </w:r>
            <w:r w:rsidR="0071525B" w:rsidRPr="00BD117A">
              <w:rPr>
                <w:rStyle w:val="normaltextrun"/>
                <w:szCs w:val="20"/>
              </w:rPr>
              <w:t xml:space="preserve"> zablokowane,</w:t>
            </w:r>
            <w:r w:rsidRPr="00BD117A">
              <w:rPr>
                <w:rStyle w:val="normaltextrun"/>
                <w:szCs w:val="20"/>
              </w:rPr>
              <w:t xml:space="preserve"> uzupełniane automatycznie</w:t>
            </w:r>
            <w:r w:rsidR="00752A61" w:rsidRPr="00BD117A">
              <w:rPr>
                <w:rStyle w:val="normaltextrun"/>
                <w:szCs w:val="20"/>
              </w:rPr>
              <w:t>, nazwa relacji:</w:t>
            </w:r>
          </w:p>
        </w:tc>
      </w:tr>
      <w:tr w:rsidR="005224B4" w:rsidRPr="00BD117A" w14:paraId="78DFFD33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5EF9" w14:textId="311640A2" w:rsidR="005224B4" w:rsidRPr="00BD117A" w:rsidRDefault="005224B4">
            <w:pPr>
              <w:pStyle w:val="Tabelatekst"/>
            </w:pPr>
            <w:r w:rsidRPr="00BD117A">
              <w:t>Właściciel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11C5F" w14:textId="312598EF" w:rsidR="005224B4" w:rsidRPr="00BD117A" w:rsidRDefault="00524C0F">
            <w:pPr>
              <w:pStyle w:val="Tabelatekst"/>
            </w:pPr>
            <w:proofErr w:type="spellStart"/>
            <w:r w:rsidRPr="00BD117A">
              <w:t>ownerid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2A3EE8" w14:textId="5ADA4832" w:rsidR="005224B4" w:rsidRPr="00BD117A" w:rsidRDefault="00752A61">
            <w:pPr>
              <w:pStyle w:val="Tabelatekst"/>
            </w:pPr>
            <w:r w:rsidRPr="00BD117A">
              <w:t>Użytkownik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BC0E51" w14:textId="455B38BF" w:rsidR="005224B4" w:rsidRPr="00BD117A" w:rsidRDefault="00B6115A">
            <w:pPr>
              <w:pStyle w:val="Tabelatekst"/>
            </w:pPr>
            <w:r w:rsidRPr="00BD117A">
              <w:t>Identyfikator właściciela</w:t>
            </w:r>
            <w:r w:rsidR="00B65739" w:rsidRPr="00BD117A">
              <w:t xml:space="preserve"> rekordu ZPZK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7E1092" w14:textId="1DD8687B" w:rsidR="005224B4" w:rsidRPr="00BD117A" w:rsidRDefault="005055DF">
            <w:pPr>
              <w:pStyle w:val="Tabelatekst"/>
            </w:pPr>
            <w:r w:rsidRPr="00BD117A">
              <w:t>Wyszukiwanie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4E6E08" w14:textId="03FFE34E" w:rsidR="005224B4" w:rsidRPr="00BD117A" w:rsidRDefault="00CF2010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Domyślne, wymagane, uzupełniane automatycznie</w:t>
            </w:r>
            <w:r w:rsidR="00752A61" w:rsidRPr="00BD117A">
              <w:rPr>
                <w:rStyle w:val="normaltextrun"/>
                <w:szCs w:val="20"/>
              </w:rPr>
              <w:t xml:space="preserve">, </w:t>
            </w:r>
          </w:p>
        </w:tc>
      </w:tr>
      <w:tr w:rsidR="005224B4" w:rsidRPr="00BD117A" w14:paraId="5FFC57DF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AC805" w14:textId="2A61CB01" w:rsidR="005224B4" w:rsidRPr="00BD117A" w:rsidRDefault="005224B4">
            <w:pPr>
              <w:pStyle w:val="Tabelatekst"/>
            </w:pPr>
            <w:r w:rsidRPr="00BD117A">
              <w:t>Data utworzenia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83BBD" w14:textId="586B58CA" w:rsidR="005224B4" w:rsidRPr="00BD117A" w:rsidRDefault="00524C0F">
            <w:pPr>
              <w:pStyle w:val="Tabelatekst"/>
            </w:pPr>
            <w:proofErr w:type="spellStart"/>
            <w:r w:rsidRPr="00BD117A">
              <w:t>createdon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885EB" w14:textId="77777777" w:rsidR="005224B4" w:rsidRPr="00BD117A" w:rsidRDefault="005224B4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D06746A" w14:textId="67BE41E1" w:rsidR="005224B4" w:rsidRPr="00BD117A" w:rsidRDefault="007603EC">
            <w:pPr>
              <w:pStyle w:val="Tabelatekst"/>
            </w:pPr>
            <w:r w:rsidRPr="00BD117A">
              <w:t>Data i godzina utworzenia rekordu ZPZK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AD03DC" w14:textId="6EA98D6F" w:rsidR="005224B4" w:rsidRPr="00BD117A" w:rsidRDefault="005224B4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7A0AC7" w14:textId="3E58687E" w:rsidR="005224B4" w:rsidRPr="00BD117A" w:rsidRDefault="0071525B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Domyślne, zablokowane, uzupełniane automatycznie</w:t>
            </w:r>
          </w:p>
        </w:tc>
      </w:tr>
      <w:tr w:rsidR="005224B4" w:rsidRPr="00BD117A" w14:paraId="77D3D0A1" w14:textId="77777777" w:rsidTr="005B3BDA">
        <w:trPr>
          <w:trHeight w:val="300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0140C" w14:textId="43CACEC3" w:rsidR="005224B4" w:rsidRPr="00BD117A" w:rsidRDefault="005224B4">
            <w:pPr>
              <w:pStyle w:val="Tabelatekst"/>
            </w:pPr>
            <w:r w:rsidRPr="00BD117A">
              <w:t>Data modyfikacji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DBBBD" w14:textId="1C363CEE" w:rsidR="005224B4" w:rsidRPr="00BD117A" w:rsidRDefault="00524C0F">
            <w:pPr>
              <w:pStyle w:val="Tabelatekst"/>
            </w:pPr>
            <w:proofErr w:type="spellStart"/>
            <w:r w:rsidRPr="00BD117A">
              <w:t>modifiedon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E84862" w14:textId="77777777" w:rsidR="005224B4" w:rsidRPr="00BD117A" w:rsidRDefault="005224B4">
            <w:pPr>
              <w:pStyle w:val="Tabelatekst"/>
            </w:pP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2DA1DB" w14:textId="4F77D3B2" w:rsidR="005224B4" w:rsidRPr="00BD117A" w:rsidRDefault="007603EC">
            <w:pPr>
              <w:pStyle w:val="Tabelatekst"/>
            </w:pPr>
            <w:r w:rsidRPr="00BD117A">
              <w:t>Data i godzina modyfikacji rekordu ZPZK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A728A0" w14:textId="652CFB44" w:rsidR="005224B4" w:rsidRPr="00BD117A" w:rsidRDefault="005224B4">
            <w:pPr>
              <w:pStyle w:val="Tabelatekst"/>
            </w:pPr>
            <w:r w:rsidRPr="00BD117A">
              <w:t>Data i godzina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CE4258" w14:textId="1771E6E9" w:rsidR="005224B4" w:rsidRPr="00BD117A" w:rsidRDefault="0071525B">
            <w:pPr>
              <w:pStyle w:val="Tabelatekst"/>
              <w:rPr>
                <w:rStyle w:val="normaltextrun"/>
                <w:szCs w:val="20"/>
              </w:rPr>
            </w:pPr>
            <w:r w:rsidRPr="00BD117A">
              <w:rPr>
                <w:rStyle w:val="normaltextrun"/>
                <w:szCs w:val="20"/>
              </w:rPr>
              <w:t>Domyślne, zablokowane, uzupełniane automatycznie</w:t>
            </w:r>
          </w:p>
        </w:tc>
      </w:tr>
    </w:tbl>
    <w:p w14:paraId="3A81B5CA" w14:textId="055D75C6" w:rsidR="00C81CD7" w:rsidRDefault="00CD154C" w:rsidP="00CD154C">
      <w:pPr>
        <w:pStyle w:val="Legenda"/>
      </w:pPr>
      <w:bookmarkStart w:id="273" w:name="_Toc151315757"/>
      <w:r w:rsidRPr="00BD117A">
        <w:t xml:space="preserve">Tabela </w:t>
      </w:r>
      <w:r w:rsidRPr="00BD117A">
        <w:fldChar w:fldCharType="begin"/>
      </w:r>
      <w:r w:rsidRPr="00BD117A">
        <w:instrText>SEQ Tabela \* ARABIC</w:instrText>
      </w:r>
      <w:r w:rsidRPr="00BD117A">
        <w:fldChar w:fldCharType="separate"/>
      </w:r>
      <w:r w:rsidR="0091667B">
        <w:rPr>
          <w:noProof/>
        </w:rPr>
        <w:t>63</w:t>
      </w:r>
      <w:r w:rsidRPr="00BD117A">
        <w:fldChar w:fldCharType="end"/>
      </w:r>
      <w:r w:rsidRPr="00BD117A">
        <w:t xml:space="preserve"> Opis obiektów – Z</w:t>
      </w:r>
      <w:r w:rsidR="00AE207E" w:rsidRPr="00BD117A">
        <w:t>PZK</w:t>
      </w:r>
      <w:bookmarkEnd w:id="273"/>
    </w:p>
    <w:p w14:paraId="6CD5EA5C" w14:textId="0E8B2DDB" w:rsidR="00CD154C" w:rsidRPr="00C81CD7" w:rsidRDefault="00C81CD7" w:rsidP="00C81CD7">
      <w:pPr>
        <w:spacing w:before="0" w:after="200" w:line="276" w:lineRule="auto"/>
        <w:rPr>
          <w:rFonts w:ascii="Calibri" w:hAnsi="Calibri"/>
          <w:b/>
          <w:bCs/>
          <w:sz w:val="18"/>
          <w:szCs w:val="18"/>
          <w:lang w:eastAsia="pl-PL"/>
        </w:rPr>
      </w:pPr>
      <w:r>
        <w:br w:type="page"/>
      </w:r>
    </w:p>
    <w:p w14:paraId="554857E9" w14:textId="41A6D71B" w:rsidR="00BE4133" w:rsidRDefault="00BE4133" w:rsidP="001C7607">
      <w:pPr>
        <w:pStyle w:val="Nagwek1"/>
        <w:rPr>
          <w:rFonts w:eastAsiaTheme="minorEastAsia"/>
          <w:lang w:eastAsia="pl-PL"/>
        </w:rPr>
      </w:pPr>
      <w:bookmarkStart w:id="274" w:name="_Toc997334280"/>
      <w:bookmarkStart w:id="275" w:name="_Toc94539571"/>
      <w:bookmarkStart w:id="276" w:name="_Toc1611188225"/>
      <w:bookmarkStart w:id="277" w:name="_Toc1095274455"/>
      <w:bookmarkStart w:id="278" w:name="_Toc1971847748"/>
      <w:bookmarkStart w:id="279" w:name="_Toc151315832"/>
      <w:r w:rsidRPr="00BD117A">
        <w:rPr>
          <w:lang w:eastAsia="pl-PL"/>
        </w:rPr>
        <w:lastRenderedPageBreak/>
        <w:t>Reguły kalkulacji</w:t>
      </w:r>
      <w:bookmarkEnd w:id="274"/>
      <w:bookmarkEnd w:id="275"/>
      <w:bookmarkEnd w:id="276"/>
      <w:bookmarkEnd w:id="277"/>
      <w:bookmarkEnd w:id="278"/>
      <w:bookmarkEnd w:id="279"/>
    </w:p>
    <w:p w14:paraId="79B169A1" w14:textId="77777777" w:rsidR="001C7607" w:rsidRPr="001C7607" w:rsidRDefault="001C7607" w:rsidP="001C7607">
      <w:pPr>
        <w:rPr>
          <w:rFonts w:eastAsiaTheme="minorEastAsia"/>
          <w:lang w:eastAsia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1559"/>
        <w:gridCol w:w="3686"/>
        <w:gridCol w:w="1413"/>
      </w:tblGrid>
      <w:tr w:rsidR="00FC043D" w:rsidRPr="00BD117A" w14:paraId="39366A56" w14:textId="77777777" w:rsidTr="00E610F3">
        <w:trPr>
          <w:tblHeader/>
        </w:trPr>
        <w:tc>
          <w:tcPr>
            <w:tcW w:w="988" w:type="dxa"/>
            <w:shd w:val="clear" w:color="auto" w:fill="FBD4B4" w:themeFill="accent6" w:themeFillTint="66"/>
            <w:vAlign w:val="bottom"/>
          </w:tcPr>
          <w:p w14:paraId="53616CAC" w14:textId="77777777" w:rsidR="00BE4133" w:rsidRPr="00BD117A" w:rsidRDefault="00BE4133" w:rsidP="00E75676">
            <w:pPr>
              <w:rPr>
                <w:b/>
              </w:rPr>
            </w:pPr>
            <w:r w:rsidRPr="00BD117A">
              <w:rPr>
                <w:b/>
              </w:rPr>
              <w:t>Nazwa</w:t>
            </w:r>
          </w:p>
        </w:tc>
        <w:tc>
          <w:tcPr>
            <w:tcW w:w="1417" w:type="dxa"/>
            <w:shd w:val="clear" w:color="auto" w:fill="FBD4B4" w:themeFill="accent6" w:themeFillTint="66"/>
            <w:vAlign w:val="bottom"/>
          </w:tcPr>
          <w:p w14:paraId="5B92D2F5" w14:textId="77777777" w:rsidR="00BE4133" w:rsidRPr="00BD117A" w:rsidRDefault="00BE4133" w:rsidP="00E75676">
            <w:pPr>
              <w:rPr>
                <w:b/>
              </w:rPr>
            </w:pPr>
            <w:r w:rsidRPr="00BD117A">
              <w:rPr>
                <w:b/>
              </w:rPr>
              <w:t>Obiekt</w:t>
            </w:r>
          </w:p>
        </w:tc>
        <w:tc>
          <w:tcPr>
            <w:tcW w:w="1559" w:type="dxa"/>
            <w:shd w:val="clear" w:color="auto" w:fill="FBD4B4" w:themeFill="accent6" w:themeFillTint="66"/>
            <w:vAlign w:val="bottom"/>
          </w:tcPr>
          <w:p w14:paraId="2AB3DDFE" w14:textId="77777777" w:rsidR="00BE4133" w:rsidRPr="00BD117A" w:rsidRDefault="00BE4133" w:rsidP="00E75676">
            <w:pPr>
              <w:rPr>
                <w:b/>
              </w:rPr>
            </w:pPr>
            <w:r w:rsidRPr="00BD117A">
              <w:rPr>
                <w:b/>
              </w:rPr>
              <w:t>Pole</w:t>
            </w:r>
          </w:p>
        </w:tc>
        <w:tc>
          <w:tcPr>
            <w:tcW w:w="3686" w:type="dxa"/>
            <w:shd w:val="clear" w:color="auto" w:fill="FBD4B4" w:themeFill="accent6" w:themeFillTint="66"/>
            <w:vAlign w:val="bottom"/>
          </w:tcPr>
          <w:p w14:paraId="51581CB5" w14:textId="77777777" w:rsidR="00BE4133" w:rsidRPr="00BD117A" w:rsidRDefault="00BE4133" w:rsidP="00E75676">
            <w:pPr>
              <w:rPr>
                <w:b/>
              </w:rPr>
            </w:pPr>
            <w:r w:rsidRPr="00BD117A">
              <w:rPr>
                <w:b/>
              </w:rPr>
              <w:t>Reguła</w:t>
            </w:r>
          </w:p>
        </w:tc>
        <w:tc>
          <w:tcPr>
            <w:tcW w:w="1413" w:type="dxa"/>
            <w:shd w:val="clear" w:color="auto" w:fill="FBD4B4" w:themeFill="accent6" w:themeFillTint="66"/>
            <w:vAlign w:val="bottom"/>
          </w:tcPr>
          <w:p w14:paraId="3C5237E0" w14:textId="77777777" w:rsidR="00BE4133" w:rsidRPr="00BD117A" w:rsidRDefault="00BE4133" w:rsidP="00E75676">
            <w:pPr>
              <w:rPr>
                <w:b/>
              </w:rPr>
            </w:pPr>
            <w:r w:rsidRPr="00BD117A">
              <w:rPr>
                <w:b/>
              </w:rPr>
              <w:t>Uwagi</w:t>
            </w:r>
          </w:p>
        </w:tc>
      </w:tr>
      <w:tr w:rsidR="009D3C89" w:rsidRPr="00BD117A" w14:paraId="516269C8" w14:textId="77777777" w:rsidTr="00E610F3">
        <w:tc>
          <w:tcPr>
            <w:tcW w:w="988" w:type="dxa"/>
            <w:shd w:val="clear" w:color="auto" w:fill="FDE9D9" w:themeFill="accent6" w:themeFillTint="33"/>
          </w:tcPr>
          <w:p w14:paraId="779A3689" w14:textId="77777777" w:rsidR="00BE4133" w:rsidRPr="00BD117A" w:rsidRDefault="00BE4133" w:rsidP="00E75676">
            <w:r w:rsidRPr="00BD117A">
              <w:t>RK001</w:t>
            </w:r>
          </w:p>
        </w:tc>
        <w:tc>
          <w:tcPr>
            <w:tcW w:w="1417" w:type="dxa"/>
          </w:tcPr>
          <w:p w14:paraId="722B290B" w14:textId="37701FD4" w:rsidR="00BE4133" w:rsidRPr="00BD117A" w:rsidRDefault="00BE4133" w:rsidP="00E75676">
            <w:r w:rsidRPr="00BD117A">
              <w:t xml:space="preserve">Produkt </w:t>
            </w:r>
            <w:r w:rsidR="00806ACA" w:rsidRPr="00BD117A">
              <w:t>Dopasowany</w:t>
            </w:r>
          </w:p>
        </w:tc>
        <w:tc>
          <w:tcPr>
            <w:tcW w:w="1559" w:type="dxa"/>
          </w:tcPr>
          <w:p w14:paraId="7CD26DD3" w14:textId="77777777" w:rsidR="00BE4133" w:rsidRPr="00BD117A" w:rsidRDefault="00BE4133" w:rsidP="00E75676">
            <w:r w:rsidRPr="00BD117A">
              <w:t>Cena sprzedaży brutto</w:t>
            </w:r>
          </w:p>
        </w:tc>
        <w:tc>
          <w:tcPr>
            <w:tcW w:w="3686" w:type="dxa"/>
          </w:tcPr>
          <w:p w14:paraId="2FCC27F9" w14:textId="6F1D903E" w:rsidR="00BE4133" w:rsidRPr="00BD117A" w:rsidRDefault="00BE4133" w:rsidP="00E75676">
            <w:r w:rsidRPr="00BD117A">
              <w:t xml:space="preserve"> [Produkt Przetargu].[Cena </w:t>
            </w:r>
            <w:r w:rsidR="00B860CF" w:rsidRPr="00BD117A">
              <w:t>sprzedaży</w:t>
            </w:r>
            <w:r w:rsidRPr="00BD117A">
              <w:t>] * (1 + [Produkt</w:t>
            </w:r>
            <w:r w:rsidR="007C1896" w:rsidRPr="00BD117A">
              <w:t xml:space="preserve"> </w:t>
            </w:r>
            <w:r w:rsidRPr="00BD117A">
              <w:t>Przetargu].[VAT])</w:t>
            </w:r>
          </w:p>
          <w:p w14:paraId="462639B9" w14:textId="77777777" w:rsidR="00BE4133" w:rsidRPr="00BD117A" w:rsidRDefault="00BE4133" w:rsidP="00E75676">
            <w:pPr>
              <w:rPr>
                <w:szCs w:val="20"/>
              </w:rPr>
            </w:pPr>
          </w:p>
        </w:tc>
        <w:tc>
          <w:tcPr>
            <w:tcW w:w="1413" w:type="dxa"/>
          </w:tcPr>
          <w:p w14:paraId="438145E0" w14:textId="21B78437" w:rsidR="00BE4133" w:rsidRPr="00BD117A" w:rsidRDefault="00803A5E" w:rsidP="000E541A">
            <w:r w:rsidRPr="00BD117A">
              <w:t>A</w:t>
            </w:r>
            <w:r w:rsidR="000E541A" w:rsidRPr="00BD117A">
              <w:t>V</w:t>
            </w:r>
            <w:r w:rsidRPr="00BD117A">
              <w:t xml:space="preserve"> w kalkulatorze</w:t>
            </w:r>
          </w:p>
        </w:tc>
      </w:tr>
      <w:tr w:rsidR="009D3C89" w:rsidRPr="00BD117A" w14:paraId="3A00339F" w14:textId="77777777" w:rsidTr="00E610F3">
        <w:tc>
          <w:tcPr>
            <w:tcW w:w="988" w:type="dxa"/>
            <w:shd w:val="clear" w:color="auto" w:fill="FDE9D9" w:themeFill="accent6" w:themeFillTint="33"/>
          </w:tcPr>
          <w:p w14:paraId="4780FB77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RK002</w:t>
            </w:r>
          </w:p>
        </w:tc>
        <w:tc>
          <w:tcPr>
            <w:tcW w:w="1417" w:type="dxa"/>
          </w:tcPr>
          <w:p w14:paraId="3A3BEDF4" w14:textId="05CA3B64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28248ECC" w14:textId="4FD8C2DE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 xml:space="preserve">Cena </w:t>
            </w:r>
            <w:r w:rsidR="00B860CF" w:rsidRPr="00BD117A">
              <w:rPr>
                <w:szCs w:val="20"/>
              </w:rPr>
              <w:t>sprzedaży</w:t>
            </w:r>
          </w:p>
        </w:tc>
        <w:tc>
          <w:tcPr>
            <w:tcW w:w="3686" w:type="dxa"/>
          </w:tcPr>
          <w:p w14:paraId="1D86E3D4" w14:textId="69D7DCE8" w:rsidR="00BE4133" w:rsidRPr="00BD117A" w:rsidRDefault="00BE4133" w:rsidP="00E75676">
            <w:r w:rsidRPr="00BD117A">
              <w:t>[Produkt Przetargu].[Cena zakupu po rabatach] * (1+ [Produkt Przetargu].[</w:t>
            </w:r>
            <w:r w:rsidR="005B3B8D" w:rsidRPr="00BD117A">
              <w:t>Narzut</w:t>
            </w:r>
            <w:r w:rsidRPr="00BD117A">
              <w:t xml:space="preserve"> %]) + [Produkt Przetargu].[Korekta </w:t>
            </w:r>
            <w:r w:rsidR="007A647B" w:rsidRPr="00BD117A">
              <w:t>narzutu</w:t>
            </w:r>
            <w:r w:rsidRPr="00BD117A">
              <w:t>]</w:t>
            </w:r>
          </w:p>
        </w:tc>
        <w:tc>
          <w:tcPr>
            <w:tcW w:w="1413" w:type="dxa"/>
          </w:tcPr>
          <w:p w14:paraId="5ADF0CF0" w14:textId="05E91479" w:rsidR="00BE4133" w:rsidRPr="00BD117A" w:rsidRDefault="007A2143" w:rsidP="000E541A">
            <w:pPr>
              <w:rPr>
                <w:szCs w:val="20"/>
              </w:rPr>
            </w:pPr>
            <w:r w:rsidRPr="00BD117A">
              <w:rPr>
                <w:szCs w:val="20"/>
              </w:rPr>
              <w:t>A</w:t>
            </w:r>
            <w:r w:rsidR="000E541A" w:rsidRPr="00BD117A">
              <w:rPr>
                <w:szCs w:val="20"/>
              </w:rPr>
              <w:t>T</w:t>
            </w:r>
            <w:r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42322B86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4C92BD6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RK003</w:t>
            </w:r>
          </w:p>
        </w:tc>
        <w:tc>
          <w:tcPr>
            <w:tcW w:w="1417" w:type="dxa"/>
          </w:tcPr>
          <w:p w14:paraId="24A378C0" w14:textId="72881C76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2E5C2695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Cena zakupu po rabatach</w:t>
            </w:r>
          </w:p>
        </w:tc>
        <w:tc>
          <w:tcPr>
            <w:tcW w:w="3686" w:type="dxa"/>
          </w:tcPr>
          <w:p w14:paraId="72CE1DF4" w14:textId="13D4174D" w:rsidR="00D64214" w:rsidRPr="00BD117A" w:rsidRDefault="00D64214" w:rsidP="00BD4B84">
            <w:r w:rsidRPr="00BD117A">
              <w:t>=JEŻELI( Czy producent MW i IR =0;JEŻELI( Specjalna cena zakupu =</w:t>
            </w:r>
            <w:r w:rsidR="00B26000" w:rsidRPr="00BD117A">
              <w:t>””</w:t>
            </w:r>
            <w:r w:rsidRPr="00BD117A">
              <w:t>;JEŻELI( Specjalna cena zakupu związana z podwyżką =</w:t>
            </w:r>
            <w:r w:rsidR="00B26000" w:rsidRPr="00BD117A">
              <w:t>””</w:t>
            </w:r>
            <w:r w:rsidRPr="00BD117A">
              <w:t xml:space="preserve">; Cena zakupu ZACZ </w:t>
            </w:r>
            <w:r w:rsidR="00B26000" w:rsidRPr="00BD117A">
              <w:t>–</w:t>
            </w:r>
            <w:r w:rsidRPr="00BD117A">
              <w:t xml:space="preserve"> Jednostkowa różnica między ceną specjalną a ceną ZACZ </w:t>
            </w:r>
            <w:r w:rsidR="00B26000" w:rsidRPr="00BD117A">
              <w:t>–</w:t>
            </w:r>
            <w:r w:rsidRPr="00BD117A">
              <w:t xml:space="preserve"> Jednostkowe korzyści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; Specjalna cena zakupu związana z podwyżką </w:t>
            </w:r>
            <w:r w:rsidR="00B26000" w:rsidRPr="00BD117A">
              <w:t>–</w:t>
            </w:r>
            <w:r w:rsidRPr="00BD117A">
              <w:t xml:space="preserve"> Jednostkowa różnica między ceną specjalną a ceną ZACZ </w:t>
            </w:r>
            <w:r w:rsidR="00B26000" w:rsidRPr="00BD117A">
              <w:t>–</w:t>
            </w:r>
            <w:bookmarkStart w:id="280" w:name="_Hlk93407653"/>
            <w:r w:rsidRPr="00BD117A">
              <w:t xml:space="preserve"> Jednostkowe korzyści </w:t>
            </w:r>
            <w:proofErr w:type="spellStart"/>
            <w:r w:rsidRPr="00BD117A">
              <w:t>pozafakturowe</w:t>
            </w:r>
            <w:bookmarkEnd w:id="280"/>
            <w:proofErr w:type="spellEnd"/>
            <w:r w:rsidRPr="00BD117A">
              <w:t xml:space="preserve"> ); Cena zakupu ZACZ </w:t>
            </w:r>
            <w:r w:rsidR="00B26000" w:rsidRPr="00BD117A">
              <w:t>–</w:t>
            </w:r>
            <w:bookmarkStart w:id="281" w:name="_Hlk93407821"/>
            <w:r w:rsidRPr="00BD117A">
              <w:t xml:space="preserve"> Jednostkowa różnica między ceną specjalną a ceną ZACZ</w:t>
            </w:r>
            <w:bookmarkEnd w:id="281"/>
            <w:r w:rsidRPr="00BD117A">
              <w:t xml:space="preserve"> );JEŻELI( Specjalna cena zakupu &lt;&gt;</w:t>
            </w:r>
            <w:r w:rsidR="00B26000" w:rsidRPr="00BD117A">
              <w:t>””</w:t>
            </w:r>
            <w:r w:rsidRPr="00BD117A">
              <w:t>; Specjalna cena zakupu ;JEŻELI(</w:t>
            </w:r>
            <w:bookmarkStart w:id="282" w:name="_Hlk93407805"/>
            <w:r w:rsidRPr="00BD117A">
              <w:t xml:space="preserve"> Specjalna cena zakupu związana z podwyżką</w:t>
            </w:r>
            <w:bookmarkEnd w:id="282"/>
            <w:r w:rsidRPr="00BD117A">
              <w:t xml:space="preserve"> =</w:t>
            </w:r>
            <w:r w:rsidR="00B26000" w:rsidRPr="00BD117A">
              <w:t>””</w:t>
            </w:r>
            <w:r w:rsidRPr="00BD117A">
              <w:t xml:space="preserve">; Cena zakupu dla MW i IR </w:t>
            </w:r>
            <w:r w:rsidR="00B26000" w:rsidRPr="00BD117A">
              <w:t>–</w:t>
            </w:r>
            <w:r w:rsidRPr="00BD117A">
              <w:t xml:space="preserve"> Jednostkowa różnica między ceną specjalną a ceną ZACZ </w:t>
            </w:r>
            <w:r w:rsidR="00B26000" w:rsidRPr="00BD117A">
              <w:t>–</w:t>
            </w:r>
            <w:r w:rsidRPr="00BD117A">
              <w:t xml:space="preserve"> Korzyści kontraktowe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*</w:t>
            </w:r>
            <w:bookmarkStart w:id="283" w:name="_Hlk93408098"/>
            <w:r w:rsidRPr="00BD117A">
              <w:t xml:space="preserve"> Cena zakupu dla MW i IR</w:t>
            </w:r>
            <w:bookmarkEnd w:id="283"/>
            <w:r w:rsidRPr="00BD117A">
              <w:t xml:space="preserve"> ; Specjalna cena zakupu związana z podwyżką </w:t>
            </w:r>
            <w:r w:rsidR="00B26000" w:rsidRPr="00BD117A">
              <w:t>–</w:t>
            </w:r>
            <w:r w:rsidRPr="00BD117A">
              <w:t xml:space="preserve"> Jednostkowa różnica między ceną specjalną a ceną ZACZ </w:t>
            </w:r>
            <w:r w:rsidR="00B26000" w:rsidRPr="00BD117A">
              <w:t>–</w:t>
            </w:r>
            <w:r w:rsidRPr="00BD117A">
              <w:t xml:space="preserve"> Jednostkowe korzyści </w:t>
            </w:r>
            <w:proofErr w:type="spellStart"/>
            <w:r w:rsidRPr="00BD117A">
              <w:t>pozafakturowe</w:t>
            </w:r>
            <w:proofErr w:type="spellEnd"/>
            <w:r w:rsidRPr="00BD117A">
              <w:t>)))</w:t>
            </w:r>
          </w:p>
          <w:p w14:paraId="2040EAE3" w14:textId="77777777" w:rsidR="00BE4133" w:rsidRPr="00BD117A" w:rsidRDefault="00BE4133" w:rsidP="00E75676">
            <w:pPr>
              <w:rPr>
                <w:szCs w:val="20"/>
              </w:rPr>
            </w:pPr>
          </w:p>
        </w:tc>
        <w:tc>
          <w:tcPr>
            <w:tcW w:w="1413" w:type="dxa"/>
          </w:tcPr>
          <w:p w14:paraId="757FC840" w14:textId="10D5DB01" w:rsidR="00BE4133" w:rsidRPr="00BD117A" w:rsidRDefault="00803A5E" w:rsidP="000E541A">
            <w:pPr>
              <w:rPr>
                <w:szCs w:val="20"/>
              </w:rPr>
            </w:pPr>
            <w:r w:rsidRPr="00BD117A">
              <w:rPr>
                <w:szCs w:val="20"/>
              </w:rPr>
              <w:t>A</w:t>
            </w:r>
            <w:r w:rsidR="000E541A" w:rsidRPr="00BD117A">
              <w:rPr>
                <w:szCs w:val="20"/>
              </w:rPr>
              <w:t>Q</w:t>
            </w:r>
            <w:r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30AA7E49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9BC794A" w14:textId="77777777" w:rsidR="00BE4133" w:rsidRPr="00BD117A" w:rsidRDefault="00BE4133" w:rsidP="00E75676">
            <w:r w:rsidRPr="00BD117A">
              <w:t>RK004</w:t>
            </w:r>
          </w:p>
        </w:tc>
        <w:tc>
          <w:tcPr>
            <w:tcW w:w="1417" w:type="dxa"/>
          </w:tcPr>
          <w:p w14:paraId="6E85DBE7" w14:textId="5088358F" w:rsidR="00BE4133" w:rsidRPr="00BD117A" w:rsidRDefault="00BE4133" w:rsidP="00E75676">
            <w:r w:rsidRPr="00BD117A"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20522CD3" w14:textId="77777777" w:rsidR="00BE4133" w:rsidRPr="00BD117A" w:rsidRDefault="00BE4133" w:rsidP="00E75676">
            <w:r w:rsidRPr="00BD117A">
              <w:t>Sprzedaż budżetowa</w:t>
            </w:r>
          </w:p>
        </w:tc>
        <w:tc>
          <w:tcPr>
            <w:tcW w:w="3686" w:type="dxa"/>
          </w:tcPr>
          <w:p w14:paraId="0B8E5088" w14:textId="77777777" w:rsidR="00BE4133" w:rsidRPr="00BD117A" w:rsidRDefault="00BE4133" w:rsidP="00E75676">
            <w:r w:rsidRPr="00BD117A">
              <w:t>[Produkt Przetargu].[Cena przetargowa] * [Produkt Przetargu].[Liczba opakowań/sztuk]</w:t>
            </w:r>
          </w:p>
        </w:tc>
        <w:tc>
          <w:tcPr>
            <w:tcW w:w="1413" w:type="dxa"/>
          </w:tcPr>
          <w:p w14:paraId="6DB41585" w14:textId="147935E8" w:rsidR="00BE4133" w:rsidRPr="00BD117A" w:rsidRDefault="0079501D" w:rsidP="006139D8">
            <w:pPr>
              <w:rPr>
                <w:szCs w:val="20"/>
              </w:rPr>
            </w:pPr>
            <w:r w:rsidRPr="00BD117A">
              <w:rPr>
                <w:szCs w:val="20"/>
              </w:rPr>
              <w:t>A</w:t>
            </w:r>
            <w:r w:rsidR="006139D8" w:rsidRPr="00BD117A">
              <w:rPr>
                <w:szCs w:val="20"/>
              </w:rPr>
              <w:t>W</w:t>
            </w:r>
            <w:r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086CEA9D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7BB90D0" w14:textId="77777777" w:rsidR="00BE4133" w:rsidRPr="00BD117A" w:rsidRDefault="00BE4133" w:rsidP="00E75676">
            <w:r w:rsidRPr="00BD117A">
              <w:t>RK005</w:t>
            </w:r>
          </w:p>
        </w:tc>
        <w:tc>
          <w:tcPr>
            <w:tcW w:w="1417" w:type="dxa"/>
          </w:tcPr>
          <w:p w14:paraId="11AF2A52" w14:textId="63411349" w:rsidR="00BE4133" w:rsidRPr="00BD117A" w:rsidRDefault="00BE4133" w:rsidP="00E75676">
            <w:r w:rsidRPr="00BD117A"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07F74C75" w14:textId="77777777" w:rsidR="00BE4133" w:rsidRPr="00BD117A" w:rsidRDefault="00BE4133" w:rsidP="00E75676">
            <w:r w:rsidRPr="00BD117A">
              <w:t>Jednostkowa różnica między ceną specjalną a ceną zakupu</w:t>
            </w:r>
          </w:p>
        </w:tc>
        <w:tc>
          <w:tcPr>
            <w:tcW w:w="3686" w:type="dxa"/>
          </w:tcPr>
          <w:p w14:paraId="353CCE9D" w14:textId="551344E2" w:rsidR="00BE4133" w:rsidRPr="00BD117A" w:rsidRDefault="021009BD" w:rsidP="00E75676">
            <w:r w:rsidRPr="00BD117A">
              <w:t>JEŻELI [Produkt Przetargu].[Cena specjalna zakupu] NIE ZAWIERA DANYCH, TO =0</w:t>
            </w:r>
          </w:p>
          <w:p w14:paraId="78CF3A05" w14:textId="4504CD68" w:rsidR="00BE4133" w:rsidRPr="00BD117A" w:rsidRDefault="021009BD" w:rsidP="00E75676">
            <w:r w:rsidRPr="00BD117A">
              <w:t xml:space="preserve">JEŻELI [Produkt Przetargu].[Cena specjalna zakupu] ZAWIERA DANE ORAZ [Produkt Przetargu].[Producent MW i IR] = NIE, TO </w:t>
            </w:r>
          </w:p>
          <w:p w14:paraId="40F1BB9E" w14:textId="48C96241" w:rsidR="00BE4133" w:rsidRPr="00BD117A" w:rsidRDefault="021009BD" w:rsidP="00E75676">
            <w:r w:rsidRPr="00BD117A">
              <w:t xml:space="preserve">[Produkt Przetargu].[Cena zakupu ZACH] </w:t>
            </w:r>
            <w:r w:rsidR="33D91438" w:rsidRPr="00BD117A">
              <w:t>-</w:t>
            </w:r>
            <w:r w:rsidRPr="00BD117A">
              <w:t xml:space="preserve"> [Produkt Przetargu].[Cena specjalna zakupu]</w:t>
            </w:r>
          </w:p>
          <w:p w14:paraId="14B76229" w14:textId="2AFB844E" w:rsidR="00BE4133" w:rsidRPr="00BD117A" w:rsidRDefault="021009BD" w:rsidP="00E75676">
            <w:r w:rsidRPr="00BD117A">
              <w:t xml:space="preserve">JEŻELI [Produkt Przetargu].[Cena specjalna zakupu] ZAWIERA DANE </w:t>
            </w:r>
            <w:r w:rsidRPr="00BD117A">
              <w:lastRenderedPageBreak/>
              <w:t xml:space="preserve">ORAZ [Produkt Przetargu].[Producent MW i IR] = TAK, TO </w:t>
            </w:r>
          </w:p>
          <w:p w14:paraId="5A3D767D" w14:textId="5D7A9BD4" w:rsidR="00BE4133" w:rsidRPr="00BD117A" w:rsidRDefault="021009BD" w:rsidP="00E75676">
            <w:r w:rsidRPr="00BD117A">
              <w:t xml:space="preserve">[Produkt Przetargu].[Cena zakupu dla MW i IR] </w:t>
            </w:r>
            <w:r w:rsidR="33D91438" w:rsidRPr="00BD117A">
              <w:t>-</w:t>
            </w:r>
            <w:r w:rsidRPr="00BD117A">
              <w:t xml:space="preserve"> [Produkt Przetargu].[Cena specjalna zakupu]</w:t>
            </w:r>
          </w:p>
          <w:p w14:paraId="02F79113" w14:textId="77777777" w:rsidR="00BE4133" w:rsidRPr="00BD117A" w:rsidRDefault="00BE4133" w:rsidP="00E75676">
            <w:pPr>
              <w:rPr>
                <w:szCs w:val="20"/>
              </w:rPr>
            </w:pPr>
          </w:p>
        </w:tc>
        <w:tc>
          <w:tcPr>
            <w:tcW w:w="1413" w:type="dxa"/>
          </w:tcPr>
          <w:p w14:paraId="6E853C73" w14:textId="4045DA75" w:rsidR="00BE4133" w:rsidRPr="00BD117A" w:rsidRDefault="00542836" w:rsidP="006139D8">
            <w:pPr>
              <w:rPr>
                <w:szCs w:val="20"/>
              </w:rPr>
            </w:pPr>
            <w:r w:rsidRPr="00BD117A">
              <w:rPr>
                <w:szCs w:val="20"/>
              </w:rPr>
              <w:lastRenderedPageBreak/>
              <w:t>A</w:t>
            </w:r>
            <w:r w:rsidR="006139D8" w:rsidRPr="00BD117A">
              <w:rPr>
                <w:szCs w:val="20"/>
              </w:rPr>
              <w:t>O</w:t>
            </w:r>
            <w:r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44A4689B" w14:textId="77777777" w:rsidTr="00E610F3">
        <w:tc>
          <w:tcPr>
            <w:tcW w:w="988" w:type="dxa"/>
            <w:shd w:val="clear" w:color="auto" w:fill="FDE9D9" w:themeFill="accent6" w:themeFillTint="33"/>
          </w:tcPr>
          <w:p w14:paraId="5571438E" w14:textId="77777777" w:rsidR="00BE4133" w:rsidRPr="00BD117A" w:rsidRDefault="00BE4133" w:rsidP="00E75676">
            <w:r w:rsidRPr="00BD117A">
              <w:t>RK006</w:t>
            </w:r>
          </w:p>
        </w:tc>
        <w:tc>
          <w:tcPr>
            <w:tcW w:w="1417" w:type="dxa"/>
          </w:tcPr>
          <w:p w14:paraId="7539731A" w14:textId="22133A00" w:rsidR="00BE4133" w:rsidRPr="00BD117A" w:rsidRDefault="00BE4133" w:rsidP="00E75676">
            <w:r w:rsidRPr="00BD117A"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3801A874" w14:textId="77777777" w:rsidR="00BE4133" w:rsidRPr="00BD117A" w:rsidRDefault="00BE4133" w:rsidP="00E75676">
            <w:r w:rsidRPr="00BD117A">
              <w:t xml:space="preserve">Jednostkowe korzyści </w:t>
            </w:r>
            <w:proofErr w:type="spellStart"/>
            <w:r w:rsidRPr="00BD117A">
              <w:t>pozafakturowe</w:t>
            </w:r>
            <w:proofErr w:type="spellEnd"/>
          </w:p>
        </w:tc>
        <w:tc>
          <w:tcPr>
            <w:tcW w:w="3686" w:type="dxa"/>
          </w:tcPr>
          <w:p w14:paraId="32A8354B" w14:textId="456F88B7" w:rsidR="00BE4133" w:rsidRPr="00BD117A" w:rsidRDefault="021009BD" w:rsidP="00E75676">
            <w:r w:rsidRPr="00BD117A">
              <w:t xml:space="preserve">JEŻELI [Produkt Przetargu].[Cena specjalna zakupu związana z podwyżką] NIE ZAWIERA DANYCH, TO </w:t>
            </w:r>
          </w:p>
          <w:p w14:paraId="7A115F33" w14:textId="77777777" w:rsidR="00BE4133" w:rsidRPr="00BD117A" w:rsidRDefault="00BE4133" w:rsidP="00E75676">
            <w:r w:rsidRPr="00BD117A">
              <w:t xml:space="preserve">[Produkt Przetargu].[Korzyści kontraktowe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% do ZACH] * [Cena katalogowa ZACH]</w:t>
            </w:r>
          </w:p>
          <w:p w14:paraId="077E2962" w14:textId="77777777" w:rsidR="00BE4133" w:rsidRPr="00BD117A" w:rsidRDefault="00BE4133" w:rsidP="00E75676">
            <w:r w:rsidRPr="00BD117A">
              <w:t>JEŻELI [Produkt Przetargu].[Cena specjalna związana z podwyżką] ZAWIERA DANE, TO</w:t>
            </w:r>
          </w:p>
          <w:p w14:paraId="0E063FD7" w14:textId="5151269D" w:rsidR="00BE4133" w:rsidRPr="00BD117A" w:rsidRDefault="00BE4133" w:rsidP="00E75676">
            <w:r w:rsidRPr="00BD117A">
              <w:t xml:space="preserve">[Produkt Przetargu].[Korzyści kontraktowe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% do ZACH] * [Produkt Przetargu].[Cena specjalna związana z podwyżką] * [Produkt P</w:t>
            </w:r>
            <w:r w:rsidR="00E23A01" w:rsidRPr="00BD117A">
              <w:t>r</w:t>
            </w:r>
            <w:r w:rsidRPr="00BD117A">
              <w:t>zetargu].[Cena katalogowa ZACH] / [Produkt Przetargu].[Cena zakupu ZACZ]</w:t>
            </w:r>
          </w:p>
        </w:tc>
        <w:tc>
          <w:tcPr>
            <w:tcW w:w="1413" w:type="dxa"/>
          </w:tcPr>
          <w:p w14:paraId="20CBC72A" w14:textId="0E278405" w:rsidR="00BE4133" w:rsidRPr="00BD117A" w:rsidRDefault="00581123" w:rsidP="00FC6C2C">
            <w:pPr>
              <w:rPr>
                <w:szCs w:val="20"/>
              </w:rPr>
            </w:pPr>
            <w:r w:rsidRPr="00BD117A">
              <w:rPr>
                <w:szCs w:val="20"/>
              </w:rPr>
              <w:t>A</w:t>
            </w:r>
            <w:r w:rsidR="00FC6C2C" w:rsidRPr="00BD117A">
              <w:rPr>
                <w:szCs w:val="20"/>
              </w:rPr>
              <w:t>P</w:t>
            </w:r>
            <w:r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13248B72" w14:textId="77777777" w:rsidTr="00E610F3">
        <w:tc>
          <w:tcPr>
            <w:tcW w:w="988" w:type="dxa"/>
            <w:shd w:val="clear" w:color="auto" w:fill="FDE9D9" w:themeFill="accent6" w:themeFillTint="33"/>
          </w:tcPr>
          <w:p w14:paraId="724DCDAF" w14:textId="77777777" w:rsidR="00BE4133" w:rsidRPr="00BD117A" w:rsidRDefault="00BE4133" w:rsidP="00E75676">
            <w:r w:rsidRPr="00BD117A">
              <w:t>RK007</w:t>
            </w:r>
          </w:p>
        </w:tc>
        <w:tc>
          <w:tcPr>
            <w:tcW w:w="1417" w:type="dxa"/>
          </w:tcPr>
          <w:p w14:paraId="2DD8A870" w14:textId="0BD3B881" w:rsidR="00BE4133" w:rsidRPr="00BD117A" w:rsidRDefault="00BE4133" w:rsidP="00E75676">
            <w:r w:rsidRPr="00BD117A"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6BC29FE2" w14:textId="36990719" w:rsidR="00BE4133" w:rsidRPr="00BD117A" w:rsidRDefault="021009BD" w:rsidP="00E75676">
            <w:r w:rsidRPr="00BD117A">
              <w:t>Szacowana cena zakupu po podwyżce (ZACZ)</w:t>
            </w:r>
          </w:p>
        </w:tc>
        <w:tc>
          <w:tcPr>
            <w:tcW w:w="3686" w:type="dxa"/>
          </w:tcPr>
          <w:p w14:paraId="247CA115" w14:textId="77777777" w:rsidR="00BE4133" w:rsidRPr="00BD117A" w:rsidRDefault="00BE4133" w:rsidP="00E75676">
            <w:r w:rsidRPr="00BD117A">
              <w:t>([Produkt Przetargu].[Cena zakupu ZACZ] / [Produkt Przetargu].[Cena katalogowa ZACH]) * [Produkt Przetargu].[Cena katalogowa po podwyżce]</w:t>
            </w:r>
          </w:p>
        </w:tc>
        <w:tc>
          <w:tcPr>
            <w:tcW w:w="1413" w:type="dxa"/>
          </w:tcPr>
          <w:p w14:paraId="5C3C5F65" w14:textId="7DC3CC09" w:rsidR="00BE4133" w:rsidRPr="00BD117A" w:rsidRDefault="00724B43" w:rsidP="00FC6C2C">
            <w:pPr>
              <w:rPr>
                <w:szCs w:val="20"/>
              </w:rPr>
            </w:pPr>
            <w:r w:rsidRPr="00BD117A">
              <w:rPr>
                <w:szCs w:val="20"/>
              </w:rPr>
              <w:t>A</w:t>
            </w:r>
            <w:r w:rsidR="00FC6C2C" w:rsidRPr="00BD117A">
              <w:rPr>
                <w:szCs w:val="20"/>
              </w:rPr>
              <w:t>L</w:t>
            </w:r>
            <w:r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610559AC" w14:textId="77777777" w:rsidTr="00E610F3">
        <w:tc>
          <w:tcPr>
            <w:tcW w:w="988" w:type="dxa"/>
            <w:shd w:val="clear" w:color="auto" w:fill="FDE9D9" w:themeFill="accent6" w:themeFillTint="33"/>
          </w:tcPr>
          <w:p w14:paraId="7C066183" w14:textId="77777777" w:rsidR="00BE4133" w:rsidRPr="00BD117A" w:rsidRDefault="00BE4133" w:rsidP="00E75676">
            <w:r w:rsidRPr="00BD117A">
              <w:t>RK008</w:t>
            </w:r>
          </w:p>
        </w:tc>
        <w:tc>
          <w:tcPr>
            <w:tcW w:w="1417" w:type="dxa"/>
          </w:tcPr>
          <w:p w14:paraId="1BD7DB46" w14:textId="14DB33FB" w:rsidR="00BE4133" w:rsidRPr="00BD117A" w:rsidRDefault="00BE4133" w:rsidP="00E75676">
            <w:r w:rsidRPr="00BD117A"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4303C97F" w14:textId="77777777" w:rsidR="00BE4133" w:rsidRPr="00BD117A" w:rsidRDefault="00BE4133" w:rsidP="00E75676">
            <w:r w:rsidRPr="00BD117A">
              <w:t>Koszt własny ZACH</w:t>
            </w:r>
          </w:p>
        </w:tc>
        <w:tc>
          <w:tcPr>
            <w:tcW w:w="3686" w:type="dxa"/>
          </w:tcPr>
          <w:p w14:paraId="0355E867" w14:textId="77777777" w:rsidR="00BE4133" w:rsidRPr="00BD117A" w:rsidRDefault="00BE4133" w:rsidP="00E75676">
            <w:r w:rsidRPr="00BD117A">
              <w:t xml:space="preserve">JEŻELI [Produkt Przetargu].[Producent MW i IR] = NIE, TO </w:t>
            </w:r>
          </w:p>
          <w:p w14:paraId="11C1740A" w14:textId="77777777" w:rsidR="00BE4133" w:rsidRPr="00BD117A" w:rsidRDefault="00BE4133" w:rsidP="00E75676">
            <w:r w:rsidRPr="00BD117A">
              <w:t>- [Produkt Przetargu].[Cena katalogowa ZACH] * [Produkt Przetargu].[Liczba opakowań/sztuk]</w:t>
            </w:r>
          </w:p>
          <w:p w14:paraId="458D5516" w14:textId="12E32984" w:rsidR="00BE4133" w:rsidRPr="00BD117A" w:rsidRDefault="005A3D69" w:rsidP="00E75676">
            <w:pPr>
              <w:rPr>
                <w:szCs w:val="20"/>
              </w:rPr>
            </w:pPr>
            <w:r w:rsidRPr="00BD117A">
              <w:t>J</w:t>
            </w:r>
            <w:r w:rsidR="00BE4133" w:rsidRPr="00BD117A">
              <w:t>EŻELI [Produkt Przetargu].[Producent MW i IR] = TAK, TO</w:t>
            </w:r>
          </w:p>
          <w:p w14:paraId="5A060256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- [Produkt Przetargu].[Cena zakupu dla MW i IR] * [Produkt Przetargu].[Liczba opakowań/sztuk]</w:t>
            </w:r>
          </w:p>
        </w:tc>
        <w:tc>
          <w:tcPr>
            <w:tcW w:w="1413" w:type="dxa"/>
          </w:tcPr>
          <w:p w14:paraId="339472D0" w14:textId="799B72F9" w:rsidR="00BE4133" w:rsidRPr="00BD117A" w:rsidRDefault="005A3D69" w:rsidP="00766C34">
            <w:pPr>
              <w:rPr>
                <w:szCs w:val="20"/>
              </w:rPr>
            </w:pPr>
            <w:r w:rsidRPr="00BD117A">
              <w:rPr>
                <w:szCs w:val="20"/>
              </w:rPr>
              <w:t>A</w:t>
            </w:r>
            <w:r w:rsidR="00766C34" w:rsidRPr="00BD117A">
              <w:rPr>
                <w:szCs w:val="20"/>
              </w:rPr>
              <w:t>X</w:t>
            </w:r>
            <w:r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6E9A4019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54DF999" w14:textId="77777777" w:rsidR="00BE4133" w:rsidRPr="00BD117A" w:rsidRDefault="00BE4133" w:rsidP="00E75676">
            <w:r w:rsidRPr="00BD117A">
              <w:t>RK009</w:t>
            </w:r>
          </w:p>
        </w:tc>
        <w:tc>
          <w:tcPr>
            <w:tcW w:w="1417" w:type="dxa"/>
          </w:tcPr>
          <w:p w14:paraId="3B6D1B74" w14:textId="38F7BE92" w:rsidR="00BE4133" w:rsidRPr="00BD117A" w:rsidRDefault="00BE4133" w:rsidP="00E75676">
            <w:r w:rsidRPr="00BD117A"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63C305CF" w14:textId="2335DA3C" w:rsidR="00BE4133" w:rsidRPr="00BD117A" w:rsidRDefault="021009BD" w:rsidP="00E75676">
            <w:r w:rsidRPr="00BD117A">
              <w:t>Korekty marży + kontrakt fakturowy</w:t>
            </w:r>
          </w:p>
        </w:tc>
        <w:tc>
          <w:tcPr>
            <w:tcW w:w="3686" w:type="dxa"/>
          </w:tcPr>
          <w:p w14:paraId="4BC2B9C7" w14:textId="77777777" w:rsidR="00BE4133" w:rsidRPr="00BD117A" w:rsidRDefault="00BE4133" w:rsidP="00E75676">
            <w:r w:rsidRPr="00BD117A">
              <w:t>JEŻELI [Produkt Przetargu].[Cena specjalna związana z podwyżką] NIE ZAWIERA DANYCH, TO</w:t>
            </w:r>
          </w:p>
          <w:p w14:paraId="085DF07F" w14:textId="589EC92C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 xml:space="preserve">([Produkt Przetargu].[Jednostkowa różnica między ceną specjalną a ceną zakupu] + [Produkt Przetargu].[Cena katalogowa ZACH] </w:t>
            </w:r>
            <w:r w:rsidR="009F41B8" w:rsidRPr="00BD117A">
              <w:rPr>
                <w:szCs w:val="20"/>
              </w:rPr>
              <w:t>-</w:t>
            </w:r>
            <w:r w:rsidRPr="00BD117A">
              <w:rPr>
                <w:szCs w:val="20"/>
              </w:rPr>
              <w:t xml:space="preserve"> [Produkt Przetargu].[Cena zakupu ZACZ]) * [Produkt Przetargu].[Liczba opakowań/sztuk]</w:t>
            </w:r>
          </w:p>
          <w:p w14:paraId="16DFEC84" w14:textId="77777777" w:rsidR="00BE4133" w:rsidRPr="00BD117A" w:rsidRDefault="00BE4133" w:rsidP="00E75676">
            <w:r w:rsidRPr="00BD117A">
              <w:lastRenderedPageBreak/>
              <w:t>JEŻELI [Produkt Przetargu].[Cena specjalna związana z podwyżką] ZAWIERA DANE, TO</w:t>
            </w:r>
          </w:p>
          <w:p w14:paraId="27813628" w14:textId="1D8E663C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 xml:space="preserve">([Produkt Przetargu].[Jednostkowa różnica między ceną specjalną a ceną zakupu] + [Produkt Przetargu].[Cena specjalna związana z podwyżką] + [Produkt Przetargu].[Cena katalogowa ZACH] / [Produkt Przetargu].[Cena zakupu ZACZ] </w:t>
            </w:r>
            <w:r w:rsidR="009F41B8" w:rsidRPr="00BD117A">
              <w:rPr>
                <w:szCs w:val="20"/>
              </w:rPr>
              <w:t>-</w:t>
            </w:r>
            <w:r w:rsidRPr="00BD117A">
              <w:rPr>
                <w:szCs w:val="20"/>
              </w:rPr>
              <w:t xml:space="preserve"> [Produkt Przetargu].[Cena specjalna związana z podwyżką]) * [Produkt Przetargu].[Liczba opakowań/sztuk]</w:t>
            </w:r>
          </w:p>
        </w:tc>
        <w:tc>
          <w:tcPr>
            <w:tcW w:w="1413" w:type="dxa"/>
          </w:tcPr>
          <w:p w14:paraId="23076AD5" w14:textId="11E66BA6" w:rsidR="00BE4133" w:rsidRPr="00BD117A" w:rsidRDefault="005A3D69" w:rsidP="00766C34">
            <w:pPr>
              <w:rPr>
                <w:szCs w:val="20"/>
              </w:rPr>
            </w:pPr>
            <w:r w:rsidRPr="00BD117A">
              <w:rPr>
                <w:szCs w:val="20"/>
              </w:rPr>
              <w:lastRenderedPageBreak/>
              <w:t>A</w:t>
            </w:r>
            <w:r w:rsidR="00766C34" w:rsidRPr="00BD117A">
              <w:rPr>
                <w:szCs w:val="20"/>
              </w:rPr>
              <w:t>Y</w:t>
            </w:r>
            <w:r w:rsidRPr="00BD117A">
              <w:rPr>
                <w:szCs w:val="20"/>
              </w:rPr>
              <w:t xml:space="preserve"> w kalkulatorze</w:t>
            </w:r>
            <w:r w:rsidR="00801FEC" w:rsidRPr="00BD117A">
              <w:rPr>
                <w:szCs w:val="20"/>
              </w:rPr>
              <w:t>,</w:t>
            </w:r>
            <w:r w:rsidR="00801FEC" w:rsidRPr="00BD117A">
              <w:t xml:space="preserve"> do </w:t>
            </w:r>
            <w:r w:rsidR="00801FEC" w:rsidRPr="00BD117A">
              <w:rPr>
                <w:rStyle w:val="normaltextrun"/>
                <w:color w:val="000000"/>
                <w:szCs w:val="20"/>
                <w:bdr w:val="none" w:sz="0" w:space="0" w:color="auto" w:frame="1"/>
              </w:rPr>
              <w:t>RK0</w:t>
            </w:r>
            <w:r w:rsidR="00FC7DBE" w:rsidRPr="00BD117A">
              <w:rPr>
                <w:rStyle w:val="normaltextrun"/>
                <w:color w:val="000000"/>
                <w:szCs w:val="20"/>
                <w:bdr w:val="none" w:sz="0" w:space="0" w:color="auto" w:frame="1"/>
              </w:rPr>
              <w:t>28</w:t>
            </w:r>
          </w:p>
        </w:tc>
      </w:tr>
      <w:tr w:rsidR="009D3C89" w:rsidRPr="00BD117A" w14:paraId="4CC70569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E99ED4E" w14:textId="77777777" w:rsidR="00BE4133" w:rsidRPr="00BD117A" w:rsidRDefault="00BE4133" w:rsidP="00E75676">
            <w:r w:rsidRPr="00BD117A">
              <w:t>RK010</w:t>
            </w:r>
          </w:p>
        </w:tc>
        <w:tc>
          <w:tcPr>
            <w:tcW w:w="1417" w:type="dxa"/>
          </w:tcPr>
          <w:p w14:paraId="6231844E" w14:textId="03269E6C" w:rsidR="00BE4133" w:rsidRPr="00BD117A" w:rsidRDefault="00BE4133" w:rsidP="00E75676">
            <w:r w:rsidRPr="00BD117A"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20AD7C4E" w14:textId="77777777" w:rsidR="00BE4133" w:rsidRPr="00BD117A" w:rsidRDefault="00BE4133" w:rsidP="00E75676">
            <w:r w:rsidRPr="00BD117A">
              <w:t>Marża urzędowo-umowna</w:t>
            </w:r>
          </w:p>
        </w:tc>
        <w:tc>
          <w:tcPr>
            <w:tcW w:w="3686" w:type="dxa"/>
          </w:tcPr>
          <w:p w14:paraId="3A867941" w14:textId="77777777" w:rsidR="00BE4133" w:rsidRPr="00BD117A" w:rsidRDefault="00BE4133" w:rsidP="00E75676">
            <w:r w:rsidRPr="00BD117A">
              <w:t>[Produkt Przetargu].[Sprzedaż budżetowa] + [Produkt Przetargu].[Koszt własny ZACH] + [Produkt Przetargu].[Korekta marży i kontrakt fakturowy]</w:t>
            </w:r>
          </w:p>
        </w:tc>
        <w:tc>
          <w:tcPr>
            <w:tcW w:w="1413" w:type="dxa"/>
          </w:tcPr>
          <w:p w14:paraId="53E67FF0" w14:textId="3DC94A98" w:rsidR="00BE4133" w:rsidRPr="00BD117A" w:rsidRDefault="007037F2" w:rsidP="00766C34">
            <w:pPr>
              <w:rPr>
                <w:szCs w:val="20"/>
              </w:rPr>
            </w:pPr>
            <w:r w:rsidRPr="00BD117A">
              <w:rPr>
                <w:szCs w:val="20"/>
              </w:rPr>
              <w:t>A</w:t>
            </w:r>
            <w:r w:rsidR="00766C34" w:rsidRPr="00BD117A">
              <w:rPr>
                <w:szCs w:val="20"/>
              </w:rPr>
              <w:t>Z</w:t>
            </w:r>
            <w:r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37F7B0C4" w14:textId="77777777" w:rsidTr="00E610F3">
        <w:tc>
          <w:tcPr>
            <w:tcW w:w="988" w:type="dxa"/>
            <w:shd w:val="clear" w:color="auto" w:fill="FDE9D9" w:themeFill="accent6" w:themeFillTint="33"/>
          </w:tcPr>
          <w:p w14:paraId="0A276437" w14:textId="77777777" w:rsidR="00BE4133" w:rsidRPr="00BD117A" w:rsidRDefault="00BE4133" w:rsidP="00E75676">
            <w:r w:rsidRPr="00BD117A">
              <w:t>RK011</w:t>
            </w:r>
          </w:p>
        </w:tc>
        <w:tc>
          <w:tcPr>
            <w:tcW w:w="1417" w:type="dxa"/>
          </w:tcPr>
          <w:p w14:paraId="243C4801" w14:textId="1B58693C" w:rsidR="00BE4133" w:rsidRPr="00BD117A" w:rsidRDefault="00BE4133" w:rsidP="00E75676">
            <w:r w:rsidRPr="00BD117A"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37A326C8" w14:textId="77777777" w:rsidR="00BE4133" w:rsidRPr="00BD117A" w:rsidRDefault="00BE4133" w:rsidP="00E75676">
            <w:r w:rsidRPr="00BD117A">
              <w:t>Marża urzędowo-umowna %</w:t>
            </w:r>
          </w:p>
        </w:tc>
        <w:tc>
          <w:tcPr>
            <w:tcW w:w="3686" w:type="dxa"/>
          </w:tcPr>
          <w:p w14:paraId="09138706" w14:textId="77777777" w:rsidR="00BE4133" w:rsidRPr="00BD117A" w:rsidRDefault="00BE4133" w:rsidP="00E75676">
            <w:r w:rsidRPr="00BD117A">
              <w:t>[Produkt Przetargu].[Marża urzędowo-umowna] / [Produkt Przetargu].[Sprzedaż budżetowa]</w:t>
            </w:r>
          </w:p>
        </w:tc>
        <w:tc>
          <w:tcPr>
            <w:tcW w:w="1413" w:type="dxa"/>
          </w:tcPr>
          <w:p w14:paraId="4D2FA5C7" w14:textId="5BE885E8" w:rsidR="00BE4133" w:rsidRPr="00BD117A" w:rsidRDefault="00766C34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BA</w:t>
            </w:r>
            <w:r w:rsidR="00CD7E44"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0493A90A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4451124" w14:textId="77777777" w:rsidR="00BE4133" w:rsidRPr="00BD117A" w:rsidRDefault="00BE4133" w:rsidP="00E75676">
            <w:r w:rsidRPr="00BD117A">
              <w:t>RK012</w:t>
            </w:r>
          </w:p>
        </w:tc>
        <w:tc>
          <w:tcPr>
            <w:tcW w:w="1417" w:type="dxa"/>
          </w:tcPr>
          <w:p w14:paraId="58AF65EC" w14:textId="41A670A6" w:rsidR="00BE4133" w:rsidRPr="00BD117A" w:rsidRDefault="00BE4133" w:rsidP="00E75676">
            <w:r w:rsidRPr="00BD117A"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5BE5F263" w14:textId="77777777" w:rsidR="00BE4133" w:rsidRPr="00BD117A" w:rsidRDefault="00BE4133" w:rsidP="00E75676">
            <w:r w:rsidRPr="00BD117A">
              <w:t>Marża brutto</w:t>
            </w:r>
          </w:p>
        </w:tc>
        <w:tc>
          <w:tcPr>
            <w:tcW w:w="3686" w:type="dxa"/>
          </w:tcPr>
          <w:p w14:paraId="1F90B023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t>[Produkt Przetargu].[Zysk maksymalny] + [Produkt Przetargu].[Koszty terminu podstawowego] + [Produkt Przetargu].[Koszty terminu opóźnień] + [Produkt Przetargu].[Przychody odsetkowe]</w:t>
            </w:r>
          </w:p>
        </w:tc>
        <w:tc>
          <w:tcPr>
            <w:tcW w:w="1413" w:type="dxa"/>
          </w:tcPr>
          <w:p w14:paraId="0CC1DEF9" w14:textId="03BD68CA" w:rsidR="00BE4133" w:rsidRPr="00BD117A" w:rsidRDefault="00B1242C" w:rsidP="00766C34">
            <w:pPr>
              <w:rPr>
                <w:szCs w:val="20"/>
              </w:rPr>
            </w:pPr>
            <w:r w:rsidRPr="00BD117A">
              <w:rPr>
                <w:szCs w:val="20"/>
              </w:rPr>
              <w:t>B</w:t>
            </w:r>
            <w:r w:rsidR="00766C34" w:rsidRPr="00BD117A">
              <w:rPr>
                <w:szCs w:val="20"/>
              </w:rPr>
              <w:t>B</w:t>
            </w:r>
            <w:r w:rsidRPr="00BD117A">
              <w:rPr>
                <w:szCs w:val="20"/>
              </w:rPr>
              <w:t xml:space="preserve"> w</w:t>
            </w:r>
            <w:r w:rsidR="003350E0" w:rsidRPr="00BD117A">
              <w:rPr>
                <w:szCs w:val="20"/>
              </w:rPr>
              <w:t xml:space="preserve"> Kalkulatorze w arkuszu </w:t>
            </w:r>
            <w:r w:rsidR="0021641B" w:rsidRPr="00BD117A">
              <w:rPr>
                <w:szCs w:val="20"/>
              </w:rPr>
              <w:t xml:space="preserve">Kalkulator, </w:t>
            </w:r>
            <w:r w:rsidR="00D61D61" w:rsidRPr="00BD117A">
              <w:rPr>
                <w:szCs w:val="20"/>
              </w:rPr>
              <w:t>alternatywna kalkulacja w arkuszu Podsumowanie</w:t>
            </w:r>
          </w:p>
        </w:tc>
      </w:tr>
      <w:tr w:rsidR="009D3C89" w:rsidRPr="00BD117A" w14:paraId="1082CEBC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FC8890D" w14:textId="77777777" w:rsidR="00BE4133" w:rsidRPr="00BD117A" w:rsidRDefault="00BE4133" w:rsidP="00E75676">
            <w:r w:rsidRPr="00BD117A">
              <w:t>RK013</w:t>
            </w:r>
          </w:p>
        </w:tc>
        <w:tc>
          <w:tcPr>
            <w:tcW w:w="1417" w:type="dxa"/>
          </w:tcPr>
          <w:p w14:paraId="3B3E75D7" w14:textId="0FCC0794" w:rsidR="00BE4133" w:rsidRPr="00BD117A" w:rsidRDefault="00BE4133" w:rsidP="00E75676">
            <w:r w:rsidRPr="00BD117A"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663B82D5" w14:textId="77777777" w:rsidR="00BE4133" w:rsidRPr="00BD117A" w:rsidRDefault="00BE4133" w:rsidP="00E75676">
            <w:r w:rsidRPr="00BD117A">
              <w:t>Marża brutto %</w:t>
            </w:r>
          </w:p>
        </w:tc>
        <w:tc>
          <w:tcPr>
            <w:tcW w:w="3686" w:type="dxa"/>
          </w:tcPr>
          <w:p w14:paraId="14171B65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t>[Produkt Przetargu].[Marża brutto] / [Produkt Przetargu].[Sprzedaż budżetowa]</w:t>
            </w:r>
          </w:p>
        </w:tc>
        <w:tc>
          <w:tcPr>
            <w:tcW w:w="1413" w:type="dxa"/>
          </w:tcPr>
          <w:p w14:paraId="5582A863" w14:textId="3548E628" w:rsidR="00BE4133" w:rsidRPr="00BD117A" w:rsidRDefault="00B1242C" w:rsidP="00766C34">
            <w:pPr>
              <w:rPr>
                <w:szCs w:val="20"/>
              </w:rPr>
            </w:pPr>
            <w:r w:rsidRPr="00BD117A">
              <w:rPr>
                <w:szCs w:val="20"/>
              </w:rPr>
              <w:t>B</w:t>
            </w:r>
            <w:r w:rsidR="00766C34" w:rsidRPr="00BD117A">
              <w:rPr>
                <w:szCs w:val="20"/>
              </w:rPr>
              <w:t>C</w:t>
            </w:r>
            <w:r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42C20AA0" w14:textId="77777777" w:rsidTr="00E610F3">
        <w:tc>
          <w:tcPr>
            <w:tcW w:w="988" w:type="dxa"/>
            <w:shd w:val="clear" w:color="auto" w:fill="FDE9D9" w:themeFill="accent6" w:themeFillTint="33"/>
          </w:tcPr>
          <w:p w14:paraId="0541C3F0" w14:textId="77777777" w:rsidR="00BE4133" w:rsidRPr="00BD117A" w:rsidRDefault="00BE4133" w:rsidP="00E75676">
            <w:r w:rsidRPr="00BD117A">
              <w:t>RK014</w:t>
            </w:r>
          </w:p>
        </w:tc>
        <w:tc>
          <w:tcPr>
            <w:tcW w:w="1417" w:type="dxa"/>
          </w:tcPr>
          <w:p w14:paraId="47068629" w14:textId="68083B39" w:rsidR="00BE4133" w:rsidRPr="00BD117A" w:rsidRDefault="00BE4133" w:rsidP="00E75676">
            <w:r w:rsidRPr="00BD117A">
              <w:t xml:space="preserve">Produkt </w:t>
            </w:r>
            <w:r w:rsidR="00BD4B84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6055A0AB" w14:textId="77777777" w:rsidR="00BE4133" w:rsidRPr="00BD117A" w:rsidRDefault="00BE4133" w:rsidP="00E75676">
            <w:r w:rsidRPr="00BD117A">
              <w:t>Korzyści terminu od dostawcy (dni)</w:t>
            </w:r>
          </w:p>
        </w:tc>
        <w:tc>
          <w:tcPr>
            <w:tcW w:w="3686" w:type="dxa"/>
          </w:tcPr>
          <w:p w14:paraId="5001AECA" w14:textId="47CB395E" w:rsidR="00BE4133" w:rsidRPr="00BD117A" w:rsidRDefault="00BE4133" w:rsidP="00E75676">
            <w:pPr>
              <w:rPr>
                <w:szCs w:val="20"/>
              </w:rPr>
            </w:pPr>
            <w:r w:rsidRPr="00BD117A">
              <w:t>[Produkt Przetargu].[Korzyści terminu od dostawcy %] /</w:t>
            </w:r>
            <w:r w:rsidR="004E568E" w:rsidRPr="00BD117A">
              <w:t xml:space="preserve"> [Zmienne Środowiskowe].[PARAMETR].[Wartość</w:t>
            </w:r>
            <w:r w:rsidR="00FC043D" w:rsidRPr="00BD117A">
              <w:t xml:space="preserve">] </w:t>
            </w:r>
            <w:r w:rsidRPr="00BD117A">
              <w:t>* 365</w:t>
            </w:r>
          </w:p>
        </w:tc>
        <w:tc>
          <w:tcPr>
            <w:tcW w:w="1413" w:type="dxa"/>
          </w:tcPr>
          <w:p w14:paraId="6B9B6016" w14:textId="696E6EA9" w:rsidR="00BE4133" w:rsidRPr="00BD117A" w:rsidRDefault="00F50AAB" w:rsidP="00766C34">
            <w:pPr>
              <w:rPr>
                <w:szCs w:val="20"/>
              </w:rPr>
            </w:pPr>
            <w:r w:rsidRPr="00BD117A">
              <w:rPr>
                <w:szCs w:val="20"/>
              </w:rPr>
              <w:t>B</w:t>
            </w:r>
            <w:r w:rsidR="00766C34" w:rsidRPr="00BD117A">
              <w:rPr>
                <w:szCs w:val="20"/>
              </w:rPr>
              <w:t>E</w:t>
            </w:r>
            <w:r w:rsidR="00F73753"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4198B142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91E85DA" w14:textId="77777777" w:rsidR="00BE4133" w:rsidRPr="00BD117A" w:rsidRDefault="00BE4133" w:rsidP="00E75676">
            <w:r w:rsidRPr="00BD117A">
              <w:t>RK015</w:t>
            </w:r>
          </w:p>
        </w:tc>
        <w:tc>
          <w:tcPr>
            <w:tcW w:w="1417" w:type="dxa"/>
          </w:tcPr>
          <w:p w14:paraId="1301BAFD" w14:textId="680633F7" w:rsidR="00BE4133" w:rsidRPr="00BD117A" w:rsidRDefault="00BE4133" w:rsidP="00E75676">
            <w:r w:rsidRPr="00BD117A">
              <w:t xml:space="preserve">Produkt </w:t>
            </w:r>
            <w:r w:rsidR="004B3E2A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446F37A1" w14:textId="07AA61E9" w:rsidR="00BE4133" w:rsidRPr="00BD117A" w:rsidRDefault="00BE4133" w:rsidP="00E75676">
            <w:r w:rsidRPr="00BD117A">
              <w:t>Finansowanie zapasów</w:t>
            </w:r>
            <w:r w:rsidR="004D420B" w:rsidRPr="00BD117A">
              <w:t xml:space="preserve"> (dni)</w:t>
            </w:r>
          </w:p>
        </w:tc>
        <w:tc>
          <w:tcPr>
            <w:tcW w:w="3686" w:type="dxa"/>
          </w:tcPr>
          <w:p w14:paraId="533B5894" w14:textId="68495517" w:rsidR="00BE4133" w:rsidRPr="00BD117A" w:rsidRDefault="00BE4133" w:rsidP="00E75676">
            <w:pPr>
              <w:rPr>
                <w:rFonts w:eastAsia="Helvetica 45 Light"/>
                <w:szCs w:val="20"/>
              </w:rPr>
            </w:pPr>
            <w:r w:rsidRPr="00BD117A">
              <w:rPr>
                <w:rFonts w:eastAsia="Helvetica 45 Light" w:cs="Helvetica 45 Light"/>
                <w:sz w:val="19"/>
                <w:szCs w:val="19"/>
              </w:rPr>
              <w:t>JEŻELI [Produkt Przetargu].[Sprzedaż budżetowa] &gt;0, TO</w:t>
            </w:r>
          </w:p>
          <w:p w14:paraId="26C1F6EA" w14:textId="7929CB60" w:rsidR="00BE4133" w:rsidRPr="00BD117A" w:rsidRDefault="00BE4133" w:rsidP="00E75676">
            <w:pPr>
              <w:rPr>
                <w:color w:val="881798"/>
                <w:szCs w:val="20"/>
              </w:rPr>
            </w:pPr>
            <w:r w:rsidRPr="00BD117A">
              <w:rPr>
                <w:rFonts w:eastAsia="Helvetica 45 Light" w:cs="Helvetica 45 Light"/>
                <w:sz w:val="19"/>
                <w:szCs w:val="19"/>
              </w:rPr>
              <w:t xml:space="preserve">[Produkt Przetargu].[Finansowanie zapasów %] / </w:t>
            </w:r>
            <w:r w:rsidR="00FC043D" w:rsidRPr="00BD117A">
              <w:t xml:space="preserve">[Zmienne Środowiskowe].[PARAMETR].[Wartość] </w:t>
            </w:r>
            <w:r w:rsidRPr="00BD117A">
              <w:rPr>
                <w:rFonts w:eastAsia="Helvetica 45 Light" w:cs="Helvetica 45 Light"/>
                <w:sz w:val="19"/>
                <w:szCs w:val="19"/>
              </w:rPr>
              <w:t xml:space="preserve"> 365</w:t>
            </w:r>
          </w:p>
        </w:tc>
        <w:tc>
          <w:tcPr>
            <w:tcW w:w="1413" w:type="dxa"/>
          </w:tcPr>
          <w:p w14:paraId="7A2A3DFB" w14:textId="2C72921F" w:rsidR="00BE4133" w:rsidRPr="00BD117A" w:rsidRDefault="00FF00A7" w:rsidP="0075107D">
            <w:pPr>
              <w:rPr>
                <w:szCs w:val="20"/>
              </w:rPr>
            </w:pPr>
            <w:r w:rsidRPr="00BD117A">
              <w:rPr>
                <w:szCs w:val="20"/>
              </w:rPr>
              <w:t>B</w:t>
            </w:r>
            <w:r w:rsidR="0075107D" w:rsidRPr="00BD117A">
              <w:rPr>
                <w:szCs w:val="20"/>
              </w:rPr>
              <w:t>G</w:t>
            </w:r>
            <w:r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6C82517C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9D4FA2F" w14:textId="77777777" w:rsidR="00BE4133" w:rsidRPr="00BD117A" w:rsidRDefault="00BE4133" w:rsidP="00E75676">
            <w:r w:rsidRPr="00BD117A">
              <w:t>RK016</w:t>
            </w:r>
          </w:p>
        </w:tc>
        <w:tc>
          <w:tcPr>
            <w:tcW w:w="1417" w:type="dxa"/>
          </w:tcPr>
          <w:p w14:paraId="1A8EA250" w14:textId="3661323D" w:rsidR="00BE4133" w:rsidRPr="00BD117A" w:rsidRDefault="00BE4133" w:rsidP="00E75676">
            <w:pPr>
              <w:rPr>
                <w:rFonts w:eastAsia="Helvetica 45 Light" w:cs="Helvetica 45 Light"/>
                <w:color w:val="881798"/>
                <w:sz w:val="19"/>
                <w:szCs w:val="19"/>
              </w:rPr>
            </w:pPr>
            <w:r w:rsidRPr="00BD117A">
              <w:rPr>
                <w:rFonts w:eastAsia="Helvetica 45 Light" w:cs="Helvetica 45 Light"/>
                <w:sz w:val="19"/>
                <w:szCs w:val="19"/>
              </w:rPr>
              <w:t xml:space="preserve">Produkt </w:t>
            </w:r>
            <w:r w:rsidR="004B3E2A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6CF5843E" w14:textId="77777777" w:rsidR="00BE4133" w:rsidRPr="00BD117A" w:rsidRDefault="00BE4133" w:rsidP="00E75676">
            <w:r w:rsidRPr="00BD117A">
              <w:t xml:space="preserve">Korzyści kontraktowe </w:t>
            </w:r>
            <w:proofErr w:type="spellStart"/>
            <w:r w:rsidRPr="00BD117A">
              <w:t>pozafakturowe</w:t>
            </w:r>
            <w:proofErr w:type="spellEnd"/>
          </w:p>
        </w:tc>
        <w:tc>
          <w:tcPr>
            <w:tcW w:w="3686" w:type="dxa"/>
          </w:tcPr>
          <w:p w14:paraId="21DF2CAC" w14:textId="77777777" w:rsidR="00BE4133" w:rsidRPr="00BD117A" w:rsidRDefault="00BE4133" w:rsidP="00E75676">
            <w:r w:rsidRPr="00BD117A">
              <w:t>JEŻELI [Produkt Przetargu].[Cena specjalna związana z podwyżką] NIE ZAWIERA DANYCH, TO</w:t>
            </w:r>
          </w:p>
          <w:p w14:paraId="09C17690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t xml:space="preserve">[Produkt Przetargu].[Korzyści kontraktowe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% do ZACH] * [Produkt Przetargu].[Cena katalogowa ZACH] * [Produkt Przetargu].[Liczba opakowań/sztuk]</w:t>
            </w:r>
          </w:p>
          <w:p w14:paraId="5DEE2F01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lastRenderedPageBreak/>
              <w:t>JEŻELI [Produkt Przetargu].[Cena specjalna związana z podwyżką] ZAWIERA DANE, TO</w:t>
            </w:r>
          </w:p>
          <w:p w14:paraId="158E1827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t xml:space="preserve">[Produkt Przetargu].[Korzyści kontraktowe </w:t>
            </w:r>
            <w:proofErr w:type="spellStart"/>
            <w:r w:rsidRPr="00BD117A">
              <w:t>pozafakturowe</w:t>
            </w:r>
            <w:proofErr w:type="spellEnd"/>
            <w:r w:rsidRPr="00BD117A">
              <w:t xml:space="preserve"> % do ZACH] * [Produkt Przetargu].[Cena specjalna związana z podwyżką] * [Produkt Przetargu].[Cena katalogowa ZACH] / [Produkt Przetargu].[Cena zakupu ZACZ] * [Produkt Przetargu].[Liczba opakowań/sztuk]</w:t>
            </w:r>
          </w:p>
        </w:tc>
        <w:tc>
          <w:tcPr>
            <w:tcW w:w="1413" w:type="dxa"/>
          </w:tcPr>
          <w:p w14:paraId="07413B08" w14:textId="6C0B9908" w:rsidR="00BE4133" w:rsidRPr="00BD117A" w:rsidRDefault="00384DE7" w:rsidP="0075107D">
            <w:pPr>
              <w:rPr>
                <w:szCs w:val="20"/>
              </w:rPr>
            </w:pPr>
            <w:r w:rsidRPr="00BD117A">
              <w:rPr>
                <w:szCs w:val="20"/>
              </w:rPr>
              <w:lastRenderedPageBreak/>
              <w:t>B</w:t>
            </w:r>
            <w:r w:rsidR="0075107D" w:rsidRPr="00BD117A">
              <w:rPr>
                <w:szCs w:val="20"/>
              </w:rPr>
              <w:t>H</w:t>
            </w:r>
            <w:r w:rsidRPr="00BD117A">
              <w:rPr>
                <w:szCs w:val="20"/>
              </w:rPr>
              <w:t xml:space="preserve"> w kalkulatorze</w:t>
            </w:r>
          </w:p>
        </w:tc>
      </w:tr>
      <w:tr w:rsidR="009D3C89" w:rsidRPr="00BD117A" w14:paraId="71708C76" w14:textId="77777777" w:rsidTr="00E610F3">
        <w:tc>
          <w:tcPr>
            <w:tcW w:w="988" w:type="dxa"/>
            <w:shd w:val="clear" w:color="auto" w:fill="FDE9D9" w:themeFill="accent6" w:themeFillTint="33"/>
          </w:tcPr>
          <w:p w14:paraId="5E7CE8FF" w14:textId="77777777" w:rsidR="00BE4133" w:rsidRPr="00BD117A" w:rsidRDefault="00BE4133" w:rsidP="00E75676">
            <w:r w:rsidRPr="00BD117A">
              <w:t>RK017</w:t>
            </w:r>
          </w:p>
        </w:tc>
        <w:tc>
          <w:tcPr>
            <w:tcW w:w="1417" w:type="dxa"/>
          </w:tcPr>
          <w:p w14:paraId="79036EA7" w14:textId="7418A649" w:rsidR="00BE4133" w:rsidRPr="00BD117A" w:rsidRDefault="00BE4133" w:rsidP="00E75676">
            <w:r w:rsidRPr="00BD117A">
              <w:t xml:space="preserve">Produkt </w:t>
            </w:r>
            <w:r w:rsidR="004B3E2A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13B8EBB7" w14:textId="77777777" w:rsidR="00BE4133" w:rsidRPr="00BD117A" w:rsidRDefault="00BE4133" w:rsidP="00E75676">
            <w:r w:rsidRPr="00BD117A">
              <w:t>Korzyści terminu</w:t>
            </w:r>
          </w:p>
        </w:tc>
        <w:tc>
          <w:tcPr>
            <w:tcW w:w="3686" w:type="dxa"/>
          </w:tcPr>
          <w:p w14:paraId="38378673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t xml:space="preserve">JEŻELI </w:t>
            </w:r>
            <w:r w:rsidRPr="00BD117A">
              <w:rPr>
                <w:szCs w:val="20"/>
              </w:rPr>
              <w:t>[Produkt Przetargu].[Cena specjalna związana z podwyżką] NIE ZAWIERA DANYCH, TO</w:t>
            </w:r>
          </w:p>
          <w:p w14:paraId="452DC1BE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[Produkt Przetargu].[Korzyści od terminu dostawcy %] * [Produkt Przetargu].[Cena katalogowa ZACH] * [Produkt Przetargu]. [Liczba opakowań/sztuk]</w:t>
            </w:r>
          </w:p>
          <w:p w14:paraId="076E794F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JEŻELI [Produkt Przetargu].[Cena specjalna związana z podwyżką] ZAWIERA DANE, TO</w:t>
            </w:r>
          </w:p>
          <w:p w14:paraId="343072AA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[Produkt Przetargu].[Korzyści od terminu dostawcy %] * [Produkt Przetargu].[Cena specjalna związana z podwyżką] * [Produkt Przetargu].[Cena katalogowa ZACH] / [Produkt Przetargu].[Cena zakupu ZACZ] * [Produkt Przetargu].[Liczba opakowań/sztuk]</w:t>
            </w:r>
          </w:p>
        </w:tc>
        <w:tc>
          <w:tcPr>
            <w:tcW w:w="1413" w:type="dxa"/>
          </w:tcPr>
          <w:p w14:paraId="41ABA89E" w14:textId="23DCC5DA" w:rsidR="00BE4133" w:rsidRPr="00BD117A" w:rsidRDefault="4A6020BD" w:rsidP="00E75676">
            <w:r w:rsidRPr="00BD117A">
              <w:t>BI w kalkulatorze</w:t>
            </w:r>
          </w:p>
        </w:tc>
      </w:tr>
      <w:tr w:rsidR="009D3C89" w:rsidRPr="00BD117A" w14:paraId="524BC478" w14:textId="77777777" w:rsidTr="00E610F3">
        <w:tc>
          <w:tcPr>
            <w:tcW w:w="988" w:type="dxa"/>
            <w:shd w:val="clear" w:color="auto" w:fill="FDE9D9" w:themeFill="accent6" w:themeFillTint="33"/>
          </w:tcPr>
          <w:p w14:paraId="05C98D9F" w14:textId="77777777" w:rsidR="00BE4133" w:rsidRPr="00BD117A" w:rsidRDefault="00BE4133" w:rsidP="00E75676">
            <w:r w:rsidRPr="00BD117A">
              <w:t>RK018</w:t>
            </w:r>
          </w:p>
        </w:tc>
        <w:tc>
          <w:tcPr>
            <w:tcW w:w="1417" w:type="dxa"/>
          </w:tcPr>
          <w:p w14:paraId="204ABEE4" w14:textId="34AAEDA6" w:rsidR="00BE4133" w:rsidRPr="00BD117A" w:rsidRDefault="00BE4133" w:rsidP="00E75676">
            <w:r w:rsidRPr="00BD117A">
              <w:t xml:space="preserve">Produkt </w:t>
            </w:r>
            <w:r w:rsidR="004B3E2A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6E89F828" w14:textId="77777777" w:rsidR="00BE4133" w:rsidRPr="00BD117A" w:rsidRDefault="00BE4133" w:rsidP="00E75676">
            <w:r w:rsidRPr="00BD117A">
              <w:t>Finansowanie zapasów</w:t>
            </w:r>
          </w:p>
        </w:tc>
        <w:tc>
          <w:tcPr>
            <w:tcW w:w="3686" w:type="dxa"/>
          </w:tcPr>
          <w:p w14:paraId="3E0213BD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t xml:space="preserve">JEŻELI </w:t>
            </w:r>
            <w:r w:rsidRPr="00BD117A">
              <w:rPr>
                <w:szCs w:val="20"/>
              </w:rPr>
              <w:t>[Produkt Przetargu].[Cena specjalna związana z podwyżką] NIE ZAWIERA DANYCH ORAZ JEŻELI [Produkt Przetargu].[Producent MW i IR] =NIE, TO</w:t>
            </w:r>
          </w:p>
          <w:p w14:paraId="70BC0137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[Produkt Przetargu].[Finansowanie zapasów %] * [Produkt Przetargu].[Cena katalogowa ZACH] * [Produkt Przetargu].[Liczba opakowań/sztuk]</w:t>
            </w:r>
          </w:p>
          <w:p w14:paraId="778786B9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JEŻELI [Produkt Przetargu].[Cena związana z podwyżką] NIE ZAWIERA DANYCH ORAZ [Produkt Przetargu].[Producent MW i IR] =TAK, TO</w:t>
            </w:r>
          </w:p>
          <w:p w14:paraId="25486F34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[Produkt Przetargu].[Finansowanie zapasów %] * [Produkt Przetargu].[Cena zakupu dla MW i IR] * [Produkt Przetargu].[Liczba opakowań/sztuk]</w:t>
            </w:r>
          </w:p>
          <w:p w14:paraId="66DEEB70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 xml:space="preserve">JEŻELI [Produkt Przetargu].[Cena specjalna związana z podwyżką] ZAWIERA DANE ORAZ [Produkt </w:t>
            </w:r>
            <w:r w:rsidRPr="00BD117A">
              <w:rPr>
                <w:szCs w:val="20"/>
              </w:rPr>
              <w:lastRenderedPageBreak/>
              <w:t>Przetargu].[Producent MW i IR] =NIE, TO</w:t>
            </w:r>
          </w:p>
          <w:p w14:paraId="10FB27D1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[Produkt Przetargu].[Finansowanie zapasów %] * [Produkt Przetargu].[Cena specjalna związana z podwyżką] * [Produkt Przetargu].[Cena katalogowa ZACH] / [Produkt Przetargu].[Cena zakupu ZACZ] * [Produkt Przetargu].[Liczba opakowań/sztuk]</w:t>
            </w:r>
          </w:p>
          <w:p w14:paraId="0E3347A2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JEŻELI [Produkt Przetargu].[Cena specjalna związana z podwyżką] ZAWIERA DANE ORAZ [Produkt Przetargu].[Producent MW i IR] =TAK, TO</w:t>
            </w:r>
          </w:p>
          <w:p w14:paraId="604FC8FF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[Produkt Przetargu].[Finansowanie zapasów %] * [Produkt Przetargu]. [Cena specjalna związana z podwyżką] * [Produkt Przetargu].[Liczba opakowań/sztuk]</w:t>
            </w:r>
          </w:p>
        </w:tc>
        <w:tc>
          <w:tcPr>
            <w:tcW w:w="1413" w:type="dxa"/>
          </w:tcPr>
          <w:p w14:paraId="6FDED2D9" w14:textId="24F614ED" w:rsidR="00BE4133" w:rsidRPr="00BD117A" w:rsidRDefault="58498640" w:rsidP="00E75676">
            <w:r w:rsidRPr="00BD117A">
              <w:lastRenderedPageBreak/>
              <w:t>BJ w kalkulatorze</w:t>
            </w:r>
          </w:p>
        </w:tc>
      </w:tr>
      <w:tr w:rsidR="009D3C89" w:rsidRPr="00BD117A" w14:paraId="4F7D403C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FBD1054" w14:textId="77777777" w:rsidR="00BE4133" w:rsidRPr="00BD117A" w:rsidRDefault="00BE4133" w:rsidP="00E75676">
            <w:r w:rsidRPr="00BD117A">
              <w:t>RK019</w:t>
            </w:r>
          </w:p>
        </w:tc>
        <w:tc>
          <w:tcPr>
            <w:tcW w:w="1417" w:type="dxa"/>
          </w:tcPr>
          <w:p w14:paraId="53282D19" w14:textId="6B90B227" w:rsidR="00BE4133" w:rsidRPr="00BD117A" w:rsidRDefault="00BE4133" w:rsidP="00E75676">
            <w:r w:rsidRPr="00BD117A">
              <w:t xml:space="preserve">Produkt </w:t>
            </w:r>
            <w:r w:rsidR="004B3E2A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4756F5F8" w14:textId="77777777" w:rsidR="00BE4133" w:rsidRPr="00BD117A" w:rsidRDefault="00BE4133" w:rsidP="00E75676">
            <w:r w:rsidRPr="00BD117A">
              <w:t>Zysk maksymalny</w:t>
            </w:r>
          </w:p>
        </w:tc>
        <w:tc>
          <w:tcPr>
            <w:tcW w:w="3686" w:type="dxa"/>
          </w:tcPr>
          <w:p w14:paraId="6E26F56C" w14:textId="7FAD3970" w:rsidR="00BE4133" w:rsidRPr="00BD117A" w:rsidRDefault="00BE4133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[Produkt Przetargu].[</w:t>
            </w:r>
            <w:r w:rsidR="00515804" w:rsidRPr="00BD117A">
              <w:rPr>
                <w:szCs w:val="20"/>
              </w:rPr>
              <w:t>Marża urzę</w:t>
            </w:r>
            <w:r w:rsidR="00A7280F" w:rsidRPr="00BD117A">
              <w:rPr>
                <w:szCs w:val="20"/>
              </w:rPr>
              <w:t xml:space="preserve">dowo-umowna] + </w:t>
            </w:r>
            <w:r w:rsidRPr="00BD117A">
              <w:rPr>
                <w:szCs w:val="20"/>
              </w:rPr>
              <w:t xml:space="preserve">[Produkt Przetargu].[Korzyści kontraktowe </w:t>
            </w:r>
            <w:proofErr w:type="spellStart"/>
            <w:r w:rsidRPr="00BD117A">
              <w:rPr>
                <w:szCs w:val="20"/>
              </w:rPr>
              <w:t>pozafakturowe</w:t>
            </w:r>
            <w:proofErr w:type="spellEnd"/>
            <w:r w:rsidRPr="00BD117A">
              <w:rPr>
                <w:szCs w:val="20"/>
              </w:rPr>
              <w:t>] + [Produkt Przetargu].[Korzyści terminu] + [Produkt Przetargu].[Finansowanie zapasów]</w:t>
            </w:r>
          </w:p>
        </w:tc>
        <w:tc>
          <w:tcPr>
            <w:tcW w:w="1413" w:type="dxa"/>
          </w:tcPr>
          <w:p w14:paraId="20F68A7F" w14:textId="00BD7963" w:rsidR="00761AC2" w:rsidRPr="00BD117A" w:rsidRDefault="5A556017" w:rsidP="00E75676">
            <w:r w:rsidRPr="00BD117A">
              <w:t>BK</w:t>
            </w:r>
            <w:r w:rsidR="5764B7A3" w:rsidRPr="00BD117A">
              <w:t>,</w:t>
            </w:r>
          </w:p>
          <w:p w14:paraId="67A21144" w14:textId="07269E9B" w:rsidR="00BE4133" w:rsidRPr="00BD117A" w:rsidRDefault="00761AC2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d</w:t>
            </w:r>
            <w:r w:rsidR="00712B53" w:rsidRPr="00BD117A">
              <w:rPr>
                <w:szCs w:val="20"/>
              </w:rPr>
              <w:t xml:space="preserve">o kalkulacji </w:t>
            </w:r>
            <w:r w:rsidR="00510B6C" w:rsidRPr="00BD117A">
              <w:rPr>
                <w:szCs w:val="20"/>
              </w:rPr>
              <w:t xml:space="preserve">marży brutto w </w:t>
            </w:r>
            <w:r w:rsidR="009F43FC" w:rsidRPr="00BD117A">
              <w:rPr>
                <w:szCs w:val="20"/>
              </w:rPr>
              <w:t xml:space="preserve">Kalkulatorze </w:t>
            </w:r>
            <w:r w:rsidR="00712B53" w:rsidRPr="00BD117A">
              <w:rPr>
                <w:szCs w:val="20"/>
              </w:rPr>
              <w:t>w arkuszu Kalkulator</w:t>
            </w:r>
          </w:p>
        </w:tc>
      </w:tr>
      <w:tr w:rsidR="009D3C89" w:rsidRPr="00BD117A" w14:paraId="10CC823E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316122B" w14:textId="77777777" w:rsidR="00BE4133" w:rsidRPr="00BD117A" w:rsidRDefault="00BE4133" w:rsidP="00E75676">
            <w:r w:rsidRPr="00BD117A">
              <w:t>RK020</w:t>
            </w:r>
          </w:p>
        </w:tc>
        <w:tc>
          <w:tcPr>
            <w:tcW w:w="1417" w:type="dxa"/>
          </w:tcPr>
          <w:p w14:paraId="50C3C354" w14:textId="4E9CBB36" w:rsidR="00BE4133" w:rsidRPr="00BD117A" w:rsidRDefault="00BE4133" w:rsidP="00E75676">
            <w:r w:rsidRPr="00BD117A">
              <w:t xml:space="preserve">Produkt </w:t>
            </w:r>
            <w:r w:rsidR="004B3E2A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012940D7" w14:textId="77777777" w:rsidR="00BE4133" w:rsidRPr="00BD117A" w:rsidRDefault="00BE4133" w:rsidP="00E75676">
            <w:r w:rsidRPr="00BD117A">
              <w:t>Koszty terminu podstawowego</w:t>
            </w:r>
          </w:p>
        </w:tc>
        <w:tc>
          <w:tcPr>
            <w:tcW w:w="3686" w:type="dxa"/>
          </w:tcPr>
          <w:p w14:paraId="26A92AFC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t>- ( [Przetarg].[Termin płatności] * [Przetarg].[Roczny koszt kapitału] ) / 365 * [Produkt Przetargu].[Sprzedaż budżetowa]</w:t>
            </w:r>
          </w:p>
        </w:tc>
        <w:tc>
          <w:tcPr>
            <w:tcW w:w="1413" w:type="dxa"/>
          </w:tcPr>
          <w:p w14:paraId="42E2C5D6" w14:textId="55E3DEA3" w:rsidR="00BE4133" w:rsidRPr="00BD117A" w:rsidRDefault="2976F7E1" w:rsidP="00E75676">
            <w:r w:rsidRPr="00BD117A">
              <w:t>BL w kalkulatorze</w:t>
            </w:r>
          </w:p>
        </w:tc>
      </w:tr>
      <w:tr w:rsidR="009D3C89" w:rsidRPr="00BD117A" w14:paraId="5B3F0FE9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0AD3814" w14:textId="77777777" w:rsidR="00BE4133" w:rsidRPr="00BD117A" w:rsidRDefault="00BE4133" w:rsidP="00E75676">
            <w:r w:rsidRPr="00BD117A">
              <w:t>RK021</w:t>
            </w:r>
          </w:p>
        </w:tc>
        <w:tc>
          <w:tcPr>
            <w:tcW w:w="1417" w:type="dxa"/>
          </w:tcPr>
          <w:p w14:paraId="604D098A" w14:textId="0474F976" w:rsidR="00BE4133" w:rsidRPr="00BD117A" w:rsidRDefault="00BE4133" w:rsidP="00E75676">
            <w:r w:rsidRPr="00BD117A">
              <w:t xml:space="preserve">Produkt </w:t>
            </w:r>
            <w:r w:rsidR="004B3E2A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0673EEC5" w14:textId="77777777" w:rsidR="00BE4133" w:rsidRPr="00BD117A" w:rsidRDefault="00BE4133" w:rsidP="00E75676">
            <w:r w:rsidRPr="00BD117A">
              <w:t>Koszty terminu opóźnień</w:t>
            </w:r>
          </w:p>
        </w:tc>
        <w:tc>
          <w:tcPr>
            <w:tcW w:w="3686" w:type="dxa"/>
          </w:tcPr>
          <w:p w14:paraId="289BA3CE" w14:textId="77777777" w:rsidR="00BE4133" w:rsidRPr="00BD117A" w:rsidRDefault="00BE4133" w:rsidP="00E75676">
            <w:pPr>
              <w:rPr>
                <w:szCs w:val="20"/>
              </w:rPr>
            </w:pPr>
            <w:r w:rsidRPr="00BD117A">
              <w:t>- ([Przetarg].[Spodziewane opóźnienie] * [Przetarg].[Roczny koszt kapitału] ) / 365 * [Produkt Przetargu].[Sprzedaż budżetowa]</w:t>
            </w:r>
          </w:p>
        </w:tc>
        <w:tc>
          <w:tcPr>
            <w:tcW w:w="1413" w:type="dxa"/>
          </w:tcPr>
          <w:p w14:paraId="75E7DE10" w14:textId="75A372F9" w:rsidR="00BE4133" w:rsidRPr="00BD117A" w:rsidRDefault="602E9FAE" w:rsidP="00E75676">
            <w:r w:rsidRPr="00BD117A">
              <w:t>BM w kalkulatorze</w:t>
            </w:r>
          </w:p>
        </w:tc>
      </w:tr>
      <w:tr w:rsidR="009D3C89" w:rsidRPr="00BD117A" w14:paraId="73B62976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D52407A" w14:textId="77777777" w:rsidR="00BE4133" w:rsidRPr="00BD117A" w:rsidRDefault="00BE4133" w:rsidP="00E75676">
            <w:r w:rsidRPr="00BD117A">
              <w:t>RK022</w:t>
            </w:r>
          </w:p>
        </w:tc>
        <w:tc>
          <w:tcPr>
            <w:tcW w:w="1417" w:type="dxa"/>
          </w:tcPr>
          <w:p w14:paraId="77805232" w14:textId="1948290F" w:rsidR="00BE4133" w:rsidRPr="00BD117A" w:rsidRDefault="00BE4133" w:rsidP="00E75676">
            <w:r w:rsidRPr="00BD117A">
              <w:t xml:space="preserve">Produkt </w:t>
            </w:r>
            <w:r w:rsidR="004B3E2A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10DE4C1E" w14:textId="77777777" w:rsidR="00BE4133" w:rsidRPr="00BD117A" w:rsidRDefault="00BE4133" w:rsidP="00E75676">
            <w:r w:rsidRPr="00BD117A">
              <w:t>Przychody odsetkowe</w:t>
            </w:r>
          </w:p>
        </w:tc>
        <w:tc>
          <w:tcPr>
            <w:tcW w:w="3686" w:type="dxa"/>
          </w:tcPr>
          <w:p w14:paraId="3B1AC96E" w14:textId="03C900F0" w:rsidR="00BE4133" w:rsidRPr="00BD117A" w:rsidRDefault="00BE4133" w:rsidP="00E75676">
            <w:pPr>
              <w:rPr>
                <w:szCs w:val="20"/>
              </w:rPr>
            </w:pPr>
            <w:r w:rsidRPr="00BD117A">
              <w:t>(</w:t>
            </w:r>
            <w:r w:rsidR="004642B1" w:rsidRPr="00BD117A">
              <w:t xml:space="preserve">[Zmienne Środowiskowe].[PARAMETR].[Wartość] </w:t>
            </w:r>
            <w:r w:rsidRPr="00BD117A">
              <w:t>* [Przetarg].[Spodziewane opóźnienie] ) * ( [Produkt Przetargu].[Cena sprzedaży brutto] * [Produkt Przetargu].[Liczba opakowań/sztuk] )</w:t>
            </w:r>
          </w:p>
        </w:tc>
        <w:tc>
          <w:tcPr>
            <w:tcW w:w="1413" w:type="dxa"/>
          </w:tcPr>
          <w:p w14:paraId="0DAE5316" w14:textId="27CBAD1D" w:rsidR="00BE4133" w:rsidRPr="00BD117A" w:rsidRDefault="504FD64E" w:rsidP="00E75676">
            <w:r w:rsidRPr="00BD117A">
              <w:t>BN w kalkulatorze</w:t>
            </w:r>
          </w:p>
        </w:tc>
      </w:tr>
      <w:tr w:rsidR="009D3C89" w:rsidRPr="00BD117A" w14:paraId="40644EF9" w14:textId="77777777" w:rsidTr="00E610F3">
        <w:tc>
          <w:tcPr>
            <w:tcW w:w="988" w:type="dxa"/>
            <w:shd w:val="clear" w:color="auto" w:fill="FDE9D9" w:themeFill="accent6" w:themeFillTint="33"/>
          </w:tcPr>
          <w:p w14:paraId="00912B7F" w14:textId="6EE430C1" w:rsidR="001E777B" w:rsidRPr="00BD117A" w:rsidRDefault="005D3E6B" w:rsidP="00E75676">
            <w:r w:rsidRPr="00BD117A">
              <w:t>RK023</w:t>
            </w:r>
          </w:p>
        </w:tc>
        <w:tc>
          <w:tcPr>
            <w:tcW w:w="1417" w:type="dxa"/>
          </w:tcPr>
          <w:p w14:paraId="054F3E0A" w14:textId="77777777" w:rsidR="001E777B" w:rsidRPr="00BD117A" w:rsidRDefault="001E777B" w:rsidP="00E75676"/>
          <w:p w14:paraId="5C3E51D8" w14:textId="60321CDA" w:rsidR="005D3E6B" w:rsidRPr="00BD117A" w:rsidRDefault="005D3E6B" w:rsidP="00E75676">
            <w:r w:rsidRPr="00BD117A">
              <w:t xml:space="preserve">Produkt </w:t>
            </w:r>
            <w:r w:rsidR="004B3E2A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5DD6B9D6" w14:textId="6395E662" w:rsidR="001E777B" w:rsidRPr="00BD117A" w:rsidRDefault="005D3E6B" w:rsidP="00E75676">
            <w:r w:rsidRPr="00BD117A">
              <w:t>Zysk na sprzedaży</w:t>
            </w:r>
          </w:p>
        </w:tc>
        <w:tc>
          <w:tcPr>
            <w:tcW w:w="3686" w:type="dxa"/>
          </w:tcPr>
          <w:p w14:paraId="11A44167" w14:textId="63367F52" w:rsidR="001E777B" w:rsidRPr="00BD117A" w:rsidRDefault="001E777B" w:rsidP="00E75676">
            <w:r w:rsidRPr="00BD117A">
              <w:t>[Produkt Przetargu].[Marża urzędowo-umowna] + [Produkt Przetargu].[Korzyści kontraktowe]</w:t>
            </w:r>
          </w:p>
        </w:tc>
        <w:tc>
          <w:tcPr>
            <w:tcW w:w="1413" w:type="dxa"/>
          </w:tcPr>
          <w:p w14:paraId="325958CD" w14:textId="77777777" w:rsidR="00F0550D" w:rsidRPr="00BD117A" w:rsidRDefault="00F0550D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N,</w:t>
            </w:r>
          </w:p>
          <w:p w14:paraId="656DCD27" w14:textId="06E24AB9" w:rsidR="001E777B" w:rsidRPr="00BD117A" w:rsidRDefault="005026DF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Do kalkulacji marży brutto w</w:t>
            </w:r>
            <w:r w:rsidR="00E87614" w:rsidRPr="00BD117A">
              <w:rPr>
                <w:szCs w:val="20"/>
              </w:rPr>
              <w:t xml:space="preserve"> Kalkulatorze w arkuszu Podsumowanie</w:t>
            </w:r>
          </w:p>
        </w:tc>
      </w:tr>
      <w:tr w:rsidR="009D3C89" w:rsidRPr="00BD117A" w14:paraId="48D9FA50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AD751C4" w14:textId="3B1E10D4" w:rsidR="00D93027" w:rsidRPr="00BD117A" w:rsidRDefault="00E54AF8" w:rsidP="00E75676">
            <w:r w:rsidRPr="00BD117A">
              <w:lastRenderedPageBreak/>
              <w:t>RK000</w:t>
            </w:r>
          </w:p>
        </w:tc>
        <w:tc>
          <w:tcPr>
            <w:tcW w:w="1417" w:type="dxa"/>
          </w:tcPr>
          <w:p w14:paraId="7168AE22" w14:textId="28E8E8D8" w:rsidR="00D93027" w:rsidRPr="00BD117A" w:rsidRDefault="00510B6C" w:rsidP="00E75676">
            <w:r w:rsidRPr="00BD117A">
              <w:t xml:space="preserve">Produkt </w:t>
            </w:r>
            <w:r w:rsidR="004B3E2A" w:rsidRPr="00BD117A">
              <w:rPr>
                <w:szCs w:val="20"/>
              </w:rPr>
              <w:t>Dopasowany</w:t>
            </w:r>
          </w:p>
        </w:tc>
        <w:tc>
          <w:tcPr>
            <w:tcW w:w="1559" w:type="dxa"/>
          </w:tcPr>
          <w:p w14:paraId="57ED37B3" w14:textId="5178DEA6" w:rsidR="00D93027" w:rsidRPr="00BD117A" w:rsidRDefault="3FDEA739" w:rsidP="00E75676">
            <w:r w:rsidRPr="00BD117A">
              <w:t>Marża brutto</w:t>
            </w:r>
            <w:r w:rsidR="5AC73003" w:rsidRPr="00BD117A">
              <w:t xml:space="preserve"> (2)</w:t>
            </w:r>
          </w:p>
        </w:tc>
        <w:tc>
          <w:tcPr>
            <w:tcW w:w="3686" w:type="dxa"/>
          </w:tcPr>
          <w:p w14:paraId="427EB6DA" w14:textId="6D649B7D" w:rsidR="00D93027" w:rsidRPr="00BD117A" w:rsidRDefault="00D93027" w:rsidP="00E75676">
            <w:r w:rsidRPr="00BD117A">
              <w:t>[Produkt Przetargu].[Zysk na sprzedaży] + [Produkt Przetargu].[Korzyści terminu od producenta] + [Produkt Przetargu].[Finansowanie zapasów magazynowych] + [Produkt Przetargu].[Koszty terminu podstawowego] + [Produkt Przetargu].[Koszty terminu opóźnień] + [Produkt Przetargu].[Przychody odsetkowe]</w:t>
            </w:r>
          </w:p>
        </w:tc>
        <w:tc>
          <w:tcPr>
            <w:tcW w:w="1413" w:type="dxa"/>
          </w:tcPr>
          <w:p w14:paraId="0871161A" w14:textId="77777777" w:rsidR="00C56BF2" w:rsidRPr="00BD117A" w:rsidRDefault="00C56BF2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T,</w:t>
            </w:r>
          </w:p>
          <w:p w14:paraId="1239A775" w14:textId="711C9679" w:rsidR="00D93027" w:rsidRPr="00BD117A" w:rsidRDefault="007E1F98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 xml:space="preserve">W Kalkulatorze w </w:t>
            </w:r>
            <w:r w:rsidR="00037AD0" w:rsidRPr="00BD117A">
              <w:rPr>
                <w:szCs w:val="20"/>
              </w:rPr>
              <w:t>arkuszu Podsumowanie, alternatywna kalkulacja w arkuszu Kalkulator</w:t>
            </w:r>
          </w:p>
        </w:tc>
      </w:tr>
      <w:tr w:rsidR="009D3C89" w:rsidRPr="00BD117A" w14:paraId="3053DF49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60BC6DA" w14:textId="78A74E15" w:rsidR="008D26CE" w:rsidRPr="00BD117A" w:rsidRDefault="00D612DD" w:rsidP="00E75676">
            <w:r w:rsidRPr="00BD117A">
              <w:t>RK024</w:t>
            </w:r>
          </w:p>
        </w:tc>
        <w:tc>
          <w:tcPr>
            <w:tcW w:w="1417" w:type="dxa"/>
          </w:tcPr>
          <w:p w14:paraId="2CD86207" w14:textId="6716204F" w:rsidR="008D26CE" w:rsidRPr="00BD117A" w:rsidRDefault="00AC1F2D" w:rsidP="00E75676">
            <w:r w:rsidRPr="00BD117A">
              <w:t>Pakiet</w:t>
            </w:r>
          </w:p>
        </w:tc>
        <w:tc>
          <w:tcPr>
            <w:tcW w:w="1559" w:type="dxa"/>
          </w:tcPr>
          <w:p w14:paraId="04356F4D" w14:textId="7CBEEF4F" w:rsidR="008D26CE" w:rsidRPr="00BD117A" w:rsidRDefault="00AC1F2D" w:rsidP="00E75676">
            <w:r w:rsidRPr="00BD117A">
              <w:t>Suma ilości jednostek</w:t>
            </w:r>
          </w:p>
        </w:tc>
        <w:tc>
          <w:tcPr>
            <w:tcW w:w="3686" w:type="dxa"/>
          </w:tcPr>
          <w:p w14:paraId="10FB9EC3" w14:textId="77777777" w:rsidR="008D26CE" w:rsidRPr="00BD117A" w:rsidRDefault="008D26CE" w:rsidP="00E75676"/>
        </w:tc>
        <w:tc>
          <w:tcPr>
            <w:tcW w:w="1413" w:type="dxa"/>
          </w:tcPr>
          <w:p w14:paraId="200664C0" w14:textId="2A21061C" w:rsidR="008D26CE" w:rsidRPr="00BD117A" w:rsidRDefault="00413219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H w podsumowaniu</w:t>
            </w:r>
          </w:p>
        </w:tc>
      </w:tr>
      <w:tr w:rsidR="009D3C89" w:rsidRPr="00BD117A" w14:paraId="3942D2AA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E619618" w14:textId="485AA20A" w:rsidR="00BE4133" w:rsidRPr="00BD117A" w:rsidRDefault="00BE4133" w:rsidP="00E75676">
            <w:r w:rsidRPr="00BD117A">
              <w:t>RK02</w:t>
            </w:r>
            <w:r w:rsidR="00D612DD" w:rsidRPr="00BD117A">
              <w:t>5</w:t>
            </w:r>
          </w:p>
        </w:tc>
        <w:tc>
          <w:tcPr>
            <w:tcW w:w="1417" w:type="dxa"/>
          </w:tcPr>
          <w:p w14:paraId="70C7E4DE" w14:textId="78BFE867" w:rsidR="00BE4133" w:rsidRPr="00BD117A" w:rsidRDefault="00E21D23" w:rsidP="00E75676">
            <w:r w:rsidRPr="00BD117A">
              <w:t>Pakiet</w:t>
            </w:r>
          </w:p>
        </w:tc>
        <w:tc>
          <w:tcPr>
            <w:tcW w:w="1559" w:type="dxa"/>
          </w:tcPr>
          <w:p w14:paraId="3FA403CC" w14:textId="3AAF8AA7" w:rsidR="00BE4133" w:rsidRPr="00BD117A" w:rsidRDefault="00A76268" w:rsidP="00E75676">
            <w:r w:rsidRPr="00BD117A">
              <w:t>Suma sprzedaży budżetowej</w:t>
            </w:r>
          </w:p>
        </w:tc>
        <w:tc>
          <w:tcPr>
            <w:tcW w:w="3686" w:type="dxa"/>
          </w:tcPr>
          <w:p w14:paraId="1232795C" w14:textId="46A77BB8" w:rsidR="00BE4133" w:rsidRPr="00BD117A" w:rsidRDefault="00BE4133" w:rsidP="00E75676"/>
        </w:tc>
        <w:tc>
          <w:tcPr>
            <w:tcW w:w="1413" w:type="dxa"/>
          </w:tcPr>
          <w:p w14:paraId="35668681" w14:textId="22AAB280" w:rsidR="00BE4133" w:rsidRPr="00BD117A" w:rsidRDefault="00413219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I w podsumowaniu</w:t>
            </w:r>
          </w:p>
        </w:tc>
      </w:tr>
      <w:tr w:rsidR="009D3C89" w:rsidRPr="00BD117A" w14:paraId="43544120" w14:textId="77777777" w:rsidTr="00E610F3">
        <w:tc>
          <w:tcPr>
            <w:tcW w:w="988" w:type="dxa"/>
            <w:shd w:val="clear" w:color="auto" w:fill="FDE9D9" w:themeFill="accent6" w:themeFillTint="33"/>
          </w:tcPr>
          <w:p w14:paraId="53988864" w14:textId="261AE878" w:rsidR="00BE4133" w:rsidRPr="00BD117A" w:rsidRDefault="00215CA7" w:rsidP="00E75676">
            <w:r w:rsidRPr="00BD117A">
              <w:t>RK02</w:t>
            </w:r>
            <w:r w:rsidR="00D612DD" w:rsidRPr="00BD117A">
              <w:t>6</w:t>
            </w:r>
          </w:p>
        </w:tc>
        <w:tc>
          <w:tcPr>
            <w:tcW w:w="1417" w:type="dxa"/>
          </w:tcPr>
          <w:p w14:paraId="1DB54CDB" w14:textId="5F99291A" w:rsidR="00BE4133" w:rsidRPr="00BD117A" w:rsidRDefault="00E21D23" w:rsidP="00E75676">
            <w:r w:rsidRPr="00BD117A">
              <w:t>Pakiet</w:t>
            </w:r>
          </w:p>
        </w:tc>
        <w:tc>
          <w:tcPr>
            <w:tcW w:w="1559" w:type="dxa"/>
          </w:tcPr>
          <w:p w14:paraId="4F522FF2" w14:textId="787BCE3C" w:rsidR="00BE4133" w:rsidRPr="00BD117A" w:rsidRDefault="00516C5E" w:rsidP="00E75676">
            <w:r w:rsidRPr="00BD117A">
              <w:t xml:space="preserve">Suma </w:t>
            </w:r>
            <w:r w:rsidR="008A67B2" w:rsidRPr="00BD117A">
              <w:t>k</w:t>
            </w:r>
            <w:r w:rsidRPr="00BD117A">
              <w:t>osztu własnego ZACH</w:t>
            </w:r>
          </w:p>
        </w:tc>
        <w:tc>
          <w:tcPr>
            <w:tcW w:w="3686" w:type="dxa"/>
          </w:tcPr>
          <w:p w14:paraId="1F062E35" w14:textId="77777777" w:rsidR="00BE4133" w:rsidRPr="00BD117A" w:rsidRDefault="00BE4133" w:rsidP="00E75676"/>
        </w:tc>
        <w:tc>
          <w:tcPr>
            <w:tcW w:w="1413" w:type="dxa"/>
          </w:tcPr>
          <w:p w14:paraId="4B27722F" w14:textId="251FDDE3" w:rsidR="00BE4133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J w podsumowaniu</w:t>
            </w:r>
          </w:p>
        </w:tc>
      </w:tr>
      <w:tr w:rsidR="009D3C89" w:rsidRPr="00BD117A" w14:paraId="5C4D4C4C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22E863F" w14:textId="665D3F44" w:rsidR="00FF7592" w:rsidRPr="00BD117A" w:rsidRDefault="00FF7592" w:rsidP="00E75676">
            <w:r w:rsidRPr="00BD117A">
              <w:t>RK02</w:t>
            </w:r>
            <w:r w:rsidR="00D612DD" w:rsidRPr="00BD117A">
              <w:t>7</w:t>
            </w:r>
          </w:p>
        </w:tc>
        <w:tc>
          <w:tcPr>
            <w:tcW w:w="1417" w:type="dxa"/>
          </w:tcPr>
          <w:p w14:paraId="3DE0DE20" w14:textId="2DFAF255" w:rsidR="00FF7592" w:rsidRPr="00BD117A" w:rsidRDefault="00FF7592" w:rsidP="00E75676">
            <w:r w:rsidRPr="00BD117A">
              <w:t>Pakiet</w:t>
            </w:r>
          </w:p>
        </w:tc>
        <w:tc>
          <w:tcPr>
            <w:tcW w:w="1559" w:type="dxa"/>
          </w:tcPr>
          <w:p w14:paraId="76B65726" w14:textId="77FB5E62" w:rsidR="00FF7592" w:rsidRPr="00BD117A" w:rsidRDefault="008A67B2" w:rsidP="00E75676">
            <w:r w:rsidRPr="00BD117A">
              <w:t>Suma k</w:t>
            </w:r>
            <w:r w:rsidR="00FF7592" w:rsidRPr="00BD117A">
              <w:t>oszt</w:t>
            </w:r>
            <w:r w:rsidR="00CC4E52" w:rsidRPr="00BD117A">
              <w:t>u</w:t>
            </w:r>
            <w:r w:rsidR="00FF7592" w:rsidRPr="00BD117A">
              <w:t xml:space="preserve"> własn</w:t>
            </w:r>
            <w:r w:rsidR="00875307" w:rsidRPr="00BD117A">
              <w:t>ego</w:t>
            </w:r>
            <w:r w:rsidR="00FF7592" w:rsidRPr="00BD117A">
              <w:t xml:space="preserve"> ZACH</w:t>
            </w:r>
            <w:r w:rsidRPr="00BD117A">
              <w:t xml:space="preserve"> %</w:t>
            </w:r>
          </w:p>
        </w:tc>
        <w:tc>
          <w:tcPr>
            <w:tcW w:w="3686" w:type="dxa"/>
          </w:tcPr>
          <w:p w14:paraId="4C3A51BA" w14:textId="688FFB21" w:rsidR="00FF7592" w:rsidRPr="00BD117A" w:rsidRDefault="009F15C6" w:rsidP="00E75676">
            <w:r w:rsidRPr="00BD117A">
              <w:t>[Pakiet].</w:t>
            </w:r>
            <w:r w:rsidR="00FF7592" w:rsidRPr="00BD117A">
              <w:t xml:space="preserve">[Suma </w:t>
            </w:r>
            <w:r w:rsidR="008A67B2" w:rsidRPr="00BD117A">
              <w:t>k</w:t>
            </w:r>
            <w:r w:rsidR="00FF7592" w:rsidRPr="00BD117A">
              <w:t>osztu własnego ZACH]</w:t>
            </w:r>
            <w:r w:rsidRPr="00BD117A">
              <w:t xml:space="preserve"> / [Pakiet].[Suma sprzedaży budżetowej]</w:t>
            </w:r>
          </w:p>
        </w:tc>
        <w:tc>
          <w:tcPr>
            <w:tcW w:w="1413" w:type="dxa"/>
          </w:tcPr>
          <w:p w14:paraId="745E2F66" w14:textId="2EFCB2FD" w:rsidR="00FF7592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J w podsumowaniu</w:t>
            </w:r>
          </w:p>
        </w:tc>
      </w:tr>
      <w:tr w:rsidR="009D3C89" w:rsidRPr="00BD117A" w14:paraId="3FD4C0AE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253507B" w14:textId="185660E9" w:rsidR="00BE4133" w:rsidRPr="00BD117A" w:rsidRDefault="00084897" w:rsidP="00E75676">
            <w:r w:rsidRPr="00BD117A">
              <w:t>RK02</w:t>
            </w:r>
            <w:r w:rsidR="00D612DD" w:rsidRPr="00BD117A">
              <w:t>8</w:t>
            </w:r>
          </w:p>
        </w:tc>
        <w:tc>
          <w:tcPr>
            <w:tcW w:w="1417" w:type="dxa"/>
          </w:tcPr>
          <w:p w14:paraId="214328B8" w14:textId="58E2E136" w:rsidR="00BE4133" w:rsidRPr="00BD117A" w:rsidRDefault="00E21D23" w:rsidP="00E75676">
            <w:r w:rsidRPr="00BD117A">
              <w:t>Pakiet</w:t>
            </w:r>
          </w:p>
        </w:tc>
        <w:tc>
          <w:tcPr>
            <w:tcW w:w="1559" w:type="dxa"/>
          </w:tcPr>
          <w:p w14:paraId="287DF0DD" w14:textId="0658D6BC" w:rsidR="00BE4133" w:rsidRPr="00BD117A" w:rsidRDefault="00084897" w:rsidP="00E75676">
            <w:r w:rsidRPr="00BD117A">
              <w:t xml:space="preserve">Suma </w:t>
            </w:r>
            <w:r w:rsidR="0023333A" w:rsidRPr="00BD117A">
              <w:t xml:space="preserve">Korekty </w:t>
            </w:r>
            <w:r w:rsidR="00DE3B98" w:rsidRPr="00BD117A">
              <w:t>m</w:t>
            </w:r>
            <w:r w:rsidR="0023333A" w:rsidRPr="00BD117A">
              <w:t>arży</w:t>
            </w:r>
          </w:p>
        </w:tc>
        <w:tc>
          <w:tcPr>
            <w:tcW w:w="3686" w:type="dxa"/>
          </w:tcPr>
          <w:p w14:paraId="028E15D9" w14:textId="77777777" w:rsidR="00BE4133" w:rsidRPr="00BD117A" w:rsidRDefault="00BE4133" w:rsidP="00E75676"/>
        </w:tc>
        <w:tc>
          <w:tcPr>
            <w:tcW w:w="1413" w:type="dxa"/>
          </w:tcPr>
          <w:p w14:paraId="1FE8C4DB" w14:textId="29BE5173" w:rsidR="00BE4133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K w podsumowaniu</w:t>
            </w:r>
          </w:p>
        </w:tc>
      </w:tr>
      <w:tr w:rsidR="009D3C89" w:rsidRPr="00BD117A" w14:paraId="5877A8A9" w14:textId="77777777" w:rsidTr="00E610F3">
        <w:tc>
          <w:tcPr>
            <w:tcW w:w="988" w:type="dxa"/>
            <w:shd w:val="clear" w:color="auto" w:fill="FDE9D9" w:themeFill="accent6" w:themeFillTint="33"/>
          </w:tcPr>
          <w:p w14:paraId="5AC19B8D" w14:textId="0CA8C6C4" w:rsidR="00C1656D" w:rsidRPr="00BD117A" w:rsidRDefault="009F0878" w:rsidP="00E75676">
            <w:r w:rsidRPr="00BD117A">
              <w:t>RK02</w:t>
            </w:r>
            <w:r w:rsidR="00D612DD" w:rsidRPr="00BD117A">
              <w:t>9</w:t>
            </w:r>
          </w:p>
        </w:tc>
        <w:tc>
          <w:tcPr>
            <w:tcW w:w="1417" w:type="dxa"/>
          </w:tcPr>
          <w:p w14:paraId="50795F91" w14:textId="66A82C12" w:rsidR="00C1656D" w:rsidRPr="00BD117A" w:rsidRDefault="009F0878" w:rsidP="00E75676">
            <w:r w:rsidRPr="00BD117A">
              <w:t>Pakiet</w:t>
            </w:r>
          </w:p>
        </w:tc>
        <w:tc>
          <w:tcPr>
            <w:tcW w:w="1559" w:type="dxa"/>
          </w:tcPr>
          <w:p w14:paraId="5B54145E" w14:textId="31FED436" w:rsidR="00C1656D" w:rsidRPr="00BD117A" w:rsidRDefault="009F0878" w:rsidP="00E75676">
            <w:r w:rsidRPr="00BD117A">
              <w:t>% Korekty marży</w:t>
            </w:r>
          </w:p>
        </w:tc>
        <w:tc>
          <w:tcPr>
            <w:tcW w:w="3686" w:type="dxa"/>
          </w:tcPr>
          <w:p w14:paraId="439E3A0F" w14:textId="34D99672" w:rsidR="00C1656D" w:rsidRPr="00BD117A" w:rsidRDefault="009F0878" w:rsidP="00E75676">
            <w:r w:rsidRPr="00BD117A">
              <w:t>[Pakiet].[Suma Korekty marży] / [Pakiet].[Suma sprzedaży budżetowej]</w:t>
            </w:r>
          </w:p>
        </w:tc>
        <w:tc>
          <w:tcPr>
            <w:tcW w:w="1413" w:type="dxa"/>
          </w:tcPr>
          <w:p w14:paraId="2826181C" w14:textId="414DF7AB" w:rsidR="00C1656D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K w podsumowaniu</w:t>
            </w:r>
          </w:p>
        </w:tc>
      </w:tr>
      <w:tr w:rsidR="009D3C89" w:rsidRPr="00BD117A" w14:paraId="5DB484DD" w14:textId="77777777" w:rsidTr="00E610F3">
        <w:tc>
          <w:tcPr>
            <w:tcW w:w="988" w:type="dxa"/>
            <w:shd w:val="clear" w:color="auto" w:fill="FDE9D9" w:themeFill="accent6" w:themeFillTint="33"/>
          </w:tcPr>
          <w:p w14:paraId="63AD961D" w14:textId="48B59EE4" w:rsidR="00DE3B98" w:rsidRPr="00BD117A" w:rsidRDefault="00DE3B98" w:rsidP="00E75676">
            <w:r w:rsidRPr="00BD117A">
              <w:t>RK0</w:t>
            </w:r>
            <w:r w:rsidR="00D612DD" w:rsidRPr="00BD117A">
              <w:t>30</w:t>
            </w:r>
          </w:p>
        </w:tc>
        <w:tc>
          <w:tcPr>
            <w:tcW w:w="1417" w:type="dxa"/>
          </w:tcPr>
          <w:p w14:paraId="1564CBF3" w14:textId="038298E9" w:rsidR="00DE3B98" w:rsidRPr="00BD117A" w:rsidRDefault="00DE3B98" w:rsidP="00E75676">
            <w:r w:rsidRPr="00BD117A">
              <w:t>Pakiet</w:t>
            </w:r>
          </w:p>
        </w:tc>
        <w:tc>
          <w:tcPr>
            <w:tcW w:w="1559" w:type="dxa"/>
          </w:tcPr>
          <w:p w14:paraId="56F0F4F4" w14:textId="080C1179" w:rsidR="00DE3B98" w:rsidRPr="00BD117A" w:rsidRDefault="004E7E12" w:rsidP="00E75676">
            <w:r w:rsidRPr="00BD117A">
              <w:t xml:space="preserve">Suma </w:t>
            </w:r>
            <w:r w:rsidR="00631EC0" w:rsidRPr="00BD117A">
              <w:t>m</w:t>
            </w:r>
            <w:r w:rsidR="00CB74F0" w:rsidRPr="00BD117A">
              <w:t>arż</w:t>
            </w:r>
            <w:r w:rsidRPr="00BD117A">
              <w:t>y</w:t>
            </w:r>
            <w:r w:rsidR="00CB74F0" w:rsidRPr="00BD117A">
              <w:t xml:space="preserve"> urzędowo-umown</w:t>
            </w:r>
            <w:r w:rsidR="00013CF6" w:rsidRPr="00BD117A">
              <w:t>ej</w:t>
            </w:r>
          </w:p>
        </w:tc>
        <w:tc>
          <w:tcPr>
            <w:tcW w:w="3686" w:type="dxa"/>
          </w:tcPr>
          <w:p w14:paraId="74F22003" w14:textId="69DEDE2F" w:rsidR="00DE3B98" w:rsidRPr="00BD117A" w:rsidRDefault="00DE3B98" w:rsidP="00E75676"/>
        </w:tc>
        <w:tc>
          <w:tcPr>
            <w:tcW w:w="1413" w:type="dxa"/>
          </w:tcPr>
          <w:p w14:paraId="07C2F819" w14:textId="02FAE4CB" w:rsidR="00DE3B98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L w podsumowaniu</w:t>
            </w:r>
          </w:p>
        </w:tc>
      </w:tr>
      <w:tr w:rsidR="009D3C89" w:rsidRPr="00BD117A" w14:paraId="54C65EC1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75B5583" w14:textId="02180A8F" w:rsidR="00E520F1" w:rsidRPr="00BD117A" w:rsidRDefault="00E520F1" w:rsidP="00E75676">
            <w:r w:rsidRPr="00BD117A">
              <w:t>RK03</w:t>
            </w:r>
            <w:r w:rsidR="00D612DD" w:rsidRPr="00BD117A">
              <w:t>1</w:t>
            </w:r>
          </w:p>
        </w:tc>
        <w:tc>
          <w:tcPr>
            <w:tcW w:w="1417" w:type="dxa"/>
          </w:tcPr>
          <w:p w14:paraId="45EC468D" w14:textId="5C2A896F" w:rsidR="00E520F1" w:rsidRPr="00BD117A" w:rsidRDefault="00E520F1" w:rsidP="00E75676">
            <w:r w:rsidRPr="00BD117A">
              <w:t>Pakiet</w:t>
            </w:r>
          </w:p>
        </w:tc>
        <w:tc>
          <w:tcPr>
            <w:tcW w:w="1559" w:type="dxa"/>
          </w:tcPr>
          <w:p w14:paraId="145B5F66" w14:textId="6ADC19E6" w:rsidR="00E520F1" w:rsidRPr="00BD117A" w:rsidRDefault="006169D7" w:rsidP="00E75676">
            <w:r w:rsidRPr="00BD117A">
              <w:t>Suma m</w:t>
            </w:r>
            <w:r w:rsidR="00E52319" w:rsidRPr="00BD117A">
              <w:t>arży urzędowo-umownej</w:t>
            </w:r>
            <w:r w:rsidRPr="00BD117A">
              <w:t xml:space="preserve"> </w:t>
            </w:r>
            <w:r w:rsidR="00013CF6" w:rsidRPr="00BD117A">
              <w:t>%</w:t>
            </w:r>
          </w:p>
        </w:tc>
        <w:tc>
          <w:tcPr>
            <w:tcW w:w="3686" w:type="dxa"/>
          </w:tcPr>
          <w:p w14:paraId="10678D2C" w14:textId="25FEAA4F" w:rsidR="00E520F1" w:rsidRPr="00BD117A" w:rsidRDefault="0066312D" w:rsidP="00E75676">
            <w:r w:rsidRPr="00BD117A">
              <w:t>[Pakiet].[Suma marży urzędowo-umowna] / [Pakiet].[Suma sprzedaży budżetowej]</w:t>
            </w:r>
          </w:p>
        </w:tc>
        <w:tc>
          <w:tcPr>
            <w:tcW w:w="1413" w:type="dxa"/>
          </w:tcPr>
          <w:p w14:paraId="6F9F7E8A" w14:textId="019D9458" w:rsidR="00E520F1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L w podsumowaniu</w:t>
            </w:r>
          </w:p>
        </w:tc>
      </w:tr>
      <w:tr w:rsidR="009D3C89" w:rsidRPr="00BD117A" w14:paraId="0592149B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9AB42EC" w14:textId="611584FF" w:rsidR="00D60BCD" w:rsidRPr="00BD117A" w:rsidRDefault="00D60BCD" w:rsidP="00E75676">
            <w:r w:rsidRPr="00BD117A">
              <w:t>RK03</w:t>
            </w:r>
            <w:r w:rsidR="00D612DD" w:rsidRPr="00BD117A">
              <w:t>2</w:t>
            </w:r>
          </w:p>
        </w:tc>
        <w:tc>
          <w:tcPr>
            <w:tcW w:w="1417" w:type="dxa"/>
          </w:tcPr>
          <w:p w14:paraId="2A332357" w14:textId="2DA8FFD9" w:rsidR="00D60BCD" w:rsidRPr="00BD117A" w:rsidRDefault="00D60BCD" w:rsidP="00E75676">
            <w:r w:rsidRPr="00BD117A">
              <w:t>Pakiet</w:t>
            </w:r>
          </w:p>
        </w:tc>
        <w:tc>
          <w:tcPr>
            <w:tcW w:w="1559" w:type="dxa"/>
          </w:tcPr>
          <w:p w14:paraId="06DF7EA6" w14:textId="4D9F4BF4" w:rsidR="00D60BCD" w:rsidRPr="00BD117A" w:rsidRDefault="00D60BCD" w:rsidP="00E75676">
            <w:r w:rsidRPr="00BD117A">
              <w:t xml:space="preserve">Suma </w:t>
            </w:r>
            <w:r w:rsidR="00631EC0" w:rsidRPr="00BD117A">
              <w:t>k</w:t>
            </w:r>
            <w:r w:rsidRPr="00BD117A">
              <w:t>orzyści kontraktowych</w:t>
            </w:r>
          </w:p>
        </w:tc>
        <w:tc>
          <w:tcPr>
            <w:tcW w:w="3686" w:type="dxa"/>
          </w:tcPr>
          <w:p w14:paraId="470A6911" w14:textId="77777777" w:rsidR="00D60BCD" w:rsidRPr="00BD117A" w:rsidRDefault="00D60BCD" w:rsidP="00E75676"/>
        </w:tc>
        <w:tc>
          <w:tcPr>
            <w:tcW w:w="1413" w:type="dxa"/>
          </w:tcPr>
          <w:p w14:paraId="756D84F1" w14:textId="5E60F5AB" w:rsidR="00D60BCD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M w podsumowaniu</w:t>
            </w:r>
          </w:p>
        </w:tc>
      </w:tr>
      <w:tr w:rsidR="009D3C89" w:rsidRPr="00BD117A" w14:paraId="2C4619AF" w14:textId="77777777" w:rsidTr="00E610F3">
        <w:tc>
          <w:tcPr>
            <w:tcW w:w="988" w:type="dxa"/>
            <w:shd w:val="clear" w:color="auto" w:fill="FDE9D9" w:themeFill="accent6" w:themeFillTint="33"/>
          </w:tcPr>
          <w:p w14:paraId="59DC7784" w14:textId="2A67425B" w:rsidR="004B2735" w:rsidRPr="00BD117A" w:rsidRDefault="004B2735" w:rsidP="00E75676">
            <w:r w:rsidRPr="00BD117A">
              <w:t>RK03</w:t>
            </w:r>
            <w:r w:rsidR="00D612DD" w:rsidRPr="00BD117A">
              <w:t>3</w:t>
            </w:r>
          </w:p>
        </w:tc>
        <w:tc>
          <w:tcPr>
            <w:tcW w:w="1417" w:type="dxa"/>
          </w:tcPr>
          <w:p w14:paraId="79E1E362" w14:textId="7F1FDCD1" w:rsidR="004B2735" w:rsidRPr="00BD117A" w:rsidRDefault="004B2735" w:rsidP="00E75676">
            <w:r w:rsidRPr="00BD117A">
              <w:t>Pakiet</w:t>
            </w:r>
          </w:p>
        </w:tc>
        <w:tc>
          <w:tcPr>
            <w:tcW w:w="1559" w:type="dxa"/>
          </w:tcPr>
          <w:p w14:paraId="69DD1E09" w14:textId="7225017F" w:rsidR="004B2735" w:rsidRPr="00BD117A" w:rsidRDefault="006169D7" w:rsidP="00E75676">
            <w:r w:rsidRPr="00BD117A">
              <w:t>Suma k</w:t>
            </w:r>
            <w:r w:rsidR="004B2735" w:rsidRPr="00BD117A">
              <w:t>orzyści kontraktowych</w:t>
            </w:r>
            <w:r w:rsidRPr="00BD117A">
              <w:t xml:space="preserve"> %</w:t>
            </w:r>
          </w:p>
        </w:tc>
        <w:tc>
          <w:tcPr>
            <w:tcW w:w="3686" w:type="dxa"/>
          </w:tcPr>
          <w:p w14:paraId="62D62DC9" w14:textId="2D6E2B9F" w:rsidR="004B2735" w:rsidRPr="00BD117A" w:rsidRDefault="00DC544F" w:rsidP="00E75676">
            <w:r w:rsidRPr="00BD117A">
              <w:t xml:space="preserve">[Pakiet].[Suma </w:t>
            </w:r>
            <w:r w:rsidR="006169D7" w:rsidRPr="00BD117A">
              <w:t>k</w:t>
            </w:r>
            <w:r w:rsidRPr="00BD117A">
              <w:t>orzyści kontraktowych] / [Pakiet].[</w:t>
            </w:r>
            <w:r w:rsidR="007B1309" w:rsidRPr="00BD117A">
              <w:t xml:space="preserve">Suma </w:t>
            </w:r>
            <w:r w:rsidR="006169D7" w:rsidRPr="00BD117A">
              <w:t>s</w:t>
            </w:r>
            <w:r w:rsidR="007B1309" w:rsidRPr="00BD117A">
              <w:t>przedaży budżetowej]</w:t>
            </w:r>
          </w:p>
        </w:tc>
        <w:tc>
          <w:tcPr>
            <w:tcW w:w="1413" w:type="dxa"/>
          </w:tcPr>
          <w:p w14:paraId="4DA77526" w14:textId="75878860" w:rsidR="004B2735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M w podsumowaniu</w:t>
            </w:r>
          </w:p>
        </w:tc>
      </w:tr>
      <w:tr w:rsidR="009D3C89" w:rsidRPr="00BD117A" w14:paraId="27D5AD1E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F9E6CC6" w14:textId="231AD43C" w:rsidR="00827EAA" w:rsidRPr="00BD117A" w:rsidRDefault="00827EAA" w:rsidP="00E75676">
            <w:r w:rsidRPr="00BD117A">
              <w:t>RK03</w:t>
            </w:r>
            <w:r w:rsidR="00D612DD" w:rsidRPr="00BD117A">
              <w:t>4</w:t>
            </w:r>
          </w:p>
        </w:tc>
        <w:tc>
          <w:tcPr>
            <w:tcW w:w="1417" w:type="dxa"/>
          </w:tcPr>
          <w:p w14:paraId="1BBF99AF" w14:textId="7EF37566" w:rsidR="00827EAA" w:rsidRPr="00BD117A" w:rsidRDefault="00D93AD6" w:rsidP="00E75676">
            <w:r w:rsidRPr="00BD117A">
              <w:t>P</w:t>
            </w:r>
            <w:r w:rsidR="009A44E9" w:rsidRPr="00BD117A">
              <w:t>akiet</w:t>
            </w:r>
          </w:p>
        </w:tc>
        <w:tc>
          <w:tcPr>
            <w:tcW w:w="1559" w:type="dxa"/>
          </w:tcPr>
          <w:p w14:paraId="2077996E" w14:textId="1B5B462D" w:rsidR="00827EAA" w:rsidRPr="00BD117A" w:rsidRDefault="007F3DF8" w:rsidP="00E75676">
            <w:r w:rsidRPr="00BD117A">
              <w:t>Suma z</w:t>
            </w:r>
            <w:r w:rsidR="004F32AB" w:rsidRPr="00BD117A">
              <w:t>ysk</w:t>
            </w:r>
            <w:r w:rsidRPr="00BD117A">
              <w:t>u</w:t>
            </w:r>
            <w:r w:rsidR="004F32AB" w:rsidRPr="00BD117A">
              <w:t xml:space="preserve"> na sprzedaży</w:t>
            </w:r>
          </w:p>
        </w:tc>
        <w:tc>
          <w:tcPr>
            <w:tcW w:w="3686" w:type="dxa"/>
          </w:tcPr>
          <w:p w14:paraId="2745D60C" w14:textId="667F40FA" w:rsidR="00827EAA" w:rsidRPr="00BD117A" w:rsidRDefault="004F32AB" w:rsidP="00E75676">
            <w:r w:rsidRPr="00BD117A">
              <w:t>[</w:t>
            </w:r>
            <w:r w:rsidR="00DB4F22" w:rsidRPr="00BD117A">
              <w:t>P</w:t>
            </w:r>
            <w:r w:rsidR="00631EC0" w:rsidRPr="00BD117A">
              <w:t>akiet</w:t>
            </w:r>
            <w:r w:rsidRPr="00BD117A">
              <w:t>].</w:t>
            </w:r>
            <w:r w:rsidR="00DB4F22" w:rsidRPr="00BD117A">
              <w:t>[</w:t>
            </w:r>
            <w:r w:rsidR="00631EC0" w:rsidRPr="00BD117A">
              <w:t>Suma m</w:t>
            </w:r>
            <w:r w:rsidR="00DB4F22" w:rsidRPr="00BD117A">
              <w:t>arż</w:t>
            </w:r>
            <w:r w:rsidR="00631EC0" w:rsidRPr="00BD117A">
              <w:t>y</w:t>
            </w:r>
            <w:r w:rsidR="00DB4F22" w:rsidRPr="00BD117A">
              <w:t xml:space="preserve"> urzędowo-umown</w:t>
            </w:r>
            <w:r w:rsidR="00631EC0" w:rsidRPr="00BD117A">
              <w:t>ej</w:t>
            </w:r>
            <w:r w:rsidR="00DB4F22" w:rsidRPr="00BD117A">
              <w:t>] + [P</w:t>
            </w:r>
            <w:r w:rsidR="00631EC0" w:rsidRPr="00BD117A">
              <w:t>akiet</w:t>
            </w:r>
            <w:r w:rsidR="00DB4F22" w:rsidRPr="00BD117A">
              <w:t>].[</w:t>
            </w:r>
            <w:r w:rsidR="00631EC0" w:rsidRPr="00BD117A">
              <w:t>Suma k</w:t>
            </w:r>
            <w:r w:rsidR="00DB4F22" w:rsidRPr="00BD117A">
              <w:t>orzyści kontraktow</w:t>
            </w:r>
            <w:r w:rsidR="007676EE" w:rsidRPr="00BD117A">
              <w:t>ych</w:t>
            </w:r>
            <w:r w:rsidR="00DB4F22" w:rsidRPr="00BD117A">
              <w:t>]</w:t>
            </w:r>
          </w:p>
        </w:tc>
        <w:tc>
          <w:tcPr>
            <w:tcW w:w="1413" w:type="dxa"/>
          </w:tcPr>
          <w:p w14:paraId="3D314FF8" w14:textId="24665E2E" w:rsidR="00827EAA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N w podsumowaniu</w:t>
            </w:r>
          </w:p>
        </w:tc>
      </w:tr>
      <w:tr w:rsidR="009D3C89" w:rsidRPr="00BD117A" w14:paraId="6CE77C72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9EE3907" w14:textId="36F53788" w:rsidR="009D2D44" w:rsidRPr="00BD117A" w:rsidRDefault="009D2D44" w:rsidP="00E75676">
            <w:r w:rsidRPr="00BD117A">
              <w:t>RK03</w:t>
            </w:r>
            <w:r w:rsidR="00D612DD" w:rsidRPr="00BD117A">
              <w:t>5</w:t>
            </w:r>
          </w:p>
        </w:tc>
        <w:tc>
          <w:tcPr>
            <w:tcW w:w="1417" w:type="dxa"/>
          </w:tcPr>
          <w:p w14:paraId="030E831C" w14:textId="17108B2F" w:rsidR="009D2D44" w:rsidRPr="00BD117A" w:rsidRDefault="009D2D44" w:rsidP="00E75676">
            <w:r w:rsidRPr="00BD117A">
              <w:t>Pakiet</w:t>
            </w:r>
          </w:p>
        </w:tc>
        <w:tc>
          <w:tcPr>
            <w:tcW w:w="1559" w:type="dxa"/>
          </w:tcPr>
          <w:p w14:paraId="5EC87A2C" w14:textId="12463190" w:rsidR="009D2D44" w:rsidRPr="00BD117A" w:rsidRDefault="00EF4529" w:rsidP="00E75676">
            <w:r w:rsidRPr="00BD117A">
              <w:t>Suma z</w:t>
            </w:r>
            <w:r w:rsidR="007F3DF8" w:rsidRPr="00BD117A">
              <w:t>ysk</w:t>
            </w:r>
            <w:r w:rsidRPr="00BD117A">
              <w:t>u</w:t>
            </w:r>
            <w:r w:rsidR="007F3DF8" w:rsidRPr="00BD117A">
              <w:t xml:space="preserve"> na sprzedaży</w:t>
            </w:r>
            <w:r w:rsidRPr="00BD117A">
              <w:t xml:space="preserve"> %</w:t>
            </w:r>
          </w:p>
        </w:tc>
        <w:tc>
          <w:tcPr>
            <w:tcW w:w="3686" w:type="dxa"/>
          </w:tcPr>
          <w:p w14:paraId="4C03E23F" w14:textId="24F104E8" w:rsidR="009D2D44" w:rsidRPr="00BD117A" w:rsidRDefault="00BE259E" w:rsidP="00E75676">
            <w:r w:rsidRPr="00BD117A">
              <w:t>[Pakiet].[Suma zysku na sprzedaży</w:t>
            </w:r>
            <w:r w:rsidR="00ED2E69" w:rsidRPr="00BD117A">
              <w:t>] / [Pakiet].[Suma sprzedaży budżetowej]</w:t>
            </w:r>
          </w:p>
        </w:tc>
        <w:tc>
          <w:tcPr>
            <w:tcW w:w="1413" w:type="dxa"/>
          </w:tcPr>
          <w:p w14:paraId="4C0B69D2" w14:textId="461764DD" w:rsidR="009D2D44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N w podsumowaniu</w:t>
            </w:r>
          </w:p>
        </w:tc>
      </w:tr>
      <w:tr w:rsidR="009D3C89" w:rsidRPr="00BD117A" w14:paraId="752F9AA8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AA8217A" w14:textId="1BA0FC7F" w:rsidR="00ED2E69" w:rsidRPr="00BD117A" w:rsidRDefault="00ED2E69" w:rsidP="00E75676">
            <w:r w:rsidRPr="00BD117A">
              <w:lastRenderedPageBreak/>
              <w:t>RK03</w:t>
            </w:r>
            <w:r w:rsidR="00D612DD" w:rsidRPr="00BD117A">
              <w:t>6</w:t>
            </w:r>
          </w:p>
        </w:tc>
        <w:tc>
          <w:tcPr>
            <w:tcW w:w="1417" w:type="dxa"/>
          </w:tcPr>
          <w:p w14:paraId="0F190C95" w14:textId="6F037DE6" w:rsidR="00ED2E69" w:rsidRPr="00BD117A" w:rsidRDefault="00ED2E69" w:rsidP="00E75676">
            <w:r w:rsidRPr="00BD117A">
              <w:t>Pakiet</w:t>
            </w:r>
          </w:p>
        </w:tc>
        <w:tc>
          <w:tcPr>
            <w:tcW w:w="1559" w:type="dxa"/>
          </w:tcPr>
          <w:p w14:paraId="4F0459A3" w14:textId="2AFE6B5B" w:rsidR="00ED2E69" w:rsidRPr="00BD117A" w:rsidRDefault="00AA2411" w:rsidP="00E75676">
            <w:r w:rsidRPr="00BD117A">
              <w:t>Suma korzyści terminu od producenta</w:t>
            </w:r>
          </w:p>
        </w:tc>
        <w:tc>
          <w:tcPr>
            <w:tcW w:w="3686" w:type="dxa"/>
          </w:tcPr>
          <w:p w14:paraId="74EFB42E" w14:textId="77777777" w:rsidR="00ED2E69" w:rsidRPr="00BD117A" w:rsidRDefault="00ED2E69" w:rsidP="00E75676"/>
        </w:tc>
        <w:tc>
          <w:tcPr>
            <w:tcW w:w="1413" w:type="dxa"/>
          </w:tcPr>
          <w:p w14:paraId="2AE02D1E" w14:textId="0538DF9C" w:rsidR="00ED2E69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O w podsumowaniu</w:t>
            </w:r>
          </w:p>
        </w:tc>
      </w:tr>
      <w:tr w:rsidR="009D3C89" w:rsidRPr="00BD117A" w14:paraId="0EDC2153" w14:textId="77777777" w:rsidTr="00E610F3">
        <w:tc>
          <w:tcPr>
            <w:tcW w:w="988" w:type="dxa"/>
            <w:shd w:val="clear" w:color="auto" w:fill="FDE9D9" w:themeFill="accent6" w:themeFillTint="33"/>
          </w:tcPr>
          <w:p w14:paraId="5DB3CEA2" w14:textId="3BFE96C6" w:rsidR="005E4D4F" w:rsidRPr="00BD117A" w:rsidRDefault="005E4D4F" w:rsidP="00E75676">
            <w:r w:rsidRPr="00BD117A">
              <w:t>RK03</w:t>
            </w:r>
            <w:r w:rsidR="00D612DD" w:rsidRPr="00BD117A">
              <w:t>7</w:t>
            </w:r>
          </w:p>
        </w:tc>
        <w:tc>
          <w:tcPr>
            <w:tcW w:w="1417" w:type="dxa"/>
          </w:tcPr>
          <w:p w14:paraId="560B097F" w14:textId="47E30772" w:rsidR="005E4D4F" w:rsidRPr="00BD117A" w:rsidRDefault="005E4D4F" w:rsidP="00E75676">
            <w:r w:rsidRPr="00BD117A">
              <w:t>Pakiet</w:t>
            </w:r>
          </w:p>
        </w:tc>
        <w:tc>
          <w:tcPr>
            <w:tcW w:w="1559" w:type="dxa"/>
          </w:tcPr>
          <w:p w14:paraId="00783584" w14:textId="4E577C2D" w:rsidR="005E4D4F" w:rsidRPr="00BD117A" w:rsidRDefault="005E4D4F" w:rsidP="00E75676">
            <w:r w:rsidRPr="00BD117A">
              <w:t>Suma korzyści terminu od producenta %</w:t>
            </w:r>
          </w:p>
        </w:tc>
        <w:tc>
          <w:tcPr>
            <w:tcW w:w="3686" w:type="dxa"/>
          </w:tcPr>
          <w:p w14:paraId="1EA9BD68" w14:textId="3A246A35" w:rsidR="005E4D4F" w:rsidRPr="00BD117A" w:rsidRDefault="005E4D4F" w:rsidP="00E75676">
            <w:r w:rsidRPr="00BD117A">
              <w:t>[Pakiet].[Suma korzyści terminu od producenta</w:t>
            </w:r>
            <w:r w:rsidR="00103FF6" w:rsidRPr="00BD117A">
              <w:t>] / [Pakiet].[Suma sprzedaży budżetowej]</w:t>
            </w:r>
          </w:p>
        </w:tc>
        <w:tc>
          <w:tcPr>
            <w:tcW w:w="1413" w:type="dxa"/>
          </w:tcPr>
          <w:p w14:paraId="70D3F7F3" w14:textId="33E006DC" w:rsidR="005E4D4F" w:rsidRPr="00BD117A" w:rsidRDefault="006F67A1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O w podsumowaniu</w:t>
            </w:r>
          </w:p>
        </w:tc>
      </w:tr>
      <w:tr w:rsidR="009D3C89" w:rsidRPr="00BD117A" w14:paraId="3A7C7499" w14:textId="77777777" w:rsidTr="00E610F3">
        <w:tc>
          <w:tcPr>
            <w:tcW w:w="988" w:type="dxa"/>
            <w:shd w:val="clear" w:color="auto" w:fill="FDE9D9" w:themeFill="accent6" w:themeFillTint="33"/>
          </w:tcPr>
          <w:p w14:paraId="78B63FAC" w14:textId="44669DF1" w:rsidR="00103FF6" w:rsidRPr="00BD117A" w:rsidRDefault="00103FF6" w:rsidP="00E75676">
            <w:r w:rsidRPr="00BD117A">
              <w:t>RK03</w:t>
            </w:r>
            <w:r w:rsidR="00D612DD" w:rsidRPr="00BD117A">
              <w:t>8</w:t>
            </w:r>
          </w:p>
        </w:tc>
        <w:tc>
          <w:tcPr>
            <w:tcW w:w="1417" w:type="dxa"/>
          </w:tcPr>
          <w:p w14:paraId="02B59A68" w14:textId="4357107F" w:rsidR="00103FF6" w:rsidRPr="00BD117A" w:rsidRDefault="00103FF6" w:rsidP="00E75676">
            <w:r w:rsidRPr="00BD117A">
              <w:t>Pakiet</w:t>
            </w:r>
          </w:p>
        </w:tc>
        <w:tc>
          <w:tcPr>
            <w:tcW w:w="1559" w:type="dxa"/>
          </w:tcPr>
          <w:p w14:paraId="0BF13112" w14:textId="08DC99B5" w:rsidR="00103FF6" w:rsidRPr="00BD117A" w:rsidRDefault="00103FF6" w:rsidP="00E75676">
            <w:r w:rsidRPr="00BD117A">
              <w:t xml:space="preserve">Suma </w:t>
            </w:r>
            <w:r w:rsidR="008D7A78" w:rsidRPr="00BD117A">
              <w:t>finansowania zapasów</w:t>
            </w:r>
          </w:p>
        </w:tc>
        <w:tc>
          <w:tcPr>
            <w:tcW w:w="3686" w:type="dxa"/>
          </w:tcPr>
          <w:p w14:paraId="3EF4363D" w14:textId="77777777" w:rsidR="00103FF6" w:rsidRPr="00BD117A" w:rsidRDefault="00103FF6" w:rsidP="00E75676"/>
        </w:tc>
        <w:tc>
          <w:tcPr>
            <w:tcW w:w="1413" w:type="dxa"/>
          </w:tcPr>
          <w:p w14:paraId="39D1A38F" w14:textId="184BBD6D" w:rsidR="00103FF6" w:rsidRPr="00BD117A" w:rsidRDefault="00655C3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P w podsumowaniu</w:t>
            </w:r>
          </w:p>
        </w:tc>
      </w:tr>
      <w:tr w:rsidR="009D3C89" w:rsidRPr="00BD117A" w14:paraId="6B9723DB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11CB060" w14:textId="5CA4AFFF" w:rsidR="008D7A78" w:rsidRPr="00BD117A" w:rsidRDefault="008D7A78" w:rsidP="00E75676">
            <w:r w:rsidRPr="00BD117A">
              <w:t>RK03</w:t>
            </w:r>
            <w:r w:rsidR="00D612DD" w:rsidRPr="00BD117A">
              <w:t>9</w:t>
            </w:r>
          </w:p>
        </w:tc>
        <w:tc>
          <w:tcPr>
            <w:tcW w:w="1417" w:type="dxa"/>
          </w:tcPr>
          <w:p w14:paraId="64A724C5" w14:textId="33A3C7B5" w:rsidR="008D7A78" w:rsidRPr="00BD117A" w:rsidRDefault="008D7A78" w:rsidP="00E75676">
            <w:r w:rsidRPr="00BD117A">
              <w:t>Pakiet</w:t>
            </w:r>
          </w:p>
        </w:tc>
        <w:tc>
          <w:tcPr>
            <w:tcW w:w="1559" w:type="dxa"/>
          </w:tcPr>
          <w:p w14:paraId="7B3A87DC" w14:textId="2F008D1D" w:rsidR="008D7A78" w:rsidRPr="00BD117A" w:rsidRDefault="008D7A78" w:rsidP="00E75676">
            <w:r w:rsidRPr="00BD117A">
              <w:t>Suma finansowania zapasów %</w:t>
            </w:r>
          </w:p>
        </w:tc>
        <w:tc>
          <w:tcPr>
            <w:tcW w:w="3686" w:type="dxa"/>
          </w:tcPr>
          <w:p w14:paraId="0F7AEB27" w14:textId="7740B629" w:rsidR="008D7A78" w:rsidRPr="00BD117A" w:rsidRDefault="00113AF4" w:rsidP="00E75676">
            <w:r w:rsidRPr="00BD117A">
              <w:t>[Pakiet].[Suma finansowania zapasów] / [Pakiet].[Suma sprzedaży budżetowej]</w:t>
            </w:r>
          </w:p>
        </w:tc>
        <w:tc>
          <w:tcPr>
            <w:tcW w:w="1413" w:type="dxa"/>
          </w:tcPr>
          <w:p w14:paraId="799BDDC1" w14:textId="60D11A4F" w:rsidR="008D7A78" w:rsidRPr="00BD117A" w:rsidRDefault="00655C3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P w podsumowaniu</w:t>
            </w:r>
          </w:p>
        </w:tc>
      </w:tr>
      <w:tr w:rsidR="009D3C89" w:rsidRPr="00BD117A" w14:paraId="7C7F4C16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9CD5569" w14:textId="449863F4" w:rsidR="000B0829" w:rsidRPr="00BD117A" w:rsidRDefault="000B0829" w:rsidP="00E75676">
            <w:r w:rsidRPr="00BD117A">
              <w:t>RK0</w:t>
            </w:r>
            <w:r w:rsidR="00D612DD" w:rsidRPr="00BD117A">
              <w:t>40</w:t>
            </w:r>
          </w:p>
        </w:tc>
        <w:tc>
          <w:tcPr>
            <w:tcW w:w="1417" w:type="dxa"/>
          </w:tcPr>
          <w:p w14:paraId="15527377" w14:textId="6DE32FD3" w:rsidR="000B0829" w:rsidRPr="00BD117A" w:rsidRDefault="000B0829" w:rsidP="00E75676">
            <w:r w:rsidRPr="00BD117A">
              <w:t>Pakiet</w:t>
            </w:r>
          </w:p>
        </w:tc>
        <w:tc>
          <w:tcPr>
            <w:tcW w:w="1559" w:type="dxa"/>
          </w:tcPr>
          <w:p w14:paraId="1724594D" w14:textId="10A9A6E5" w:rsidR="000B0829" w:rsidRPr="00BD117A" w:rsidRDefault="00543430" w:rsidP="00E75676">
            <w:r w:rsidRPr="00BD117A">
              <w:t>Suma kosztów terminu podstawowego</w:t>
            </w:r>
          </w:p>
        </w:tc>
        <w:tc>
          <w:tcPr>
            <w:tcW w:w="3686" w:type="dxa"/>
          </w:tcPr>
          <w:p w14:paraId="688293DF" w14:textId="77777777" w:rsidR="000B0829" w:rsidRPr="00BD117A" w:rsidRDefault="000B0829" w:rsidP="00E75676"/>
        </w:tc>
        <w:tc>
          <w:tcPr>
            <w:tcW w:w="1413" w:type="dxa"/>
          </w:tcPr>
          <w:p w14:paraId="746FB4FD" w14:textId="190414E3" w:rsidR="000B0829" w:rsidRPr="00BD117A" w:rsidRDefault="00655C3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Q w podsumowaniu</w:t>
            </w:r>
          </w:p>
        </w:tc>
      </w:tr>
      <w:tr w:rsidR="009D3C89" w:rsidRPr="00BD117A" w14:paraId="0844D71E" w14:textId="77777777" w:rsidTr="00E610F3">
        <w:tc>
          <w:tcPr>
            <w:tcW w:w="988" w:type="dxa"/>
            <w:shd w:val="clear" w:color="auto" w:fill="FDE9D9" w:themeFill="accent6" w:themeFillTint="33"/>
          </w:tcPr>
          <w:p w14:paraId="440F7A69" w14:textId="09CB1189" w:rsidR="00543430" w:rsidRPr="00BD117A" w:rsidRDefault="00543430" w:rsidP="00E75676">
            <w:r w:rsidRPr="00BD117A">
              <w:t>RK04</w:t>
            </w:r>
            <w:r w:rsidR="00D612DD" w:rsidRPr="00BD117A">
              <w:t>1</w:t>
            </w:r>
          </w:p>
        </w:tc>
        <w:tc>
          <w:tcPr>
            <w:tcW w:w="1417" w:type="dxa"/>
          </w:tcPr>
          <w:p w14:paraId="20D7F553" w14:textId="2BAE1C4A" w:rsidR="00543430" w:rsidRPr="00BD117A" w:rsidRDefault="00543430" w:rsidP="00E75676">
            <w:r w:rsidRPr="00BD117A">
              <w:t>Pakiet</w:t>
            </w:r>
          </w:p>
        </w:tc>
        <w:tc>
          <w:tcPr>
            <w:tcW w:w="1559" w:type="dxa"/>
          </w:tcPr>
          <w:p w14:paraId="17EB2934" w14:textId="32AEDE8B" w:rsidR="00543430" w:rsidRPr="00BD117A" w:rsidRDefault="0099526A" w:rsidP="00E75676">
            <w:r w:rsidRPr="00BD117A">
              <w:t>Suma kosztów terminu podstawowego %</w:t>
            </w:r>
          </w:p>
        </w:tc>
        <w:tc>
          <w:tcPr>
            <w:tcW w:w="3686" w:type="dxa"/>
          </w:tcPr>
          <w:p w14:paraId="33985E46" w14:textId="3C34F768" w:rsidR="00543430" w:rsidRPr="00BD117A" w:rsidRDefault="0099526A" w:rsidP="00E75676">
            <w:r w:rsidRPr="00BD117A">
              <w:t>[Pakiet]].[Suma kosztów terminu podstawowego] / [Pakiet].[Suma sprzedaży budżetowej]</w:t>
            </w:r>
          </w:p>
        </w:tc>
        <w:tc>
          <w:tcPr>
            <w:tcW w:w="1413" w:type="dxa"/>
          </w:tcPr>
          <w:p w14:paraId="7765679D" w14:textId="0AFCF632" w:rsidR="00543430" w:rsidRPr="00BD117A" w:rsidRDefault="00655C3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Q w podsumowaniu</w:t>
            </w:r>
          </w:p>
        </w:tc>
      </w:tr>
      <w:tr w:rsidR="009D3C89" w:rsidRPr="00BD117A" w14:paraId="73207FE0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25C21B0" w14:textId="2E725B5F" w:rsidR="002F6FAC" w:rsidRPr="00BD117A" w:rsidRDefault="002F6FAC" w:rsidP="00E75676">
            <w:r w:rsidRPr="00BD117A">
              <w:t>RK04</w:t>
            </w:r>
            <w:r w:rsidR="00D612DD" w:rsidRPr="00BD117A">
              <w:t>2</w:t>
            </w:r>
          </w:p>
        </w:tc>
        <w:tc>
          <w:tcPr>
            <w:tcW w:w="1417" w:type="dxa"/>
          </w:tcPr>
          <w:p w14:paraId="438511C3" w14:textId="68400A56" w:rsidR="002F6FAC" w:rsidRPr="00BD117A" w:rsidRDefault="002F6FAC" w:rsidP="00E75676">
            <w:r w:rsidRPr="00BD117A">
              <w:t>Pakiet</w:t>
            </w:r>
          </w:p>
        </w:tc>
        <w:tc>
          <w:tcPr>
            <w:tcW w:w="1559" w:type="dxa"/>
          </w:tcPr>
          <w:p w14:paraId="630741DA" w14:textId="74D2085C" w:rsidR="002F6FAC" w:rsidRPr="00BD117A" w:rsidRDefault="002F6FAC" w:rsidP="00E75676">
            <w:r w:rsidRPr="00BD117A">
              <w:t>Suma kosztów terminu opóźnień</w:t>
            </w:r>
          </w:p>
        </w:tc>
        <w:tc>
          <w:tcPr>
            <w:tcW w:w="3686" w:type="dxa"/>
          </w:tcPr>
          <w:p w14:paraId="28762422" w14:textId="1CDB0279" w:rsidR="002F6FAC" w:rsidRPr="00BD117A" w:rsidRDefault="002F6FAC" w:rsidP="00E75676"/>
        </w:tc>
        <w:tc>
          <w:tcPr>
            <w:tcW w:w="1413" w:type="dxa"/>
          </w:tcPr>
          <w:p w14:paraId="57550152" w14:textId="5D5A7C31" w:rsidR="002F6FAC" w:rsidRPr="00BD117A" w:rsidRDefault="00264F5D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R w podsumowaniu</w:t>
            </w:r>
          </w:p>
        </w:tc>
      </w:tr>
      <w:tr w:rsidR="009D3C89" w:rsidRPr="00BD117A" w14:paraId="59D6ABC4" w14:textId="77777777" w:rsidTr="00E610F3">
        <w:tc>
          <w:tcPr>
            <w:tcW w:w="988" w:type="dxa"/>
            <w:shd w:val="clear" w:color="auto" w:fill="FDE9D9" w:themeFill="accent6" w:themeFillTint="33"/>
          </w:tcPr>
          <w:p w14:paraId="75EA0185" w14:textId="42E8C279" w:rsidR="00BE0051" w:rsidRPr="00BD117A" w:rsidRDefault="00BE0051" w:rsidP="00E75676">
            <w:r w:rsidRPr="00BD117A">
              <w:t>RK04</w:t>
            </w:r>
            <w:r w:rsidR="00D612DD" w:rsidRPr="00BD117A">
              <w:t>3</w:t>
            </w:r>
          </w:p>
        </w:tc>
        <w:tc>
          <w:tcPr>
            <w:tcW w:w="1417" w:type="dxa"/>
          </w:tcPr>
          <w:p w14:paraId="2D494ED2" w14:textId="6E9C8DCB" w:rsidR="00BE0051" w:rsidRPr="00BD117A" w:rsidRDefault="00BE0051" w:rsidP="00E75676">
            <w:r w:rsidRPr="00BD117A">
              <w:t>Pakiet</w:t>
            </w:r>
          </w:p>
        </w:tc>
        <w:tc>
          <w:tcPr>
            <w:tcW w:w="1559" w:type="dxa"/>
          </w:tcPr>
          <w:p w14:paraId="7061904C" w14:textId="51FFB241" w:rsidR="00BE0051" w:rsidRPr="00BD117A" w:rsidRDefault="00BE0051" w:rsidP="00E75676">
            <w:r w:rsidRPr="00BD117A">
              <w:t>Suma kosztów terminu opóźnień %</w:t>
            </w:r>
          </w:p>
        </w:tc>
        <w:tc>
          <w:tcPr>
            <w:tcW w:w="3686" w:type="dxa"/>
          </w:tcPr>
          <w:p w14:paraId="69E9B4C9" w14:textId="1F52C9E2" w:rsidR="00BE0051" w:rsidRPr="00BD117A" w:rsidRDefault="00570DB5" w:rsidP="00E75676">
            <w:r w:rsidRPr="00BD117A">
              <w:t>[Pakiet].[Suma kosztów</w:t>
            </w:r>
            <w:r w:rsidR="007C2583" w:rsidRPr="00BD117A">
              <w:t xml:space="preserve"> terminu opóźnień] / [Pakiet].[Suma sprzedaży budżetowej]</w:t>
            </w:r>
          </w:p>
        </w:tc>
        <w:tc>
          <w:tcPr>
            <w:tcW w:w="1413" w:type="dxa"/>
          </w:tcPr>
          <w:p w14:paraId="45C9628E" w14:textId="722CA96E" w:rsidR="00BE0051" w:rsidRPr="00BD117A" w:rsidRDefault="00264F5D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R w podsumowaniu</w:t>
            </w:r>
          </w:p>
        </w:tc>
      </w:tr>
      <w:tr w:rsidR="009D3C89" w:rsidRPr="00BD117A" w14:paraId="5AD8882C" w14:textId="77777777" w:rsidTr="00E610F3">
        <w:tc>
          <w:tcPr>
            <w:tcW w:w="988" w:type="dxa"/>
            <w:shd w:val="clear" w:color="auto" w:fill="FDE9D9" w:themeFill="accent6" w:themeFillTint="33"/>
          </w:tcPr>
          <w:p w14:paraId="7E8E8AF8" w14:textId="2A30813C" w:rsidR="007C2583" w:rsidRPr="00BD117A" w:rsidRDefault="007C2583" w:rsidP="00E75676">
            <w:r w:rsidRPr="00BD117A">
              <w:t>RK04</w:t>
            </w:r>
            <w:r w:rsidR="00D612DD" w:rsidRPr="00BD117A">
              <w:t>4</w:t>
            </w:r>
          </w:p>
        </w:tc>
        <w:tc>
          <w:tcPr>
            <w:tcW w:w="1417" w:type="dxa"/>
          </w:tcPr>
          <w:p w14:paraId="3D7639DD" w14:textId="7C7CC8D0" w:rsidR="007C2583" w:rsidRPr="00BD117A" w:rsidRDefault="007C2583" w:rsidP="00E75676">
            <w:r w:rsidRPr="00BD117A">
              <w:t>Pakiet</w:t>
            </w:r>
          </w:p>
        </w:tc>
        <w:tc>
          <w:tcPr>
            <w:tcW w:w="1559" w:type="dxa"/>
          </w:tcPr>
          <w:p w14:paraId="7B96B12B" w14:textId="7D8CA66F" w:rsidR="007C2583" w:rsidRPr="00BD117A" w:rsidRDefault="007C2583" w:rsidP="00E75676">
            <w:r w:rsidRPr="00BD117A">
              <w:t>Suma przychodów odsetkowych</w:t>
            </w:r>
          </w:p>
        </w:tc>
        <w:tc>
          <w:tcPr>
            <w:tcW w:w="3686" w:type="dxa"/>
          </w:tcPr>
          <w:p w14:paraId="5F17AF50" w14:textId="77777777" w:rsidR="007C2583" w:rsidRPr="00BD117A" w:rsidRDefault="007C2583" w:rsidP="00E75676"/>
        </w:tc>
        <w:tc>
          <w:tcPr>
            <w:tcW w:w="1413" w:type="dxa"/>
          </w:tcPr>
          <w:p w14:paraId="2AAD7119" w14:textId="7DD150F0" w:rsidR="007C2583" w:rsidRPr="00BD117A" w:rsidRDefault="00264F5D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S w podsumowaniu</w:t>
            </w:r>
          </w:p>
        </w:tc>
      </w:tr>
      <w:tr w:rsidR="009D3C89" w:rsidRPr="00BD117A" w14:paraId="54FA904F" w14:textId="77777777" w:rsidTr="00E610F3">
        <w:tc>
          <w:tcPr>
            <w:tcW w:w="988" w:type="dxa"/>
            <w:shd w:val="clear" w:color="auto" w:fill="FDE9D9" w:themeFill="accent6" w:themeFillTint="33"/>
          </w:tcPr>
          <w:p w14:paraId="43C7595A" w14:textId="5C28BBB7" w:rsidR="00F438C7" w:rsidRPr="00BD117A" w:rsidRDefault="00F438C7" w:rsidP="00E75676">
            <w:r w:rsidRPr="00BD117A">
              <w:t>RK04</w:t>
            </w:r>
            <w:r w:rsidR="00D612DD" w:rsidRPr="00BD117A">
              <w:t>5</w:t>
            </w:r>
          </w:p>
        </w:tc>
        <w:tc>
          <w:tcPr>
            <w:tcW w:w="1417" w:type="dxa"/>
          </w:tcPr>
          <w:p w14:paraId="51BB9E45" w14:textId="6D0519FA" w:rsidR="00F438C7" w:rsidRPr="00BD117A" w:rsidRDefault="00F438C7" w:rsidP="00E75676">
            <w:r w:rsidRPr="00BD117A">
              <w:t>Pakiet</w:t>
            </w:r>
          </w:p>
        </w:tc>
        <w:tc>
          <w:tcPr>
            <w:tcW w:w="1559" w:type="dxa"/>
          </w:tcPr>
          <w:p w14:paraId="25B3AF55" w14:textId="3C18B6DA" w:rsidR="00F438C7" w:rsidRPr="00BD117A" w:rsidRDefault="00F438C7" w:rsidP="00E75676">
            <w:r w:rsidRPr="00BD117A">
              <w:t>Suma przychodów odsetkowych %</w:t>
            </w:r>
          </w:p>
        </w:tc>
        <w:tc>
          <w:tcPr>
            <w:tcW w:w="3686" w:type="dxa"/>
          </w:tcPr>
          <w:p w14:paraId="795A29CA" w14:textId="482ABA9A" w:rsidR="00F438C7" w:rsidRPr="00BD117A" w:rsidRDefault="00F438C7" w:rsidP="00E75676">
            <w:r w:rsidRPr="00BD117A">
              <w:t>[Pakiet].[Suma przychodów odsetkowych] / [Pakiet].[Suma sprzedaży budżetowej]</w:t>
            </w:r>
          </w:p>
        </w:tc>
        <w:tc>
          <w:tcPr>
            <w:tcW w:w="1413" w:type="dxa"/>
          </w:tcPr>
          <w:p w14:paraId="13022964" w14:textId="26C2D029" w:rsidR="00F438C7" w:rsidRPr="00BD117A" w:rsidRDefault="00264F5D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S w podsumowaniu</w:t>
            </w:r>
          </w:p>
        </w:tc>
      </w:tr>
      <w:tr w:rsidR="009D3C89" w:rsidRPr="00BD117A" w14:paraId="528955C8" w14:textId="77777777" w:rsidTr="00E610F3">
        <w:tc>
          <w:tcPr>
            <w:tcW w:w="988" w:type="dxa"/>
            <w:shd w:val="clear" w:color="auto" w:fill="FDE9D9" w:themeFill="accent6" w:themeFillTint="33"/>
          </w:tcPr>
          <w:p w14:paraId="04CDB2AB" w14:textId="69AEF3DA" w:rsidR="00F438C7" w:rsidRPr="00BD117A" w:rsidRDefault="00F438C7" w:rsidP="00E75676">
            <w:r w:rsidRPr="00BD117A">
              <w:t>RK04</w:t>
            </w:r>
            <w:r w:rsidR="00D612DD" w:rsidRPr="00BD117A">
              <w:t>6</w:t>
            </w:r>
          </w:p>
        </w:tc>
        <w:tc>
          <w:tcPr>
            <w:tcW w:w="1417" w:type="dxa"/>
          </w:tcPr>
          <w:p w14:paraId="624C065D" w14:textId="194486F7" w:rsidR="00F438C7" w:rsidRPr="00BD117A" w:rsidRDefault="00F438C7" w:rsidP="00E75676">
            <w:r w:rsidRPr="00BD117A">
              <w:t>Pakiet</w:t>
            </w:r>
          </w:p>
        </w:tc>
        <w:tc>
          <w:tcPr>
            <w:tcW w:w="1559" w:type="dxa"/>
          </w:tcPr>
          <w:p w14:paraId="199CF920" w14:textId="10667C0D" w:rsidR="00F438C7" w:rsidRPr="00BD117A" w:rsidRDefault="00DA7BFD" w:rsidP="00E75676">
            <w:r w:rsidRPr="00BD117A">
              <w:t>Suma m</w:t>
            </w:r>
            <w:r w:rsidR="00F438C7" w:rsidRPr="00BD117A">
              <w:t>arż</w:t>
            </w:r>
            <w:r w:rsidRPr="00BD117A">
              <w:t>y</w:t>
            </w:r>
            <w:r w:rsidR="00F438C7" w:rsidRPr="00BD117A">
              <w:t xml:space="preserve"> brutto </w:t>
            </w:r>
            <w:r w:rsidRPr="00BD117A">
              <w:t>2</w:t>
            </w:r>
          </w:p>
        </w:tc>
        <w:tc>
          <w:tcPr>
            <w:tcW w:w="3686" w:type="dxa"/>
          </w:tcPr>
          <w:p w14:paraId="360E0436" w14:textId="46B1C47B" w:rsidR="00F438C7" w:rsidRPr="00BD117A" w:rsidRDefault="00F438C7" w:rsidP="00E75676"/>
        </w:tc>
        <w:tc>
          <w:tcPr>
            <w:tcW w:w="1413" w:type="dxa"/>
          </w:tcPr>
          <w:p w14:paraId="40B6469C" w14:textId="1BAB61DF" w:rsidR="0069458D" w:rsidRPr="00BD117A" w:rsidRDefault="00264F5D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T</w:t>
            </w:r>
            <w:r w:rsidR="0069458D" w:rsidRPr="00BD117A">
              <w:rPr>
                <w:szCs w:val="20"/>
              </w:rPr>
              <w:t xml:space="preserve"> w podsumowaniu,</w:t>
            </w:r>
          </w:p>
          <w:p w14:paraId="52C45F50" w14:textId="5E7DA660" w:rsidR="00F438C7" w:rsidRPr="00BD117A" w:rsidRDefault="00E921A4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 xml:space="preserve">Odwołuje się do </w:t>
            </w:r>
            <w:r w:rsidR="00DA7BFD" w:rsidRPr="00BD117A">
              <w:rPr>
                <w:szCs w:val="20"/>
              </w:rPr>
              <w:t>RK</w:t>
            </w:r>
            <w:r w:rsidR="00E54AF8" w:rsidRPr="00BD117A">
              <w:rPr>
                <w:szCs w:val="20"/>
              </w:rPr>
              <w:t>000</w:t>
            </w:r>
          </w:p>
        </w:tc>
      </w:tr>
      <w:tr w:rsidR="009D3C89" w:rsidRPr="00BD117A" w14:paraId="2C3AD681" w14:textId="77777777" w:rsidTr="00E610F3">
        <w:tc>
          <w:tcPr>
            <w:tcW w:w="988" w:type="dxa"/>
            <w:shd w:val="clear" w:color="auto" w:fill="FDE9D9" w:themeFill="accent6" w:themeFillTint="33"/>
          </w:tcPr>
          <w:p w14:paraId="48A33421" w14:textId="2E94B5DF" w:rsidR="00B37205" w:rsidRPr="00BD117A" w:rsidRDefault="00E921A4" w:rsidP="00E75676">
            <w:r w:rsidRPr="00BD117A">
              <w:t>RK04</w:t>
            </w:r>
            <w:r w:rsidR="00D612DD" w:rsidRPr="00BD117A">
              <w:t>7</w:t>
            </w:r>
          </w:p>
        </w:tc>
        <w:tc>
          <w:tcPr>
            <w:tcW w:w="1417" w:type="dxa"/>
          </w:tcPr>
          <w:p w14:paraId="3813C2DC" w14:textId="5B83D596" w:rsidR="00B37205" w:rsidRPr="00BD117A" w:rsidRDefault="00E921A4" w:rsidP="00E75676">
            <w:r w:rsidRPr="00BD117A">
              <w:t>Pakiet</w:t>
            </w:r>
          </w:p>
        </w:tc>
        <w:tc>
          <w:tcPr>
            <w:tcW w:w="1559" w:type="dxa"/>
          </w:tcPr>
          <w:p w14:paraId="692748D6" w14:textId="1BFFA7BB" w:rsidR="00B37205" w:rsidRPr="00BD117A" w:rsidRDefault="00E921A4" w:rsidP="00E75676">
            <w:r w:rsidRPr="00BD117A">
              <w:t>Suma marży brutto %</w:t>
            </w:r>
          </w:p>
        </w:tc>
        <w:tc>
          <w:tcPr>
            <w:tcW w:w="3686" w:type="dxa"/>
          </w:tcPr>
          <w:p w14:paraId="23222E8F" w14:textId="3DF7E233" w:rsidR="00B37205" w:rsidRPr="00BD117A" w:rsidRDefault="00E921A4" w:rsidP="00E75676">
            <w:r w:rsidRPr="00BD117A">
              <w:t>[</w:t>
            </w:r>
            <w:r w:rsidR="001F059B" w:rsidRPr="00BD117A">
              <w:t>Pakiet].[Suma marży brutto 2] / [Pakiet].[Suma sprzedaży budżetowej]</w:t>
            </w:r>
          </w:p>
        </w:tc>
        <w:tc>
          <w:tcPr>
            <w:tcW w:w="1413" w:type="dxa"/>
          </w:tcPr>
          <w:p w14:paraId="7160DE3E" w14:textId="71644BDE" w:rsidR="00B37205" w:rsidRPr="00BD117A" w:rsidRDefault="00CE535D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U w podsumowaniu</w:t>
            </w:r>
          </w:p>
        </w:tc>
      </w:tr>
      <w:tr w:rsidR="009D3C89" w:rsidRPr="00BD117A" w14:paraId="197D937E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33F3A89" w14:textId="66C35D9A" w:rsidR="009C2F0C" w:rsidRPr="00BD117A" w:rsidRDefault="009C2F0C" w:rsidP="00E75676">
            <w:r w:rsidRPr="00BD117A">
              <w:t>RK0</w:t>
            </w:r>
            <w:r w:rsidR="003C38FE" w:rsidRPr="00BD117A">
              <w:t>48</w:t>
            </w:r>
          </w:p>
        </w:tc>
        <w:tc>
          <w:tcPr>
            <w:tcW w:w="1417" w:type="dxa"/>
          </w:tcPr>
          <w:p w14:paraId="4BB54BE5" w14:textId="102BE976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052D7DE4" w14:textId="7FA7FB33" w:rsidR="009C2F0C" w:rsidRPr="00BD117A" w:rsidRDefault="009C2F0C" w:rsidP="00E75676">
            <w:r w:rsidRPr="00BD117A">
              <w:t>Suma ilości jednostek</w:t>
            </w:r>
          </w:p>
        </w:tc>
        <w:tc>
          <w:tcPr>
            <w:tcW w:w="3686" w:type="dxa"/>
          </w:tcPr>
          <w:p w14:paraId="3D43444F" w14:textId="0C657776" w:rsidR="009C2F0C" w:rsidRPr="00BD117A" w:rsidRDefault="009C2F0C" w:rsidP="00E75676"/>
        </w:tc>
        <w:tc>
          <w:tcPr>
            <w:tcW w:w="1413" w:type="dxa"/>
          </w:tcPr>
          <w:p w14:paraId="58A0522E" w14:textId="6A5CE197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H w podsumowaniu</w:t>
            </w:r>
          </w:p>
        </w:tc>
      </w:tr>
      <w:tr w:rsidR="009D3C89" w:rsidRPr="00BD117A" w14:paraId="274417A9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E75F07F" w14:textId="7A1D0E25" w:rsidR="009C2F0C" w:rsidRPr="00BD117A" w:rsidRDefault="009C2F0C" w:rsidP="00E75676">
            <w:r w:rsidRPr="00BD117A">
              <w:t>RK0</w:t>
            </w:r>
            <w:r w:rsidR="00EF18C5" w:rsidRPr="00BD117A">
              <w:t>49</w:t>
            </w:r>
          </w:p>
        </w:tc>
        <w:tc>
          <w:tcPr>
            <w:tcW w:w="1417" w:type="dxa"/>
          </w:tcPr>
          <w:p w14:paraId="2D980D7B" w14:textId="316F5F79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3D49FD41" w14:textId="18AE6BC4" w:rsidR="009C2F0C" w:rsidRPr="00BD117A" w:rsidRDefault="009C2F0C" w:rsidP="00E75676">
            <w:r w:rsidRPr="00BD117A">
              <w:t>Suma sprzedaży budżetowej</w:t>
            </w:r>
          </w:p>
        </w:tc>
        <w:tc>
          <w:tcPr>
            <w:tcW w:w="3686" w:type="dxa"/>
          </w:tcPr>
          <w:p w14:paraId="5A856AB9" w14:textId="54B05CA5" w:rsidR="009C2F0C" w:rsidRPr="00BD117A" w:rsidRDefault="009C2F0C" w:rsidP="00E75676"/>
        </w:tc>
        <w:tc>
          <w:tcPr>
            <w:tcW w:w="1413" w:type="dxa"/>
          </w:tcPr>
          <w:p w14:paraId="4B5C1951" w14:textId="76690AA1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I w podsumowaniu</w:t>
            </w:r>
          </w:p>
        </w:tc>
      </w:tr>
      <w:tr w:rsidR="009D3C89" w:rsidRPr="00BD117A" w14:paraId="35D33A88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36FDCC3" w14:textId="5E58C82D" w:rsidR="009C2F0C" w:rsidRPr="00BD117A" w:rsidRDefault="009C2F0C" w:rsidP="00E75676">
            <w:r w:rsidRPr="00BD117A">
              <w:lastRenderedPageBreak/>
              <w:t>RK0</w:t>
            </w:r>
            <w:r w:rsidR="00EF18C5" w:rsidRPr="00BD117A">
              <w:t>50</w:t>
            </w:r>
          </w:p>
        </w:tc>
        <w:tc>
          <w:tcPr>
            <w:tcW w:w="1417" w:type="dxa"/>
          </w:tcPr>
          <w:p w14:paraId="4574D432" w14:textId="71118227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2DFD5436" w14:textId="47BB1764" w:rsidR="009C2F0C" w:rsidRPr="00BD117A" w:rsidRDefault="009C2F0C" w:rsidP="00E75676">
            <w:r w:rsidRPr="00BD117A">
              <w:t>Suma kosztu własnego ZACH</w:t>
            </w:r>
          </w:p>
        </w:tc>
        <w:tc>
          <w:tcPr>
            <w:tcW w:w="3686" w:type="dxa"/>
          </w:tcPr>
          <w:p w14:paraId="6A94717C" w14:textId="4765E602" w:rsidR="009C2F0C" w:rsidRPr="00BD117A" w:rsidRDefault="009C2F0C" w:rsidP="00E75676"/>
        </w:tc>
        <w:tc>
          <w:tcPr>
            <w:tcW w:w="1413" w:type="dxa"/>
          </w:tcPr>
          <w:p w14:paraId="5BD28207" w14:textId="6F7D2FAA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J w podsumowaniu</w:t>
            </w:r>
          </w:p>
        </w:tc>
      </w:tr>
      <w:tr w:rsidR="009D3C89" w:rsidRPr="00BD117A" w14:paraId="7696A101" w14:textId="77777777" w:rsidTr="00E610F3">
        <w:tc>
          <w:tcPr>
            <w:tcW w:w="988" w:type="dxa"/>
            <w:shd w:val="clear" w:color="auto" w:fill="FDE9D9" w:themeFill="accent6" w:themeFillTint="33"/>
          </w:tcPr>
          <w:p w14:paraId="4049047A" w14:textId="5C22D005" w:rsidR="009C2F0C" w:rsidRPr="00BD117A" w:rsidRDefault="009C2F0C" w:rsidP="00E75676">
            <w:r w:rsidRPr="00BD117A">
              <w:t>RK0</w:t>
            </w:r>
            <w:r w:rsidR="00EF18C5" w:rsidRPr="00BD117A">
              <w:t>51</w:t>
            </w:r>
          </w:p>
        </w:tc>
        <w:tc>
          <w:tcPr>
            <w:tcW w:w="1417" w:type="dxa"/>
          </w:tcPr>
          <w:p w14:paraId="4C3D80CE" w14:textId="3501A0F9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6E83396C" w14:textId="1A894521" w:rsidR="009C2F0C" w:rsidRPr="00BD117A" w:rsidRDefault="009C2F0C" w:rsidP="00E75676">
            <w:r w:rsidRPr="00BD117A">
              <w:t>Suma kosztu własnego ZACH %</w:t>
            </w:r>
          </w:p>
        </w:tc>
        <w:tc>
          <w:tcPr>
            <w:tcW w:w="3686" w:type="dxa"/>
          </w:tcPr>
          <w:p w14:paraId="3B3ED53A" w14:textId="1F2DC035" w:rsidR="009C2F0C" w:rsidRPr="00BD117A" w:rsidRDefault="009C2F0C" w:rsidP="00E75676">
            <w:r w:rsidRPr="00BD117A">
              <w:t>[Przetarg].[Suma kosztu własnego ZACH] / [Przetarg].[Suma sprzedaży budżetowej]</w:t>
            </w:r>
          </w:p>
        </w:tc>
        <w:tc>
          <w:tcPr>
            <w:tcW w:w="1413" w:type="dxa"/>
          </w:tcPr>
          <w:p w14:paraId="7486E89C" w14:textId="39337417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J w podsumowaniu</w:t>
            </w:r>
          </w:p>
        </w:tc>
      </w:tr>
      <w:tr w:rsidR="009D3C89" w:rsidRPr="00BD117A" w14:paraId="5451A4E4" w14:textId="77777777" w:rsidTr="00E610F3">
        <w:tc>
          <w:tcPr>
            <w:tcW w:w="988" w:type="dxa"/>
            <w:shd w:val="clear" w:color="auto" w:fill="FDE9D9" w:themeFill="accent6" w:themeFillTint="33"/>
          </w:tcPr>
          <w:p w14:paraId="6D7F34F4" w14:textId="001BC718" w:rsidR="009C2F0C" w:rsidRPr="00BD117A" w:rsidRDefault="009C2F0C" w:rsidP="00E75676">
            <w:r w:rsidRPr="00BD117A">
              <w:t>RK0</w:t>
            </w:r>
            <w:r w:rsidR="00EF18C5" w:rsidRPr="00BD117A">
              <w:t>52</w:t>
            </w:r>
          </w:p>
        </w:tc>
        <w:tc>
          <w:tcPr>
            <w:tcW w:w="1417" w:type="dxa"/>
          </w:tcPr>
          <w:p w14:paraId="441F70DF" w14:textId="4D747E49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0539FB26" w14:textId="091D84D3" w:rsidR="009C2F0C" w:rsidRPr="00BD117A" w:rsidRDefault="009C2F0C" w:rsidP="00E75676">
            <w:r w:rsidRPr="00BD117A">
              <w:t>Suma Korekty marży</w:t>
            </w:r>
          </w:p>
        </w:tc>
        <w:tc>
          <w:tcPr>
            <w:tcW w:w="3686" w:type="dxa"/>
          </w:tcPr>
          <w:p w14:paraId="1C649602" w14:textId="244538F4" w:rsidR="009C2F0C" w:rsidRPr="00BD117A" w:rsidRDefault="009C2F0C" w:rsidP="00E75676"/>
        </w:tc>
        <w:tc>
          <w:tcPr>
            <w:tcW w:w="1413" w:type="dxa"/>
          </w:tcPr>
          <w:p w14:paraId="59DB7CDA" w14:textId="4C7D3F02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K w podsumowaniu</w:t>
            </w:r>
          </w:p>
        </w:tc>
      </w:tr>
      <w:tr w:rsidR="009D3C89" w:rsidRPr="00BD117A" w14:paraId="537F22BC" w14:textId="77777777" w:rsidTr="00E610F3">
        <w:tc>
          <w:tcPr>
            <w:tcW w:w="988" w:type="dxa"/>
            <w:shd w:val="clear" w:color="auto" w:fill="FDE9D9" w:themeFill="accent6" w:themeFillTint="33"/>
          </w:tcPr>
          <w:p w14:paraId="72CE7873" w14:textId="41E694FA" w:rsidR="009C2F0C" w:rsidRPr="00BD117A" w:rsidRDefault="009C2F0C" w:rsidP="00E75676">
            <w:r w:rsidRPr="00BD117A">
              <w:t>RK0</w:t>
            </w:r>
            <w:r w:rsidR="00EF18C5" w:rsidRPr="00BD117A">
              <w:t>53</w:t>
            </w:r>
          </w:p>
        </w:tc>
        <w:tc>
          <w:tcPr>
            <w:tcW w:w="1417" w:type="dxa"/>
          </w:tcPr>
          <w:p w14:paraId="75EFCF8E" w14:textId="6C74AE2B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0BFA7D7D" w14:textId="534A9F22" w:rsidR="009C2F0C" w:rsidRPr="00BD117A" w:rsidRDefault="009C2F0C" w:rsidP="00E75676">
            <w:r w:rsidRPr="00BD117A">
              <w:t>% Korekty marży</w:t>
            </w:r>
          </w:p>
        </w:tc>
        <w:tc>
          <w:tcPr>
            <w:tcW w:w="3686" w:type="dxa"/>
          </w:tcPr>
          <w:p w14:paraId="23ACE47A" w14:textId="70C7AA66" w:rsidR="009C2F0C" w:rsidRPr="00BD117A" w:rsidRDefault="009C2F0C" w:rsidP="00E75676">
            <w:r w:rsidRPr="00BD117A">
              <w:t>[Przetarg].[Suma Korekty marży] / [Przetarg].[Suma sprzedaży budżetowej]</w:t>
            </w:r>
          </w:p>
        </w:tc>
        <w:tc>
          <w:tcPr>
            <w:tcW w:w="1413" w:type="dxa"/>
          </w:tcPr>
          <w:p w14:paraId="3AC5DB69" w14:textId="36E0FD19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K w podsumowaniu</w:t>
            </w:r>
          </w:p>
        </w:tc>
      </w:tr>
      <w:tr w:rsidR="009D3C89" w:rsidRPr="00BD117A" w14:paraId="685C00AB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E175DFB" w14:textId="6B1996AD" w:rsidR="009C2F0C" w:rsidRPr="00BD117A" w:rsidRDefault="009C2F0C" w:rsidP="00E75676">
            <w:r w:rsidRPr="00BD117A">
              <w:t>RK0</w:t>
            </w:r>
            <w:r w:rsidR="00EF18C5" w:rsidRPr="00BD117A">
              <w:t>54</w:t>
            </w:r>
          </w:p>
        </w:tc>
        <w:tc>
          <w:tcPr>
            <w:tcW w:w="1417" w:type="dxa"/>
          </w:tcPr>
          <w:p w14:paraId="017D1937" w14:textId="581DB019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373CFAD8" w14:textId="05F9A180" w:rsidR="009C2F0C" w:rsidRPr="00BD117A" w:rsidRDefault="009C2F0C" w:rsidP="00E75676">
            <w:r w:rsidRPr="00BD117A">
              <w:t>Suma marży urzędowo-umownej</w:t>
            </w:r>
          </w:p>
        </w:tc>
        <w:tc>
          <w:tcPr>
            <w:tcW w:w="3686" w:type="dxa"/>
          </w:tcPr>
          <w:p w14:paraId="396FFC39" w14:textId="71B2C87B" w:rsidR="009C2F0C" w:rsidRPr="00BD117A" w:rsidRDefault="009C2F0C" w:rsidP="00E75676"/>
        </w:tc>
        <w:tc>
          <w:tcPr>
            <w:tcW w:w="1413" w:type="dxa"/>
          </w:tcPr>
          <w:p w14:paraId="182BEE27" w14:textId="54B56CFD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L w podsumowaniu</w:t>
            </w:r>
          </w:p>
        </w:tc>
      </w:tr>
      <w:tr w:rsidR="009D3C89" w:rsidRPr="00BD117A" w14:paraId="6DF65EB9" w14:textId="77777777" w:rsidTr="00E610F3">
        <w:tc>
          <w:tcPr>
            <w:tcW w:w="988" w:type="dxa"/>
            <w:shd w:val="clear" w:color="auto" w:fill="FDE9D9" w:themeFill="accent6" w:themeFillTint="33"/>
          </w:tcPr>
          <w:p w14:paraId="5A73B421" w14:textId="05D71CF1" w:rsidR="009C2F0C" w:rsidRPr="00BD117A" w:rsidRDefault="009C2F0C" w:rsidP="00E75676">
            <w:r w:rsidRPr="00BD117A">
              <w:t>RK0</w:t>
            </w:r>
            <w:r w:rsidR="00036979" w:rsidRPr="00BD117A">
              <w:t>55</w:t>
            </w:r>
          </w:p>
        </w:tc>
        <w:tc>
          <w:tcPr>
            <w:tcW w:w="1417" w:type="dxa"/>
          </w:tcPr>
          <w:p w14:paraId="23D244BC" w14:textId="0B500AB8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54A3A59B" w14:textId="18B7FC67" w:rsidR="009C2F0C" w:rsidRPr="00BD117A" w:rsidRDefault="009C2F0C" w:rsidP="00E75676">
            <w:r w:rsidRPr="00BD117A">
              <w:t>Suma marży urzędowo-umownej %</w:t>
            </w:r>
          </w:p>
        </w:tc>
        <w:tc>
          <w:tcPr>
            <w:tcW w:w="3686" w:type="dxa"/>
          </w:tcPr>
          <w:p w14:paraId="251505D3" w14:textId="655AC0CD" w:rsidR="009C2F0C" w:rsidRPr="00BD117A" w:rsidRDefault="009C2F0C" w:rsidP="00E75676">
            <w:r w:rsidRPr="00BD117A">
              <w:t>[Przetarg].[Suma marży urzędowo-umowna] / [Przetarg].[Suma sprzedaży budżetowej]</w:t>
            </w:r>
          </w:p>
        </w:tc>
        <w:tc>
          <w:tcPr>
            <w:tcW w:w="1413" w:type="dxa"/>
          </w:tcPr>
          <w:p w14:paraId="328D3350" w14:textId="65A359F4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L w podsumowaniu</w:t>
            </w:r>
          </w:p>
        </w:tc>
      </w:tr>
      <w:tr w:rsidR="009D3C89" w:rsidRPr="00BD117A" w14:paraId="2AFBE80A" w14:textId="77777777" w:rsidTr="00E610F3">
        <w:tc>
          <w:tcPr>
            <w:tcW w:w="988" w:type="dxa"/>
            <w:shd w:val="clear" w:color="auto" w:fill="FDE9D9" w:themeFill="accent6" w:themeFillTint="33"/>
          </w:tcPr>
          <w:p w14:paraId="55352A55" w14:textId="039D5003" w:rsidR="009C2F0C" w:rsidRPr="00BD117A" w:rsidRDefault="009C2F0C" w:rsidP="00E75676">
            <w:r w:rsidRPr="00BD117A">
              <w:t>RK0</w:t>
            </w:r>
            <w:r w:rsidR="00036979" w:rsidRPr="00BD117A">
              <w:t>5</w:t>
            </w:r>
            <w:r w:rsidRPr="00BD117A">
              <w:t>6</w:t>
            </w:r>
          </w:p>
        </w:tc>
        <w:tc>
          <w:tcPr>
            <w:tcW w:w="1417" w:type="dxa"/>
          </w:tcPr>
          <w:p w14:paraId="73A5DC63" w14:textId="20936E89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3D04B62E" w14:textId="53044BD8" w:rsidR="009C2F0C" w:rsidRPr="00BD117A" w:rsidRDefault="009C2F0C" w:rsidP="00E75676">
            <w:r w:rsidRPr="00BD117A">
              <w:t>Suma korzyści kontraktowych</w:t>
            </w:r>
          </w:p>
        </w:tc>
        <w:tc>
          <w:tcPr>
            <w:tcW w:w="3686" w:type="dxa"/>
          </w:tcPr>
          <w:p w14:paraId="78CDD20F" w14:textId="0071203B" w:rsidR="009C2F0C" w:rsidRPr="00BD117A" w:rsidRDefault="009C2F0C" w:rsidP="00E75676"/>
        </w:tc>
        <w:tc>
          <w:tcPr>
            <w:tcW w:w="1413" w:type="dxa"/>
          </w:tcPr>
          <w:p w14:paraId="0B007101" w14:textId="66DE81A5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M w podsumowaniu</w:t>
            </w:r>
          </w:p>
        </w:tc>
      </w:tr>
      <w:tr w:rsidR="009D3C89" w:rsidRPr="00BD117A" w14:paraId="33FBA0ED" w14:textId="77777777" w:rsidTr="00E610F3">
        <w:tc>
          <w:tcPr>
            <w:tcW w:w="988" w:type="dxa"/>
            <w:shd w:val="clear" w:color="auto" w:fill="FDE9D9" w:themeFill="accent6" w:themeFillTint="33"/>
          </w:tcPr>
          <w:p w14:paraId="52EA1939" w14:textId="0ED056F4" w:rsidR="009C2F0C" w:rsidRPr="00BD117A" w:rsidRDefault="009C2F0C" w:rsidP="00E75676">
            <w:r w:rsidRPr="00BD117A">
              <w:t>RK0</w:t>
            </w:r>
            <w:r w:rsidR="00036979" w:rsidRPr="00BD117A">
              <w:t>5</w:t>
            </w:r>
            <w:r w:rsidRPr="00BD117A">
              <w:t>7</w:t>
            </w:r>
          </w:p>
        </w:tc>
        <w:tc>
          <w:tcPr>
            <w:tcW w:w="1417" w:type="dxa"/>
          </w:tcPr>
          <w:p w14:paraId="79D6774C" w14:textId="597BA1D0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33AB8569" w14:textId="76FB841F" w:rsidR="009C2F0C" w:rsidRPr="00BD117A" w:rsidRDefault="009C2F0C" w:rsidP="00E75676">
            <w:r w:rsidRPr="00BD117A">
              <w:t>Suma korzyści kontraktowych %</w:t>
            </w:r>
          </w:p>
        </w:tc>
        <w:tc>
          <w:tcPr>
            <w:tcW w:w="3686" w:type="dxa"/>
          </w:tcPr>
          <w:p w14:paraId="5629EF13" w14:textId="2A08A395" w:rsidR="009C2F0C" w:rsidRPr="00BD117A" w:rsidRDefault="009C2F0C" w:rsidP="00E75676">
            <w:r w:rsidRPr="00BD117A">
              <w:t>[Przetarg].[Suma korzyści kontraktowych] / [Przetarg].[Suma sprzedaży budżetowej]</w:t>
            </w:r>
          </w:p>
        </w:tc>
        <w:tc>
          <w:tcPr>
            <w:tcW w:w="1413" w:type="dxa"/>
          </w:tcPr>
          <w:p w14:paraId="21C59541" w14:textId="28784A98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M w podsumowaniu</w:t>
            </w:r>
          </w:p>
        </w:tc>
      </w:tr>
      <w:tr w:rsidR="009D3C89" w:rsidRPr="00BD117A" w14:paraId="5AE1E352" w14:textId="77777777" w:rsidTr="00E610F3">
        <w:tc>
          <w:tcPr>
            <w:tcW w:w="988" w:type="dxa"/>
            <w:shd w:val="clear" w:color="auto" w:fill="FDE9D9" w:themeFill="accent6" w:themeFillTint="33"/>
          </w:tcPr>
          <w:p w14:paraId="09495CEB" w14:textId="3FB12936" w:rsidR="009C2F0C" w:rsidRPr="00BD117A" w:rsidRDefault="009C2F0C" w:rsidP="00E75676">
            <w:r w:rsidRPr="00BD117A">
              <w:t>RK0</w:t>
            </w:r>
            <w:r w:rsidR="00036979" w:rsidRPr="00BD117A">
              <w:t>58</w:t>
            </w:r>
          </w:p>
        </w:tc>
        <w:tc>
          <w:tcPr>
            <w:tcW w:w="1417" w:type="dxa"/>
          </w:tcPr>
          <w:p w14:paraId="5E7E6A07" w14:textId="0B1D5215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32B67366" w14:textId="7EE2AD11" w:rsidR="009C2F0C" w:rsidRPr="00BD117A" w:rsidRDefault="009C2F0C" w:rsidP="00E75676">
            <w:r w:rsidRPr="00BD117A">
              <w:t>Suma zysku na sprzedaży</w:t>
            </w:r>
          </w:p>
        </w:tc>
        <w:tc>
          <w:tcPr>
            <w:tcW w:w="3686" w:type="dxa"/>
          </w:tcPr>
          <w:p w14:paraId="1C75D644" w14:textId="59166347" w:rsidR="009C2F0C" w:rsidRPr="00BD117A" w:rsidRDefault="009C2F0C" w:rsidP="00E75676">
            <w:r w:rsidRPr="00BD117A">
              <w:t>[Przetarg].[Suma marży urzędowo-umownej] + [Przetarg].[Suma korzyści kontraktowych]</w:t>
            </w:r>
          </w:p>
        </w:tc>
        <w:tc>
          <w:tcPr>
            <w:tcW w:w="1413" w:type="dxa"/>
          </w:tcPr>
          <w:p w14:paraId="6FA9A9BE" w14:textId="4AEB8F9B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N w podsumowaniu</w:t>
            </w:r>
          </w:p>
        </w:tc>
      </w:tr>
      <w:tr w:rsidR="009D3C89" w:rsidRPr="00BD117A" w14:paraId="29B2A38D" w14:textId="77777777" w:rsidTr="00E610F3">
        <w:tc>
          <w:tcPr>
            <w:tcW w:w="988" w:type="dxa"/>
            <w:shd w:val="clear" w:color="auto" w:fill="FDE9D9" w:themeFill="accent6" w:themeFillTint="33"/>
          </w:tcPr>
          <w:p w14:paraId="6CD56205" w14:textId="61AAE0DD" w:rsidR="009C2F0C" w:rsidRPr="00BD117A" w:rsidRDefault="009C2F0C" w:rsidP="00E75676">
            <w:r w:rsidRPr="00BD117A">
              <w:t>RK0</w:t>
            </w:r>
            <w:r w:rsidR="00036979" w:rsidRPr="00BD117A">
              <w:t>59</w:t>
            </w:r>
          </w:p>
        </w:tc>
        <w:tc>
          <w:tcPr>
            <w:tcW w:w="1417" w:type="dxa"/>
          </w:tcPr>
          <w:p w14:paraId="511E3E12" w14:textId="3FB1A2B5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104013E1" w14:textId="1CBBDBC3" w:rsidR="009C2F0C" w:rsidRPr="00BD117A" w:rsidRDefault="009C2F0C" w:rsidP="00E75676">
            <w:r w:rsidRPr="00BD117A">
              <w:t>Suma zysku na sprzedaży %</w:t>
            </w:r>
          </w:p>
        </w:tc>
        <w:tc>
          <w:tcPr>
            <w:tcW w:w="3686" w:type="dxa"/>
          </w:tcPr>
          <w:p w14:paraId="05476254" w14:textId="6DEA91CB" w:rsidR="009C2F0C" w:rsidRPr="00BD117A" w:rsidRDefault="009C2F0C" w:rsidP="00E75676">
            <w:r w:rsidRPr="00BD117A">
              <w:t>[Przetarg].[Suma zysku na sprzedaży] / [Przetarg].[Suma sprzedaży budżetowej]</w:t>
            </w:r>
          </w:p>
        </w:tc>
        <w:tc>
          <w:tcPr>
            <w:tcW w:w="1413" w:type="dxa"/>
          </w:tcPr>
          <w:p w14:paraId="1E93DDDA" w14:textId="5AE7FD4C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N w podsumowaniu</w:t>
            </w:r>
          </w:p>
        </w:tc>
      </w:tr>
      <w:tr w:rsidR="009D3C89" w:rsidRPr="00BD117A" w14:paraId="79A18552" w14:textId="77777777" w:rsidTr="00E610F3">
        <w:tc>
          <w:tcPr>
            <w:tcW w:w="988" w:type="dxa"/>
            <w:shd w:val="clear" w:color="auto" w:fill="FDE9D9" w:themeFill="accent6" w:themeFillTint="33"/>
          </w:tcPr>
          <w:p w14:paraId="21396C6D" w14:textId="6DE35E9E" w:rsidR="009C2F0C" w:rsidRPr="00BD117A" w:rsidRDefault="009C2F0C" w:rsidP="00E75676">
            <w:r w:rsidRPr="00BD117A">
              <w:t>RK0</w:t>
            </w:r>
            <w:r w:rsidR="00036979" w:rsidRPr="00BD117A">
              <w:t>60</w:t>
            </w:r>
          </w:p>
        </w:tc>
        <w:tc>
          <w:tcPr>
            <w:tcW w:w="1417" w:type="dxa"/>
          </w:tcPr>
          <w:p w14:paraId="33014D04" w14:textId="794FA8C0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53F46DDD" w14:textId="0009C950" w:rsidR="009C2F0C" w:rsidRPr="00BD117A" w:rsidRDefault="009C2F0C" w:rsidP="00E75676">
            <w:r w:rsidRPr="00BD117A">
              <w:t>Suma korzyści terminu od producenta</w:t>
            </w:r>
          </w:p>
        </w:tc>
        <w:tc>
          <w:tcPr>
            <w:tcW w:w="3686" w:type="dxa"/>
          </w:tcPr>
          <w:p w14:paraId="6327A833" w14:textId="288E9B76" w:rsidR="009C2F0C" w:rsidRPr="00BD117A" w:rsidRDefault="009C2F0C" w:rsidP="00E75676"/>
        </w:tc>
        <w:tc>
          <w:tcPr>
            <w:tcW w:w="1413" w:type="dxa"/>
          </w:tcPr>
          <w:p w14:paraId="036CA278" w14:textId="127CA369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O w podsumowaniu</w:t>
            </w:r>
          </w:p>
        </w:tc>
      </w:tr>
      <w:tr w:rsidR="009D3C89" w:rsidRPr="00BD117A" w14:paraId="617F9BE6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FF9012A" w14:textId="39C3B7E8" w:rsidR="009C2F0C" w:rsidRPr="00BD117A" w:rsidRDefault="009C2F0C" w:rsidP="00E75676">
            <w:r w:rsidRPr="00BD117A">
              <w:t>RK0</w:t>
            </w:r>
            <w:r w:rsidR="00036979" w:rsidRPr="00BD117A">
              <w:t>61</w:t>
            </w:r>
          </w:p>
        </w:tc>
        <w:tc>
          <w:tcPr>
            <w:tcW w:w="1417" w:type="dxa"/>
          </w:tcPr>
          <w:p w14:paraId="2EAE6D31" w14:textId="09039DAD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749FCED5" w14:textId="13C37C4C" w:rsidR="009C2F0C" w:rsidRPr="00BD117A" w:rsidRDefault="009C2F0C" w:rsidP="00E75676">
            <w:r w:rsidRPr="00BD117A">
              <w:t>Suma korzyści terminu od producenta %</w:t>
            </w:r>
          </w:p>
        </w:tc>
        <w:tc>
          <w:tcPr>
            <w:tcW w:w="3686" w:type="dxa"/>
          </w:tcPr>
          <w:p w14:paraId="31CEC002" w14:textId="4D841C31" w:rsidR="009C2F0C" w:rsidRPr="00BD117A" w:rsidRDefault="009C2F0C" w:rsidP="00E75676">
            <w:r w:rsidRPr="00BD117A">
              <w:t>[Przetarg].[Suma korzyści terminu od producenta] / [Przetarg].[Suma sprzedaży budżetowej]</w:t>
            </w:r>
          </w:p>
        </w:tc>
        <w:tc>
          <w:tcPr>
            <w:tcW w:w="1413" w:type="dxa"/>
          </w:tcPr>
          <w:p w14:paraId="63A8E5AA" w14:textId="3A974935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O w podsumowaniu</w:t>
            </w:r>
          </w:p>
        </w:tc>
      </w:tr>
      <w:tr w:rsidR="009D3C89" w:rsidRPr="00BD117A" w14:paraId="22B5BB3A" w14:textId="77777777" w:rsidTr="00E610F3">
        <w:tc>
          <w:tcPr>
            <w:tcW w:w="988" w:type="dxa"/>
            <w:shd w:val="clear" w:color="auto" w:fill="FDE9D9" w:themeFill="accent6" w:themeFillTint="33"/>
          </w:tcPr>
          <w:p w14:paraId="778CAB08" w14:textId="0F07290B" w:rsidR="009C2F0C" w:rsidRPr="00BD117A" w:rsidRDefault="009C2F0C" w:rsidP="00E75676">
            <w:r w:rsidRPr="00BD117A">
              <w:t>RK0</w:t>
            </w:r>
            <w:r w:rsidR="00036979" w:rsidRPr="00BD117A">
              <w:t>62</w:t>
            </w:r>
          </w:p>
        </w:tc>
        <w:tc>
          <w:tcPr>
            <w:tcW w:w="1417" w:type="dxa"/>
          </w:tcPr>
          <w:p w14:paraId="6A8A41FF" w14:textId="21354730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5512C9A6" w14:textId="4702CFDC" w:rsidR="009C2F0C" w:rsidRPr="00BD117A" w:rsidRDefault="009C2F0C" w:rsidP="00E75676">
            <w:r w:rsidRPr="00BD117A">
              <w:t>Suma finansowania zapasów</w:t>
            </w:r>
          </w:p>
        </w:tc>
        <w:tc>
          <w:tcPr>
            <w:tcW w:w="3686" w:type="dxa"/>
          </w:tcPr>
          <w:p w14:paraId="4CCEC25D" w14:textId="77777777" w:rsidR="009C2F0C" w:rsidRPr="00BD117A" w:rsidRDefault="009C2F0C" w:rsidP="00E75676"/>
        </w:tc>
        <w:tc>
          <w:tcPr>
            <w:tcW w:w="1413" w:type="dxa"/>
          </w:tcPr>
          <w:p w14:paraId="33035A8E" w14:textId="0DBF944C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P w podsumowaniu</w:t>
            </w:r>
          </w:p>
        </w:tc>
      </w:tr>
      <w:tr w:rsidR="009D3C89" w:rsidRPr="00BD117A" w14:paraId="33CFCC00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0DC580B" w14:textId="2DF80274" w:rsidR="009C2F0C" w:rsidRPr="00BD117A" w:rsidRDefault="009C2F0C" w:rsidP="00E75676">
            <w:r w:rsidRPr="00BD117A">
              <w:t>RK0</w:t>
            </w:r>
            <w:r w:rsidR="00036979" w:rsidRPr="00BD117A">
              <w:t>63</w:t>
            </w:r>
          </w:p>
        </w:tc>
        <w:tc>
          <w:tcPr>
            <w:tcW w:w="1417" w:type="dxa"/>
          </w:tcPr>
          <w:p w14:paraId="102A6BC6" w14:textId="5C613724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4675533C" w14:textId="7D301B53" w:rsidR="009C2F0C" w:rsidRPr="00BD117A" w:rsidRDefault="009C2F0C" w:rsidP="00E75676">
            <w:r w:rsidRPr="00BD117A">
              <w:t>Suma finansowania zapasów %</w:t>
            </w:r>
          </w:p>
        </w:tc>
        <w:tc>
          <w:tcPr>
            <w:tcW w:w="3686" w:type="dxa"/>
          </w:tcPr>
          <w:p w14:paraId="1E070981" w14:textId="39953517" w:rsidR="009C2F0C" w:rsidRPr="00BD117A" w:rsidRDefault="009C2F0C" w:rsidP="00E75676">
            <w:r w:rsidRPr="00BD117A">
              <w:t>[Przetarg].[Suma finansowania zapasów] / [Przetarg].[Suma sprzedaży budżetowej]</w:t>
            </w:r>
          </w:p>
        </w:tc>
        <w:tc>
          <w:tcPr>
            <w:tcW w:w="1413" w:type="dxa"/>
          </w:tcPr>
          <w:p w14:paraId="0F045223" w14:textId="44058F0B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P w podsumowaniu</w:t>
            </w:r>
          </w:p>
        </w:tc>
      </w:tr>
      <w:tr w:rsidR="009D3C89" w:rsidRPr="00BD117A" w14:paraId="4793999F" w14:textId="77777777" w:rsidTr="00E610F3">
        <w:tc>
          <w:tcPr>
            <w:tcW w:w="988" w:type="dxa"/>
            <w:shd w:val="clear" w:color="auto" w:fill="FDE9D9" w:themeFill="accent6" w:themeFillTint="33"/>
          </w:tcPr>
          <w:p w14:paraId="45D1FA2F" w14:textId="3E4841DF" w:rsidR="009C2F0C" w:rsidRPr="00BD117A" w:rsidRDefault="009C2F0C" w:rsidP="00E75676">
            <w:r w:rsidRPr="00BD117A">
              <w:t>RK0</w:t>
            </w:r>
            <w:r w:rsidR="00036979" w:rsidRPr="00BD117A">
              <w:t>64</w:t>
            </w:r>
          </w:p>
        </w:tc>
        <w:tc>
          <w:tcPr>
            <w:tcW w:w="1417" w:type="dxa"/>
          </w:tcPr>
          <w:p w14:paraId="2377C347" w14:textId="2FD8D8C9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448B4B57" w14:textId="2A67C433" w:rsidR="009C2F0C" w:rsidRPr="00BD117A" w:rsidRDefault="009C2F0C" w:rsidP="00E75676">
            <w:r w:rsidRPr="00BD117A">
              <w:t>Suma kosztów terminu podstawowego</w:t>
            </w:r>
          </w:p>
        </w:tc>
        <w:tc>
          <w:tcPr>
            <w:tcW w:w="3686" w:type="dxa"/>
          </w:tcPr>
          <w:p w14:paraId="2ED62C90" w14:textId="69DEAA92" w:rsidR="009C2F0C" w:rsidRPr="00BD117A" w:rsidRDefault="009C2F0C" w:rsidP="00E75676"/>
        </w:tc>
        <w:tc>
          <w:tcPr>
            <w:tcW w:w="1413" w:type="dxa"/>
          </w:tcPr>
          <w:p w14:paraId="69784FA0" w14:textId="7CE4FA0C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Q w podsumowaniu</w:t>
            </w:r>
          </w:p>
        </w:tc>
      </w:tr>
      <w:tr w:rsidR="009D3C89" w:rsidRPr="00BD117A" w14:paraId="3065CCD4" w14:textId="77777777" w:rsidTr="00E610F3">
        <w:tc>
          <w:tcPr>
            <w:tcW w:w="988" w:type="dxa"/>
            <w:shd w:val="clear" w:color="auto" w:fill="FDE9D9" w:themeFill="accent6" w:themeFillTint="33"/>
          </w:tcPr>
          <w:p w14:paraId="04794334" w14:textId="378F2FBC" w:rsidR="009C2F0C" w:rsidRPr="00BD117A" w:rsidRDefault="009C2F0C" w:rsidP="00E75676">
            <w:r w:rsidRPr="00BD117A">
              <w:lastRenderedPageBreak/>
              <w:t>RK0</w:t>
            </w:r>
            <w:r w:rsidR="00036979" w:rsidRPr="00BD117A">
              <w:t>65</w:t>
            </w:r>
          </w:p>
        </w:tc>
        <w:tc>
          <w:tcPr>
            <w:tcW w:w="1417" w:type="dxa"/>
          </w:tcPr>
          <w:p w14:paraId="3B13DE95" w14:textId="05E9A33C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044ED8EB" w14:textId="6BD536C5" w:rsidR="009C2F0C" w:rsidRPr="00BD117A" w:rsidRDefault="009C2F0C" w:rsidP="00E75676">
            <w:r w:rsidRPr="00BD117A">
              <w:t>Suma kosztów terminu podstawowego %</w:t>
            </w:r>
          </w:p>
        </w:tc>
        <w:tc>
          <w:tcPr>
            <w:tcW w:w="3686" w:type="dxa"/>
          </w:tcPr>
          <w:p w14:paraId="5FE45A3A" w14:textId="6DA30280" w:rsidR="009C2F0C" w:rsidRPr="00BD117A" w:rsidRDefault="009C2F0C" w:rsidP="00E75676">
            <w:r w:rsidRPr="00BD117A">
              <w:t>[Przetarg]].[Suma kosztów terminu podstawowego] / [Przetarg].[Suma sprzedaży budżetowej]</w:t>
            </w:r>
          </w:p>
        </w:tc>
        <w:tc>
          <w:tcPr>
            <w:tcW w:w="1413" w:type="dxa"/>
          </w:tcPr>
          <w:p w14:paraId="56665F60" w14:textId="23324C0B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Q w podsumowaniu</w:t>
            </w:r>
          </w:p>
        </w:tc>
      </w:tr>
      <w:tr w:rsidR="009D3C89" w:rsidRPr="00BD117A" w14:paraId="1110360A" w14:textId="77777777" w:rsidTr="00E610F3">
        <w:tc>
          <w:tcPr>
            <w:tcW w:w="988" w:type="dxa"/>
            <w:shd w:val="clear" w:color="auto" w:fill="FDE9D9" w:themeFill="accent6" w:themeFillTint="33"/>
          </w:tcPr>
          <w:p w14:paraId="4C6FAA85" w14:textId="75984A05" w:rsidR="009C2F0C" w:rsidRPr="00BD117A" w:rsidRDefault="009C2F0C" w:rsidP="00E75676">
            <w:r w:rsidRPr="00BD117A">
              <w:t>RK0</w:t>
            </w:r>
            <w:r w:rsidR="00036979" w:rsidRPr="00BD117A">
              <w:t>66</w:t>
            </w:r>
          </w:p>
        </w:tc>
        <w:tc>
          <w:tcPr>
            <w:tcW w:w="1417" w:type="dxa"/>
          </w:tcPr>
          <w:p w14:paraId="72ED916C" w14:textId="56346C2E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1EF0C5A9" w14:textId="57583A08" w:rsidR="009C2F0C" w:rsidRPr="00BD117A" w:rsidRDefault="009C2F0C" w:rsidP="00E75676">
            <w:r w:rsidRPr="00BD117A">
              <w:t>Suma kosztów terminu opóźnień</w:t>
            </w:r>
          </w:p>
        </w:tc>
        <w:tc>
          <w:tcPr>
            <w:tcW w:w="3686" w:type="dxa"/>
          </w:tcPr>
          <w:p w14:paraId="15DBADC1" w14:textId="6EB71D65" w:rsidR="009C2F0C" w:rsidRPr="00BD117A" w:rsidRDefault="009C2F0C" w:rsidP="00E75676"/>
        </w:tc>
        <w:tc>
          <w:tcPr>
            <w:tcW w:w="1413" w:type="dxa"/>
          </w:tcPr>
          <w:p w14:paraId="27A571EC" w14:textId="5FDC41CE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R w podsumowaniu</w:t>
            </w:r>
          </w:p>
        </w:tc>
      </w:tr>
      <w:tr w:rsidR="009D3C89" w:rsidRPr="00BD117A" w14:paraId="0CC68CA4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5F5E62A" w14:textId="47937FEB" w:rsidR="009C2F0C" w:rsidRPr="00BD117A" w:rsidRDefault="009C2F0C" w:rsidP="00E75676">
            <w:r w:rsidRPr="00BD117A">
              <w:t>RK0</w:t>
            </w:r>
            <w:r w:rsidR="007067FD" w:rsidRPr="00BD117A">
              <w:t>67</w:t>
            </w:r>
          </w:p>
        </w:tc>
        <w:tc>
          <w:tcPr>
            <w:tcW w:w="1417" w:type="dxa"/>
          </w:tcPr>
          <w:p w14:paraId="358BAC81" w14:textId="08E6B28E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4A65A322" w14:textId="1EE76078" w:rsidR="009C2F0C" w:rsidRPr="00BD117A" w:rsidRDefault="009C2F0C" w:rsidP="00E75676">
            <w:r w:rsidRPr="00BD117A">
              <w:t>Suma kosztów terminu opóźnień %</w:t>
            </w:r>
          </w:p>
        </w:tc>
        <w:tc>
          <w:tcPr>
            <w:tcW w:w="3686" w:type="dxa"/>
          </w:tcPr>
          <w:p w14:paraId="38303A20" w14:textId="2D6C9BA9" w:rsidR="009C2F0C" w:rsidRPr="00BD117A" w:rsidRDefault="009C2F0C" w:rsidP="00E75676">
            <w:r w:rsidRPr="00BD117A">
              <w:t>[Przetarg].[Suma kosztów terminu opóźnień] / [Przetarg].[Suma sprzedaży budżetowej]</w:t>
            </w:r>
          </w:p>
        </w:tc>
        <w:tc>
          <w:tcPr>
            <w:tcW w:w="1413" w:type="dxa"/>
          </w:tcPr>
          <w:p w14:paraId="2D32B13F" w14:textId="1C54A9A4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R w podsumowaniu</w:t>
            </w:r>
          </w:p>
        </w:tc>
      </w:tr>
      <w:tr w:rsidR="009D3C89" w:rsidRPr="00BD117A" w14:paraId="2A21E28D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80E1F62" w14:textId="7791628D" w:rsidR="009C2F0C" w:rsidRPr="00BD117A" w:rsidRDefault="009C2F0C" w:rsidP="00E75676">
            <w:r w:rsidRPr="00BD117A">
              <w:t>RK0</w:t>
            </w:r>
            <w:r w:rsidR="007067FD" w:rsidRPr="00BD117A">
              <w:t>6</w:t>
            </w:r>
            <w:r w:rsidRPr="00BD117A">
              <w:t>8</w:t>
            </w:r>
          </w:p>
        </w:tc>
        <w:tc>
          <w:tcPr>
            <w:tcW w:w="1417" w:type="dxa"/>
          </w:tcPr>
          <w:p w14:paraId="10D6C819" w14:textId="41A69AD3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1AC7243A" w14:textId="0392CCBA" w:rsidR="009C2F0C" w:rsidRPr="00BD117A" w:rsidRDefault="009C2F0C" w:rsidP="00E75676">
            <w:r w:rsidRPr="00BD117A">
              <w:t>Suma przychodów odsetkowych</w:t>
            </w:r>
          </w:p>
        </w:tc>
        <w:tc>
          <w:tcPr>
            <w:tcW w:w="3686" w:type="dxa"/>
          </w:tcPr>
          <w:p w14:paraId="64C580F0" w14:textId="31C4BB7C" w:rsidR="009C2F0C" w:rsidRPr="00BD117A" w:rsidRDefault="009C2F0C" w:rsidP="00E75676"/>
        </w:tc>
        <w:tc>
          <w:tcPr>
            <w:tcW w:w="1413" w:type="dxa"/>
          </w:tcPr>
          <w:p w14:paraId="07F0560D" w14:textId="761A8325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S w podsumowaniu</w:t>
            </w:r>
          </w:p>
        </w:tc>
      </w:tr>
      <w:tr w:rsidR="009D3C89" w:rsidRPr="00BD117A" w14:paraId="748E8E1A" w14:textId="77777777" w:rsidTr="00E610F3">
        <w:tc>
          <w:tcPr>
            <w:tcW w:w="988" w:type="dxa"/>
            <w:shd w:val="clear" w:color="auto" w:fill="FDE9D9" w:themeFill="accent6" w:themeFillTint="33"/>
          </w:tcPr>
          <w:p w14:paraId="70FD0D0B" w14:textId="5D4E5764" w:rsidR="009C2F0C" w:rsidRPr="00BD117A" w:rsidRDefault="009C2F0C" w:rsidP="00E75676">
            <w:r w:rsidRPr="00BD117A">
              <w:t>RK0</w:t>
            </w:r>
            <w:r w:rsidR="007067FD" w:rsidRPr="00BD117A">
              <w:t>69</w:t>
            </w:r>
          </w:p>
        </w:tc>
        <w:tc>
          <w:tcPr>
            <w:tcW w:w="1417" w:type="dxa"/>
          </w:tcPr>
          <w:p w14:paraId="36EA4653" w14:textId="03822DB7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5498A436" w14:textId="5A65FC5A" w:rsidR="009C2F0C" w:rsidRPr="00BD117A" w:rsidRDefault="009C2F0C" w:rsidP="00E75676">
            <w:r w:rsidRPr="00BD117A">
              <w:t>Suma przychodów odsetkowych %</w:t>
            </w:r>
          </w:p>
        </w:tc>
        <w:tc>
          <w:tcPr>
            <w:tcW w:w="3686" w:type="dxa"/>
          </w:tcPr>
          <w:p w14:paraId="7EE07F15" w14:textId="158EE1A3" w:rsidR="009C2F0C" w:rsidRPr="00BD117A" w:rsidRDefault="009C2F0C" w:rsidP="00E75676">
            <w:r w:rsidRPr="00BD117A">
              <w:t>[Przetarg].[Suma przychodów odsetkowych] / [Przetarg].[Suma sprzedaży budżetowej]</w:t>
            </w:r>
          </w:p>
        </w:tc>
        <w:tc>
          <w:tcPr>
            <w:tcW w:w="1413" w:type="dxa"/>
          </w:tcPr>
          <w:p w14:paraId="0578562C" w14:textId="462D98C1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S w podsumowaniu</w:t>
            </w:r>
          </w:p>
        </w:tc>
      </w:tr>
      <w:tr w:rsidR="009D3C89" w:rsidRPr="00BD117A" w14:paraId="1EC2DE59" w14:textId="77777777" w:rsidTr="00E610F3">
        <w:tc>
          <w:tcPr>
            <w:tcW w:w="988" w:type="dxa"/>
            <w:shd w:val="clear" w:color="auto" w:fill="FDE9D9" w:themeFill="accent6" w:themeFillTint="33"/>
          </w:tcPr>
          <w:p w14:paraId="1BEE7D86" w14:textId="1A6BC64B" w:rsidR="009C2F0C" w:rsidRPr="00BD117A" w:rsidRDefault="009C2F0C" w:rsidP="00E75676">
            <w:r w:rsidRPr="00BD117A">
              <w:t>RK0</w:t>
            </w:r>
            <w:r w:rsidR="007067FD" w:rsidRPr="00BD117A">
              <w:t>70</w:t>
            </w:r>
          </w:p>
        </w:tc>
        <w:tc>
          <w:tcPr>
            <w:tcW w:w="1417" w:type="dxa"/>
          </w:tcPr>
          <w:p w14:paraId="27523DBF" w14:textId="770A75C5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1917877B" w14:textId="40510F03" w:rsidR="009C2F0C" w:rsidRPr="00BD117A" w:rsidRDefault="009C2F0C" w:rsidP="00E75676">
            <w:r w:rsidRPr="00BD117A">
              <w:t>Suma marży brutto 2</w:t>
            </w:r>
          </w:p>
        </w:tc>
        <w:tc>
          <w:tcPr>
            <w:tcW w:w="3686" w:type="dxa"/>
          </w:tcPr>
          <w:p w14:paraId="36B52AEA" w14:textId="00B9B3DF" w:rsidR="009C2F0C" w:rsidRPr="00BD117A" w:rsidRDefault="009C2F0C" w:rsidP="00E75676"/>
        </w:tc>
        <w:tc>
          <w:tcPr>
            <w:tcW w:w="1413" w:type="dxa"/>
          </w:tcPr>
          <w:p w14:paraId="08A85C59" w14:textId="77777777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T w podsumowaniu,</w:t>
            </w:r>
          </w:p>
          <w:p w14:paraId="5F3C1372" w14:textId="3DEB8625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Odwołuje się do RK000</w:t>
            </w:r>
          </w:p>
        </w:tc>
      </w:tr>
      <w:tr w:rsidR="009D3C89" w:rsidRPr="00BD117A" w14:paraId="0374D56E" w14:textId="77777777" w:rsidTr="00E610F3">
        <w:tc>
          <w:tcPr>
            <w:tcW w:w="988" w:type="dxa"/>
            <w:shd w:val="clear" w:color="auto" w:fill="FDE9D9" w:themeFill="accent6" w:themeFillTint="33"/>
          </w:tcPr>
          <w:p w14:paraId="34D8BF52" w14:textId="3916D6DA" w:rsidR="009C2F0C" w:rsidRPr="00BD117A" w:rsidRDefault="009C2F0C" w:rsidP="00E75676">
            <w:r w:rsidRPr="00BD117A">
              <w:t>RK0</w:t>
            </w:r>
            <w:r w:rsidR="007067FD" w:rsidRPr="00BD117A">
              <w:t>71</w:t>
            </w:r>
          </w:p>
        </w:tc>
        <w:tc>
          <w:tcPr>
            <w:tcW w:w="1417" w:type="dxa"/>
          </w:tcPr>
          <w:p w14:paraId="7A306F19" w14:textId="184D2C23" w:rsidR="009C2F0C" w:rsidRPr="00BD117A" w:rsidRDefault="009C2F0C" w:rsidP="00E75676">
            <w:r w:rsidRPr="00BD117A">
              <w:t>Przetarg</w:t>
            </w:r>
          </w:p>
        </w:tc>
        <w:tc>
          <w:tcPr>
            <w:tcW w:w="1559" w:type="dxa"/>
          </w:tcPr>
          <w:p w14:paraId="2F2308C5" w14:textId="7FC05B21" w:rsidR="009C2F0C" w:rsidRPr="00BD117A" w:rsidRDefault="009C2F0C" w:rsidP="00E75676">
            <w:r w:rsidRPr="00BD117A">
              <w:t>Suma marży brutto %</w:t>
            </w:r>
          </w:p>
        </w:tc>
        <w:tc>
          <w:tcPr>
            <w:tcW w:w="3686" w:type="dxa"/>
          </w:tcPr>
          <w:p w14:paraId="6E143C9D" w14:textId="4F9933AF" w:rsidR="009C2F0C" w:rsidRPr="00BD117A" w:rsidRDefault="009C2F0C" w:rsidP="00E75676">
            <w:r w:rsidRPr="00BD117A">
              <w:t>[Przetarg].[Suma marży brutto 2] / [Przetarg].[Suma sprzedaży budżetowej]</w:t>
            </w:r>
          </w:p>
        </w:tc>
        <w:tc>
          <w:tcPr>
            <w:tcW w:w="1413" w:type="dxa"/>
          </w:tcPr>
          <w:p w14:paraId="19664514" w14:textId="6D38B8DB" w:rsidR="009C2F0C" w:rsidRPr="00BD117A" w:rsidRDefault="009C2F0C" w:rsidP="00E75676">
            <w:pPr>
              <w:rPr>
                <w:szCs w:val="20"/>
              </w:rPr>
            </w:pPr>
            <w:r w:rsidRPr="00BD117A">
              <w:rPr>
                <w:szCs w:val="20"/>
              </w:rPr>
              <w:t>U w podsumowaniu</w:t>
            </w:r>
          </w:p>
        </w:tc>
      </w:tr>
    </w:tbl>
    <w:p w14:paraId="1338B2DB" w14:textId="23B5663D" w:rsidR="00EC0295" w:rsidRPr="00BD117A" w:rsidRDefault="7EEB5955" w:rsidP="78148DF8">
      <w:pPr>
        <w:pStyle w:val="Nagwek1"/>
      </w:pPr>
      <w:bookmarkStart w:id="284" w:name="_Toc1589283643"/>
      <w:bookmarkStart w:id="285" w:name="_Toc94539758"/>
      <w:bookmarkStart w:id="286" w:name="_Toc1652882912"/>
      <w:bookmarkStart w:id="287" w:name="_Toc559613385"/>
      <w:bookmarkStart w:id="288" w:name="_Toc465112349"/>
      <w:bookmarkStart w:id="289" w:name="_Toc151315833"/>
      <w:bookmarkStart w:id="290" w:name="_Toc348904601"/>
      <w:bookmarkEnd w:id="158"/>
      <w:bookmarkEnd w:id="159"/>
      <w:bookmarkEnd w:id="160"/>
      <w:bookmarkEnd w:id="161"/>
      <w:bookmarkEnd w:id="162"/>
      <w:bookmarkEnd w:id="163"/>
      <w:r w:rsidRPr="00BD117A">
        <w:lastRenderedPageBreak/>
        <w:t>Reguły biznesowe</w:t>
      </w:r>
      <w:bookmarkEnd w:id="284"/>
      <w:bookmarkEnd w:id="285"/>
      <w:bookmarkEnd w:id="286"/>
      <w:bookmarkEnd w:id="287"/>
      <w:bookmarkEnd w:id="288"/>
      <w:bookmarkEnd w:id="289"/>
    </w:p>
    <w:p w14:paraId="6F582B02" w14:textId="1D24EA0F" w:rsidR="00235244" w:rsidRPr="00BD117A" w:rsidRDefault="00052BDB" w:rsidP="00235244">
      <w:pPr>
        <w:rPr>
          <w:rFonts w:eastAsiaTheme="minorEastAsia"/>
        </w:rPr>
      </w:pPr>
      <w:r w:rsidRPr="00BD117A">
        <w:rPr>
          <w:rFonts w:eastAsiaTheme="minorEastAsia"/>
        </w:rPr>
        <w:t xml:space="preserve">W regułach biznesowych zostały zawarte </w:t>
      </w:r>
      <w:r w:rsidR="00B965C7" w:rsidRPr="00BD117A">
        <w:rPr>
          <w:rFonts w:eastAsiaTheme="minorEastAsia"/>
        </w:rPr>
        <w:t>ograniczenia i akcje wykonywane w systemie CRM</w:t>
      </w:r>
      <w:r w:rsidR="006F77F6" w:rsidRPr="00BD117A">
        <w:rPr>
          <w:rFonts w:eastAsiaTheme="minorEastAsia"/>
        </w:rPr>
        <w:t xml:space="preserve"> wynikające z modelu oraz specyfikacji wymagań. Opisane zostały za pomocą składni:</w:t>
      </w:r>
    </w:p>
    <w:p w14:paraId="7043BDEC" w14:textId="626F175E" w:rsidR="006F77F6" w:rsidRPr="00BD117A" w:rsidRDefault="005B4922" w:rsidP="00F43520">
      <w:pPr>
        <w:pStyle w:val="Akapitzlist"/>
        <w:numPr>
          <w:ilvl w:val="0"/>
          <w:numId w:val="13"/>
        </w:numPr>
        <w:rPr>
          <w:rFonts w:eastAsiaTheme="minorEastAsia"/>
        </w:rPr>
      </w:pPr>
      <w:r w:rsidRPr="00BD117A">
        <w:rPr>
          <w:rFonts w:eastAsiaTheme="minorEastAsia"/>
        </w:rPr>
        <w:t xml:space="preserve">Oznaczenia pól </w:t>
      </w:r>
      <w:r w:rsidR="00B26000" w:rsidRPr="00BD117A">
        <w:rPr>
          <w:rFonts w:eastAsiaTheme="minorEastAsia"/>
        </w:rPr>
        <w:t>–</w:t>
      </w:r>
      <w:r w:rsidRPr="00BD117A">
        <w:rPr>
          <w:rFonts w:eastAsiaTheme="minorEastAsia"/>
        </w:rPr>
        <w:t xml:space="preserve"> </w:t>
      </w:r>
      <w:r w:rsidR="0095443E" w:rsidRPr="00BD117A">
        <w:rPr>
          <w:rFonts w:eastAsiaTheme="minorEastAsia"/>
        </w:rPr>
        <w:t>[Encja].[Pole]</w:t>
      </w:r>
    </w:p>
    <w:p w14:paraId="73858B43" w14:textId="0183A9C8" w:rsidR="0095443E" w:rsidRPr="00BD117A" w:rsidRDefault="005B4922" w:rsidP="00F43520">
      <w:pPr>
        <w:pStyle w:val="Akapitzlist"/>
        <w:numPr>
          <w:ilvl w:val="0"/>
          <w:numId w:val="13"/>
        </w:numPr>
        <w:rPr>
          <w:rFonts w:eastAsiaTheme="minorEastAsia"/>
        </w:rPr>
      </w:pPr>
      <w:r w:rsidRPr="00BD117A">
        <w:rPr>
          <w:rFonts w:eastAsiaTheme="minorEastAsia"/>
        </w:rPr>
        <w:t xml:space="preserve">Operatory logiczne – AND(iloczyn logiczny), </w:t>
      </w:r>
      <w:r w:rsidR="00CE14DE" w:rsidRPr="00BD117A">
        <w:rPr>
          <w:rFonts w:eastAsiaTheme="minorEastAsia"/>
        </w:rPr>
        <w:t>OR (suma logiczna)</w:t>
      </w:r>
      <w:r w:rsidR="00576E9F" w:rsidRPr="00BD117A">
        <w:rPr>
          <w:rFonts w:eastAsiaTheme="minorEastAsia"/>
        </w:rPr>
        <w:t>, NOT (negacja)</w:t>
      </w:r>
    </w:p>
    <w:p w14:paraId="7811C967" w14:textId="18ED6BEA" w:rsidR="00CE14DE" w:rsidRPr="00BD117A" w:rsidRDefault="002A1FDD" w:rsidP="00F43520">
      <w:pPr>
        <w:pStyle w:val="Akapitzlist"/>
        <w:numPr>
          <w:ilvl w:val="0"/>
          <w:numId w:val="13"/>
        </w:numPr>
        <w:rPr>
          <w:rFonts w:eastAsiaTheme="minorEastAsia"/>
        </w:rPr>
      </w:pPr>
      <w:r w:rsidRPr="00BD117A">
        <w:rPr>
          <w:rFonts w:eastAsiaTheme="minorEastAsia"/>
        </w:rPr>
        <w:t>Operatory porównania &lt; (mniejsze niż), &lt;= (mniejsze niż lub równe), &gt; (większe niż), &gt;= (większe niż lub równe), = (równe), &lt;&gt; (różne niż).</w:t>
      </w:r>
    </w:p>
    <w:p w14:paraId="3BAB8D11" w14:textId="65756328" w:rsidR="00F76629" w:rsidRPr="00BD117A" w:rsidRDefault="00F76629" w:rsidP="00F43520">
      <w:pPr>
        <w:pStyle w:val="Akapitzlist"/>
        <w:numPr>
          <w:ilvl w:val="0"/>
          <w:numId w:val="13"/>
        </w:numPr>
        <w:rPr>
          <w:rFonts w:eastAsiaTheme="minorEastAsia"/>
        </w:rPr>
      </w:pPr>
      <w:r w:rsidRPr="00BD117A">
        <w:rPr>
          <w:rFonts w:eastAsiaTheme="minorEastAsia"/>
        </w:rPr>
        <w:t>Operatory matematyczne</w:t>
      </w:r>
    </w:p>
    <w:p w14:paraId="649457A9" w14:textId="4E04F270" w:rsidR="009C7ED6" w:rsidRPr="00BD117A" w:rsidRDefault="00F458A4" w:rsidP="00F43520">
      <w:pPr>
        <w:pStyle w:val="Akapitzlist"/>
        <w:numPr>
          <w:ilvl w:val="0"/>
          <w:numId w:val="13"/>
        </w:numPr>
        <w:rPr>
          <w:rFonts w:eastAsiaTheme="minorEastAsia"/>
        </w:rPr>
      </w:pPr>
      <w:r w:rsidRPr="00BD117A">
        <w:rPr>
          <w:rFonts w:eastAsiaTheme="minorEastAsia"/>
        </w:rPr>
        <w:t>Wyrażenie IF THEN – IF (Jeżeli) wyrażenie THEN (To)</w:t>
      </w:r>
    </w:p>
    <w:p w14:paraId="6EB1481C" w14:textId="46ADA144" w:rsidR="00887521" w:rsidRPr="00BD117A" w:rsidRDefault="00576E9F" w:rsidP="00F43520">
      <w:pPr>
        <w:pStyle w:val="Akapitzlist"/>
        <w:numPr>
          <w:ilvl w:val="0"/>
          <w:numId w:val="13"/>
        </w:numPr>
        <w:rPr>
          <w:rFonts w:eastAsiaTheme="minorEastAsia"/>
        </w:rPr>
      </w:pPr>
      <w:r w:rsidRPr="00BD117A">
        <w:rPr>
          <w:rFonts w:eastAsiaTheme="minorEastAsia"/>
        </w:rPr>
        <w:t>EXISTS() – czy istnieje?</w:t>
      </w:r>
    </w:p>
    <w:p w14:paraId="28A5EE45" w14:textId="5BBFB48E" w:rsidR="00576E9F" w:rsidRPr="00BD117A" w:rsidRDefault="008F3697" w:rsidP="00F43520">
      <w:pPr>
        <w:pStyle w:val="Akapitzlist"/>
        <w:numPr>
          <w:ilvl w:val="0"/>
          <w:numId w:val="13"/>
        </w:numPr>
        <w:rPr>
          <w:rFonts w:eastAsiaTheme="minorEastAsia"/>
        </w:rPr>
      </w:pPr>
      <w:r w:rsidRPr="00BD117A">
        <w:rPr>
          <w:rFonts w:eastAsiaTheme="minorEastAsia"/>
        </w:rPr>
        <w:t>ACTION() – wykonanie akcji w systemie</w:t>
      </w:r>
    </w:p>
    <w:p w14:paraId="6538F39D" w14:textId="4218A0CB" w:rsidR="008F3697" w:rsidRPr="00BD117A" w:rsidRDefault="008F3697" w:rsidP="00F43520">
      <w:pPr>
        <w:pStyle w:val="Akapitzlist"/>
        <w:numPr>
          <w:ilvl w:val="0"/>
          <w:numId w:val="13"/>
        </w:numPr>
        <w:rPr>
          <w:rFonts w:eastAsiaTheme="minorEastAsia"/>
        </w:rPr>
      </w:pPr>
      <w:r w:rsidRPr="00BD117A">
        <w:rPr>
          <w:rFonts w:eastAsiaTheme="minorEastAsia"/>
        </w:rPr>
        <w:t>SHOW/HIDE – pokaż/ukryj</w:t>
      </w:r>
    </w:p>
    <w:p w14:paraId="7E36F43C" w14:textId="40F04FE2" w:rsidR="00327DA0" w:rsidRPr="00BD117A" w:rsidRDefault="00327DA0" w:rsidP="00F43520">
      <w:pPr>
        <w:pStyle w:val="Akapitzlist"/>
        <w:numPr>
          <w:ilvl w:val="0"/>
          <w:numId w:val="13"/>
        </w:numPr>
        <w:rPr>
          <w:rFonts w:eastAsiaTheme="minorEastAsia"/>
        </w:rPr>
      </w:pPr>
      <w:proofErr w:type="spellStart"/>
      <w:r w:rsidRPr="00BD117A">
        <w:rPr>
          <w:rFonts w:eastAsiaTheme="minorEastAsia"/>
        </w:rPr>
        <w:t>Today</w:t>
      </w:r>
      <w:proofErr w:type="spellEnd"/>
      <w:r w:rsidRPr="00BD117A">
        <w:rPr>
          <w:rFonts w:eastAsiaTheme="minorEastAsia"/>
        </w:rPr>
        <w:t>() – funkcja zwracająca aktualną datę i godzinę</w:t>
      </w:r>
    </w:p>
    <w:p w14:paraId="63ED2C27" w14:textId="3868DB3E" w:rsidR="6BCE6D38" w:rsidRPr="00BD117A" w:rsidRDefault="6BCE6D38" w:rsidP="00F43520">
      <w:pPr>
        <w:pStyle w:val="Akapitzlist"/>
        <w:numPr>
          <w:ilvl w:val="0"/>
          <w:numId w:val="13"/>
        </w:numPr>
        <w:rPr>
          <w:rFonts w:eastAsiaTheme="minorEastAsia"/>
        </w:rPr>
      </w:pPr>
      <w:proofErr w:type="spellStart"/>
      <w:r w:rsidRPr="00BD117A">
        <w:rPr>
          <w:rFonts w:eastAsiaTheme="minorEastAsia"/>
        </w:rPr>
        <w:t>DoesNotBeginWith</w:t>
      </w:r>
      <w:proofErr w:type="spellEnd"/>
      <w:r w:rsidRPr="00BD117A">
        <w:rPr>
          <w:rFonts w:eastAsiaTheme="minorEastAsia"/>
        </w:rPr>
        <w:t>() – funkcja sprawdzająca, czy nazwa pola nie zaczyna się od podanego ciągu znaków</w:t>
      </w:r>
    </w:p>
    <w:p w14:paraId="59979748" w14:textId="63FAA1E7" w:rsidR="6BCE6D38" w:rsidRPr="00BD117A" w:rsidRDefault="6BCE6D38" w:rsidP="00F43520">
      <w:pPr>
        <w:pStyle w:val="Akapitzlist"/>
        <w:numPr>
          <w:ilvl w:val="0"/>
          <w:numId w:val="13"/>
        </w:numPr>
        <w:rPr>
          <w:rFonts w:eastAsiaTheme="minorEastAsia"/>
        </w:rPr>
      </w:pPr>
      <w:proofErr w:type="spellStart"/>
      <w:r w:rsidRPr="00BD117A">
        <w:rPr>
          <w:rFonts w:eastAsiaTheme="minorEastAsia"/>
        </w:rPr>
        <w:t>BeginWith</w:t>
      </w:r>
      <w:proofErr w:type="spellEnd"/>
      <w:r w:rsidRPr="00BD117A">
        <w:rPr>
          <w:rFonts w:eastAsiaTheme="minorEastAsia"/>
        </w:rPr>
        <w:t>() – funkcja sprawdzająca, czy nazwa pola zaczyna się od podanego ciągu znaków</w:t>
      </w:r>
    </w:p>
    <w:p w14:paraId="280BF11D" w14:textId="136BE663" w:rsidR="7803B824" w:rsidRPr="00BD117A" w:rsidRDefault="7803B824" w:rsidP="00914AD6">
      <w:pPr>
        <w:pStyle w:val="Akapitzlist"/>
        <w:ind w:firstLine="0"/>
      </w:pPr>
    </w:p>
    <w:p w14:paraId="3F09BD3B" w14:textId="4E04F270" w:rsidR="006E74E3" w:rsidRPr="00BD117A" w:rsidRDefault="006E74E3" w:rsidP="00251753">
      <w:pPr>
        <w:ind w:left="360"/>
        <w:rPr>
          <w:rFonts w:eastAsiaTheme="minorEastAsia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8"/>
        <w:gridCol w:w="1861"/>
        <w:gridCol w:w="4217"/>
        <w:gridCol w:w="2157"/>
      </w:tblGrid>
      <w:tr w:rsidR="00C80372" w:rsidRPr="00BD117A" w14:paraId="39EE1202" w14:textId="77777777" w:rsidTr="79C31AEF">
        <w:trPr>
          <w:tblHeader/>
        </w:trPr>
        <w:tc>
          <w:tcPr>
            <w:tcW w:w="829" w:type="dxa"/>
            <w:shd w:val="clear" w:color="auto" w:fill="FBD4B4" w:themeFill="accent6" w:themeFillTint="66"/>
            <w:vAlign w:val="center"/>
          </w:tcPr>
          <w:p w14:paraId="52670E7B" w14:textId="77777777" w:rsidR="00EB2532" w:rsidRPr="00BD117A" w:rsidRDefault="00EB2532" w:rsidP="00AA11E1">
            <w:r w:rsidRPr="00BD117A">
              <w:rPr>
                <w:b/>
                <w:bCs/>
              </w:rPr>
              <w:t>Id</w:t>
            </w:r>
          </w:p>
        </w:tc>
        <w:tc>
          <w:tcPr>
            <w:tcW w:w="1904" w:type="dxa"/>
            <w:shd w:val="clear" w:color="auto" w:fill="FBD4B4" w:themeFill="accent6" w:themeFillTint="66"/>
            <w:vAlign w:val="center"/>
          </w:tcPr>
          <w:p w14:paraId="56A3639E" w14:textId="77777777" w:rsidR="00EB2532" w:rsidRPr="00BD117A" w:rsidRDefault="00EB2532" w:rsidP="00AA11E1">
            <w:r w:rsidRPr="00BD117A">
              <w:rPr>
                <w:b/>
              </w:rPr>
              <w:t>Opis</w:t>
            </w:r>
          </w:p>
        </w:tc>
        <w:tc>
          <w:tcPr>
            <w:tcW w:w="4218" w:type="dxa"/>
            <w:shd w:val="clear" w:color="auto" w:fill="FBD4B4" w:themeFill="accent6" w:themeFillTint="66"/>
            <w:vAlign w:val="center"/>
          </w:tcPr>
          <w:p w14:paraId="5531838E" w14:textId="77777777" w:rsidR="00EB2532" w:rsidRPr="00BD117A" w:rsidRDefault="00EB2532" w:rsidP="00AA11E1">
            <w:r w:rsidRPr="00BD117A">
              <w:rPr>
                <w:b/>
              </w:rPr>
              <w:t>Reguła</w:t>
            </w:r>
          </w:p>
        </w:tc>
        <w:tc>
          <w:tcPr>
            <w:tcW w:w="2111" w:type="dxa"/>
            <w:shd w:val="clear" w:color="auto" w:fill="FBD4B4" w:themeFill="accent6" w:themeFillTint="66"/>
            <w:vAlign w:val="center"/>
          </w:tcPr>
          <w:p w14:paraId="6790D2A6" w14:textId="39BD4C35" w:rsidR="00EB2532" w:rsidRPr="00BD117A" w:rsidRDefault="00A041EB" w:rsidP="00AA11E1">
            <w:r w:rsidRPr="00BD117A">
              <w:rPr>
                <w:b/>
              </w:rPr>
              <w:t>Komentarz</w:t>
            </w:r>
          </w:p>
        </w:tc>
      </w:tr>
      <w:tr w:rsidR="00AA1DB8" w:rsidRPr="00BD117A" w14:paraId="5345BC94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D35992F" w14:textId="77777777" w:rsidR="00EB2532" w:rsidRPr="00BD117A" w:rsidRDefault="00EB2532" w:rsidP="00AA11E1">
            <w:r w:rsidRPr="00BD117A">
              <w:t>RB001</w:t>
            </w:r>
          </w:p>
        </w:tc>
        <w:tc>
          <w:tcPr>
            <w:tcW w:w="1904" w:type="dxa"/>
            <w:vAlign w:val="center"/>
          </w:tcPr>
          <w:p w14:paraId="0C42A4B3" w14:textId="07FF6544" w:rsidR="00EB2532" w:rsidRPr="00BD117A" w:rsidRDefault="00EB2532" w:rsidP="00AA11E1">
            <w:r w:rsidRPr="00BD117A">
              <w:t>Weryfikacja daty dopuszczenia produktu do obrotu</w:t>
            </w:r>
          </w:p>
        </w:tc>
        <w:tc>
          <w:tcPr>
            <w:tcW w:w="4218" w:type="dxa"/>
            <w:vAlign w:val="center"/>
          </w:tcPr>
          <w:p w14:paraId="73B52DFB" w14:textId="33814C41" w:rsidR="00EB2532" w:rsidRPr="00BD117A" w:rsidRDefault="00EB2532" w:rsidP="00AA11E1">
            <w:r w:rsidRPr="00BD117A">
              <w:t>[Produkt Przetargu].[Status dopuszczenia do obrotu] &gt; [Przetarg].[Data złożenia] + [Przetarg].[Ilość dni związania ofertą]</w:t>
            </w:r>
          </w:p>
        </w:tc>
        <w:tc>
          <w:tcPr>
            <w:tcW w:w="2111" w:type="dxa"/>
            <w:vAlign w:val="center"/>
          </w:tcPr>
          <w:p w14:paraId="08B1F6EA" w14:textId="77777777" w:rsidR="00EB2532" w:rsidRPr="00BD117A" w:rsidRDefault="00EB2532" w:rsidP="00F43520">
            <w:pPr>
              <w:pStyle w:val="Akapitzlist"/>
              <w:numPr>
                <w:ilvl w:val="0"/>
                <w:numId w:val="9"/>
              </w:numPr>
              <w:ind w:left="406"/>
              <w:rPr>
                <w:rFonts w:ascii="Helvetica 45 Light" w:hAnsi="Helvetica 45 Light"/>
                <w:sz w:val="20"/>
                <w:szCs w:val="20"/>
              </w:rPr>
            </w:pPr>
            <w:r w:rsidRPr="00BD117A">
              <w:rPr>
                <w:rFonts w:ascii="Helvetica 45 Light" w:hAnsi="Helvetica 45 Light"/>
                <w:sz w:val="20"/>
                <w:szCs w:val="20"/>
              </w:rPr>
              <w:t>Krok weryfikacji reguł biznesowych w procesie mapowania.</w:t>
            </w:r>
          </w:p>
          <w:p w14:paraId="71550BA8" w14:textId="77777777" w:rsidR="00EB2532" w:rsidRPr="00BD117A" w:rsidRDefault="00E7211C" w:rsidP="00F43520">
            <w:pPr>
              <w:pStyle w:val="Akapitzlist"/>
              <w:numPr>
                <w:ilvl w:val="0"/>
                <w:numId w:val="9"/>
              </w:numPr>
              <w:ind w:left="406"/>
              <w:rPr>
                <w:rFonts w:ascii="Helvetica 45 Light" w:hAnsi="Helvetica 45 Light"/>
                <w:sz w:val="20"/>
                <w:szCs w:val="20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Wyzwalacz: </w:t>
            </w:r>
            <w:r w:rsidR="00EB2532" w:rsidRPr="00BD117A">
              <w:rPr>
                <w:rFonts w:ascii="Helvetica 45 Light" w:hAnsi="Helvetica 45 Light"/>
                <w:sz w:val="20"/>
                <w:szCs w:val="20"/>
              </w:rPr>
              <w:t xml:space="preserve">Zmiana </w:t>
            </w:r>
            <w:r w:rsidR="00F50017" w:rsidRPr="00BD117A">
              <w:rPr>
                <w:rFonts w:ascii="Helvetica 45 Light" w:hAnsi="Helvetica 45 Light"/>
                <w:sz w:val="20"/>
                <w:szCs w:val="20"/>
              </w:rPr>
              <w:t>Terminu związani</w:t>
            </w:r>
            <w:r w:rsidR="00564707" w:rsidRPr="00BD117A">
              <w:rPr>
                <w:rFonts w:ascii="Helvetica 45 Light" w:hAnsi="Helvetica 45 Light"/>
                <w:sz w:val="20"/>
                <w:szCs w:val="20"/>
              </w:rPr>
              <w:t xml:space="preserve">a z ofertą na </w:t>
            </w:r>
            <w:r w:rsidR="00EB2532" w:rsidRPr="00BD117A">
              <w:rPr>
                <w:rFonts w:ascii="Helvetica 45 Light" w:hAnsi="Helvetica 45 Light"/>
                <w:sz w:val="20"/>
                <w:szCs w:val="20"/>
              </w:rPr>
              <w:t>Przetargu</w:t>
            </w:r>
          </w:p>
          <w:p w14:paraId="2E5A24E2" w14:textId="43F4236A" w:rsidR="00314EFF" w:rsidRPr="00BD117A" w:rsidRDefault="00314EFF" w:rsidP="00F43520">
            <w:pPr>
              <w:pStyle w:val="Akapitzlist"/>
              <w:numPr>
                <w:ilvl w:val="0"/>
                <w:numId w:val="9"/>
              </w:numPr>
              <w:ind w:left="406"/>
              <w:rPr>
                <w:rFonts w:ascii="Helvetica 45 Light" w:hAnsi="Helvetica 45 Light"/>
                <w:sz w:val="20"/>
                <w:szCs w:val="20"/>
              </w:rPr>
            </w:pPr>
            <w:r w:rsidRPr="00BD117A">
              <w:rPr>
                <w:rFonts w:ascii="Helvetica 45 Light" w:hAnsi="Helvetica 45 Light"/>
                <w:sz w:val="20"/>
                <w:szCs w:val="20"/>
              </w:rPr>
              <w:t>Data dopuszczenia do obrotu</w:t>
            </w:r>
            <w:r w:rsidR="002A74DC" w:rsidRPr="00BD117A">
              <w:rPr>
                <w:rFonts w:ascii="Helvetica 45 Light" w:hAnsi="Helvetica 45 Light"/>
                <w:sz w:val="20"/>
                <w:szCs w:val="20"/>
              </w:rPr>
              <w:t xml:space="preserve"> produktu nie może być starsza niż data złożenia przetargu przedłużona o ilość dni związania z ofertą</w:t>
            </w:r>
          </w:p>
        </w:tc>
      </w:tr>
      <w:tr w:rsidR="00C80372" w:rsidRPr="00BD117A" w14:paraId="2E8EADD0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356068BC" w14:textId="77777777" w:rsidR="00EB2532" w:rsidRPr="00BD117A" w:rsidRDefault="00EB2532" w:rsidP="00AA11E1">
            <w:r w:rsidRPr="00BD117A">
              <w:t>RB002</w:t>
            </w:r>
          </w:p>
        </w:tc>
        <w:tc>
          <w:tcPr>
            <w:tcW w:w="1904" w:type="dxa"/>
            <w:vAlign w:val="center"/>
          </w:tcPr>
          <w:p w14:paraId="4E9ECE83" w14:textId="0103677A" w:rsidR="00EB2532" w:rsidRPr="00BD117A" w:rsidRDefault="00EB2532" w:rsidP="00AA11E1">
            <w:r w:rsidRPr="00BD117A">
              <w:t xml:space="preserve">Wyświetlanie </w:t>
            </w:r>
            <w:r w:rsidR="002F6641" w:rsidRPr="00BD117A">
              <w:t>tabeli</w:t>
            </w:r>
            <w:r w:rsidRPr="00BD117A">
              <w:t xml:space="preserve"> „</w:t>
            </w:r>
            <w:r w:rsidR="002F6641" w:rsidRPr="00BD117A">
              <w:t>Matryca Z</w:t>
            </w:r>
            <w:r w:rsidRPr="00BD117A">
              <w:t>mian</w:t>
            </w:r>
            <w:r w:rsidR="002F6641" w:rsidRPr="00BD117A">
              <w:t xml:space="preserve"> P</w:t>
            </w:r>
            <w:r w:rsidRPr="00BD117A">
              <w:t>osta</w:t>
            </w:r>
            <w:r w:rsidR="002F6641" w:rsidRPr="00BD117A">
              <w:t>c</w:t>
            </w:r>
            <w:r w:rsidRPr="00BD117A">
              <w:t>i</w:t>
            </w:r>
            <w:r w:rsidR="002F6641" w:rsidRPr="00BD117A">
              <w:t xml:space="preserve"> Przetargu</w:t>
            </w:r>
            <w:r w:rsidRPr="00BD117A">
              <w:t>” na obiekcie Przetarg</w:t>
            </w:r>
          </w:p>
        </w:tc>
        <w:tc>
          <w:tcPr>
            <w:tcW w:w="4218" w:type="dxa"/>
            <w:vAlign w:val="center"/>
          </w:tcPr>
          <w:p w14:paraId="3D6545BE" w14:textId="2B2D8CFA" w:rsidR="00EB2532" w:rsidRPr="00BD117A" w:rsidRDefault="00EB2532" w:rsidP="00AA11E1">
            <w:r w:rsidRPr="00BD117A">
              <w:t>IF [Przetarg].[Zgoda na zmianę postaci] =Tak THEN SHOW [Przetarg].[</w:t>
            </w:r>
            <w:r w:rsidR="004C5068" w:rsidRPr="00BD117A">
              <w:t>Matryca Zmian Postaci Przetargu</w:t>
            </w:r>
            <w:r w:rsidRPr="00BD117A">
              <w:t>]</w:t>
            </w:r>
          </w:p>
          <w:p w14:paraId="71314ECE" w14:textId="5BAA312E" w:rsidR="00EB2532" w:rsidRPr="00BD117A" w:rsidRDefault="00EB2532" w:rsidP="00AA11E1">
            <w:r w:rsidRPr="00BD117A">
              <w:t>IF [Przetarg].[Zgoda na zmianę postaci] =Nie THEN HIDE [Przetarg].[</w:t>
            </w:r>
            <w:r w:rsidR="004C5068" w:rsidRPr="00BD117A">
              <w:t>Matryca Zmian Postaci Przetargu</w:t>
            </w:r>
            <w:r w:rsidRPr="00BD117A">
              <w:t>]</w:t>
            </w:r>
          </w:p>
        </w:tc>
        <w:tc>
          <w:tcPr>
            <w:tcW w:w="2111" w:type="dxa"/>
            <w:vAlign w:val="center"/>
          </w:tcPr>
          <w:p w14:paraId="0BA92B4D" w14:textId="0AA5374A" w:rsidR="00EB2532" w:rsidRPr="00BD117A" w:rsidRDefault="00B469DA" w:rsidP="00F43520">
            <w:pPr>
              <w:pStyle w:val="Akapitzlist"/>
              <w:numPr>
                <w:ilvl w:val="0"/>
                <w:numId w:val="9"/>
              </w:numPr>
              <w:ind w:left="452"/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Wyzwalacz: </w:t>
            </w:r>
            <w:r w:rsidR="00EB2532" w:rsidRPr="00BD117A">
              <w:rPr>
                <w:rFonts w:ascii="Helvetica 45 Light" w:hAnsi="Helvetica 45 Light"/>
                <w:sz w:val="20"/>
                <w:szCs w:val="24"/>
              </w:rPr>
              <w:t>Wybranie opcji Tak w polu Zgoda na zmianę  opakowania</w:t>
            </w:r>
          </w:p>
          <w:p w14:paraId="73EEE330" w14:textId="5FEFD744" w:rsidR="00EB2532" w:rsidRPr="00BD117A" w:rsidRDefault="00E7211C" w:rsidP="00F43520">
            <w:pPr>
              <w:pStyle w:val="Akapitzlist"/>
              <w:numPr>
                <w:ilvl w:val="0"/>
                <w:numId w:val="9"/>
              </w:numPr>
              <w:ind w:left="452"/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Wyzwalacz: </w:t>
            </w:r>
            <w:r w:rsidR="00EB2532" w:rsidRPr="00BD117A">
              <w:rPr>
                <w:rFonts w:ascii="Helvetica 45 Light" w:hAnsi="Helvetica 45 Light"/>
                <w:sz w:val="20"/>
                <w:szCs w:val="20"/>
              </w:rPr>
              <w:t>Wybranie opcji Nie w polu Zgoda na zmianę opakowania</w:t>
            </w:r>
          </w:p>
        </w:tc>
      </w:tr>
      <w:tr w:rsidR="00C80372" w:rsidRPr="00BD117A" w14:paraId="06348AC3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32AEC454" w14:textId="77777777" w:rsidR="00EB2532" w:rsidRPr="00BD117A" w:rsidRDefault="00EB2532" w:rsidP="00AA11E1">
            <w:r w:rsidRPr="00BD117A">
              <w:t>RB003</w:t>
            </w:r>
          </w:p>
        </w:tc>
        <w:tc>
          <w:tcPr>
            <w:tcW w:w="1904" w:type="dxa"/>
            <w:vAlign w:val="center"/>
          </w:tcPr>
          <w:p w14:paraId="75AE9418" w14:textId="7B5F1F3A" w:rsidR="00EB2532" w:rsidRPr="00BD117A" w:rsidRDefault="00EB2532" w:rsidP="00AA11E1">
            <w:r w:rsidRPr="00BD117A">
              <w:t xml:space="preserve">Wyświetlanie pola </w:t>
            </w:r>
            <w:r w:rsidR="000A7D38" w:rsidRPr="00BD117A">
              <w:t xml:space="preserve">„Wartość X” dla </w:t>
            </w:r>
            <w:r w:rsidR="000A7D38" w:rsidRPr="00BD117A">
              <w:lastRenderedPageBreak/>
              <w:t>pola „Reguła zmiany wielkości opakowania”</w:t>
            </w:r>
            <w:r w:rsidRPr="00BD117A">
              <w:t xml:space="preserve"> na obiekcie Przetarg</w:t>
            </w:r>
          </w:p>
        </w:tc>
        <w:tc>
          <w:tcPr>
            <w:tcW w:w="4218" w:type="dxa"/>
            <w:vAlign w:val="center"/>
          </w:tcPr>
          <w:p w14:paraId="5379B3BD" w14:textId="4CF6CD3D" w:rsidR="00A52570" w:rsidRPr="00BD117A" w:rsidRDefault="001B3417" w:rsidP="008B6681">
            <w:pPr>
              <w:pStyle w:val="Tabelatekst"/>
              <w:ind w:left="0" w:firstLine="0"/>
            </w:pPr>
            <w:r w:rsidRPr="00BD117A">
              <w:lastRenderedPageBreak/>
              <w:t>IF [Przetarg].[Reguła zmiany wielkości opakowania] =</w:t>
            </w:r>
            <w:r w:rsidR="00845A31" w:rsidRPr="00BD117A">
              <w:t>”</w:t>
            </w:r>
            <w:r w:rsidR="00704704" w:rsidRPr="00BD117A">
              <w:t xml:space="preserve">Zmiana +x (&gt;= wartość z </w:t>
            </w:r>
            <w:r w:rsidR="00704704" w:rsidRPr="00BD117A">
              <w:lastRenderedPageBreak/>
              <w:t>opakowanie rozczytane o % wskazany w polu x)</w:t>
            </w:r>
            <w:r w:rsidR="00845A31" w:rsidRPr="00BD117A">
              <w:t>”</w:t>
            </w:r>
          </w:p>
          <w:p w14:paraId="14E4BE06" w14:textId="74663A4B" w:rsidR="001253C9" w:rsidRPr="00BD117A" w:rsidRDefault="008B6681" w:rsidP="008B6681">
            <w:pPr>
              <w:pStyle w:val="Tabelatekst"/>
              <w:ind w:left="0" w:firstLine="0"/>
            </w:pPr>
            <w:r w:rsidRPr="00BD117A">
              <w:t>OR IF [Przetarg].[Reguła zmiany wielkości opakowania] =</w:t>
            </w:r>
            <w:r w:rsidR="00845A31" w:rsidRPr="00BD117A">
              <w:t>”</w:t>
            </w:r>
            <w:r w:rsidRPr="00BD117A">
              <w:t xml:space="preserve">Zmiana </w:t>
            </w:r>
            <w:r w:rsidR="00464C1E" w:rsidRPr="00BD117A">
              <w:t>-</w:t>
            </w:r>
            <w:r w:rsidRPr="00BD117A">
              <w:t>x (&gt;= wartość z opakowanie rozczytane o % wskazany w polu x)</w:t>
            </w:r>
            <w:r w:rsidR="00845A31" w:rsidRPr="00BD117A">
              <w:t>”</w:t>
            </w:r>
          </w:p>
          <w:p w14:paraId="44A50BD4" w14:textId="1C6CD6E0" w:rsidR="008B6681" w:rsidRPr="00BD117A" w:rsidRDefault="008B6681" w:rsidP="008B6681">
            <w:pPr>
              <w:pStyle w:val="Tabelatekst"/>
              <w:ind w:left="0" w:firstLine="0"/>
            </w:pPr>
            <w:r w:rsidRPr="00BD117A">
              <w:t>OR</w:t>
            </w:r>
            <w:r w:rsidR="00E65532" w:rsidRPr="00BD117A">
              <w:t xml:space="preserve"> IF [Przetarg].[Reguła zmiany wielkości opakowania] =</w:t>
            </w:r>
            <w:r w:rsidR="00845A31" w:rsidRPr="00BD117A">
              <w:t>”</w:t>
            </w:r>
            <w:r w:rsidR="00E65532" w:rsidRPr="00BD117A">
              <w:t xml:space="preserve">Zmiana </w:t>
            </w:r>
            <w:r w:rsidR="001253C9" w:rsidRPr="00BD117A">
              <w:t>+</w:t>
            </w:r>
            <w:r w:rsidR="00E65532" w:rsidRPr="00BD117A">
              <w:t>-x (&gt;= wartość z opakowanie rozczytane o % wskazany w polu x)</w:t>
            </w:r>
            <w:r w:rsidR="00845A31" w:rsidRPr="00BD117A">
              <w:t>”</w:t>
            </w:r>
          </w:p>
          <w:p w14:paraId="68D03F47" w14:textId="265ABAB5" w:rsidR="001B3417" w:rsidRPr="00BD117A" w:rsidRDefault="001B3417" w:rsidP="008B6681">
            <w:pPr>
              <w:pStyle w:val="Tabelatekst"/>
              <w:ind w:left="0" w:firstLine="0"/>
            </w:pPr>
            <w:r w:rsidRPr="00BD117A">
              <w:t>THEN SHOW [Przetarg].[</w:t>
            </w:r>
            <w:r w:rsidR="00757D1B" w:rsidRPr="00BD117A">
              <w:t>Wartość X</w:t>
            </w:r>
            <w:r w:rsidRPr="00BD117A">
              <w:t>]</w:t>
            </w:r>
          </w:p>
          <w:p w14:paraId="6CD332A9" w14:textId="77777777" w:rsidR="00C963A7" w:rsidRPr="00BD117A" w:rsidRDefault="00C963A7" w:rsidP="008B6681">
            <w:pPr>
              <w:pStyle w:val="Tabelatekst"/>
              <w:ind w:left="0" w:firstLine="0"/>
            </w:pPr>
          </w:p>
          <w:p w14:paraId="3C3871B5" w14:textId="38D01975" w:rsidR="00F91208" w:rsidRPr="00BD117A" w:rsidRDefault="001B3417" w:rsidP="00C963A7">
            <w:pPr>
              <w:pStyle w:val="Tabelatekst"/>
              <w:ind w:left="0" w:firstLine="0"/>
            </w:pPr>
            <w:r w:rsidRPr="00BD117A">
              <w:t>IF [Przetarg].[</w:t>
            </w:r>
            <w:r w:rsidR="00A9071F" w:rsidRPr="00BD117A">
              <w:t>Reguła zmiany wielkości opakowania</w:t>
            </w:r>
            <w:r w:rsidRPr="00BD117A">
              <w:t>] =</w:t>
            </w:r>
            <w:r w:rsidR="00845A31" w:rsidRPr="00BD117A">
              <w:t>”</w:t>
            </w:r>
            <w:r w:rsidR="00F91208" w:rsidRPr="00BD117A">
              <w:t>+ nieskończoność (wszystkie opakowania &gt;= niż wartość w opakowaniu rozczytanym)</w:t>
            </w:r>
            <w:r w:rsidR="00845A31" w:rsidRPr="00BD117A">
              <w:t>”</w:t>
            </w:r>
          </w:p>
          <w:p w14:paraId="6A353514" w14:textId="2DC4AB35" w:rsidR="004C3B4B" w:rsidRPr="00BD117A" w:rsidRDefault="00C963A7" w:rsidP="004C3B4B">
            <w:pPr>
              <w:pStyle w:val="Tabelatekst"/>
              <w:ind w:left="0" w:firstLine="0"/>
            </w:pPr>
            <w:r w:rsidRPr="00BD117A">
              <w:t>OR IF [Przetarg].[Reguła zmiany wielkości opakowania] =</w:t>
            </w:r>
            <w:r w:rsidR="00845A31" w:rsidRPr="00BD117A">
              <w:t>”</w:t>
            </w:r>
            <w:r w:rsidR="004C3B4B" w:rsidRPr="00BD117A">
              <w:t>– nieskończoność(wszystkie opakowania &lt;= niż wartość w opakowaniu rozczytanym)</w:t>
            </w:r>
            <w:r w:rsidR="00845A31" w:rsidRPr="00BD117A">
              <w:t>”</w:t>
            </w:r>
          </w:p>
          <w:p w14:paraId="6A8524DA" w14:textId="3EF6A4D6" w:rsidR="00C963A7" w:rsidRPr="00BD117A" w:rsidRDefault="004C3B4B" w:rsidP="00C963A7">
            <w:pPr>
              <w:pStyle w:val="Tabelatekst"/>
              <w:ind w:left="0" w:firstLine="0"/>
            </w:pPr>
            <w:r w:rsidRPr="00BD117A">
              <w:t>OR IF [Przetarg].[Reguła zmiany wielkości opakowania] =</w:t>
            </w:r>
            <w:r w:rsidR="00662F34" w:rsidRPr="00BD117A">
              <w:t>”</w:t>
            </w:r>
            <w:r w:rsidR="00234EE1" w:rsidRPr="00BD117A">
              <w:t xml:space="preserve">Brak zgody na </w:t>
            </w:r>
            <w:r w:rsidR="0058042B" w:rsidRPr="00BD117A">
              <w:t>zmianę opakowań</w:t>
            </w:r>
            <w:r w:rsidR="00662F34" w:rsidRPr="00BD117A">
              <w:t>”</w:t>
            </w:r>
          </w:p>
          <w:p w14:paraId="18800520" w14:textId="4387A808" w:rsidR="00EB2532" w:rsidRPr="00BD117A" w:rsidRDefault="001B3417" w:rsidP="001B3417">
            <w:r w:rsidRPr="00BD117A">
              <w:t>THEN HIDE [Przetarg].[</w:t>
            </w:r>
            <w:r w:rsidR="0058042B" w:rsidRPr="00BD117A">
              <w:t>Wartość X</w:t>
            </w:r>
            <w:r w:rsidRPr="00BD117A">
              <w:t>]</w:t>
            </w:r>
          </w:p>
        </w:tc>
        <w:tc>
          <w:tcPr>
            <w:tcW w:w="2111" w:type="dxa"/>
            <w:vAlign w:val="center"/>
          </w:tcPr>
          <w:p w14:paraId="08D8F4D0" w14:textId="54AA2A99" w:rsidR="00E7211C" w:rsidRPr="00BD117A" w:rsidRDefault="00E7211C" w:rsidP="00F43520">
            <w:pPr>
              <w:pStyle w:val="Akapitzlist"/>
              <w:numPr>
                <w:ilvl w:val="0"/>
                <w:numId w:val="9"/>
              </w:numPr>
              <w:ind w:left="452"/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lastRenderedPageBreak/>
              <w:t>Wyzwalacz:</w:t>
            </w:r>
            <w:r w:rsidR="00D353B9" w:rsidRPr="00BD117A">
              <w:rPr>
                <w:rFonts w:ascii="Helvetica 45 Light" w:hAnsi="Helvetica 45 Light"/>
                <w:sz w:val="20"/>
                <w:szCs w:val="24"/>
              </w:rPr>
              <w:t xml:space="preserve"> wybranie opcji w </w:t>
            </w:r>
            <w:r w:rsidR="00D353B9" w:rsidRPr="00BD117A">
              <w:rPr>
                <w:rFonts w:ascii="Helvetica 45 Light" w:hAnsi="Helvetica 45 Light"/>
                <w:sz w:val="20"/>
                <w:szCs w:val="24"/>
              </w:rPr>
              <w:lastRenderedPageBreak/>
              <w:t>polu „Reguła zmiany wielkości opakowania”</w:t>
            </w:r>
          </w:p>
        </w:tc>
      </w:tr>
      <w:tr w:rsidR="00C80372" w:rsidRPr="00BD117A" w14:paraId="0E546880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8BC11FB" w14:textId="77777777" w:rsidR="00937874" w:rsidRPr="00BD117A" w:rsidRDefault="00937874" w:rsidP="00937874">
            <w:r w:rsidRPr="00BD117A">
              <w:lastRenderedPageBreak/>
              <w:t>RB004</w:t>
            </w:r>
          </w:p>
        </w:tc>
        <w:tc>
          <w:tcPr>
            <w:tcW w:w="1904" w:type="dxa"/>
            <w:vAlign w:val="center"/>
          </w:tcPr>
          <w:p w14:paraId="520A88C7" w14:textId="591FD507" w:rsidR="00937874" w:rsidRPr="00BD117A" w:rsidRDefault="00937874" w:rsidP="00937874">
            <w:r w:rsidRPr="00BD117A">
              <w:t>Wyświetlanie pola „Wartość X” dla pola „Reguła zmiany wielkości opakowania” na obiekcie Produkt Przetargu</w:t>
            </w:r>
          </w:p>
        </w:tc>
        <w:tc>
          <w:tcPr>
            <w:tcW w:w="4218" w:type="dxa"/>
            <w:vAlign w:val="center"/>
          </w:tcPr>
          <w:p w14:paraId="4A90CCA7" w14:textId="640982A7" w:rsidR="00937874" w:rsidRPr="00BD117A" w:rsidRDefault="00937874" w:rsidP="00937874">
            <w:pPr>
              <w:pStyle w:val="Tabelatekst"/>
              <w:ind w:left="0" w:firstLine="0"/>
            </w:pPr>
            <w:r w:rsidRPr="00BD117A">
              <w:t>IF [Produkt Przetargu].[Reguła zmiany wielkości opakowania] =</w:t>
            </w:r>
            <w:r w:rsidR="00662F34" w:rsidRPr="00BD117A">
              <w:t>”</w:t>
            </w:r>
            <w:r w:rsidRPr="00BD117A">
              <w:t>Zmiana +x (&gt;= wartość z opakowanie rozczytane o % wskazany w polu x)</w:t>
            </w:r>
            <w:r w:rsidR="00662F34" w:rsidRPr="00BD117A">
              <w:t>”</w:t>
            </w:r>
          </w:p>
          <w:p w14:paraId="3007FE28" w14:textId="2790F013" w:rsidR="00937874" w:rsidRPr="00BD117A" w:rsidRDefault="00937874" w:rsidP="00937874">
            <w:pPr>
              <w:pStyle w:val="Tabelatekst"/>
              <w:ind w:left="0" w:firstLine="0"/>
            </w:pPr>
            <w:r w:rsidRPr="00BD117A">
              <w:t>OR IF [Produkt Przetargu].[Reguła zmiany wielkości opakowania] =</w:t>
            </w:r>
            <w:r w:rsidR="00662F34" w:rsidRPr="00BD117A">
              <w:t>”</w:t>
            </w:r>
            <w:r w:rsidRPr="00BD117A">
              <w:t>Zmiana -x (&gt;= wartość z opakowanie rozczytane o % wskazany w polu x)</w:t>
            </w:r>
            <w:r w:rsidR="00662F34" w:rsidRPr="00BD117A">
              <w:t>”</w:t>
            </w:r>
          </w:p>
          <w:p w14:paraId="3DAE160E" w14:textId="325E7D18" w:rsidR="00937874" w:rsidRPr="00BD117A" w:rsidRDefault="00937874" w:rsidP="00937874">
            <w:pPr>
              <w:pStyle w:val="Tabelatekst"/>
              <w:ind w:left="0" w:firstLine="0"/>
            </w:pPr>
            <w:r w:rsidRPr="00BD117A">
              <w:t>OR IF [Produkt Przetargu].[Reguła zmiany wielkości opakowania] =</w:t>
            </w:r>
            <w:r w:rsidR="00662F34" w:rsidRPr="00BD117A">
              <w:t>”</w:t>
            </w:r>
            <w:r w:rsidRPr="00BD117A">
              <w:t>Zmiana +-x (&gt;= wartość z opakowanie rozczytane o % wskazany w polu x)</w:t>
            </w:r>
            <w:r w:rsidR="00662F34" w:rsidRPr="00BD117A">
              <w:t>”</w:t>
            </w:r>
          </w:p>
          <w:p w14:paraId="5A90E28A" w14:textId="77777777" w:rsidR="00937874" w:rsidRPr="00BD117A" w:rsidRDefault="00937874" w:rsidP="00937874">
            <w:pPr>
              <w:pStyle w:val="Tabelatekst"/>
              <w:ind w:left="0" w:firstLine="0"/>
            </w:pPr>
            <w:r w:rsidRPr="00BD117A">
              <w:t>THEN SHOW [Przetarg].[Wartość X]</w:t>
            </w:r>
          </w:p>
          <w:p w14:paraId="034F9E9B" w14:textId="77777777" w:rsidR="00937874" w:rsidRPr="00BD117A" w:rsidRDefault="00937874" w:rsidP="00937874">
            <w:pPr>
              <w:pStyle w:val="Tabelatekst"/>
              <w:ind w:left="0" w:firstLine="0"/>
            </w:pPr>
          </w:p>
          <w:p w14:paraId="208444F3" w14:textId="7B53F2D0" w:rsidR="00937874" w:rsidRPr="00BD117A" w:rsidRDefault="00937874" w:rsidP="00937874">
            <w:pPr>
              <w:pStyle w:val="Tabelatekst"/>
              <w:ind w:left="0" w:firstLine="0"/>
            </w:pPr>
            <w:r w:rsidRPr="00BD117A">
              <w:t>IF [Produkt Przetargu].[Reguła zmiany wielkości opakowania] =</w:t>
            </w:r>
            <w:r w:rsidR="00662F34" w:rsidRPr="00BD117A">
              <w:t>”</w:t>
            </w:r>
            <w:r w:rsidRPr="00BD117A">
              <w:t>+ nieskończoność (wszystkie opakowania &gt;= niż wartość w opakowaniu rozczytanym)</w:t>
            </w:r>
            <w:r w:rsidR="00662F34" w:rsidRPr="00BD117A">
              <w:t>”</w:t>
            </w:r>
          </w:p>
          <w:p w14:paraId="0D55F14E" w14:textId="520E1D5D" w:rsidR="00937874" w:rsidRPr="00BD117A" w:rsidRDefault="00937874" w:rsidP="00937874">
            <w:pPr>
              <w:pStyle w:val="Tabelatekst"/>
              <w:ind w:left="0" w:firstLine="0"/>
            </w:pPr>
            <w:r w:rsidRPr="00BD117A">
              <w:t>OR IF [Produkt Przetargu].[Reguła zmiany wielkości opakowania] =</w:t>
            </w:r>
            <w:r w:rsidR="00662F34" w:rsidRPr="00BD117A">
              <w:t>”</w:t>
            </w:r>
            <w:r w:rsidRPr="00BD117A">
              <w:t>– nieskończoność(wszystkie opakowania &lt;= niż wartość w opakowaniu rozczytanym)</w:t>
            </w:r>
            <w:r w:rsidR="00662F34" w:rsidRPr="00BD117A">
              <w:t>”</w:t>
            </w:r>
          </w:p>
          <w:p w14:paraId="3516EB58" w14:textId="63F65E1F" w:rsidR="00937874" w:rsidRPr="00BD117A" w:rsidRDefault="00937874" w:rsidP="00937874">
            <w:pPr>
              <w:pStyle w:val="Tabelatekst"/>
              <w:ind w:left="0" w:firstLine="0"/>
            </w:pPr>
            <w:r w:rsidRPr="00BD117A">
              <w:t>OR IF [Produkt Przetargu].[Reguła zmiany wielkości opakowania] =</w:t>
            </w:r>
            <w:r w:rsidR="00662F34" w:rsidRPr="00BD117A">
              <w:t>”</w:t>
            </w:r>
            <w:r w:rsidRPr="00BD117A">
              <w:t>Brak zgody na zmianę opakowań</w:t>
            </w:r>
            <w:r w:rsidR="00662F34" w:rsidRPr="00BD117A">
              <w:t>”</w:t>
            </w:r>
          </w:p>
          <w:p w14:paraId="76FDF713" w14:textId="4B4F56AD" w:rsidR="00937874" w:rsidRPr="00BD117A" w:rsidRDefault="00937874" w:rsidP="00937874">
            <w:r w:rsidRPr="00BD117A">
              <w:t>THEN HIDE [Przetarg].[Wartość X]</w:t>
            </w:r>
          </w:p>
        </w:tc>
        <w:tc>
          <w:tcPr>
            <w:tcW w:w="2111" w:type="dxa"/>
            <w:vAlign w:val="center"/>
          </w:tcPr>
          <w:p w14:paraId="7CF64224" w14:textId="63D43ADC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wybranie opcji w polu „Reguła zmiany wielkości opakowania”</w:t>
            </w:r>
          </w:p>
        </w:tc>
      </w:tr>
      <w:tr w:rsidR="00C80372" w:rsidRPr="00BD117A" w14:paraId="23EE0A0E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44EF36D" w14:textId="15A82B39" w:rsidR="00937874" w:rsidRPr="00BD117A" w:rsidRDefault="00937874" w:rsidP="00937874">
            <w:r w:rsidRPr="00BD117A">
              <w:t>RB00</w:t>
            </w:r>
            <w:r w:rsidR="006A708B" w:rsidRPr="00BD117A">
              <w:t>5</w:t>
            </w:r>
          </w:p>
        </w:tc>
        <w:tc>
          <w:tcPr>
            <w:tcW w:w="1904" w:type="dxa"/>
            <w:vAlign w:val="center"/>
          </w:tcPr>
          <w:p w14:paraId="23DD78B0" w14:textId="77777777" w:rsidR="00937874" w:rsidRPr="00BD117A" w:rsidRDefault="00937874" w:rsidP="00937874">
            <w:r w:rsidRPr="00BD117A">
              <w:t>Wyświetlanie pola Data dostawy jednorazowej</w:t>
            </w:r>
          </w:p>
        </w:tc>
        <w:tc>
          <w:tcPr>
            <w:tcW w:w="4218" w:type="dxa"/>
            <w:vAlign w:val="center"/>
          </w:tcPr>
          <w:p w14:paraId="026BB47C" w14:textId="77777777" w:rsidR="00937874" w:rsidRPr="00BD117A" w:rsidRDefault="00937874" w:rsidP="00937874">
            <w:r w:rsidRPr="00BD117A">
              <w:t>IF [Przetarg].[Dostawa jednorazowa] =Tak THEN SHOW [Przetarg].[Data dostawy jednorazowej]</w:t>
            </w:r>
          </w:p>
          <w:p w14:paraId="78F7A387" w14:textId="77777777" w:rsidR="00937874" w:rsidRPr="00BD117A" w:rsidRDefault="00937874" w:rsidP="00937874">
            <w:r w:rsidRPr="00BD117A">
              <w:t>IF [Przetarg].[Dostawa jednorazowa] =Nie THEN HIDE [Przetarg].[Data dostawy jednorazowej]</w:t>
            </w:r>
          </w:p>
        </w:tc>
        <w:tc>
          <w:tcPr>
            <w:tcW w:w="2111" w:type="dxa"/>
            <w:vAlign w:val="center"/>
          </w:tcPr>
          <w:p w14:paraId="4F4971DF" w14:textId="00F8B44A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Wybranie opcji Tak w polu „Dostawa jednorazowa”</w:t>
            </w:r>
          </w:p>
          <w:p w14:paraId="4FA26448" w14:textId="052BF9F6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</w:pPr>
            <w:r w:rsidRPr="00BD117A">
              <w:rPr>
                <w:rFonts w:ascii="Helvetica 45 Light" w:hAnsi="Helvetica 45 Light"/>
                <w:sz w:val="20"/>
                <w:szCs w:val="20"/>
              </w:rPr>
              <w:t xml:space="preserve">Wybranie opcji Nie w polu </w:t>
            </w:r>
            <w:r w:rsidRPr="00BD117A">
              <w:rPr>
                <w:rFonts w:ascii="Helvetica 45 Light" w:hAnsi="Helvetica 45 Light"/>
                <w:sz w:val="20"/>
                <w:szCs w:val="20"/>
              </w:rPr>
              <w:lastRenderedPageBreak/>
              <w:t>„Dostawa jednorazowa”</w:t>
            </w:r>
          </w:p>
        </w:tc>
      </w:tr>
      <w:tr w:rsidR="00AA1DB8" w:rsidRPr="00BD117A" w14:paraId="35EDA050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E048423" w14:textId="55AB928C" w:rsidR="00937874" w:rsidRPr="00BD117A" w:rsidRDefault="00937874" w:rsidP="00937874">
            <w:r w:rsidRPr="00BD117A">
              <w:lastRenderedPageBreak/>
              <w:t>RB00</w:t>
            </w:r>
            <w:r w:rsidR="006A708B" w:rsidRPr="00BD117A">
              <w:t>6</w:t>
            </w:r>
          </w:p>
        </w:tc>
        <w:tc>
          <w:tcPr>
            <w:tcW w:w="1904" w:type="dxa"/>
            <w:vAlign w:val="center"/>
          </w:tcPr>
          <w:p w14:paraId="0E4E36BE" w14:textId="77777777" w:rsidR="00937874" w:rsidRPr="00BD117A" w:rsidRDefault="00937874" w:rsidP="00937874">
            <w:r w:rsidRPr="00BD117A">
              <w:t>Reguły propagacji z Przetargu na Pakiet</w:t>
            </w:r>
          </w:p>
        </w:tc>
        <w:tc>
          <w:tcPr>
            <w:tcW w:w="4218" w:type="dxa"/>
            <w:vAlign w:val="center"/>
          </w:tcPr>
          <w:p w14:paraId="6996CC98" w14:textId="6C7441E3" w:rsidR="00937874" w:rsidRPr="00BD117A" w:rsidRDefault="00937874" w:rsidP="00937874">
            <w:r w:rsidRPr="00BD117A">
              <w:t>np. IF [Przetarg].[Data ogłoszenia] HAVE VALUE THEN [Pakiet].[Data ogłoszenia</w:t>
            </w:r>
            <w:r w:rsidR="00960387">
              <w:t xml:space="preserve"> Przetargu</w:t>
            </w:r>
            <w:r w:rsidRPr="00BD117A">
              <w:t>] = [Przetarg].[Data ogłoszenia]</w:t>
            </w:r>
          </w:p>
        </w:tc>
        <w:tc>
          <w:tcPr>
            <w:tcW w:w="2111" w:type="dxa"/>
            <w:vAlign w:val="center"/>
          </w:tcPr>
          <w:p w14:paraId="0239B672" w14:textId="7B18DA00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</w:t>
            </w:r>
          </w:p>
          <w:p w14:paraId="4CD2DAB6" w14:textId="77777777" w:rsidR="00937874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Wprowadzenie na obiekcie Przetarg danych w pole: </w:t>
            </w:r>
          </w:p>
          <w:p w14:paraId="00F5E83E" w14:textId="77777777" w:rsidR="00517004" w:rsidRDefault="00F74F0C" w:rsidP="00517004">
            <w:pPr>
              <w:ind w:left="92"/>
            </w:pPr>
            <w:r>
              <w:t>Data obowiązywania Pakietu OD,</w:t>
            </w:r>
          </w:p>
          <w:p w14:paraId="1FCCAAFE" w14:textId="77777777" w:rsidR="00F74F0C" w:rsidRDefault="00F74F0C" w:rsidP="00517004">
            <w:pPr>
              <w:ind w:left="92"/>
            </w:pPr>
            <w:r>
              <w:t>Data obowiązywania Pakietu DO,</w:t>
            </w:r>
          </w:p>
          <w:p w14:paraId="457AE579" w14:textId="77777777" w:rsidR="00F74F0C" w:rsidRDefault="00F74F0C" w:rsidP="00517004">
            <w:pPr>
              <w:ind w:left="92"/>
            </w:pPr>
            <w:r>
              <w:t>Data ogłoszenia Przetargu,</w:t>
            </w:r>
          </w:p>
          <w:p w14:paraId="283A3137" w14:textId="77777777" w:rsidR="00F74F0C" w:rsidRDefault="00F74F0C" w:rsidP="00517004">
            <w:pPr>
              <w:ind w:left="92"/>
            </w:pPr>
            <w:r>
              <w:t>Data otwarcia Przetargu,</w:t>
            </w:r>
          </w:p>
          <w:p w14:paraId="5156D1B9" w14:textId="77777777" w:rsidR="00F74F0C" w:rsidRDefault="00AB4461" w:rsidP="00517004">
            <w:pPr>
              <w:ind w:left="92"/>
            </w:pPr>
            <w:r>
              <w:t>Data złożenia Przetargu,</w:t>
            </w:r>
          </w:p>
          <w:p w14:paraId="2CD4A2BC" w14:textId="77777777" w:rsidR="00AB4461" w:rsidRDefault="00AB4461" w:rsidP="00517004">
            <w:pPr>
              <w:ind w:left="92"/>
            </w:pPr>
            <w:r>
              <w:t>Czas obowiązywania Pakietu,</w:t>
            </w:r>
          </w:p>
          <w:p w14:paraId="72478A17" w14:textId="77777777" w:rsidR="00AB4461" w:rsidRDefault="00AB4461" w:rsidP="00517004">
            <w:pPr>
              <w:ind w:left="92"/>
            </w:pPr>
            <w:r>
              <w:t>Czas trwania</w:t>
            </w:r>
            <w:r w:rsidR="00500E1F">
              <w:t xml:space="preserve"> Pakietu w miesiącach,</w:t>
            </w:r>
          </w:p>
          <w:p w14:paraId="2A7F297B" w14:textId="77777777" w:rsidR="00500E1F" w:rsidRDefault="00500E1F" w:rsidP="00517004">
            <w:pPr>
              <w:ind w:left="92"/>
            </w:pPr>
            <w:r>
              <w:t>Ilość dni związania z ofertą,</w:t>
            </w:r>
          </w:p>
          <w:p w14:paraId="16F914D3" w14:textId="77777777" w:rsidR="00500E1F" w:rsidRDefault="00500E1F" w:rsidP="00517004">
            <w:pPr>
              <w:ind w:left="92"/>
            </w:pPr>
            <w:r>
              <w:t>Termin płatności Przetargu,</w:t>
            </w:r>
          </w:p>
          <w:p w14:paraId="448F26C4" w14:textId="77777777" w:rsidR="00500E1F" w:rsidRDefault="00500E1F" w:rsidP="00517004">
            <w:pPr>
              <w:ind w:left="92"/>
            </w:pPr>
            <w:r>
              <w:t>Data rozpoczęcia dostaw,</w:t>
            </w:r>
          </w:p>
          <w:p w14:paraId="1DF587DC" w14:textId="77777777" w:rsidR="00500E1F" w:rsidRDefault="00500E1F" w:rsidP="00517004">
            <w:pPr>
              <w:ind w:left="92"/>
            </w:pPr>
            <w:r>
              <w:t>Dostawa w sobotę,</w:t>
            </w:r>
          </w:p>
          <w:p w14:paraId="5E60D753" w14:textId="77777777" w:rsidR="00500E1F" w:rsidRDefault="00500E1F" w:rsidP="00517004">
            <w:pPr>
              <w:ind w:left="92"/>
            </w:pPr>
            <w:r>
              <w:t>Dostawa jednorazowa,</w:t>
            </w:r>
          </w:p>
          <w:p w14:paraId="2D3CF7C6" w14:textId="77777777" w:rsidR="00500E1F" w:rsidRDefault="00500E1F" w:rsidP="00517004">
            <w:pPr>
              <w:ind w:left="92"/>
            </w:pPr>
            <w:r>
              <w:t>Data dostawy jednorazowej,</w:t>
            </w:r>
          </w:p>
          <w:p w14:paraId="20993853" w14:textId="77777777" w:rsidR="00500E1F" w:rsidRDefault="00500E1F" w:rsidP="00517004">
            <w:pPr>
              <w:ind w:left="92"/>
            </w:pPr>
            <w:r>
              <w:t>Czas realizacji zamówienia,</w:t>
            </w:r>
          </w:p>
          <w:p w14:paraId="2CDB6917" w14:textId="77777777" w:rsidR="00500E1F" w:rsidRPr="009549A5" w:rsidRDefault="00500E1F" w:rsidP="00517004">
            <w:pPr>
              <w:ind w:left="92"/>
              <w:rPr>
                <w:lang w:val="pt-PT"/>
              </w:rPr>
            </w:pPr>
            <w:r w:rsidRPr="009549A5">
              <w:rPr>
                <w:lang w:val="pt-PT"/>
              </w:rPr>
              <w:t>Ratunek życia (h),</w:t>
            </w:r>
          </w:p>
          <w:p w14:paraId="71D76123" w14:textId="77777777" w:rsidR="00500E1F" w:rsidRPr="009549A5" w:rsidRDefault="00500E1F" w:rsidP="00517004">
            <w:pPr>
              <w:ind w:left="92"/>
              <w:rPr>
                <w:lang w:val="pt-PT"/>
              </w:rPr>
            </w:pPr>
            <w:r w:rsidRPr="009549A5">
              <w:rPr>
                <w:lang w:val="pt-PT"/>
              </w:rPr>
              <w:t>Cito (h),</w:t>
            </w:r>
          </w:p>
          <w:p w14:paraId="5933DE8D" w14:textId="0B179AA1" w:rsidR="00500E1F" w:rsidRPr="00517004" w:rsidRDefault="00500E1F" w:rsidP="00517004">
            <w:pPr>
              <w:ind w:left="92"/>
            </w:pPr>
            <w:r>
              <w:t>Narzut (%)</w:t>
            </w:r>
          </w:p>
        </w:tc>
      </w:tr>
      <w:tr w:rsidR="00C80372" w:rsidRPr="00BD117A" w14:paraId="24B19178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82BF5C6" w14:textId="073705EF" w:rsidR="00937874" w:rsidRPr="00BD117A" w:rsidRDefault="00937874" w:rsidP="00937874">
            <w:r w:rsidRPr="00BD117A">
              <w:t>RB00</w:t>
            </w:r>
            <w:r w:rsidR="00B05BFF" w:rsidRPr="00BD117A">
              <w:t>7</w:t>
            </w:r>
          </w:p>
        </w:tc>
        <w:tc>
          <w:tcPr>
            <w:tcW w:w="1904" w:type="dxa"/>
            <w:vAlign w:val="center"/>
          </w:tcPr>
          <w:p w14:paraId="4980AF88" w14:textId="0DD88564" w:rsidR="00937874" w:rsidRPr="00BD117A" w:rsidRDefault="00937874" w:rsidP="00937874">
            <w:r w:rsidRPr="00BD117A">
              <w:t>Generowanie zadani</w:t>
            </w:r>
            <w:r w:rsidR="00056C85" w:rsidRPr="00BD117A">
              <w:t>a</w:t>
            </w:r>
            <w:r w:rsidRPr="00BD117A">
              <w:t xml:space="preserve"> „Aktywuj pakiet”</w:t>
            </w:r>
          </w:p>
        </w:tc>
        <w:tc>
          <w:tcPr>
            <w:tcW w:w="4218" w:type="dxa"/>
            <w:vAlign w:val="center"/>
          </w:tcPr>
          <w:p w14:paraId="33A01C6C" w14:textId="77777777" w:rsidR="00D136D1" w:rsidRPr="00BD117A" w:rsidRDefault="00937874" w:rsidP="00937874">
            <w:r w:rsidRPr="00BD117A">
              <w:t>IF [Pakiet].[Status Pakietu]=”wygrany” AND [Przetarg].[</w:t>
            </w:r>
            <w:r w:rsidR="00503CE7" w:rsidRPr="00BD117A">
              <w:t>Typ kalkulacji</w:t>
            </w:r>
            <w:r w:rsidRPr="00BD117A">
              <w:t>]=”unijny” AND [Pakiet].[Data zmiany statusu]+10&lt;</w:t>
            </w:r>
            <w:proofErr w:type="spellStart"/>
            <w:r w:rsidRPr="00BD117A">
              <w:t>Today</w:t>
            </w:r>
            <w:proofErr w:type="spellEnd"/>
            <w:r w:rsidRPr="00BD117A">
              <w:t xml:space="preserve">() </w:t>
            </w:r>
          </w:p>
          <w:p w14:paraId="6628A201" w14:textId="77777777" w:rsidR="00D136D1" w:rsidRPr="00BD117A" w:rsidRDefault="00937874" w:rsidP="00937874">
            <w:r w:rsidRPr="00BD117A">
              <w:t>THEN Wygeneruj zadanie „Aktywuj pakiet”</w:t>
            </w:r>
          </w:p>
          <w:p w14:paraId="62C362BF" w14:textId="77777777" w:rsidR="00D136D1" w:rsidRPr="00BD117A" w:rsidRDefault="00937874" w:rsidP="00937874">
            <w:r w:rsidRPr="00BD117A">
              <w:t>ELSE IF [Pakiet].[Status Pakietu]=”wygrany” AND [Przetarg].[</w:t>
            </w:r>
            <w:r w:rsidR="00E57EA5" w:rsidRPr="00BD117A">
              <w:t>Typ kalkulacji</w:t>
            </w:r>
            <w:r w:rsidRPr="00BD117A">
              <w:t>]</w:t>
            </w:r>
            <w:r w:rsidR="00404D2D" w:rsidRPr="00BD117A">
              <w:t>&lt;&gt;</w:t>
            </w:r>
            <w:r w:rsidRPr="00BD117A">
              <w:t>”unijny” AND [Pakiet].[Data zmiany statusu]+5&lt;</w:t>
            </w:r>
            <w:proofErr w:type="spellStart"/>
            <w:r w:rsidRPr="00BD117A">
              <w:t>Today</w:t>
            </w:r>
            <w:proofErr w:type="spellEnd"/>
            <w:r w:rsidRPr="00BD117A">
              <w:t>()</w:t>
            </w:r>
          </w:p>
          <w:p w14:paraId="68DABEF5" w14:textId="37D78984" w:rsidR="00937874" w:rsidRPr="00BD117A" w:rsidRDefault="00937874" w:rsidP="00937874">
            <w:r w:rsidRPr="00BD117A">
              <w:lastRenderedPageBreak/>
              <w:t>THEN Wygeneruj zadanie „Aktywuj pakiet”</w:t>
            </w:r>
          </w:p>
        </w:tc>
        <w:tc>
          <w:tcPr>
            <w:tcW w:w="2111" w:type="dxa"/>
            <w:vAlign w:val="center"/>
          </w:tcPr>
          <w:p w14:paraId="2ADCB2F1" w14:textId="71E46322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lastRenderedPageBreak/>
              <w:t>Wyzwalacz: Zmiana statusu Pakietu na „wygrany”</w:t>
            </w:r>
          </w:p>
          <w:p w14:paraId="2E4242CB" w14:textId="4AA90862" w:rsidR="00F305A5" w:rsidRPr="00BD117A" w:rsidRDefault="00E57EA5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Po zmianie statusu pakietu na wygrany, system powinien automatycznie wygenerować zadanie </w:t>
            </w:r>
            <w:r w:rsidRPr="00BD117A">
              <w:rPr>
                <w:rFonts w:ascii="Helvetica 45 Light" w:hAnsi="Helvetica 45 Light"/>
                <w:sz w:val="20"/>
                <w:szCs w:val="24"/>
              </w:rPr>
              <w:lastRenderedPageBreak/>
              <w:t>„Aktywuj pakiet” dla pracownika realizującego przetarg. Dla przetargu typu Unijny po 10 dniach od zmiany statusu, dla przetargów typu  Nieunijny po 5 dniach od zmiany statusu</w:t>
            </w:r>
          </w:p>
          <w:p w14:paraId="6FC99DA4" w14:textId="77777777" w:rsidR="00937874" w:rsidRPr="00BD117A" w:rsidRDefault="00937874" w:rsidP="00937874"/>
        </w:tc>
      </w:tr>
      <w:tr w:rsidR="00C80372" w:rsidRPr="00BD117A" w14:paraId="4B388074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B2669DB" w14:textId="68938D2F" w:rsidR="00937874" w:rsidRPr="00BD117A" w:rsidRDefault="00937874" w:rsidP="00937874">
            <w:r w:rsidRPr="00BD117A">
              <w:lastRenderedPageBreak/>
              <w:t>RB00</w:t>
            </w:r>
            <w:r w:rsidR="000266E8" w:rsidRPr="00BD117A">
              <w:t>8</w:t>
            </w:r>
          </w:p>
        </w:tc>
        <w:tc>
          <w:tcPr>
            <w:tcW w:w="1904" w:type="dxa"/>
            <w:vAlign w:val="center"/>
          </w:tcPr>
          <w:p w14:paraId="1BB7D86B" w14:textId="77777777" w:rsidR="00937874" w:rsidRPr="00BD117A" w:rsidRDefault="00937874" w:rsidP="00937874">
            <w:r w:rsidRPr="00BD117A">
              <w:t>Automatyczna zmiana „Daty zmiany statusu”</w:t>
            </w:r>
          </w:p>
        </w:tc>
        <w:tc>
          <w:tcPr>
            <w:tcW w:w="4218" w:type="dxa"/>
            <w:vAlign w:val="center"/>
          </w:tcPr>
          <w:p w14:paraId="76F63CE3" w14:textId="77777777" w:rsidR="00937874" w:rsidRPr="00BD117A" w:rsidRDefault="00937874" w:rsidP="00937874">
            <w:r w:rsidRPr="00BD117A">
              <w:t xml:space="preserve">IF [Pakiet].[Status Pakietu]&lt;&gt;[Pakiet].[Poprzedni Status Pakietu] THEN [Pakiet].[Data zmiana statusu] = </w:t>
            </w:r>
            <w:proofErr w:type="spellStart"/>
            <w:r w:rsidRPr="00BD117A">
              <w:t>Today</w:t>
            </w:r>
            <w:proofErr w:type="spellEnd"/>
            <w:r w:rsidRPr="00BD117A">
              <w:t>()</w:t>
            </w:r>
          </w:p>
        </w:tc>
        <w:tc>
          <w:tcPr>
            <w:tcW w:w="2111" w:type="dxa"/>
            <w:vAlign w:val="center"/>
          </w:tcPr>
          <w:p w14:paraId="5F8ABD42" w14:textId="7C85C8CB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688B8349" w14:textId="77777777" w:rsidR="00937874" w:rsidRPr="00BD117A" w:rsidRDefault="00937874" w:rsidP="00937874"/>
        </w:tc>
      </w:tr>
      <w:tr w:rsidR="00AA1DB8" w:rsidRPr="00BD117A" w14:paraId="3EDECA68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1A4C26C" w14:textId="149779E0" w:rsidR="00937874" w:rsidRPr="00BD117A" w:rsidRDefault="00937874" w:rsidP="00937874">
            <w:r w:rsidRPr="00BD117A">
              <w:t>RB0</w:t>
            </w:r>
            <w:r w:rsidR="000266E8" w:rsidRPr="00BD117A">
              <w:t>09</w:t>
            </w:r>
          </w:p>
        </w:tc>
        <w:tc>
          <w:tcPr>
            <w:tcW w:w="1904" w:type="dxa"/>
            <w:vAlign w:val="center"/>
          </w:tcPr>
          <w:p w14:paraId="38C392BC" w14:textId="77777777" w:rsidR="00937874" w:rsidRPr="00BD117A" w:rsidRDefault="00937874" w:rsidP="00937874">
            <w:r w:rsidRPr="00BD117A">
              <w:t>Weryfikacja daty obowiązywania pakietu do</w:t>
            </w:r>
          </w:p>
        </w:tc>
        <w:tc>
          <w:tcPr>
            <w:tcW w:w="4218" w:type="dxa"/>
            <w:vAlign w:val="center"/>
          </w:tcPr>
          <w:p w14:paraId="41E1068C" w14:textId="575915D3" w:rsidR="00937874" w:rsidRPr="00BD117A" w:rsidRDefault="00937874" w:rsidP="00937874">
            <w:r w:rsidRPr="00BD117A">
              <w:t>[Pakiet].[Data obowiązywania do] &gt;= [Przetarg].[Data złożenia] + [Przetarg].[Ilość dni związania ofertą]</w:t>
            </w:r>
          </w:p>
        </w:tc>
        <w:tc>
          <w:tcPr>
            <w:tcW w:w="2111" w:type="dxa"/>
            <w:vAlign w:val="center"/>
          </w:tcPr>
          <w:p w14:paraId="70C4F0F0" w14:textId="33750B1C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wartości w polu [Pakiet].[Data obowiązywania do]</w:t>
            </w:r>
          </w:p>
          <w:p w14:paraId="4E5C1D59" w14:textId="77777777" w:rsidR="00937874" w:rsidRPr="00BD117A" w:rsidRDefault="00937874" w:rsidP="00937874"/>
        </w:tc>
      </w:tr>
      <w:tr w:rsidR="00C80372" w:rsidRPr="00BD117A" w14:paraId="1E878112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0407C0EA" w14:textId="21039DB8" w:rsidR="00937874" w:rsidRPr="00BD117A" w:rsidRDefault="00937874" w:rsidP="00937874">
            <w:r w:rsidRPr="00BD117A">
              <w:t>RB01</w:t>
            </w:r>
            <w:r w:rsidR="00227D43" w:rsidRPr="00BD117A">
              <w:t>0</w:t>
            </w:r>
          </w:p>
        </w:tc>
        <w:tc>
          <w:tcPr>
            <w:tcW w:w="1904" w:type="dxa"/>
            <w:vAlign w:val="center"/>
          </w:tcPr>
          <w:p w14:paraId="38808F46" w14:textId="77777777" w:rsidR="00937874" w:rsidRPr="00BD117A" w:rsidRDefault="00937874" w:rsidP="00937874">
            <w:r w:rsidRPr="00BD117A">
              <w:t>Automatyczne przypisanie użytkownika, który sprawdzał Produkt Przetargu</w:t>
            </w:r>
          </w:p>
        </w:tc>
        <w:tc>
          <w:tcPr>
            <w:tcW w:w="4218" w:type="dxa"/>
            <w:vAlign w:val="center"/>
          </w:tcPr>
          <w:p w14:paraId="37054819" w14:textId="2FFECFD9" w:rsidR="00937874" w:rsidRPr="00BD117A" w:rsidRDefault="00937874" w:rsidP="00937874">
            <w:r w:rsidRPr="00BD117A">
              <w:t>IF [Produkt Przetargu].[Sprawdzono] =Tak THEN [Produkt Przetargu].[Sprawdzono przez] =[Użytkownik]</w:t>
            </w:r>
          </w:p>
        </w:tc>
        <w:tc>
          <w:tcPr>
            <w:tcW w:w="2111" w:type="dxa"/>
            <w:vAlign w:val="center"/>
          </w:tcPr>
          <w:p w14:paraId="60ABAE7D" w14:textId="2C37F249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Wybranie opcji Tak w polu Sprawdzono</w:t>
            </w:r>
          </w:p>
          <w:p w14:paraId="3551CF39" w14:textId="77777777" w:rsidR="00937874" w:rsidRPr="00BD117A" w:rsidRDefault="00937874" w:rsidP="00937874"/>
        </w:tc>
      </w:tr>
      <w:tr w:rsidR="00C80372" w:rsidRPr="00BD117A" w14:paraId="61A04673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F6F4E54" w14:textId="2F19D4BA" w:rsidR="00937874" w:rsidRPr="00BD117A" w:rsidRDefault="00937874" w:rsidP="00937874">
            <w:r w:rsidRPr="00BD117A">
              <w:t>RB01</w:t>
            </w:r>
            <w:r w:rsidR="00227D43" w:rsidRPr="00BD117A">
              <w:t>1</w:t>
            </w:r>
          </w:p>
        </w:tc>
        <w:tc>
          <w:tcPr>
            <w:tcW w:w="1904" w:type="dxa"/>
            <w:vAlign w:val="center"/>
          </w:tcPr>
          <w:p w14:paraId="7C1CCE98" w14:textId="77777777" w:rsidR="00937874" w:rsidRPr="00BD117A" w:rsidRDefault="00937874" w:rsidP="00937874">
            <w:r w:rsidRPr="00BD117A">
              <w:t>Automatyczne wyświetlenie daty sprawdzenia Produktu Przetargu</w:t>
            </w:r>
          </w:p>
        </w:tc>
        <w:tc>
          <w:tcPr>
            <w:tcW w:w="4218" w:type="dxa"/>
            <w:vAlign w:val="center"/>
          </w:tcPr>
          <w:p w14:paraId="782E9480" w14:textId="4E70EC6F" w:rsidR="00937874" w:rsidRPr="00BD117A" w:rsidRDefault="00937874" w:rsidP="00937874">
            <w:r w:rsidRPr="00BD117A">
              <w:t xml:space="preserve">IF [Produkt Przetargu].[Sprawdzono] =Tak THEN [Produkt Przetargu].[Data sprawdzenia] = </w:t>
            </w:r>
            <w:proofErr w:type="spellStart"/>
            <w:r w:rsidRPr="00BD117A">
              <w:t>Today</w:t>
            </w:r>
            <w:proofErr w:type="spellEnd"/>
            <w:r w:rsidRPr="00BD117A">
              <w:t>()</w:t>
            </w:r>
          </w:p>
        </w:tc>
        <w:tc>
          <w:tcPr>
            <w:tcW w:w="2111" w:type="dxa"/>
            <w:vAlign w:val="center"/>
          </w:tcPr>
          <w:p w14:paraId="2E03F94C" w14:textId="6367C42D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Wybranie opcji Tak w polu „Sprawdzono”</w:t>
            </w:r>
          </w:p>
          <w:p w14:paraId="697FA9C1" w14:textId="77777777" w:rsidR="00937874" w:rsidRPr="00BD117A" w:rsidRDefault="00937874" w:rsidP="00937874"/>
        </w:tc>
      </w:tr>
      <w:tr w:rsidR="00C80372" w:rsidRPr="00BD117A" w14:paraId="0AE6B294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CBB94D9" w14:textId="3AED308E" w:rsidR="00937874" w:rsidRPr="00BD117A" w:rsidRDefault="00937874" w:rsidP="00937874">
            <w:r w:rsidRPr="00BD117A">
              <w:t>RB01</w:t>
            </w:r>
            <w:r w:rsidR="00227D43" w:rsidRPr="00BD117A">
              <w:t>2</w:t>
            </w:r>
          </w:p>
        </w:tc>
        <w:tc>
          <w:tcPr>
            <w:tcW w:w="1904" w:type="dxa"/>
            <w:vAlign w:val="center"/>
          </w:tcPr>
          <w:p w14:paraId="234A3854" w14:textId="64136640" w:rsidR="00937874" w:rsidRPr="00BD117A" w:rsidRDefault="00937874" w:rsidP="00937874">
            <w:r w:rsidRPr="00BD117A">
              <w:t>Propagacja statusu Przetargu „</w:t>
            </w:r>
            <w:r w:rsidR="00413A9E" w:rsidRPr="00BD117A">
              <w:t>n</w:t>
            </w:r>
            <w:r w:rsidRPr="00BD117A">
              <w:t xml:space="preserve">ie przystępujemy” na </w:t>
            </w:r>
            <w:r w:rsidR="00413A9E" w:rsidRPr="00BD117A">
              <w:t>P</w:t>
            </w:r>
            <w:r w:rsidRPr="00BD117A">
              <w:t>akiety</w:t>
            </w:r>
          </w:p>
        </w:tc>
        <w:tc>
          <w:tcPr>
            <w:tcW w:w="4218" w:type="dxa"/>
            <w:vAlign w:val="center"/>
          </w:tcPr>
          <w:p w14:paraId="715FACC7" w14:textId="2B97FBFB" w:rsidR="00937874" w:rsidRPr="00BD117A" w:rsidRDefault="00937874" w:rsidP="00937874">
            <w:r w:rsidRPr="00BD117A">
              <w:t>IF ([Przetarg].[Status] = „</w:t>
            </w:r>
            <w:r w:rsidR="00CF5C38" w:rsidRPr="00BD117A">
              <w:t>n</w:t>
            </w:r>
            <w:r w:rsidRPr="00BD117A">
              <w:t>ie przystępujemy” AND [Pakiet].[</w:t>
            </w:r>
            <w:proofErr w:type="spellStart"/>
            <w:r w:rsidRPr="00BD117A">
              <w:t>ID_przetargu</w:t>
            </w:r>
            <w:proofErr w:type="spellEnd"/>
            <w:r w:rsidRPr="00BD117A">
              <w:t>]=[Przetarg].[ID]) THEN [Pakiet].[Status] = „</w:t>
            </w:r>
            <w:r w:rsidR="00CF5C38" w:rsidRPr="00BD117A">
              <w:t>nie przystępujemy</w:t>
            </w:r>
            <w:r w:rsidRPr="00BD117A">
              <w:t>”</w:t>
            </w:r>
          </w:p>
        </w:tc>
        <w:tc>
          <w:tcPr>
            <w:tcW w:w="2111" w:type="dxa"/>
            <w:vAlign w:val="center"/>
          </w:tcPr>
          <w:p w14:paraId="7E744C52" w14:textId="1EDDE36B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Przetargu</w:t>
            </w:r>
          </w:p>
          <w:p w14:paraId="4EA0D3B5" w14:textId="77777777" w:rsidR="00937874" w:rsidRPr="00BD117A" w:rsidRDefault="00937874" w:rsidP="00937874"/>
        </w:tc>
      </w:tr>
      <w:tr w:rsidR="00AA1DB8" w:rsidRPr="00BD117A" w14:paraId="11405C2A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F5D99DA" w14:textId="346D9E4D" w:rsidR="00937874" w:rsidRPr="00BD117A" w:rsidRDefault="00937874" w:rsidP="00937874">
            <w:r w:rsidRPr="00BD117A">
              <w:t>RB01</w:t>
            </w:r>
            <w:r w:rsidR="00227D43" w:rsidRPr="00BD117A">
              <w:t>3</w:t>
            </w:r>
          </w:p>
        </w:tc>
        <w:tc>
          <w:tcPr>
            <w:tcW w:w="1904" w:type="dxa"/>
            <w:vAlign w:val="center"/>
          </w:tcPr>
          <w:p w14:paraId="54E421FA" w14:textId="023A9A37" w:rsidR="00937874" w:rsidRPr="00BD117A" w:rsidRDefault="00937874" w:rsidP="00937874">
            <w:r w:rsidRPr="00BD117A">
              <w:t>Propagacja statusu przetargu „</w:t>
            </w:r>
            <w:r w:rsidR="00D1080A" w:rsidRPr="00BD117A">
              <w:t>z</w:t>
            </w:r>
            <w:r w:rsidRPr="00BD117A">
              <w:t>łożony” na pakiety przetargu</w:t>
            </w:r>
          </w:p>
        </w:tc>
        <w:tc>
          <w:tcPr>
            <w:tcW w:w="4218" w:type="dxa"/>
            <w:vAlign w:val="center"/>
          </w:tcPr>
          <w:p w14:paraId="4EF84F3B" w14:textId="3C658688" w:rsidR="00937874" w:rsidRPr="00BD117A" w:rsidRDefault="00937874" w:rsidP="00937874">
            <w:r w:rsidRPr="00BD117A">
              <w:t>IF ([Przetarg].[Status] =„</w:t>
            </w:r>
            <w:r w:rsidR="00463DD1" w:rsidRPr="00BD117A">
              <w:t>z</w:t>
            </w:r>
            <w:r w:rsidRPr="00BD117A">
              <w:t>łożony” AND [Pakiet].[</w:t>
            </w:r>
            <w:proofErr w:type="spellStart"/>
            <w:r w:rsidRPr="00BD117A">
              <w:t>ID_przetargu</w:t>
            </w:r>
            <w:proofErr w:type="spellEnd"/>
            <w:r w:rsidRPr="00BD117A">
              <w:t>]=[Przetarg].[ID] AND [Pakiet].[Status]=”</w:t>
            </w:r>
            <w:r w:rsidR="00463DD1" w:rsidRPr="00BD117A">
              <w:t>z</w:t>
            </w:r>
            <w:r w:rsidRPr="00BD117A">
              <w:t>akwalifikowany”) THEN [Pakiet].[Status] = „</w:t>
            </w:r>
            <w:r w:rsidR="00463DD1" w:rsidRPr="00BD117A">
              <w:t>z</w:t>
            </w:r>
            <w:r w:rsidRPr="00BD117A">
              <w:t>łożony”</w:t>
            </w:r>
          </w:p>
        </w:tc>
        <w:tc>
          <w:tcPr>
            <w:tcW w:w="2111" w:type="dxa"/>
            <w:vAlign w:val="center"/>
          </w:tcPr>
          <w:p w14:paraId="27047B5A" w14:textId="416A3705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Przetargu</w:t>
            </w:r>
          </w:p>
          <w:p w14:paraId="71FCFB44" w14:textId="77777777" w:rsidR="00937874" w:rsidRPr="00BD117A" w:rsidRDefault="00937874" w:rsidP="00937874"/>
        </w:tc>
      </w:tr>
      <w:tr w:rsidR="00AA1DB8" w:rsidRPr="00BD117A" w14:paraId="09300AFB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6D1C5F7E" w14:textId="0ADE68D5" w:rsidR="00937874" w:rsidRPr="00BD117A" w:rsidRDefault="00937874" w:rsidP="00937874">
            <w:r w:rsidRPr="00BD117A">
              <w:t>RB01</w:t>
            </w:r>
            <w:r w:rsidR="00227D43" w:rsidRPr="00BD117A">
              <w:t>4</w:t>
            </w:r>
          </w:p>
        </w:tc>
        <w:tc>
          <w:tcPr>
            <w:tcW w:w="1904" w:type="dxa"/>
            <w:vAlign w:val="center"/>
          </w:tcPr>
          <w:p w14:paraId="7488535D" w14:textId="77777777" w:rsidR="00937874" w:rsidRPr="00BD117A" w:rsidRDefault="00937874" w:rsidP="00937874">
            <w:r w:rsidRPr="00BD117A">
              <w:t>Propagacja statusu przetargu „Wygrany” na pakiety przetargu</w:t>
            </w:r>
          </w:p>
        </w:tc>
        <w:tc>
          <w:tcPr>
            <w:tcW w:w="4218" w:type="dxa"/>
            <w:vAlign w:val="center"/>
          </w:tcPr>
          <w:p w14:paraId="2CF31AE3" w14:textId="0F9C33A0" w:rsidR="00937874" w:rsidRPr="00BD117A" w:rsidRDefault="00937874" w:rsidP="00937874">
            <w:r w:rsidRPr="00BD117A">
              <w:t>IF ([Przetarg].[Status] = „</w:t>
            </w:r>
            <w:r w:rsidR="00463DD1" w:rsidRPr="00BD117A">
              <w:t>w</w:t>
            </w:r>
            <w:r w:rsidRPr="00BD117A">
              <w:t>ygrany” AND [Pakiet].[</w:t>
            </w:r>
            <w:proofErr w:type="spellStart"/>
            <w:r w:rsidRPr="00BD117A">
              <w:t>ID_przetargu</w:t>
            </w:r>
            <w:proofErr w:type="spellEnd"/>
            <w:r w:rsidRPr="00BD117A">
              <w:t>]=[Przetarg].[ID] AND [Pakiet].[Status]=”</w:t>
            </w:r>
            <w:r w:rsidR="00463DD1" w:rsidRPr="00BD117A">
              <w:t>z</w:t>
            </w:r>
            <w:r w:rsidRPr="00BD117A">
              <w:t>łożony”) THEN [Pakiet].[Status] = „</w:t>
            </w:r>
            <w:r w:rsidR="00463DD1" w:rsidRPr="00BD117A">
              <w:t>w</w:t>
            </w:r>
            <w:r w:rsidRPr="00BD117A">
              <w:t>ygrany”</w:t>
            </w:r>
          </w:p>
        </w:tc>
        <w:tc>
          <w:tcPr>
            <w:tcW w:w="2111" w:type="dxa"/>
            <w:vAlign w:val="center"/>
          </w:tcPr>
          <w:p w14:paraId="055B32F0" w14:textId="22CD88AB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Przetargu</w:t>
            </w:r>
          </w:p>
          <w:p w14:paraId="16BDC4B5" w14:textId="77777777" w:rsidR="00937874" w:rsidRPr="00BD117A" w:rsidRDefault="00937874" w:rsidP="00937874"/>
        </w:tc>
      </w:tr>
      <w:tr w:rsidR="00AA1DB8" w:rsidRPr="00BD117A" w14:paraId="671834BA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1321EDA4" w14:textId="63D6C283" w:rsidR="00937874" w:rsidRPr="00BD117A" w:rsidRDefault="00937874" w:rsidP="00937874">
            <w:r w:rsidRPr="00BD117A">
              <w:t>RB01</w:t>
            </w:r>
            <w:r w:rsidR="00463DD1" w:rsidRPr="00BD117A">
              <w:t>5</w:t>
            </w:r>
          </w:p>
        </w:tc>
        <w:tc>
          <w:tcPr>
            <w:tcW w:w="1904" w:type="dxa"/>
            <w:vAlign w:val="center"/>
          </w:tcPr>
          <w:p w14:paraId="17A677BC" w14:textId="77777777" w:rsidR="00937874" w:rsidRPr="00BD117A" w:rsidRDefault="00937874" w:rsidP="00937874">
            <w:r w:rsidRPr="00BD117A">
              <w:t>Propagacja statusu przetargu „Przegrany” na pakiety przetargu</w:t>
            </w:r>
          </w:p>
        </w:tc>
        <w:tc>
          <w:tcPr>
            <w:tcW w:w="4218" w:type="dxa"/>
            <w:vAlign w:val="center"/>
          </w:tcPr>
          <w:p w14:paraId="684C21E3" w14:textId="02278E90" w:rsidR="00937874" w:rsidRPr="00BD117A" w:rsidRDefault="00937874" w:rsidP="00937874">
            <w:r w:rsidRPr="00BD117A">
              <w:t>IF ([Przetarg].[Status] = „</w:t>
            </w:r>
            <w:r w:rsidR="00463DD1" w:rsidRPr="00BD117A">
              <w:t>p</w:t>
            </w:r>
            <w:r w:rsidRPr="00BD117A">
              <w:t>rzegrany” AND [Pakiet].[</w:t>
            </w:r>
            <w:proofErr w:type="spellStart"/>
            <w:r w:rsidRPr="00BD117A">
              <w:t>ID_przetargu</w:t>
            </w:r>
            <w:proofErr w:type="spellEnd"/>
            <w:r w:rsidRPr="00BD117A">
              <w:t>]=[Przetarg].[ID] AND [Pakiet].[Status]=”</w:t>
            </w:r>
            <w:r w:rsidR="00463DD1" w:rsidRPr="00BD117A">
              <w:t>z</w:t>
            </w:r>
            <w:r w:rsidRPr="00BD117A">
              <w:t>łożony”) THEN [Pakiet].[Status] = „</w:t>
            </w:r>
            <w:r w:rsidR="00463DD1" w:rsidRPr="00BD117A">
              <w:t>p</w:t>
            </w:r>
            <w:r w:rsidRPr="00BD117A">
              <w:t>rzegrany”</w:t>
            </w:r>
          </w:p>
        </w:tc>
        <w:tc>
          <w:tcPr>
            <w:tcW w:w="2111" w:type="dxa"/>
            <w:vAlign w:val="center"/>
          </w:tcPr>
          <w:p w14:paraId="4BBD0351" w14:textId="4200D765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Przetargu</w:t>
            </w:r>
          </w:p>
          <w:p w14:paraId="2D350BF3" w14:textId="77777777" w:rsidR="00937874" w:rsidRPr="00BD117A" w:rsidRDefault="00937874" w:rsidP="00937874"/>
        </w:tc>
      </w:tr>
      <w:tr w:rsidR="00AA1DB8" w:rsidRPr="00BD117A" w14:paraId="6ABFD884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6ABC067" w14:textId="7AA1E4FD" w:rsidR="00937874" w:rsidRPr="00BD117A" w:rsidRDefault="00937874" w:rsidP="00937874">
            <w:r w:rsidRPr="00BD117A">
              <w:lastRenderedPageBreak/>
              <w:t>RB01</w:t>
            </w:r>
            <w:r w:rsidR="00463DD1" w:rsidRPr="00BD117A">
              <w:t>6</w:t>
            </w:r>
          </w:p>
        </w:tc>
        <w:tc>
          <w:tcPr>
            <w:tcW w:w="1904" w:type="dxa"/>
            <w:vAlign w:val="center"/>
          </w:tcPr>
          <w:p w14:paraId="2600FA6C" w14:textId="77777777" w:rsidR="00937874" w:rsidRPr="00BD117A" w:rsidRDefault="00937874" w:rsidP="00937874">
            <w:r w:rsidRPr="00BD117A">
              <w:t>Propagacja statusu przetargu „Anulowany” na pakiety przetargu</w:t>
            </w:r>
          </w:p>
        </w:tc>
        <w:tc>
          <w:tcPr>
            <w:tcW w:w="4218" w:type="dxa"/>
            <w:vAlign w:val="center"/>
          </w:tcPr>
          <w:p w14:paraId="0E93D442" w14:textId="77777777" w:rsidR="00937874" w:rsidRPr="00BD117A" w:rsidRDefault="00937874" w:rsidP="00937874">
            <w:r w:rsidRPr="00BD117A">
              <w:t>IF ([Przetarg].[Status] = „Anulowany” AND [Pakiet].[</w:t>
            </w:r>
            <w:proofErr w:type="spellStart"/>
            <w:r w:rsidRPr="00BD117A">
              <w:t>ID_przetargu</w:t>
            </w:r>
            <w:proofErr w:type="spellEnd"/>
            <w:r w:rsidRPr="00BD117A">
              <w:t>]=[Przetarg].[ID] AND [Pakiet].[Status]=”Złożony”) THEN [Pakiet].[Status] = „Anulowany”</w:t>
            </w:r>
          </w:p>
        </w:tc>
        <w:tc>
          <w:tcPr>
            <w:tcW w:w="2111" w:type="dxa"/>
            <w:vAlign w:val="center"/>
          </w:tcPr>
          <w:p w14:paraId="5842A557" w14:textId="35541E46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Przetargu</w:t>
            </w:r>
          </w:p>
          <w:p w14:paraId="0FCDF1BF" w14:textId="77777777" w:rsidR="00937874" w:rsidRPr="00BD117A" w:rsidRDefault="00937874" w:rsidP="00937874"/>
        </w:tc>
      </w:tr>
      <w:tr w:rsidR="00AA1DB8" w:rsidRPr="00BD117A" w14:paraId="26E29958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CE23FA1" w14:textId="7246D81D" w:rsidR="00937874" w:rsidRPr="00BD117A" w:rsidRDefault="00937874" w:rsidP="00937874">
            <w:r w:rsidRPr="00BD117A">
              <w:t>RB01</w:t>
            </w:r>
            <w:r w:rsidR="00463DD1" w:rsidRPr="00BD117A">
              <w:t>7</w:t>
            </w:r>
          </w:p>
        </w:tc>
        <w:tc>
          <w:tcPr>
            <w:tcW w:w="1904" w:type="dxa"/>
            <w:vAlign w:val="center"/>
          </w:tcPr>
          <w:p w14:paraId="6EAFF11B" w14:textId="77777777" w:rsidR="00937874" w:rsidRPr="00BD117A" w:rsidRDefault="00937874" w:rsidP="00937874">
            <w:r w:rsidRPr="00BD117A">
              <w:t>Propagacja statusu przetargu „Wysłany do SAP” lub „Wysłany częściowo do SAP” na pakiety przetargu</w:t>
            </w:r>
          </w:p>
        </w:tc>
        <w:tc>
          <w:tcPr>
            <w:tcW w:w="4218" w:type="dxa"/>
            <w:vAlign w:val="center"/>
          </w:tcPr>
          <w:p w14:paraId="6EC18F0B" w14:textId="77777777" w:rsidR="00937874" w:rsidRPr="00BD117A" w:rsidRDefault="00937874" w:rsidP="00937874">
            <w:r w:rsidRPr="00BD117A">
              <w:t>IF (([Przetarg].[Status] = „Wysłany do SAP” OR [Przetarg].[Status]=”Wysłany częściowo do SAP”) AND [Pakiet].[</w:t>
            </w:r>
            <w:proofErr w:type="spellStart"/>
            <w:r w:rsidRPr="00BD117A">
              <w:t>ID_przetargu</w:t>
            </w:r>
            <w:proofErr w:type="spellEnd"/>
            <w:r w:rsidRPr="00BD117A">
              <w:t>]=[Przetarg].[ID] AND ([Pakiet].[Status]=”Wygrany” OR [Pakiet].[Status]=”Wygrany częściowo”) THEN (IF ([Produkt Przetargu].[</w:t>
            </w:r>
            <w:proofErr w:type="spellStart"/>
            <w:r w:rsidRPr="00BD117A">
              <w:t>ID_przetargu</w:t>
            </w:r>
            <w:proofErr w:type="spellEnd"/>
            <w:r w:rsidRPr="00BD117A">
              <w:t>]=[Przetarg].[ID] AND 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]=[Pakiet].[ID] AND [Produkt Przetargu].[Status]&lt;&gt;”</w:t>
            </w:r>
            <w:proofErr w:type="spellStart"/>
            <w:r w:rsidRPr="00BD117A">
              <w:t>Nieaktywowalny</w:t>
            </w:r>
            <w:proofErr w:type="spellEnd"/>
            <w:r w:rsidRPr="00BD117A">
              <w:t xml:space="preserve"> w SAP”) THEN [Pakiet].[Status] = „Wysłany do SAP” ELSE IF ([Produkt Przetargu].[</w:t>
            </w:r>
            <w:proofErr w:type="spellStart"/>
            <w:r w:rsidRPr="00BD117A">
              <w:t>ID_przetargu</w:t>
            </w:r>
            <w:proofErr w:type="spellEnd"/>
            <w:r w:rsidRPr="00BD117A">
              <w:t>]=[Przetarg].[ID] AND 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]=[Pakiet].[ID] AND [Produkt Przetargu].[Status]=”</w:t>
            </w:r>
            <w:proofErr w:type="spellStart"/>
            <w:r w:rsidRPr="00BD117A">
              <w:t>Nieaktywowalny</w:t>
            </w:r>
            <w:proofErr w:type="spellEnd"/>
            <w:r w:rsidRPr="00BD117A">
              <w:t xml:space="preserve"> w SAP”) THEN [Pakiet].[Status] =  „Wysłany częściowo do SAP”)</w:t>
            </w:r>
          </w:p>
        </w:tc>
        <w:tc>
          <w:tcPr>
            <w:tcW w:w="2111" w:type="dxa"/>
            <w:vAlign w:val="center"/>
          </w:tcPr>
          <w:p w14:paraId="12998B1D" w14:textId="771A4270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Przetargu</w:t>
            </w:r>
          </w:p>
          <w:p w14:paraId="277AA397" w14:textId="77777777" w:rsidR="00937874" w:rsidRPr="00BD117A" w:rsidRDefault="00937874" w:rsidP="00937874"/>
        </w:tc>
      </w:tr>
      <w:tr w:rsidR="00AA1DB8" w:rsidRPr="00BD117A" w14:paraId="1079106F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E21955E" w14:textId="2E5685C2" w:rsidR="00937874" w:rsidRPr="00BD117A" w:rsidRDefault="00937874" w:rsidP="00937874">
            <w:r w:rsidRPr="00BD117A">
              <w:t>RB01</w:t>
            </w:r>
            <w:r w:rsidR="00463DD1" w:rsidRPr="00BD117A">
              <w:t>8</w:t>
            </w:r>
          </w:p>
        </w:tc>
        <w:tc>
          <w:tcPr>
            <w:tcW w:w="1904" w:type="dxa"/>
            <w:vAlign w:val="center"/>
          </w:tcPr>
          <w:p w14:paraId="496C0D2A" w14:textId="77777777" w:rsidR="00937874" w:rsidRPr="00BD117A" w:rsidRDefault="00937874" w:rsidP="00937874">
            <w:r w:rsidRPr="00BD117A">
              <w:t>Propagacja statusu przetargu „Aktywowany w SAP” na pakiety przetargu</w:t>
            </w:r>
          </w:p>
        </w:tc>
        <w:tc>
          <w:tcPr>
            <w:tcW w:w="4218" w:type="dxa"/>
            <w:vAlign w:val="center"/>
          </w:tcPr>
          <w:p w14:paraId="5141F22D" w14:textId="77777777" w:rsidR="00937874" w:rsidRPr="00BD117A" w:rsidRDefault="00937874" w:rsidP="00937874">
            <w:r w:rsidRPr="00BD117A">
              <w:t>IF ([Przetarg].[Status] = „Aktywowany w SAP” AND [Pakiet].[</w:t>
            </w:r>
            <w:proofErr w:type="spellStart"/>
            <w:r w:rsidRPr="00BD117A">
              <w:t>ID_przetargu</w:t>
            </w:r>
            <w:proofErr w:type="spellEnd"/>
            <w:r w:rsidRPr="00BD117A">
              <w:t>]=[Przetarg].[ID] AND [Pakiet].[Status]=”Wysłany do SAP”) THEN [Pakiet].[Status] = „Aktywowany w SAP”</w:t>
            </w:r>
          </w:p>
        </w:tc>
        <w:tc>
          <w:tcPr>
            <w:tcW w:w="2111" w:type="dxa"/>
            <w:vAlign w:val="center"/>
          </w:tcPr>
          <w:p w14:paraId="69F49418" w14:textId="4573A8D1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Przetargu</w:t>
            </w:r>
          </w:p>
          <w:p w14:paraId="66E23E33" w14:textId="77777777" w:rsidR="00937874" w:rsidRPr="00BD117A" w:rsidRDefault="00937874" w:rsidP="00937874"/>
        </w:tc>
      </w:tr>
      <w:tr w:rsidR="00AA1DB8" w:rsidRPr="00BD117A" w14:paraId="3013AE5E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0F782701" w14:textId="34871B5D" w:rsidR="00937874" w:rsidRPr="00BD117A" w:rsidRDefault="00937874" w:rsidP="00937874">
            <w:r w:rsidRPr="00BD117A">
              <w:t>RB0</w:t>
            </w:r>
            <w:r w:rsidR="00463DD1" w:rsidRPr="00BD117A">
              <w:t>19</w:t>
            </w:r>
          </w:p>
        </w:tc>
        <w:tc>
          <w:tcPr>
            <w:tcW w:w="1904" w:type="dxa"/>
            <w:vAlign w:val="center"/>
          </w:tcPr>
          <w:p w14:paraId="0F7CF914" w14:textId="77777777" w:rsidR="00937874" w:rsidRPr="00BD117A" w:rsidRDefault="00937874" w:rsidP="00937874">
            <w:r w:rsidRPr="00BD117A">
              <w:t>Propagacja statusu przetargu „Aktywowany częściowo  w SAP” na pakiety przetargu</w:t>
            </w:r>
          </w:p>
        </w:tc>
        <w:tc>
          <w:tcPr>
            <w:tcW w:w="4218" w:type="dxa"/>
            <w:vAlign w:val="center"/>
          </w:tcPr>
          <w:p w14:paraId="486C3215" w14:textId="77777777" w:rsidR="00937874" w:rsidRPr="00BD117A" w:rsidRDefault="00937874" w:rsidP="00937874">
            <w:r w:rsidRPr="00BD117A">
              <w:t>IF ([Przetarg].[Status] = „Aktywowany częściowo w SAP” AND [Pakiet].[</w:t>
            </w:r>
            <w:proofErr w:type="spellStart"/>
            <w:r w:rsidRPr="00BD117A">
              <w:t>ID_przetargu</w:t>
            </w:r>
            <w:proofErr w:type="spellEnd"/>
            <w:r w:rsidRPr="00BD117A">
              <w:t>]=[Przetarg].[ID] AND [Pakiet].[Status]=”Wysłany częściowo do SAP”) THEN [Pakiet].[Status] = „Aktywowany częściowo  w SAP”</w:t>
            </w:r>
          </w:p>
        </w:tc>
        <w:tc>
          <w:tcPr>
            <w:tcW w:w="2111" w:type="dxa"/>
            <w:vAlign w:val="center"/>
          </w:tcPr>
          <w:p w14:paraId="79CA23D8" w14:textId="01202396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Przetargu</w:t>
            </w:r>
          </w:p>
          <w:p w14:paraId="5ACE1BF7" w14:textId="77777777" w:rsidR="00937874" w:rsidRPr="00BD117A" w:rsidRDefault="00937874" w:rsidP="00937874"/>
        </w:tc>
      </w:tr>
      <w:tr w:rsidR="00AA1DB8" w:rsidRPr="00BD117A" w14:paraId="670DD67C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E152B9B" w14:textId="0CE1C485" w:rsidR="00937874" w:rsidRPr="00BD117A" w:rsidRDefault="00937874" w:rsidP="00937874">
            <w:r w:rsidRPr="00BD117A">
              <w:t>RB02</w:t>
            </w:r>
            <w:r w:rsidR="00463DD1" w:rsidRPr="00BD117A">
              <w:t>0</w:t>
            </w:r>
          </w:p>
        </w:tc>
        <w:tc>
          <w:tcPr>
            <w:tcW w:w="1904" w:type="dxa"/>
            <w:vAlign w:val="center"/>
          </w:tcPr>
          <w:p w14:paraId="0D36C2E3" w14:textId="77777777" w:rsidR="00937874" w:rsidRPr="00BD117A" w:rsidRDefault="00937874" w:rsidP="00937874">
            <w:r w:rsidRPr="00BD117A">
              <w:t>Propagacja statusu przetargu „Błąd aktywacji w SAP” na pakiety przetargu</w:t>
            </w:r>
          </w:p>
        </w:tc>
        <w:tc>
          <w:tcPr>
            <w:tcW w:w="4218" w:type="dxa"/>
            <w:vAlign w:val="center"/>
          </w:tcPr>
          <w:p w14:paraId="08DF2F66" w14:textId="77777777" w:rsidR="00937874" w:rsidRPr="00BD117A" w:rsidRDefault="00937874" w:rsidP="00937874">
            <w:r w:rsidRPr="00BD117A">
              <w:t>IF ([Przetarg].[Status] = „Błąd aktywacji w SAP” AND [Pakiet].[</w:t>
            </w:r>
            <w:proofErr w:type="spellStart"/>
            <w:r w:rsidRPr="00BD117A">
              <w:t>ID_przetargu</w:t>
            </w:r>
            <w:proofErr w:type="spellEnd"/>
            <w:r w:rsidRPr="00BD117A">
              <w:t>]=[Przetarg].[ID] AND ([Pakiet].[Status]=”Wysłany częściowo do SAP”) OR [Pakiet].[Status]=”Wysłany do SAP”)) THEN [Pakiet].[Status] = „Błąd aktywacji w SAP”</w:t>
            </w:r>
          </w:p>
        </w:tc>
        <w:tc>
          <w:tcPr>
            <w:tcW w:w="2111" w:type="dxa"/>
            <w:vAlign w:val="center"/>
          </w:tcPr>
          <w:p w14:paraId="752A009E" w14:textId="4901D3CF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Przetargu</w:t>
            </w:r>
          </w:p>
          <w:p w14:paraId="67669FD0" w14:textId="77777777" w:rsidR="00937874" w:rsidRPr="00BD117A" w:rsidRDefault="00937874" w:rsidP="00937874"/>
        </w:tc>
      </w:tr>
      <w:tr w:rsidR="00AA1DB8" w:rsidRPr="00BD117A" w14:paraId="60EC6479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18EA50C7" w14:textId="55D6F36D" w:rsidR="00937874" w:rsidRPr="00BD117A" w:rsidRDefault="00937874" w:rsidP="00937874">
            <w:r w:rsidRPr="00BD117A">
              <w:t>RB02</w:t>
            </w:r>
            <w:r w:rsidR="00463DD1" w:rsidRPr="00BD117A">
              <w:t>1</w:t>
            </w:r>
          </w:p>
        </w:tc>
        <w:tc>
          <w:tcPr>
            <w:tcW w:w="1904" w:type="dxa"/>
            <w:vAlign w:val="center"/>
          </w:tcPr>
          <w:p w14:paraId="7029B430" w14:textId="77777777" w:rsidR="00937874" w:rsidRPr="00BD117A" w:rsidRDefault="00937874" w:rsidP="00937874">
            <w:r w:rsidRPr="00BD117A">
              <w:rPr>
                <w:rFonts w:eastAsia="Helvetica 45 Light" w:cs="Helvetica 45 Light"/>
                <w:szCs w:val="20"/>
              </w:rPr>
              <w:t>Propagacja statusu pakietu „Zakwalifikowany” na produkty przetargu, o statusie innym niż “Odrzucony”</w:t>
            </w:r>
          </w:p>
        </w:tc>
        <w:tc>
          <w:tcPr>
            <w:tcW w:w="4218" w:type="dxa"/>
            <w:vAlign w:val="center"/>
          </w:tcPr>
          <w:p w14:paraId="0AF283BC" w14:textId="77777777" w:rsidR="00937874" w:rsidRPr="00BD117A" w:rsidRDefault="00937874" w:rsidP="00937874">
            <w:r w:rsidRPr="00BD117A">
              <w:t>IF (</w:t>
            </w:r>
          </w:p>
          <w:p w14:paraId="14B48529" w14:textId="77777777" w:rsidR="00937874" w:rsidRPr="00BD117A" w:rsidRDefault="00937874" w:rsidP="00937874">
            <w:r w:rsidRPr="00BD117A">
              <w:t>[Pakiet].[Status]=”Odrzucony” AND [Pakiet].[ID]=[Produkt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]) THEN [Produkt Przetargu].[Status]=”Odrzucony”</w:t>
            </w:r>
          </w:p>
        </w:tc>
        <w:tc>
          <w:tcPr>
            <w:tcW w:w="2111" w:type="dxa"/>
            <w:vAlign w:val="center"/>
          </w:tcPr>
          <w:p w14:paraId="6C6542C5" w14:textId="66278D61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03BF6759" w14:textId="77777777" w:rsidR="00937874" w:rsidRPr="00BD117A" w:rsidRDefault="00937874" w:rsidP="00937874"/>
        </w:tc>
      </w:tr>
      <w:tr w:rsidR="00AA1DB8" w:rsidRPr="00BD117A" w14:paraId="68886226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67D75710" w14:textId="2D0BA1CD" w:rsidR="00937874" w:rsidRPr="00BD117A" w:rsidRDefault="00937874" w:rsidP="00937874">
            <w:r w:rsidRPr="00BD117A">
              <w:t>RB02</w:t>
            </w:r>
            <w:r w:rsidR="00463DD1" w:rsidRPr="00BD117A">
              <w:t>2</w:t>
            </w:r>
          </w:p>
        </w:tc>
        <w:tc>
          <w:tcPr>
            <w:tcW w:w="1904" w:type="dxa"/>
            <w:vAlign w:val="center"/>
          </w:tcPr>
          <w:p w14:paraId="4B33EA3C" w14:textId="77777777" w:rsidR="00937874" w:rsidRPr="00BD117A" w:rsidRDefault="00937874" w:rsidP="00937874">
            <w:r w:rsidRPr="00BD117A">
              <w:t xml:space="preserve">Propagacja statusu pakietu „Odrzucony” na </w:t>
            </w:r>
            <w:r w:rsidRPr="00BD117A">
              <w:lastRenderedPageBreak/>
              <w:t>produkty przetargu</w:t>
            </w:r>
          </w:p>
        </w:tc>
        <w:tc>
          <w:tcPr>
            <w:tcW w:w="4218" w:type="dxa"/>
            <w:vAlign w:val="center"/>
          </w:tcPr>
          <w:p w14:paraId="21ADEF71" w14:textId="77777777" w:rsidR="00937874" w:rsidRPr="00BD117A" w:rsidRDefault="00937874" w:rsidP="00937874">
            <w:r w:rsidRPr="00BD117A">
              <w:lastRenderedPageBreak/>
              <w:t>IF (</w:t>
            </w:r>
          </w:p>
          <w:p w14:paraId="28C78E41" w14:textId="77777777" w:rsidR="00937874" w:rsidRPr="00BD117A" w:rsidRDefault="00937874" w:rsidP="00937874">
            <w:r w:rsidRPr="00BD117A">
              <w:t xml:space="preserve">[Pakiet].[Status]=”Odrzucony” AND [Pakiet].[ID]=[Produkt </w:t>
            </w:r>
            <w:r w:rsidRPr="00BD117A">
              <w:lastRenderedPageBreak/>
              <w:t>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]) THEN [Produkt Przetargu].[Status]=”Odrzucony”</w:t>
            </w:r>
          </w:p>
        </w:tc>
        <w:tc>
          <w:tcPr>
            <w:tcW w:w="2111" w:type="dxa"/>
            <w:vAlign w:val="center"/>
          </w:tcPr>
          <w:p w14:paraId="0AA9230A" w14:textId="1667BE19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lastRenderedPageBreak/>
              <w:t>Wyzwalacz: Zmiana statusu Pakietu</w:t>
            </w:r>
          </w:p>
          <w:p w14:paraId="15B1FECB" w14:textId="77777777" w:rsidR="00937874" w:rsidRPr="00BD117A" w:rsidRDefault="00937874" w:rsidP="00937874"/>
        </w:tc>
      </w:tr>
      <w:tr w:rsidR="00AA1DB8" w:rsidRPr="00BD117A" w14:paraId="7FAD8B7B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32A32AE" w14:textId="039D2CFD" w:rsidR="00937874" w:rsidRPr="00BD117A" w:rsidRDefault="00937874" w:rsidP="00937874">
            <w:r w:rsidRPr="00BD117A">
              <w:lastRenderedPageBreak/>
              <w:t>RB02</w:t>
            </w:r>
            <w:r w:rsidR="00463DD1" w:rsidRPr="00BD117A">
              <w:t>3</w:t>
            </w:r>
          </w:p>
        </w:tc>
        <w:tc>
          <w:tcPr>
            <w:tcW w:w="1904" w:type="dxa"/>
            <w:vAlign w:val="center"/>
          </w:tcPr>
          <w:p w14:paraId="14E7261D" w14:textId="77777777" w:rsidR="00937874" w:rsidRPr="00BD117A" w:rsidRDefault="00937874" w:rsidP="00937874">
            <w:r w:rsidRPr="00BD117A">
              <w:t>Propagacja statusu pakietu „Złożony” na produkty przetargu</w:t>
            </w:r>
          </w:p>
        </w:tc>
        <w:tc>
          <w:tcPr>
            <w:tcW w:w="4218" w:type="dxa"/>
            <w:vAlign w:val="center"/>
          </w:tcPr>
          <w:p w14:paraId="02ADE567" w14:textId="77777777" w:rsidR="00937874" w:rsidRPr="00BD117A" w:rsidRDefault="00937874" w:rsidP="00937874">
            <w:r w:rsidRPr="00BD117A">
              <w:t>IF ([Pakiet].[Status]=”Złożony” AND [Pakiet].[ID]=[Produkt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 AND [Produkt Przetargu].[Status]=”Zakwalifikowany”) THEN [Produkt Przetargu].[Status]=”Złożony”</w:t>
            </w:r>
          </w:p>
        </w:tc>
        <w:tc>
          <w:tcPr>
            <w:tcW w:w="2111" w:type="dxa"/>
            <w:vAlign w:val="center"/>
          </w:tcPr>
          <w:p w14:paraId="6446631A" w14:textId="24F4823A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7B54CF9C" w14:textId="77777777" w:rsidR="00937874" w:rsidRPr="00BD117A" w:rsidRDefault="00937874" w:rsidP="00937874"/>
        </w:tc>
      </w:tr>
      <w:tr w:rsidR="00AA1DB8" w:rsidRPr="00BD117A" w14:paraId="753F8218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3FCCD89B" w14:textId="359BC686" w:rsidR="00937874" w:rsidRPr="00BD117A" w:rsidRDefault="00937874" w:rsidP="00937874">
            <w:r w:rsidRPr="00BD117A">
              <w:t>RB02</w:t>
            </w:r>
            <w:r w:rsidR="00463DD1" w:rsidRPr="00BD117A">
              <w:t>4</w:t>
            </w:r>
          </w:p>
        </w:tc>
        <w:tc>
          <w:tcPr>
            <w:tcW w:w="1904" w:type="dxa"/>
            <w:vAlign w:val="center"/>
          </w:tcPr>
          <w:p w14:paraId="309E93F1" w14:textId="77777777" w:rsidR="00937874" w:rsidRPr="00BD117A" w:rsidRDefault="00937874" w:rsidP="00937874">
            <w:r w:rsidRPr="00BD117A">
              <w:t>Propagacja statusu pakietu „Anulowany” na produkty przetargu</w:t>
            </w:r>
          </w:p>
        </w:tc>
        <w:tc>
          <w:tcPr>
            <w:tcW w:w="4218" w:type="dxa"/>
            <w:vAlign w:val="center"/>
          </w:tcPr>
          <w:p w14:paraId="4E9E5207" w14:textId="77777777" w:rsidR="00937874" w:rsidRPr="00BD117A" w:rsidRDefault="00937874" w:rsidP="00937874">
            <w:r w:rsidRPr="00BD117A">
              <w:t>IF ([Pakiet].[Status]=”Anulowany” AND [Pakiet].[ID]=[Produkt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 AND [Produkt Przetargu].[Status]=”Złożony”) THEN [Produkt Przetargu].[Status]=”Anulowany”</w:t>
            </w:r>
          </w:p>
        </w:tc>
        <w:tc>
          <w:tcPr>
            <w:tcW w:w="2111" w:type="dxa"/>
            <w:vAlign w:val="center"/>
          </w:tcPr>
          <w:p w14:paraId="2ABDA957" w14:textId="5334A6F0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49163D6E" w14:textId="77777777" w:rsidR="00937874" w:rsidRPr="00BD117A" w:rsidRDefault="00937874" w:rsidP="00937874"/>
        </w:tc>
      </w:tr>
      <w:tr w:rsidR="00AA1DB8" w:rsidRPr="00BD117A" w14:paraId="197F4CE9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06ECA75" w14:textId="29B72535" w:rsidR="00937874" w:rsidRPr="00BD117A" w:rsidRDefault="00937874" w:rsidP="00937874">
            <w:r w:rsidRPr="00BD117A">
              <w:t>RB02</w:t>
            </w:r>
            <w:r w:rsidR="00463DD1" w:rsidRPr="00BD117A">
              <w:t>5</w:t>
            </w:r>
          </w:p>
        </w:tc>
        <w:tc>
          <w:tcPr>
            <w:tcW w:w="1904" w:type="dxa"/>
            <w:vAlign w:val="center"/>
          </w:tcPr>
          <w:p w14:paraId="5559A82B" w14:textId="77777777" w:rsidR="00937874" w:rsidRPr="00BD117A" w:rsidRDefault="00937874" w:rsidP="00937874">
            <w:r w:rsidRPr="00BD117A">
              <w:t>Propagacja statusu pakietu „Wygrany” na produkty przetargu oraz zmiana statusu produktów przetargu, które są indeksami zero na “Nieaktywowany w SAP”</w:t>
            </w:r>
          </w:p>
        </w:tc>
        <w:tc>
          <w:tcPr>
            <w:tcW w:w="4218" w:type="dxa"/>
            <w:vAlign w:val="center"/>
          </w:tcPr>
          <w:p w14:paraId="6B956644" w14:textId="77777777" w:rsidR="00937874" w:rsidRPr="00BD117A" w:rsidRDefault="00937874" w:rsidP="00937874">
            <w:r w:rsidRPr="00BD117A">
              <w:t>IF ([Pakiet].[Status]=”Wygrany” AND [Pakiet].[ID]=[Produkt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 AND [Produkt Przetargu].[Status]=”Złożony”) AND [Produkt Przetargu].[Nazwa].</w:t>
            </w:r>
            <w:proofErr w:type="spellStart"/>
            <w:r w:rsidRPr="00BD117A">
              <w:t>DoesNotBeginWith</w:t>
            </w:r>
            <w:proofErr w:type="spellEnd"/>
            <w:r w:rsidRPr="00BD117A">
              <w:t>(“IZ_”) THEN [Produkt Przetargu].[Status]=”Wygrany”</w:t>
            </w:r>
          </w:p>
          <w:p w14:paraId="5D812714" w14:textId="77777777" w:rsidR="00937874" w:rsidRPr="00BD117A" w:rsidRDefault="00937874" w:rsidP="00937874"/>
          <w:p w14:paraId="3EC50527" w14:textId="77777777" w:rsidR="00937874" w:rsidRPr="00BD117A" w:rsidRDefault="00937874" w:rsidP="00937874">
            <w:r w:rsidRPr="00BD117A">
              <w:t>IF ([Pakiet].[Status]=”Wygrany” AND [Pakiet].[ID]=[Produkt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 AND [Produkt Przetargu].[Status]=”Złożony”) AND [Produkt Przetargu].[Nazwa].</w:t>
            </w:r>
            <w:proofErr w:type="spellStart"/>
            <w:r w:rsidRPr="00BD117A">
              <w:t>BeginWith</w:t>
            </w:r>
            <w:proofErr w:type="spellEnd"/>
            <w:r w:rsidRPr="00BD117A">
              <w:t>(“IZ_”) THEN [Produkt Przetargu].[Status]=” Nieaktywowany w SAP”</w:t>
            </w:r>
          </w:p>
          <w:p w14:paraId="27638FAC" w14:textId="77777777" w:rsidR="00937874" w:rsidRPr="00BD117A" w:rsidRDefault="00937874" w:rsidP="00937874"/>
        </w:tc>
        <w:tc>
          <w:tcPr>
            <w:tcW w:w="2111" w:type="dxa"/>
            <w:vAlign w:val="center"/>
          </w:tcPr>
          <w:p w14:paraId="318B7F8B" w14:textId="25F5240C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4FA8CAF7" w14:textId="77777777" w:rsidR="00937874" w:rsidRPr="00BD117A" w:rsidRDefault="00937874" w:rsidP="00937874"/>
        </w:tc>
      </w:tr>
      <w:tr w:rsidR="00AA1DB8" w:rsidRPr="00BD117A" w14:paraId="002E7900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3B63EB1" w14:textId="3402B46A" w:rsidR="00937874" w:rsidRPr="00BD117A" w:rsidRDefault="00937874" w:rsidP="00937874">
            <w:r w:rsidRPr="00BD117A">
              <w:t>RB02</w:t>
            </w:r>
            <w:r w:rsidR="0042528E" w:rsidRPr="00BD117A">
              <w:t>6</w:t>
            </w:r>
          </w:p>
        </w:tc>
        <w:tc>
          <w:tcPr>
            <w:tcW w:w="1904" w:type="dxa"/>
            <w:vAlign w:val="center"/>
          </w:tcPr>
          <w:p w14:paraId="418FE10B" w14:textId="77777777" w:rsidR="00937874" w:rsidRPr="00BD117A" w:rsidRDefault="00937874" w:rsidP="00937874">
            <w:r w:rsidRPr="00BD117A">
              <w:t>Propagacja statusu pakietu „Przegrany” na produkty przetargu</w:t>
            </w:r>
          </w:p>
        </w:tc>
        <w:tc>
          <w:tcPr>
            <w:tcW w:w="4218" w:type="dxa"/>
            <w:vAlign w:val="center"/>
          </w:tcPr>
          <w:p w14:paraId="47B94D8B" w14:textId="77777777" w:rsidR="00937874" w:rsidRPr="00BD117A" w:rsidRDefault="00937874" w:rsidP="00937874">
            <w:r w:rsidRPr="00BD117A">
              <w:t>IF ([Pakiet].[Status]=”Przegrany” AND [Pakiet].[ID]=[Produkt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 AND [Produkt Przetargu].[Status]=”Złożony”) THEN [Produkt Przetargu].[Status]=”Przegrany”</w:t>
            </w:r>
          </w:p>
        </w:tc>
        <w:tc>
          <w:tcPr>
            <w:tcW w:w="2111" w:type="dxa"/>
            <w:vAlign w:val="center"/>
          </w:tcPr>
          <w:p w14:paraId="2AE0B293" w14:textId="4874B88D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092F8C85" w14:textId="77777777" w:rsidR="00937874" w:rsidRPr="00BD117A" w:rsidRDefault="00937874" w:rsidP="00937874"/>
        </w:tc>
      </w:tr>
      <w:tr w:rsidR="00AA1DB8" w:rsidRPr="00BD117A" w14:paraId="1223D1D3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11E4AEB3" w14:textId="556AF68F" w:rsidR="00937874" w:rsidRPr="00BD117A" w:rsidRDefault="00937874" w:rsidP="00937874">
            <w:r w:rsidRPr="00BD117A">
              <w:t>RB02</w:t>
            </w:r>
            <w:r w:rsidR="0042528E" w:rsidRPr="00BD117A">
              <w:t>7</w:t>
            </w:r>
          </w:p>
        </w:tc>
        <w:tc>
          <w:tcPr>
            <w:tcW w:w="1904" w:type="dxa"/>
            <w:vAlign w:val="center"/>
          </w:tcPr>
          <w:p w14:paraId="0D0EB743" w14:textId="77777777" w:rsidR="00937874" w:rsidRPr="00BD117A" w:rsidRDefault="00937874" w:rsidP="00937874">
            <w:r w:rsidRPr="00BD117A">
              <w:t>Propagacja statusu pakietu „Wysłany do SAP” lub „Wysłany częściowo do SAP” na produkty przetargu</w:t>
            </w:r>
          </w:p>
        </w:tc>
        <w:tc>
          <w:tcPr>
            <w:tcW w:w="4218" w:type="dxa"/>
            <w:vAlign w:val="center"/>
          </w:tcPr>
          <w:p w14:paraId="089949F6" w14:textId="77777777" w:rsidR="00937874" w:rsidRPr="00BD117A" w:rsidRDefault="00937874" w:rsidP="00937874">
            <w:r w:rsidRPr="00BD117A">
              <w:t>IF (</w:t>
            </w:r>
          </w:p>
          <w:p w14:paraId="7BB70603" w14:textId="77777777" w:rsidR="00937874" w:rsidRPr="00BD117A" w:rsidRDefault="00937874" w:rsidP="00937874">
            <w:r w:rsidRPr="00BD117A">
              <w:t>([Pakiet].[Status]=”Wysłany do SAP” OR [Pakiet].[Status]=”Wysłany częściowo do SAP”) AND [Pakiet].[ID]=[Produkt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 AND [Produkt Przetargu].[Status]=”Wygrany”) THEN [Produkt Przetargu].[Status]=”Wysłany do SAP”</w:t>
            </w:r>
          </w:p>
        </w:tc>
        <w:tc>
          <w:tcPr>
            <w:tcW w:w="2111" w:type="dxa"/>
            <w:vAlign w:val="center"/>
          </w:tcPr>
          <w:p w14:paraId="376E9476" w14:textId="40D8CB0B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28424A29" w14:textId="77777777" w:rsidR="00937874" w:rsidRPr="00BD117A" w:rsidRDefault="00937874" w:rsidP="00937874"/>
        </w:tc>
      </w:tr>
      <w:tr w:rsidR="00AA1DB8" w:rsidRPr="00BD117A" w14:paraId="7E906360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033557B5" w14:textId="238D9C58" w:rsidR="00937874" w:rsidRPr="00BD117A" w:rsidRDefault="00937874" w:rsidP="00937874">
            <w:r w:rsidRPr="00BD117A">
              <w:t>RB02</w:t>
            </w:r>
            <w:r w:rsidR="0042528E" w:rsidRPr="00BD117A">
              <w:t>8</w:t>
            </w:r>
          </w:p>
        </w:tc>
        <w:tc>
          <w:tcPr>
            <w:tcW w:w="1904" w:type="dxa"/>
            <w:vAlign w:val="center"/>
          </w:tcPr>
          <w:p w14:paraId="30727C3E" w14:textId="77777777" w:rsidR="00937874" w:rsidRPr="00BD117A" w:rsidRDefault="00937874" w:rsidP="00937874">
            <w:r w:rsidRPr="00BD117A">
              <w:t>Propagacja statusu pakietu „Aktywowany w SAP” lub „Aktywowany częściowo w SAP” na produkty przetargu</w:t>
            </w:r>
          </w:p>
        </w:tc>
        <w:tc>
          <w:tcPr>
            <w:tcW w:w="4218" w:type="dxa"/>
            <w:vAlign w:val="center"/>
          </w:tcPr>
          <w:p w14:paraId="331526ED" w14:textId="77777777" w:rsidR="00937874" w:rsidRPr="00BD117A" w:rsidRDefault="00937874" w:rsidP="00937874">
            <w:r w:rsidRPr="00BD117A">
              <w:t>IF (</w:t>
            </w:r>
          </w:p>
          <w:p w14:paraId="4D8318C1" w14:textId="77777777" w:rsidR="00937874" w:rsidRPr="00BD117A" w:rsidRDefault="00937874" w:rsidP="00937874">
            <w:r w:rsidRPr="00BD117A">
              <w:t>([Pakiet].[Status]=”Aktywowany w SAP” OR [Pakiet].[Status]=”Aktywowany częściowo w SAP”) AND [Pakiet].[ID]=[Produkt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 AND [Produkt Przetargu].[Status]=”Wysłany do SAP”) THEN [Produkt Przetargu].[Status]=”Aktywowany w SAP”</w:t>
            </w:r>
          </w:p>
        </w:tc>
        <w:tc>
          <w:tcPr>
            <w:tcW w:w="2111" w:type="dxa"/>
            <w:vAlign w:val="center"/>
          </w:tcPr>
          <w:p w14:paraId="395988F8" w14:textId="57F24C52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3AE8584D" w14:textId="77777777" w:rsidR="00937874" w:rsidRPr="00BD117A" w:rsidRDefault="00937874" w:rsidP="00937874"/>
        </w:tc>
      </w:tr>
      <w:tr w:rsidR="00AA1DB8" w:rsidRPr="00BD117A" w14:paraId="5B65A687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04415F2D" w14:textId="62731F63" w:rsidR="00937874" w:rsidRPr="00BD117A" w:rsidRDefault="00937874" w:rsidP="00937874">
            <w:r w:rsidRPr="00BD117A">
              <w:lastRenderedPageBreak/>
              <w:t>RB0</w:t>
            </w:r>
            <w:r w:rsidR="0042528E" w:rsidRPr="00BD117A">
              <w:t>29</w:t>
            </w:r>
          </w:p>
        </w:tc>
        <w:tc>
          <w:tcPr>
            <w:tcW w:w="1904" w:type="dxa"/>
            <w:vAlign w:val="center"/>
          </w:tcPr>
          <w:p w14:paraId="5AECFA38" w14:textId="77777777" w:rsidR="00937874" w:rsidRPr="00BD117A" w:rsidRDefault="00937874" w:rsidP="00937874">
            <w:r w:rsidRPr="00BD117A">
              <w:t>Propagacja statusu pakietu „Błąd aktywacji w SAP” na produkty przetargu</w:t>
            </w:r>
          </w:p>
        </w:tc>
        <w:tc>
          <w:tcPr>
            <w:tcW w:w="4218" w:type="dxa"/>
            <w:vAlign w:val="center"/>
          </w:tcPr>
          <w:p w14:paraId="50480B03" w14:textId="77777777" w:rsidR="00937874" w:rsidRPr="00BD117A" w:rsidRDefault="00937874" w:rsidP="00937874">
            <w:r w:rsidRPr="00BD117A">
              <w:t>IF ([Pakiet].[Status]=”Błąd aktywacji w SAP” AND [Pakiet].[ID]=[Produkt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 AND [Produkt Przetargu].[Status]=”Wysłany do SAP”) THEN [Produkt Przetargu].[Status]=”Błąd aktywacji w SAP”</w:t>
            </w:r>
          </w:p>
        </w:tc>
        <w:tc>
          <w:tcPr>
            <w:tcW w:w="2111" w:type="dxa"/>
            <w:vAlign w:val="center"/>
          </w:tcPr>
          <w:p w14:paraId="76DB55AB" w14:textId="0566D224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57726A52" w14:textId="77777777" w:rsidR="00937874" w:rsidRPr="00BD117A" w:rsidRDefault="00937874" w:rsidP="00937874"/>
        </w:tc>
      </w:tr>
      <w:tr w:rsidR="00AA1DB8" w:rsidRPr="00BD117A" w14:paraId="4CF106D2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65B2619B" w14:textId="7F6E6CFB" w:rsidR="00937874" w:rsidRPr="00BD117A" w:rsidRDefault="00937874" w:rsidP="00937874">
            <w:r w:rsidRPr="00BD117A">
              <w:t>RB03</w:t>
            </w:r>
            <w:r w:rsidR="0042528E" w:rsidRPr="00BD117A">
              <w:t>0</w:t>
            </w:r>
          </w:p>
        </w:tc>
        <w:tc>
          <w:tcPr>
            <w:tcW w:w="1904" w:type="dxa"/>
            <w:vAlign w:val="center"/>
          </w:tcPr>
          <w:p w14:paraId="07576BFA" w14:textId="77777777" w:rsidR="00937874" w:rsidRPr="00BD117A" w:rsidRDefault="00937874" w:rsidP="00937874">
            <w:r w:rsidRPr="00BD117A">
              <w:t>Zmiana statusu „Wygrano częściowo” na Pakiecie</w:t>
            </w:r>
          </w:p>
        </w:tc>
        <w:tc>
          <w:tcPr>
            <w:tcW w:w="4218" w:type="dxa"/>
            <w:vAlign w:val="center"/>
          </w:tcPr>
          <w:p w14:paraId="3FD6022E" w14:textId="77777777" w:rsidR="00937874" w:rsidRPr="00BD117A" w:rsidRDefault="00937874" w:rsidP="00937874">
            <w:r w:rsidRPr="00BD117A">
              <w:t>IF([Produkt Przetargu].[Status] =”Przegrany” OR [Produkt Przetargu].[Status] =”</w:t>
            </w:r>
            <w:proofErr w:type="spellStart"/>
            <w:r w:rsidRPr="00BD117A">
              <w:t>Nieaktywowalny</w:t>
            </w:r>
            <w:proofErr w:type="spellEnd"/>
            <w:r w:rsidRPr="00BD117A">
              <w:t xml:space="preserve"> w SAP”) AND [Pakiet].[ID]=[Produkt Przetargu].[</w:t>
            </w:r>
            <w:proofErr w:type="spellStart"/>
            <w:r w:rsidRPr="00BD117A">
              <w:t>ID_pakietu</w:t>
            </w:r>
            <w:proofErr w:type="spellEnd"/>
            <w:r w:rsidRPr="00BD117A">
              <w:t>] AND [Pakiet].[Status]=”Wygrany” THEN [Pakiet].[Status]=”Wygrany częściowo”</w:t>
            </w:r>
          </w:p>
        </w:tc>
        <w:tc>
          <w:tcPr>
            <w:tcW w:w="2111" w:type="dxa"/>
            <w:vAlign w:val="center"/>
          </w:tcPr>
          <w:p w14:paraId="101E6692" w14:textId="54985537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Produktu Przetargu</w:t>
            </w:r>
          </w:p>
          <w:p w14:paraId="7951A9EE" w14:textId="77777777" w:rsidR="00937874" w:rsidRPr="00BD117A" w:rsidRDefault="00937874" w:rsidP="00937874"/>
        </w:tc>
      </w:tr>
      <w:tr w:rsidR="00AA1DB8" w:rsidRPr="00BD117A" w14:paraId="34452045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59F8DC4" w14:textId="2843F0D1" w:rsidR="00937874" w:rsidRPr="00BD117A" w:rsidRDefault="00937874" w:rsidP="00937874">
            <w:r w:rsidRPr="00BD117A">
              <w:t>RB03</w:t>
            </w:r>
            <w:r w:rsidR="0042528E" w:rsidRPr="00BD117A">
              <w:t>1</w:t>
            </w:r>
          </w:p>
        </w:tc>
        <w:tc>
          <w:tcPr>
            <w:tcW w:w="1904" w:type="dxa"/>
            <w:vAlign w:val="center"/>
          </w:tcPr>
          <w:p w14:paraId="650E6C1F" w14:textId="77777777" w:rsidR="00937874" w:rsidRPr="00BD117A" w:rsidRDefault="00937874" w:rsidP="00937874">
            <w:r w:rsidRPr="00BD117A">
              <w:t>Zmiana statusu „W przygotowaniu” na Przetargu</w:t>
            </w:r>
          </w:p>
        </w:tc>
        <w:tc>
          <w:tcPr>
            <w:tcW w:w="4218" w:type="dxa"/>
            <w:vAlign w:val="center"/>
          </w:tcPr>
          <w:p w14:paraId="7556CBE2" w14:textId="77777777" w:rsidR="00937874" w:rsidRPr="00BD117A" w:rsidRDefault="00937874" w:rsidP="00937874">
            <w:r w:rsidRPr="00BD117A">
              <w:t>IF([Pakiet].[Status]=”Zakwalifikowany” AND [Pakiet].[ID Przetargu]=[Przetarg].[ID] AND ([Przetarg].[Status]=”Nie przystępujemy” OR [Przetarg].[Status]=”W analizie”)) THEN [Przetarg].[Status]=”W przygotowaniu”</w:t>
            </w:r>
          </w:p>
        </w:tc>
        <w:tc>
          <w:tcPr>
            <w:tcW w:w="2111" w:type="dxa"/>
            <w:vAlign w:val="center"/>
          </w:tcPr>
          <w:p w14:paraId="1DD88927" w14:textId="5993D6FA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17124DF3" w14:textId="77777777" w:rsidR="00937874" w:rsidRPr="00BD117A" w:rsidRDefault="00937874" w:rsidP="00937874"/>
        </w:tc>
      </w:tr>
      <w:tr w:rsidR="00AA1DB8" w:rsidRPr="00BD117A" w14:paraId="169F64B6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AF3CB5C" w14:textId="5A060F14" w:rsidR="00937874" w:rsidRPr="00BD117A" w:rsidRDefault="00937874" w:rsidP="00937874">
            <w:r w:rsidRPr="00BD117A">
              <w:t>RB03</w:t>
            </w:r>
            <w:r w:rsidR="0042528E" w:rsidRPr="00BD117A">
              <w:t>2</w:t>
            </w:r>
          </w:p>
        </w:tc>
        <w:tc>
          <w:tcPr>
            <w:tcW w:w="1904" w:type="dxa"/>
            <w:vAlign w:val="center"/>
          </w:tcPr>
          <w:p w14:paraId="55CD6F86" w14:textId="77777777" w:rsidR="00937874" w:rsidRPr="00BD117A" w:rsidRDefault="00937874" w:rsidP="00937874">
            <w:r w:rsidRPr="00BD117A">
              <w:t>Zmiana statusu „Wygrany częściowo” na Przetargu</w:t>
            </w:r>
          </w:p>
        </w:tc>
        <w:tc>
          <w:tcPr>
            <w:tcW w:w="4218" w:type="dxa"/>
            <w:vAlign w:val="center"/>
          </w:tcPr>
          <w:p w14:paraId="453C3F1F" w14:textId="77777777" w:rsidR="00937874" w:rsidRPr="00BD117A" w:rsidRDefault="00937874" w:rsidP="00937874">
            <w:r w:rsidRPr="00BD117A">
              <w:t>IF([Pakiet].[Status]=”Przegrany” AND [Pakiet].[ID Przetargu]=[Przetarg].[ID] AND [Przetarg].[Status]=”Wygrany” THEN [Przetarg].[Status]=”Wygrany częściowo”</w:t>
            </w:r>
          </w:p>
        </w:tc>
        <w:tc>
          <w:tcPr>
            <w:tcW w:w="2111" w:type="dxa"/>
            <w:vAlign w:val="center"/>
          </w:tcPr>
          <w:p w14:paraId="334E6121" w14:textId="17AB1F99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60F0F2CC" w14:textId="77777777" w:rsidR="00937874" w:rsidRPr="00BD117A" w:rsidRDefault="00937874" w:rsidP="00937874"/>
        </w:tc>
      </w:tr>
      <w:tr w:rsidR="00AA1DB8" w:rsidRPr="00BD117A" w14:paraId="4E4DC5B3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BE76378" w14:textId="23FFCC6C" w:rsidR="00937874" w:rsidRPr="00BD117A" w:rsidRDefault="00937874" w:rsidP="00937874">
            <w:r w:rsidRPr="00BD117A">
              <w:t>RB03</w:t>
            </w:r>
            <w:r w:rsidR="0042528E" w:rsidRPr="00BD117A">
              <w:t>3</w:t>
            </w:r>
          </w:p>
        </w:tc>
        <w:tc>
          <w:tcPr>
            <w:tcW w:w="1904" w:type="dxa"/>
            <w:vAlign w:val="center"/>
          </w:tcPr>
          <w:p w14:paraId="76DFEC20" w14:textId="77777777" w:rsidR="00937874" w:rsidRPr="00BD117A" w:rsidRDefault="00937874" w:rsidP="00937874">
            <w:r w:rsidRPr="00BD117A">
              <w:t>Zmiana statusu „Przegrany” na Przetargu</w:t>
            </w:r>
          </w:p>
        </w:tc>
        <w:tc>
          <w:tcPr>
            <w:tcW w:w="4218" w:type="dxa"/>
            <w:vAlign w:val="center"/>
          </w:tcPr>
          <w:p w14:paraId="07727972" w14:textId="77777777" w:rsidR="00937874" w:rsidRPr="00BD117A" w:rsidRDefault="00937874" w:rsidP="00937874">
            <w:r w:rsidRPr="00BD117A">
              <w:t>IF(NOT EXISTS ([Pakiet].[Status]&lt;&gt;”Przegrany” AND [Pakiet].[ID Przetargu]=[Przetarg].[ID]) THEN [Przetarg].[Status]=”Przegrany”</w:t>
            </w:r>
          </w:p>
        </w:tc>
        <w:tc>
          <w:tcPr>
            <w:tcW w:w="2111" w:type="dxa"/>
            <w:vAlign w:val="center"/>
          </w:tcPr>
          <w:p w14:paraId="4DA9BA98" w14:textId="1AE7DDD7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03682B32" w14:textId="77777777" w:rsidR="00937874" w:rsidRPr="00BD117A" w:rsidRDefault="00937874" w:rsidP="00937874"/>
        </w:tc>
      </w:tr>
      <w:tr w:rsidR="00AA1DB8" w:rsidRPr="00BD117A" w14:paraId="7F0AB1F9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18A64822" w14:textId="1071749C" w:rsidR="00937874" w:rsidRPr="00BD117A" w:rsidRDefault="00937874" w:rsidP="00937874">
            <w:r w:rsidRPr="00BD117A">
              <w:t>RB03</w:t>
            </w:r>
            <w:r w:rsidR="0042528E" w:rsidRPr="00BD117A">
              <w:t>3</w:t>
            </w:r>
          </w:p>
        </w:tc>
        <w:tc>
          <w:tcPr>
            <w:tcW w:w="1904" w:type="dxa"/>
            <w:vAlign w:val="center"/>
          </w:tcPr>
          <w:p w14:paraId="3E2A0D9A" w14:textId="651CF17A" w:rsidR="00937874" w:rsidRPr="00BD117A" w:rsidRDefault="00937874" w:rsidP="00937874">
            <w:r w:rsidRPr="00BD117A">
              <w:t>Zmiana statusu „</w:t>
            </w:r>
            <w:r w:rsidR="0020385C" w:rsidRPr="00BD117A">
              <w:t>w</w:t>
            </w:r>
            <w:r w:rsidRPr="00BD117A">
              <w:t>ygrany” na Przetargu lub “</w:t>
            </w:r>
            <w:r w:rsidR="0020385C" w:rsidRPr="00BD117A">
              <w:t>w</w:t>
            </w:r>
            <w:r w:rsidRPr="00BD117A">
              <w:t>ygrany czę</w:t>
            </w:r>
            <w:r w:rsidR="0020385C" w:rsidRPr="00BD117A">
              <w:t>ś</w:t>
            </w:r>
            <w:r w:rsidRPr="00BD117A">
              <w:t>ciowo”</w:t>
            </w:r>
          </w:p>
        </w:tc>
        <w:tc>
          <w:tcPr>
            <w:tcW w:w="4218" w:type="dxa"/>
            <w:vAlign w:val="center"/>
          </w:tcPr>
          <w:p w14:paraId="6E58B132" w14:textId="77777777" w:rsidR="00937874" w:rsidRPr="007931FB" w:rsidRDefault="00937874" w:rsidP="00937874">
            <w:pPr>
              <w:rPr>
                <w:lang w:val="en-US"/>
              </w:rPr>
            </w:pPr>
            <w:r w:rsidRPr="007931FB">
              <w:rPr>
                <w:lang w:val="en-US"/>
              </w:rPr>
              <w:t>IF(NOT EXISTS ([</w:t>
            </w:r>
            <w:proofErr w:type="spellStart"/>
            <w:r w:rsidRPr="007931FB">
              <w:rPr>
                <w:lang w:val="en-US"/>
              </w:rPr>
              <w:t>Pakiet</w:t>
            </w:r>
            <w:proofErr w:type="spellEnd"/>
            <w:r w:rsidRPr="007931FB">
              <w:rPr>
                <w:lang w:val="en-US"/>
              </w:rPr>
              <w:t>].[Status]&lt;&gt;”</w:t>
            </w:r>
            <w:proofErr w:type="spellStart"/>
            <w:r w:rsidRPr="007931FB">
              <w:rPr>
                <w:lang w:val="en-US"/>
              </w:rPr>
              <w:t>Wygrany</w:t>
            </w:r>
            <w:proofErr w:type="spellEnd"/>
            <w:r w:rsidRPr="007931FB">
              <w:rPr>
                <w:lang w:val="en-US"/>
              </w:rPr>
              <w:t>” AND [</w:t>
            </w:r>
            <w:proofErr w:type="spellStart"/>
            <w:r w:rsidRPr="007931FB">
              <w:rPr>
                <w:lang w:val="en-US"/>
              </w:rPr>
              <w:t>Pakiet</w:t>
            </w:r>
            <w:proofErr w:type="spellEnd"/>
            <w:r w:rsidRPr="007931FB">
              <w:rPr>
                <w:lang w:val="en-US"/>
              </w:rPr>
              <w:t xml:space="preserve">].[ID </w:t>
            </w:r>
            <w:proofErr w:type="spellStart"/>
            <w:r w:rsidRPr="007931FB">
              <w:rPr>
                <w:lang w:val="en-US"/>
              </w:rPr>
              <w:t>Przetargu</w:t>
            </w:r>
            <w:proofErr w:type="spellEnd"/>
            <w:r w:rsidRPr="007931FB">
              <w:rPr>
                <w:lang w:val="en-US"/>
              </w:rPr>
              <w:t>]=[</w:t>
            </w:r>
            <w:proofErr w:type="spellStart"/>
            <w:r w:rsidRPr="007931FB">
              <w:rPr>
                <w:lang w:val="en-US"/>
              </w:rPr>
              <w:t>Przetarg</w:t>
            </w:r>
            <w:proofErr w:type="spellEnd"/>
            <w:r w:rsidRPr="007931FB">
              <w:rPr>
                <w:lang w:val="en-US"/>
              </w:rPr>
              <w:t>].[ID]) THEN [</w:t>
            </w:r>
            <w:proofErr w:type="spellStart"/>
            <w:r w:rsidRPr="007931FB">
              <w:rPr>
                <w:lang w:val="en-US"/>
              </w:rPr>
              <w:t>Przetarg</w:t>
            </w:r>
            <w:proofErr w:type="spellEnd"/>
            <w:r w:rsidRPr="007931FB">
              <w:rPr>
                <w:lang w:val="en-US"/>
              </w:rPr>
              <w:t>].[Status]=”</w:t>
            </w:r>
            <w:proofErr w:type="spellStart"/>
            <w:r w:rsidRPr="007931FB">
              <w:rPr>
                <w:lang w:val="en-US"/>
              </w:rPr>
              <w:t>Wygrany</w:t>
            </w:r>
            <w:proofErr w:type="spellEnd"/>
            <w:r w:rsidRPr="007931FB">
              <w:rPr>
                <w:lang w:val="en-US"/>
              </w:rPr>
              <w:t>”</w:t>
            </w:r>
          </w:p>
          <w:p w14:paraId="5B92CCB7" w14:textId="77777777" w:rsidR="00937874" w:rsidRPr="00BD117A" w:rsidRDefault="00937874" w:rsidP="00937874">
            <w:r w:rsidRPr="00BD117A">
              <w:t>ELSE IF (EXISTS ([Pakiet].[Status]&lt;&gt;”Wygrany częściowo” AND [Pakiet].[ID Przetargu]=[Przetarg].[ID]) THEN [Przetarg].[Status]=”Wygrany częściowo”</w:t>
            </w:r>
          </w:p>
        </w:tc>
        <w:tc>
          <w:tcPr>
            <w:tcW w:w="2111" w:type="dxa"/>
            <w:vAlign w:val="center"/>
          </w:tcPr>
          <w:p w14:paraId="29C46492" w14:textId="4C364FDB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6E52F194" w14:textId="77777777" w:rsidR="00937874" w:rsidRPr="00BD117A" w:rsidRDefault="00937874" w:rsidP="00937874"/>
        </w:tc>
      </w:tr>
      <w:tr w:rsidR="00AA1DB8" w:rsidRPr="00BD117A" w14:paraId="2BEDD235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85A9D5C" w14:textId="0BF1A38E" w:rsidR="00937874" w:rsidRPr="00BD117A" w:rsidRDefault="00937874" w:rsidP="00937874">
            <w:r w:rsidRPr="00BD117A">
              <w:t>RB03</w:t>
            </w:r>
            <w:r w:rsidR="0042528E" w:rsidRPr="00BD117A">
              <w:t>4</w:t>
            </w:r>
          </w:p>
        </w:tc>
        <w:tc>
          <w:tcPr>
            <w:tcW w:w="1904" w:type="dxa"/>
            <w:vAlign w:val="center"/>
          </w:tcPr>
          <w:p w14:paraId="2753AEA9" w14:textId="77777777" w:rsidR="00937874" w:rsidRPr="00BD117A" w:rsidRDefault="00937874" w:rsidP="00937874">
            <w:r w:rsidRPr="00BD117A">
              <w:t>Zmiana statusu „Anulowany” na Przetargu</w:t>
            </w:r>
          </w:p>
        </w:tc>
        <w:tc>
          <w:tcPr>
            <w:tcW w:w="4218" w:type="dxa"/>
            <w:vAlign w:val="center"/>
          </w:tcPr>
          <w:p w14:paraId="506053DF" w14:textId="77777777" w:rsidR="00937874" w:rsidRPr="007931FB" w:rsidRDefault="00937874" w:rsidP="00937874">
            <w:pPr>
              <w:rPr>
                <w:lang w:val="en-US"/>
              </w:rPr>
            </w:pPr>
            <w:r w:rsidRPr="007931FB">
              <w:rPr>
                <w:lang w:val="en-US"/>
              </w:rPr>
              <w:t>IF(NOT EXISTS ([</w:t>
            </w:r>
            <w:proofErr w:type="spellStart"/>
            <w:r w:rsidRPr="007931FB">
              <w:rPr>
                <w:lang w:val="en-US"/>
              </w:rPr>
              <w:t>Pakiet</w:t>
            </w:r>
            <w:proofErr w:type="spellEnd"/>
            <w:r w:rsidRPr="007931FB">
              <w:rPr>
                <w:lang w:val="en-US"/>
              </w:rPr>
              <w:t>].[Status]&lt;&gt;”</w:t>
            </w:r>
            <w:proofErr w:type="spellStart"/>
            <w:r w:rsidRPr="007931FB">
              <w:rPr>
                <w:lang w:val="en-US"/>
              </w:rPr>
              <w:t>Anulowany</w:t>
            </w:r>
            <w:proofErr w:type="spellEnd"/>
            <w:r w:rsidRPr="007931FB">
              <w:rPr>
                <w:lang w:val="en-US"/>
              </w:rPr>
              <w:t>” AND [</w:t>
            </w:r>
            <w:proofErr w:type="spellStart"/>
            <w:r w:rsidRPr="007931FB">
              <w:rPr>
                <w:lang w:val="en-US"/>
              </w:rPr>
              <w:t>Pakiet</w:t>
            </w:r>
            <w:proofErr w:type="spellEnd"/>
            <w:r w:rsidRPr="007931FB">
              <w:rPr>
                <w:lang w:val="en-US"/>
              </w:rPr>
              <w:t xml:space="preserve">].[ID </w:t>
            </w:r>
            <w:proofErr w:type="spellStart"/>
            <w:r w:rsidRPr="007931FB">
              <w:rPr>
                <w:lang w:val="en-US"/>
              </w:rPr>
              <w:t>Przetargu</w:t>
            </w:r>
            <w:proofErr w:type="spellEnd"/>
            <w:r w:rsidRPr="007931FB">
              <w:rPr>
                <w:lang w:val="en-US"/>
              </w:rPr>
              <w:t>]=[</w:t>
            </w:r>
            <w:proofErr w:type="spellStart"/>
            <w:r w:rsidRPr="007931FB">
              <w:rPr>
                <w:lang w:val="en-US"/>
              </w:rPr>
              <w:t>Przetarg</w:t>
            </w:r>
            <w:proofErr w:type="spellEnd"/>
            <w:r w:rsidRPr="007931FB">
              <w:rPr>
                <w:lang w:val="en-US"/>
              </w:rPr>
              <w:t>].[ID]) THEN [</w:t>
            </w:r>
            <w:proofErr w:type="spellStart"/>
            <w:r w:rsidRPr="007931FB">
              <w:rPr>
                <w:lang w:val="en-US"/>
              </w:rPr>
              <w:t>Przetarg</w:t>
            </w:r>
            <w:proofErr w:type="spellEnd"/>
            <w:r w:rsidRPr="007931FB">
              <w:rPr>
                <w:lang w:val="en-US"/>
              </w:rPr>
              <w:t>].[Status]=”</w:t>
            </w:r>
            <w:proofErr w:type="spellStart"/>
            <w:r w:rsidRPr="007931FB">
              <w:rPr>
                <w:lang w:val="en-US"/>
              </w:rPr>
              <w:t>Anulowany</w:t>
            </w:r>
            <w:proofErr w:type="spellEnd"/>
            <w:r w:rsidRPr="007931FB">
              <w:rPr>
                <w:lang w:val="en-US"/>
              </w:rPr>
              <w:t>”</w:t>
            </w:r>
          </w:p>
        </w:tc>
        <w:tc>
          <w:tcPr>
            <w:tcW w:w="2111" w:type="dxa"/>
            <w:vAlign w:val="center"/>
          </w:tcPr>
          <w:p w14:paraId="1A7E80FC" w14:textId="5AA25ABA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0226F767" w14:textId="77777777" w:rsidR="00937874" w:rsidRPr="00BD117A" w:rsidRDefault="00937874" w:rsidP="00937874"/>
        </w:tc>
      </w:tr>
      <w:tr w:rsidR="00AA1DB8" w:rsidRPr="00BD117A" w14:paraId="708DF1CB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DA6000A" w14:textId="1C4CEB68" w:rsidR="00937874" w:rsidRPr="00BD117A" w:rsidRDefault="00937874" w:rsidP="00937874">
            <w:r w:rsidRPr="00BD117A">
              <w:t>RB03</w:t>
            </w:r>
            <w:r w:rsidR="00460BBD" w:rsidRPr="00BD117A">
              <w:t>5</w:t>
            </w:r>
          </w:p>
        </w:tc>
        <w:tc>
          <w:tcPr>
            <w:tcW w:w="1904" w:type="dxa"/>
            <w:vAlign w:val="center"/>
          </w:tcPr>
          <w:p w14:paraId="445C66BC" w14:textId="77777777" w:rsidR="00937874" w:rsidRPr="00BD117A" w:rsidRDefault="00937874" w:rsidP="00937874">
            <w:r w:rsidRPr="00BD117A">
              <w:t>Zmiana statusu „Aktywowany w SAP” na Przetargu</w:t>
            </w:r>
          </w:p>
        </w:tc>
        <w:tc>
          <w:tcPr>
            <w:tcW w:w="4218" w:type="dxa"/>
            <w:vAlign w:val="center"/>
          </w:tcPr>
          <w:p w14:paraId="27DE11BD" w14:textId="77777777" w:rsidR="00937874" w:rsidRPr="00BD117A" w:rsidRDefault="00937874" w:rsidP="00937874">
            <w:r w:rsidRPr="00BD117A">
              <w:t>IF(NOT EXISTS ([Pakiet].[Status]&lt;&gt;”Aktywowany w SAP” AND [Pakiet].[ID Przetargu]=[Przetarg].[ID]) THEN [Przetarg].[Status]=”Aktywowany w SAP”</w:t>
            </w:r>
          </w:p>
        </w:tc>
        <w:tc>
          <w:tcPr>
            <w:tcW w:w="2111" w:type="dxa"/>
            <w:vAlign w:val="center"/>
          </w:tcPr>
          <w:p w14:paraId="0D5B5887" w14:textId="217F6711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045FF6DB" w14:textId="77777777" w:rsidR="00937874" w:rsidRPr="00BD117A" w:rsidRDefault="00937874" w:rsidP="00937874"/>
        </w:tc>
      </w:tr>
      <w:tr w:rsidR="00AA1DB8" w:rsidRPr="00BD117A" w14:paraId="4F6E19CB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1081E878" w14:textId="0235C531" w:rsidR="00937874" w:rsidRPr="00BD117A" w:rsidRDefault="00937874" w:rsidP="00937874">
            <w:r w:rsidRPr="00BD117A">
              <w:t>RB03</w:t>
            </w:r>
            <w:r w:rsidR="00460BBD" w:rsidRPr="00BD117A">
              <w:t>6</w:t>
            </w:r>
          </w:p>
        </w:tc>
        <w:tc>
          <w:tcPr>
            <w:tcW w:w="1904" w:type="dxa"/>
            <w:vAlign w:val="center"/>
          </w:tcPr>
          <w:p w14:paraId="62BFF079" w14:textId="77777777" w:rsidR="00937874" w:rsidRPr="00BD117A" w:rsidRDefault="00937874" w:rsidP="00937874">
            <w:r w:rsidRPr="00BD117A">
              <w:t>Zmiana statusu „Błąd aktywacji w SAP” na Przetargu</w:t>
            </w:r>
          </w:p>
        </w:tc>
        <w:tc>
          <w:tcPr>
            <w:tcW w:w="4218" w:type="dxa"/>
            <w:vAlign w:val="center"/>
          </w:tcPr>
          <w:p w14:paraId="78794A97" w14:textId="77777777" w:rsidR="00937874" w:rsidRPr="00BD117A" w:rsidRDefault="00937874" w:rsidP="00937874">
            <w:r w:rsidRPr="00BD117A">
              <w:t>IF(NOT EXISTS ([Pakiet].[Status]&lt;&gt;”Błąd aktywacji w SAP” AND [Pakiet].[ID Przetargu]=[Przetarg].[ID]) THEN [Przetarg].[Status]=”Błąd aktywacji w SAP”</w:t>
            </w:r>
          </w:p>
        </w:tc>
        <w:tc>
          <w:tcPr>
            <w:tcW w:w="2111" w:type="dxa"/>
            <w:vAlign w:val="center"/>
          </w:tcPr>
          <w:p w14:paraId="602F6DA0" w14:textId="2FA1B452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168D8D30" w14:textId="77777777" w:rsidR="00937874" w:rsidRPr="00BD117A" w:rsidRDefault="00937874" w:rsidP="00937874"/>
        </w:tc>
      </w:tr>
      <w:tr w:rsidR="00AA1DB8" w:rsidRPr="00BD117A" w14:paraId="76FECBAD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DE052CB" w14:textId="568D0BBD" w:rsidR="00937874" w:rsidRPr="00BD117A" w:rsidRDefault="00937874" w:rsidP="00937874">
            <w:r w:rsidRPr="00BD117A">
              <w:t>RB03</w:t>
            </w:r>
            <w:r w:rsidR="00460BBD" w:rsidRPr="00BD117A">
              <w:t>7</w:t>
            </w:r>
          </w:p>
        </w:tc>
        <w:tc>
          <w:tcPr>
            <w:tcW w:w="1904" w:type="dxa"/>
            <w:vAlign w:val="center"/>
          </w:tcPr>
          <w:p w14:paraId="31D50B9D" w14:textId="77777777" w:rsidR="00937874" w:rsidRPr="00BD117A" w:rsidRDefault="00937874" w:rsidP="00937874">
            <w:r w:rsidRPr="00BD117A">
              <w:t xml:space="preserve">Zmiana statusu „Aktywowano </w:t>
            </w:r>
            <w:r w:rsidRPr="00BD117A">
              <w:lastRenderedPageBreak/>
              <w:t>częściowo w SAP” na Przetargu</w:t>
            </w:r>
          </w:p>
        </w:tc>
        <w:tc>
          <w:tcPr>
            <w:tcW w:w="4218" w:type="dxa"/>
            <w:vAlign w:val="center"/>
          </w:tcPr>
          <w:p w14:paraId="552B6604" w14:textId="77777777" w:rsidR="00937874" w:rsidRPr="00BD117A" w:rsidRDefault="00937874" w:rsidP="00937874">
            <w:r w:rsidRPr="00BD117A">
              <w:lastRenderedPageBreak/>
              <w:t xml:space="preserve">IF([Pakiet].[Status]=”Aktywowano częściowo w SAP” AND [Pakiet].[ID Przetargu]=[Przetarg].[ID] AND </w:t>
            </w:r>
            <w:r w:rsidRPr="00BD117A">
              <w:lastRenderedPageBreak/>
              <w:t>([Przetarg].[Status]=”Aktywowano w SAP” OR [Przetarg].[Status]=”Wysłano do SAP”) THEN [Przetarg].[Status]=”Aktywowano częściowo w SAP”</w:t>
            </w:r>
          </w:p>
        </w:tc>
        <w:tc>
          <w:tcPr>
            <w:tcW w:w="2111" w:type="dxa"/>
            <w:vAlign w:val="center"/>
          </w:tcPr>
          <w:p w14:paraId="7CF59B70" w14:textId="530C493D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lastRenderedPageBreak/>
              <w:t>Wyzwalacz: Zmiana statusu Pakietu</w:t>
            </w:r>
          </w:p>
          <w:p w14:paraId="75591EC8" w14:textId="77777777" w:rsidR="00937874" w:rsidRPr="00BD117A" w:rsidRDefault="00937874" w:rsidP="00937874"/>
        </w:tc>
      </w:tr>
      <w:tr w:rsidR="00AA1DB8" w:rsidRPr="00BD117A" w14:paraId="325C7E77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7D890C7" w14:textId="1067BD24" w:rsidR="00937874" w:rsidRPr="00BD117A" w:rsidRDefault="00937874" w:rsidP="00937874">
            <w:r w:rsidRPr="00BD117A">
              <w:lastRenderedPageBreak/>
              <w:t>RB0</w:t>
            </w:r>
            <w:r w:rsidR="00460BBD" w:rsidRPr="00BD117A">
              <w:t>38</w:t>
            </w:r>
          </w:p>
        </w:tc>
        <w:tc>
          <w:tcPr>
            <w:tcW w:w="1904" w:type="dxa"/>
            <w:vAlign w:val="center"/>
          </w:tcPr>
          <w:p w14:paraId="3A36EF8B" w14:textId="77777777" w:rsidR="00937874" w:rsidRPr="00BD117A" w:rsidRDefault="00937874" w:rsidP="00937874">
            <w:r w:rsidRPr="00BD117A">
              <w:t>Zmiana statusu „Zakwalifikowany” na Pakiecie</w:t>
            </w:r>
          </w:p>
        </w:tc>
        <w:tc>
          <w:tcPr>
            <w:tcW w:w="4218" w:type="dxa"/>
            <w:vAlign w:val="center"/>
          </w:tcPr>
          <w:p w14:paraId="68908BBF" w14:textId="77777777" w:rsidR="00937874" w:rsidRPr="00BD117A" w:rsidRDefault="00937874" w:rsidP="00937874">
            <w:r w:rsidRPr="00BD117A">
              <w:t>IF(NOT EXISTS ([Produkt Przetargu].[Status]&lt;&gt;”Zakwalifikowany” AND [Produkt Przetargu].[ID Pakietu]=[Pakiet].[ID]) THEN [Pakiet].[Status]=” Zakwalifikowany”</w:t>
            </w:r>
          </w:p>
        </w:tc>
        <w:tc>
          <w:tcPr>
            <w:tcW w:w="2111" w:type="dxa"/>
            <w:vAlign w:val="center"/>
          </w:tcPr>
          <w:p w14:paraId="0C4E1FF1" w14:textId="784722FF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Produktu Przetargu</w:t>
            </w:r>
          </w:p>
          <w:p w14:paraId="2C2C1633" w14:textId="77777777" w:rsidR="00937874" w:rsidRPr="00BD117A" w:rsidRDefault="00937874" w:rsidP="00937874"/>
        </w:tc>
      </w:tr>
      <w:tr w:rsidR="00AA1DB8" w:rsidRPr="00BD117A" w14:paraId="370291C0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16C7034" w14:textId="4C649D83" w:rsidR="00937874" w:rsidRPr="00BD117A" w:rsidRDefault="00937874" w:rsidP="00937874">
            <w:r w:rsidRPr="00BD117A">
              <w:t>RB0</w:t>
            </w:r>
            <w:r w:rsidR="00460BBD" w:rsidRPr="00BD117A">
              <w:t>39</w:t>
            </w:r>
          </w:p>
        </w:tc>
        <w:tc>
          <w:tcPr>
            <w:tcW w:w="1904" w:type="dxa"/>
            <w:vAlign w:val="center"/>
          </w:tcPr>
          <w:p w14:paraId="58192D9E" w14:textId="77777777" w:rsidR="00937874" w:rsidRPr="00BD117A" w:rsidRDefault="00937874" w:rsidP="00937874">
            <w:r w:rsidRPr="00BD117A">
              <w:t>Zmiana statusu „Odrzucony” na Pakiecie</w:t>
            </w:r>
          </w:p>
        </w:tc>
        <w:tc>
          <w:tcPr>
            <w:tcW w:w="4218" w:type="dxa"/>
            <w:vAlign w:val="center"/>
          </w:tcPr>
          <w:p w14:paraId="58F7DF1D" w14:textId="77777777" w:rsidR="00937874" w:rsidRPr="00BD117A" w:rsidRDefault="00937874" w:rsidP="00937874">
            <w:r w:rsidRPr="00BD117A">
              <w:t>IF(NOT EXISTS ([Produkt Przetargu].[Status]&lt;&gt;”Odrzucony” AND [Produkt Przetargu].[ID Pakietu]=[Pakiet].[ID]) THEN [Pakiet].[Status]=” Odrzucony”</w:t>
            </w:r>
          </w:p>
        </w:tc>
        <w:tc>
          <w:tcPr>
            <w:tcW w:w="2111" w:type="dxa"/>
            <w:vAlign w:val="center"/>
          </w:tcPr>
          <w:p w14:paraId="383737C6" w14:textId="03A02747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Produktu Przetargu</w:t>
            </w:r>
          </w:p>
          <w:p w14:paraId="39637169" w14:textId="77777777" w:rsidR="00937874" w:rsidRPr="00BD117A" w:rsidRDefault="00937874" w:rsidP="00937874"/>
        </w:tc>
      </w:tr>
      <w:tr w:rsidR="00AA1DB8" w:rsidRPr="00BD117A" w14:paraId="095BC96D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89E4CF6" w14:textId="2E537ECA" w:rsidR="00937874" w:rsidRPr="00BD117A" w:rsidRDefault="00937874" w:rsidP="00937874">
            <w:r w:rsidRPr="00BD117A">
              <w:t>RB04</w:t>
            </w:r>
            <w:r w:rsidR="00460BBD" w:rsidRPr="00BD117A">
              <w:t>0</w:t>
            </w:r>
          </w:p>
        </w:tc>
        <w:tc>
          <w:tcPr>
            <w:tcW w:w="1904" w:type="dxa"/>
            <w:vAlign w:val="center"/>
          </w:tcPr>
          <w:p w14:paraId="6BFB6DE1" w14:textId="77777777" w:rsidR="00937874" w:rsidRPr="00BD117A" w:rsidRDefault="00937874" w:rsidP="00937874">
            <w:r w:rsidRPr="00BD117A">
              <w:t>Zmiana statusu „Anulowany” na Pakiecie</w:t>
            </w:r>
          </w:p>
        </w:tc>
        <w:tc>
          <w:tcPr>
            <w:tcW w:w="4218" w:type="dxa"/>
            <w:vAlign w:val="center"/>
          </w:tcPr>
          <w:p w14:paraId="27B33BF6" w14:textId="77777777" w:rsidR="00937874" w:rsidRPr="00BD117A" w:rsidRDefault="00937874" w:rsidP="00937874">
            <w:r w:rsidRPr="00BD117A">
              <w:t>IF(NOT EXISTS ([Produkt Przetargu].[Status]&lt;&gt;”Anulowany” AND [Produkt Przetargu].[ID Pakietu]=[Pakiet].[ID]) THEN [Pakiet].[Status]=” Anulowany”</w:t>
            </w:r>
          </w:p>
        </w:tc>
        <w:tc>
          <w:tcPr>
            <w:tcW w:w="2111" w:type="dxa"/>
            <w:vAlign w:val="center"/>
          </w:tcPr>
          <w:p w14:paraId="22102383" w14:textId="20D61028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Produktu Przetargu</w:t>
            </w:r>
          </w:p>
          <w:p w14:paraId="602F1594" w14:textId="77777777" w:rsidR="00937874" w:rsidRPr="00BD117A" w:rsidRDefault="00937874" w:rsidP="00937874"/>
        </w:tc>
      </w:tr>
      <w:tr w:rsidR="00AA1DB8" w:rsidRPr="00BD117A" w14:paraId="40CC3E80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14B1B57" w14:textId="63C5A635" w:rsidR="00937874" w:rsidRPr="00BD117A" w:rsidRDefault="00937874" w:rsidP="00937874">
            <w:r w:rsidRPr="00BD117A">
              <w:t>RB04</w:t>
            </w:r>
            <w:r w:rsidR="00460BBD" w:rsidRPr="00BD117A">
              <w:t>2</w:t>
            </w:r>
          </w:p>
        </w:tc>
        <w:tc>
          <w:tcPr>
            <w:tcW w:w="1904" w:type="dxa"/>
            <w:vAlign w:val="center"/>
          </w:tcPr>
          <w:p w14:paraId="596489AF" w14:textId="77777777" w:rsidR="00937874" w:rsidRPr="00BD117A" w:rsidRDefault="00937874" w:rsidP="00937874">
            <w:r w:rsidRPr="00BD117A">
              <w:t>Zmiana statusu „Wygrany” na Pakiecie</w:t>
            </w:r>
          </w:p>
        </w:tc>
        <w:tc>
          <w:tcPr>
            <w:tcW w:w="4218" w:type="dxa"/>
            <w:vAlign w:val="center"/>
          </w:tcPr>
          <w:p w14:paraId="0102D771" w14:textId="77777777" w:rsidR="00937874" w:rsidRPr="00BD117A" w:rsidRDefault="00937874" w:rsidP="00937874">
            <w:r w:rsidRPr="00BD117A">
              <w:t>IF(NOT EXISTS ([Produkt Przetargu].[Status]&lt;&gt;”Wygrany” AND [Produkt Przetargu].[ID Pakietu]=[Pakiet].[ID]) THEN [Pakiet].[Status]=” wygrany”</w:t>
            </w:r>
          </w:p>
        </w:tc>
        <w:tc>
          <w:tcPr>
            <w:tcW w:w="2111" w:type="dxa"/>
            <w:vAlign w:val="center"/>
          </w:tcPr>
          <w:p w14:paraId="650FCDDC" w14:textId="3651E386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Produktu Przetargu</w:t>
            </w:r>
          </w:p>
          <w:p w14:paraId="2A595986" w14:textId="77777777" w:rsidR="00937874" w:rsidRPr="00BD117A" w:rsidRDefault="00937874" w:rsidP="00937874"/>
        </w:tc>
      </w:tr>
      <w:tr w:rsidR="00AA1DB8" w:rsidRPr="00BD117A" w14:paraId="56E5064A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6867FA6" w14:textId="270416C9" w:rsidR="00937874" w:rsidRPr="00BD117A" w:rsidRDefault="00937874" w:rsidP="00937874">
            <w:r w:rsidRPr="00BD117A">
              <w:t>RB04</w:t>
            </w:r>
            <w:r w:rsidR="00460BBD" w:rsidRPr="00BD117A">
              <w:t>3</w:t>
            </w:r>
          </w:p>
        </w:tc>
        <w:tc>
          <w:tcPr>
            <w:tcW w:w="1904" w:type="dxa"/>
            <w:vAlign w:val="center"/>
          </w:tcPr>
          <w:p w14:paraId="20DC0AA1" w14:textId="77777777" w:rsidR="00937874" w:rsidRPr="00BD117A" w:rsidRDefault="00937874" w:rsidP="00937874">
            <w:r w:rsidRPr="00BD117A">
              <w:t>Zmiana statusu „Przegrany” na Pakiecie</w:t>
            </w:r>
          </w:p>
        </w:tc>
        <w:tc>
          <w:tcPr>
            <w:tcW w:w="4218" w:type="dxa"/>
            <w:vAlign w:val="center"/>
          </w:tcPr>
          <w:p w14:paraId="349077C3" w14:textId="77777777" w:rsidR="00937874" w:rsidRPr="00BD117A" w:rsidRDefault="00937874" w:rsidP="00937874">
            <w:r w:rsidRPr="00BD117A">
              <w:t>IF(NOT EXISTS ([Produkt Przetargu].[Status]&lt;&gt;”Przegrany” AND [Produkt Przetargu].[ID Pakietu]=[Pakiet].[ID]) THEN [Pakiet].[Status]=”Przegrany”</w:t>
            </w:r>
          </w:p>
        </w:tc>
        <w:tc>
          <w:tcPr>
            <w:tcW w:w="2111" w:type="dxa"/>
            <w:vAlign w:val="center"/>
          </w:tcPr>
          <w:p w14:paraId="254F534D" w14:textId="1D95503A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Produktu Przetargu</w:t>
            </w:r>
          </w:p>
          <w:p w14:paraId="6F3B742E" w14:textId="77777777" w:rsidR="00937874" w:rsidRPr="00BD117A" w:rsidRDefault="00937874" w:rsidP="00937874"/>
        </w:tc>
      </w:tr>
      <w:tr w:rsidR="00AA1DB8" w:rsidRPr="00BD117A" w14:paraId="052AC1B2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B2F2F35" w14:textId="66C8D8BC" w:rsidR="00937874" w:rsidRPr="00BD117A" w:rsidRDefault="00937874" w:rsidP="00937874">
            <w:r w:rsidRPr="00BD117A">
              <w:t>RB04</w:t>
            </w:r>
            <w:r w:rsidR="00460BBD" w:rsidRPr="00BD117A">
              <w:t>4</w:t>
            </w:r>
          </w:p>
        </w:tc>
        <w:tc>
          <w:tcPr>
            <w:tcW w:w="1904" w:type="dxa"/>
            <w:vAlign w:val="center"/>
          </w:tcPr>
          <w:p w14:paraId="4C32D46D" w14:textId="77777777" w:rsidR="00937874" w:rsidRPr="00BD117A" w:rsidRDefault="00937874" w:rsidP="00937874">
            <w:r w:rsidRPr="00BD117A">
              <w:t>Zmiana statusu „Aktywowany w SAP” na Pakiecie</w:t>
            </w:r>
          </w:p>
        </w:tc>
        <w:tc>
          <w:tcPr>
            <w:tcW w:w="4218" w:type="dxa"/>
            <w:vAlign w:val="center"/>
          </w:tcPr>
          <w:p w14:paraId="550C4113" w14:textId="77777777" w:rsidR="00937874" w:rsidRPr="00BD117A" w:rsidRDefault="00937874" w:rsidP="00937874">
            <w:r w:rsidRPr="00BD117A">
              <w:t>IF(NOT EXISTS ([Produkt Przetargu].[Status]&lt;&gt;”Aktywowany w SAP” AND [Produkt Przetargu].[ID Pakietu]=[Pakiet].[ID]) THEN [Pakiet].[Status]=”Aktywowany w SAP”</w:t>
            </w:r>
          </w:p>
        </w:tc>
        <w:tc>
          <w:tcPr>
            <w:tcW w:w="2111" w:type="dxa"/>
            <w:vAlign w:val="center"/>
          </w:tcPr>
          <w:p w14:paraId="522949D2" w14:textId="0C9CDAEB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Produktu Przetargu</w:t>
            </w:r>
          </w:p>
          <w:p w14:paraId="1501E7EA" w14:textId="77777777" w:rsidR="00937874" w:rsidRPr="00BD117A" w:rsidRDefault="00937874" w:rsidP="00937874"/>
        </w:tc>
      </w:tr>
      <w:tr w:rsidR="00AA1DB8" w:rsidRPr="00BD117A" w14:paraId="19F7BAC8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4557A4B" w14:textId="2868BCD5" w:rsidR="00937874" w:rsidRPr="00BD117A" w:rsidRDefault="00937874" w:rsidP="00937874">
            <w:r w:rsidRPr="00BD117A">
              <w:t>RB04</w:t>
            </w:r>
            <w:r w:rsidR="00957C31" w:rsidRPr="00BD117A">
              <w:t>5</w:t>
            </w:r>
          </w:p>
        </w:tc>
        <w:tc>
          <w:tcPr>
            <w:tcW w:w="1904" w:type="dxa"/>
            <w:vAlign w:val="center"/>
          </w:tcPr>
          <w:p w14:paraId="6E4164A9" w14:textId="77777777" w:rsidR="00937874" w:rsidRPr="00BD117A" w:rsidRDefault="00937874" w:rsidP="00937874">
            <w:r w:rsidRPr="00BD117A">
              <w:t>Zmiana statusu „Błąd aktywacji w SAP” na Pakiecie</w:t>
            </w:r>
          </w:p>
        </w:tc>
        <w:tc>
          <w:tcPr>
            <w:tcW w:w="4218" w:type="dxa"/>
            <w:vAlign w:val="center"/>
          </w:tcPr>
          <w:p w14:paraId="5DBFAA4B" w14:textId="77777777" w:rsidR="00937874" w:rsidRPr="00BD117A" w:rsidRDefault="00937874" w:rsidP="00937874">
            <w:r w:rsidRPr="00BD117A">
              <w:t>IF(NOT EXISTS ([Produkt Przetargu].[Status]&lt;&gt;”Błąd aktywacji w SAP” AND [Produkt Przetargu].[ID Pakietu]=[Pakiet].[ID]) THEN [Pakiet].[Status]=”Błąd aktywacji w SAP”</w:t>
            </w:r>
          </w:p>
        </w:tc>
        <w:tc>
          <w:tcPr>
            <w:tcW w:w="2111" w:type="dxa"/>
            <w:vAlign w:val="center"/>
          </w:tcPr>
          <w:p w14:paraId="1CF4E5AD" w14:textId="5D243717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Produktu Przetargu</w:t>
            </w:r>
          </w:p>
          <w:p w14:paraId="7A1BDCEF" w14:textId="77777777" w:rsidR="00937874" w:rsidRPr="00BD117A" w:rsidRDefault="00937874" w:rsidP="00937874"/>
        </w:tc>
      </w:tr>
      <w:tr w:rsidR="00AA1DB8" w:rsidRPr="00BD117A" w14:paraId="2334EC34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FC54B2B" w14:textId="6CD5AE99" w:rsidR="00937874" w:rsidRPr="00BD117A" w:rsidRDefault="00937874" w:rsidP="00937874">
            <w:r w:rsidRPr="00BD117A">
              <w:t>RB04</w:t>
            </w:r>
            <w:r w:rsidR="00957C31" w:rsidRPr="00BD117A">
              <w:t>6</w:t>
            </w:r>
          </w:p>
        </w:tc>
        <w:tc>
          <w:tcPr>
            <w:tcW w:w="1904" w:type="dxa"/>
            <w:vAlign w:val="center"/>
          </w:tcPr>
          <w:p w14:paraId="5EE19985" w14:textId="77777777" w:rsidR="00937874" w:rsidRPr="00BD117A" w:rsidRDefault="00937874" w:rsidP="00937874">
            <w:r w:rsidRPr="00BD117A">
              <w:t>Zmiana statusu „Wygrany częściowo” na Pakiecie</w:t>
            </w:r>
          </w:p>
        </w:tc>
        <w:tc>
          <w:tcPr>
            <w:tcW w:w="4218" w:type="dxa"/>
            <w:vAlign w:val="center"/>
          </w:tcPr>
          <w:p w14:paraId="0FCB688C" w14:textId="77777777" w:rsidR="00937874" w:rsidRPr="00BD117A" w:rsidRDefault="00937874" w:rsidP="00937874">
            <w:r w:rsidRPr="00BD117A">
              <w:t>IF([Pakiet].[Status]=”Wygrany ” AND [Produkt Przetargu].[ID Pakietu]=[Pakiet].[ID] AND ([Produkt Przetargu].[Status]=”Przegrany” OR [Produkt Przetargu].[Status]=”Anulowany”) THEN [Pakiet].[Status]=”Wygrany częściowo”</w:t>
            </w:r>
          </w:p>
        </w:tc>
        <w:tc>
          <w:tcPr>
            <w:tcW w:w="2111" w:type="dxa"/>
            <w:vAlign w:val="center"/>
          </w:tcPr>
          <w:p w14:paraId="0976858D" w14:textId="3B673355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Produktu Przetargu</w:t>
            </w:r>
          </w:p>
          <w:p w14:paraId="22EE18AA" w14:textId="77777777" w:rsidR="00937874" w:rsidRPr="00BD117A" w:rsidRDefault="00937874" w:rsidP="00937874"/>
        </w:tc>
      </w:tr>
      <w:tr w:rsidR="00AA1DB8" w:rsidRPr="00BD117A" w14:paraId="34F3F98C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0565471" w14:textId="4EF8BD5C" w:rsidR="00937874" w:rsidRPr="00BD117A" w:rsidRDefault="00937874" w:rsidP="00937874">
            <w:r w:rsidRPr="00BD117A">
              <w:t>RB04</w:t>
            </w:r>
            <w:r w:rsidR="00957C31" w:rsidRPr="00BD117A">
              <w:t>7</w:t>
            </w:r>
          </w:p>
        </w:tc>
        <w:tc>
          <w:tcPr>
            <w:tcW w:w="1904" w:type="dxa"/>
            <w:vAlign w:val="center"/>
          </w:tcPr>
          <w:p w14:paraId="4AF24CD1" w14:textId="77777777" w:rsidR="00937874" w:rsidRPr="00BD117A" w:rsidRDefault="00937874" w:rsidP="00937874">
            <w:r w:rsidRPr="00BD117A">
              <w:t>Zmiana statusu „Aktywowany częściowo w SAP” na Pakiecie</w:t>
            </w:r>
          </w:p>
        </w:tc>
        <w:tc>
          <w:tcPr>
            <w:tcW w:w="4218" w:type="dxa"/>
            <w:vAlign w:val="center"/>
          </w:tcPr>
          <w:p w14:paraId="4C79B8A1" w14:textId="77777777" w:rsidR="00937874" w:rsidRPr="00BD117A" w:rsidRDefault="00937874" w:rsidP="00937874">
            <w:r w:rsidRPr="00BD117A">
              <w:t>IF([Pakiet].[Status]=”Aktywowany w SAP” AND [Produkt Przetargu].[ID Pakietu]=[Pakiet].[ID] AND ([Produkt Przetargu].[Status]=”Błąd aktywacji w SAP” OR [Produkt Przetargu].[Status]=”</w:t>
            </w:r>
            <w:proofErr w:type="spellStart"/>
            <w:r w:rsidRPr="00BD117A">
              <w:t>Nieaktywowalny</w:t>
            </w:r>
            <w:proofErr w:type="spellEnd"/>
            <w:r w:rsidRPr="00BD117A">
              <w:t xml:space="preserve"> w </w:t>
            </w:r>
            <w:r w:rsidRPr="00BD117A">
              <w:lastRenderedPageBreak/>
              <w:t>SAP”) THEN [Pakiet].[Status]=”Aktywowany częściowo w SAP”</w:t>
            </w:r>
          </w:p>
        </w:tc>
        <w:tc>
          <w:tcPr>
            <w:tcW w:w="2111" w:type="dxa"/>
            <w:vAlign w:val="center"/>
          </w:tcPr>
          <w:p w14:paraId="74ACD5FF" w14:textId="55402B65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lastRenderedPageBreak/>
              <w:t>Wyzwalacz: Zmiana statusu Produktu Przetargu</w:t>
            </w:r>
          </w:p>
          <w:p w14:paraId="259A8BDA" w14:textId="77777777" w:rsidR="00937874" w:rsidRPr="00BD117A" w:rsidRDefault="00937874" w:rsidP="00937874"/>
        </w:tc>
      </w:tr>
      <w:tr w:rsidR="00AA1DB8" w:rsidRPr="00BD117A" w14:paraId="10458760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0EB9310D" w14:textId="130FF262" w:rsidR="00937874" w:rsidRPr="00BD117A" w:rsidRDefault="00937874" w:rsidP="00937874">
            <w:r w:rsidRPr="00BD117A">
              <w:t>RB04</w:t>
            </w:r>
            <w:r w:rsidR="00957C31" w:rsidRPr="00BD117A">
              <w:t>8</w:t>
            </w:r>
          </w:p>
        </w:tc>
        <w:tc>
          <w:tcPr>
            <w:tcW w:w="1904" w:type="dxa"/>
            <w:vAlign w:val="center"/>
          </w:tcPr>
          <w:p w14:paraId="719B743F" w14:textId="77777777" w:rsidR="00937874" w:rsidRPr="00BD117A" w:rsidRDefault="00937874" w:rsidP="00937874">
            <w:r w:rsidRPr="00BD117A">
              <w:t>Zmiana statusu „Wygrany częściowo” na Przetargu</w:t>
            </w:r>
          </w:p>
        </w:tc>
        <w:tc>
          <w:tcPr>
            <w:tcW w:w="4218" w:type="dxa"/>
            <w:vAlign w:val="center"/>
          </w:tcPr>
          <w:p w14:paraId="73C77B63" w14:textId="77777777" w:rsidR="00937874" w:rsidRPr="00BD117A" w:rsidRDefault="00937874" w:rsidP="00937874">
            <w:r w:rsidRPr="00BD117A">
              <w:t>IF([Przetarg].[Status]=”Wygrany ” AND [Pakiet].[ID Przetargu]=[Przetarg].[ID] AND ([Pakiet].[Status]=”Przegrany” OR [Pakiet].[Status]=”Anulowany”) THEN [Przetarg].[Status]=”Wygrany częściowo”</w:t>
            </w:r>
          </w:p>
        </w:tc>
        <w:tc>
          <w:tcPr>
            <w:tcW w:w="2111" w:type="dxa"/>
            <w:vAlign w:val="center"/>
          </w:tcPr>
          <w:p w14:paraId="46D57163" w14:textId="03D06F12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056BB684" w14:textId="77777777" w:rsidR="00937874" w:rsidRPr="00BD117A" w:rsidRDefault="00937874" w:rsidP="00937874"/>
        </w:tc>
      </w:tr>
      <w:tr w:rsidR="00AA1DB8" w:rsidRPr="00BD117A" w14:paraId="4EE57EC3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66721CD" w14:textId="4C8CD0CE" w:rsidR="00937874" w:rsidRPr="00BD117A" w:rsidRDefault="00937874" w:rsidP="00937874">
            <w:r w:rsidRPr="00BD117A">
              <w:t>RB0</w:t>
            </w:r>
            <w:r w:rsidR="00957C31" w:rsidRPr="00BD117A">
              <w:t>49</w:t>
            </w:r>
          </w:p>
        </w:tc>
        <w:tc>
          <w:tcPr>
            <w:tcW w:w="1904" w:type="dxa"/>
            <w:vAlign w:val="center"/>
          </w:tcPr>
          <w:p w14:paraId="4D888A97" w14:textId="77777777" w:rsidR="00937874" w:rsidRPr="00BD117A" w:rsidRDefault="00937874" w:rsidP="00937874">
            <w:r w:rsidRPr="00BD117A">
              <w:t>Zmiana statusu „Aktywowany częściowo w SAP” na Przetargu</w:t>
            </w:r>
          </w:p>
        </w:tc>
        <w:tc>
          <w:tcPr>
            <w:tcW w:w="4218" w:type="dxa"/>
            <w:vAlign w:val="center"/>
          </w:tcPr>
          <w:p w14:paraId="0A39A9E3" w14:textId="77777777" w:rsidR="00937874" w:rsidRPr="00BD117A" w:rsidRDefault="00937874" w:rsidP="00937874">
            <w:r w:rsidRPr="00BD117A">
              <w:t>IF([Przetarg].[Status]=”Aktywowany w SAP” AND [Pakiet].[ID Przetargu]=[Przetarg].[ID] AND ([Pakiet].[Status]=”Aktywowany częściowo w SAP” OR [Pakiet].[Status]=”Błąd aktywacji w SAP”) THEN [Przetarg].[Status]=”Aktywowany częściowo w SAP”</w:t>
            </w:r>
          </w:p>
        </w:tc>
        <w:tc>
          <w:tcPr>
            <w:tcW w:w="2111" w:type="dxa"/>
            <w:vAlign w:val="center"/>
          </w:tcPr>
          <w:p w14:paraId="61371393" w14:textId="15A638B0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Pakietu</w:t>
            </w:r>
          </w:p>
          <w:p w14:paraId="18F6CB64" w14:textId="77777777" w:rsidR="00937874" w:rsidRPr="00BD117A" w:rsidRDefault="00937874" w:rsidP="00937874"/>
        </w:tc>
      </w:tr>
      <w:tr w:rsidR="00AA1DB8" w:rsidRPr="00BD117A" w14:paraId="6B8C1B56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53CEAF6" w14:textId="39B9AC87" w:rsidR="00937874" w:rsidRPr="00BD117A" w:rsidRDefault="00937874" w:rsidP="00937874">
            <w:r w:rsidRPr="00BD117A">
              <w:t>RB05</w:t>
            </w:r>
            <w:r w:rsidR="00957C31" w:rsidRPr="00BD117A">
              <w:t>0</w:t>
            </w:r>
          </w:p>
        </w:tc>
        <w:tc>
          <w:tcPr>
            <w:tcW w:w="1904" w:type="dxa"/>
            <w:vAlign w:val="center"/>
          </w:tcPr>
          <w:p w14:paraId="1D0EBD54" w14:textId="77777777" w:rsidR="00937874" w:rsidRPr="00BD117A" w:rsidRDefault="00937874" w:rsidP="00937874">
            <w:r w:rsidRPr="00BD117A">
              <w:t>Zmiana statusu „Złożony” na Przetargu</w:t>
            </w:r>
          </w:p>
        </w:tc>
        <w:tc>
          <w:tcPr>
            <w:tcW w:w="4218" w:type="dxa"/>
            <w:vAlign w:val="center"/>
          </w:tcPr>
          <w:p w14:paraId="598210D0" w14:textId="77777777" w:rsidR="00937874" w:rsidRPr="00BD117A" w:rsidRDefault="00937874" w:rsidP="00937874">
            <w:r w:rsidRPr="00BD117A">
              <w:t>IF(EXISTS([Oferta cenowa].[Status]=”Aktywna” AND [Oferta cenowa].[ID przetargu]=[Przetarg].[ID])) THEN [Przetarg].[Status]=”Złożony”</w:t>
            </w:r>
          </w:p>
        </w:tc>
        <w:tc>
          <w:tcPr>
            <w:tcW w:w="2111" w:type="dxa"/>
            <w:vAlign w:val="center"/>
          </w:tcPr>
          <w:p w14:paraId="6DCBD879" w14:textId="2B5D6010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Aktywacja Oferty cenowej</w:t>
            </w:r>
          </w:p>
          <w:p w14:paraId="403C7CCA" w14:textId="77777777" w:rsidR="00937874" w:rsidRPr="00BD117A" w:rsidRDefault="00937874" w:rsidP="00937874"/>
        </w:tc>
      </w:tr>
      <w:tr w:rsidR="00AA1DB8" w:rsidRPr="00BD117A" w14:paraId="139D8604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90196CB" w14:textId="1676C7BD" w:rsidR="00937874" w:rsidRPr="00BD117A" w:rsidRDefault="00937874" w:rsidP="00937874">
            <w:r w:rsidRPr="00BD117A">
              <w:t>RB05</w:t>
            </w:r>
            <w:r w:rsidR="00957C31" w:rsidRPr="00BD117A">
              <w:t>1</w:t>
            </w:r>
          </w:p>
        </w:tc>
        <w:tc>
          <w:tcPr>
            <w:tcW w:w="1904" w:type="dxa"/>
            <w:vAlign w:val="center"/>
          </w:tcPr>
          <w:p w14:paraId="4D02E0F5" w14:textId="77777777" w:rsidR="00937874" w:rsidRPr="00BD117A" w:rsidRDefault="00937874" w:rsidP="00937874">
            <w:r w:rsidRPr="00BD117A">
              <w:t>Zmiana statusu „Wysłana do SAP” na Ofercie cenowej</w:t>
            </w:r>
          </w:p>
        </w:tc>
        <w:tc>
          <w:tcPr>
            <w:tcW w:w="4218" w:type="dxa"/>
            <w:vAlign w:val="center"/>
          </w:tcPr>
          <w:p w14:paraId="027CF08C" w14:textId="77777777" w:rsidR="00937874" w:rsidRPr="00BD117A" w:rsidRDefault="00937874" w:rsidP="00937874">
            <w:r w:rsidRPr="00BD117A">
              <w:t xml:space="preserve">IF(ACTION(„Wygeneruj plik </w:t>
            </w:r>
            <w:proofErr w:type="spellStart"/>
            <w:r w:rsidRPr="00BD117A">
              <w:t>csv</w:t>
            </w:r>
            <w:proofErr w:type="spellEnd"/>
            <w:r w:rsidRPr="00BD117A">
              <w:t>”)) THEN [Oferta cenowa].[Status]=”Wysłana do SAP”</w:t>
            </w:r>
          </w:p>
        </w:tc>
        <w:tc>
          <w:tcPr>
            <w:tcW w:w="2111" w:type="dxa"/>
            <w:vAlign w:val="center"/>
          </w:tcPr>
          <w:p w14:paraId="0E24E0A9" w14:textId="65DB3997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Wyzwalacz: Wygenerowanie pliku </w:t>
            </w:r>
            <w:proofErr w:type="spellStart"/>
            <w:r w:rsidRPr="00BD117A">
              <w:rPr>
                <w:rFonts w:ascii="Helvetica 45 Light" w:hAnsi="Helvetica 45 Light"/>
                <w:sz w:val="20"/>
                <w:szCs w:val="24"/>
              </w:rPr>
              <w:t>csv</w:t>
            </w:r>
            <w:proofErr w:type="spellEnd"/>
          </w:p>
          <w:p w14:paraId="37CB76E8" w14:textId="77777777" w:rsidR="00937874" w:rsidRPr="00BD117A" w:rsidRDefault="00937874" w:rsidP="00937874"/>
        </w:tc>
      </w:tr>
      <w:tr w:rsidR="00AA1DB8" w:rsidRPr="00BD117A" w14:paraId="31DB6BAA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1D2AF1DD" w14:textId="5E15D15C" w:rsidR="00937874" w:rsidRPr="00BD117A" w:rsidRDefault="00937874" w:rsidP="00937874">
            <w:r w:rsidRPr="00BD117A">
              <w:t>RB05</w:t>
            </w:r>
            <w:r w:rsidR="00957C31" w:rsidRPr="00BD117A">
              <w:t>2</w:t>
            </w:r>
          </w:p>
        </w:tc>
        <w:tc>
          <w:tcPr>
            <w:tcW w:w="1904" w:type="dxa"/>
            <w:vAlign w:val="center"/>
          </w:tcPr>
          <w:p w14:paraId="138D7DC9" w14:textId="77777777" w:rsidR="00937874" w:rsidRPr="00BD117A" w:rsidRDefault="00937874" w:rsidP="00937874">
            <w:r w:rsidRPr="00BD117A">
              <w:t>Zmiana statusu „Wysłany do SAP” na Przetargu</w:t>
            </w:r>
          </w:p>
        </w:tc>
        <w:tc>
          <w:tcPr>
            <w:tcW w:w="4218" w:type="dxa"/>
            <w:vAlign w:val="center"/>
          </w:tcPr>
          <w:p w14:paraId="361F3AF9" w14:textId="77777777" w:rsidR="00937874" w:rsidRPr="00BD117A" w:rsidRDefault="00937874" w:rsidP="00937874">
            <w:r w:rsidRPr="00BD117A">
              <w:t>IF(EXISTS([Oferta cenowa].[Status]=”Wysłana do SAP” AND [Oferta cenowa].[ID przetargu]=[Przetarg].[ID])) THEN [Przetarg].[Status]=”Wysłany do SAP”</w:t>
            </w:r>
          </w:p>
        </w:tc>
        <w:tc>
          <w:tcPr>
            <w:tcW w:w="2111" w:type="dxa"/>
            <w:vAlign w:val="center"/>
          </w:tcPr>
          <w:p w14:paraId="672629B6" w14:textId="4043651C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Oferty cenowej</w:t>
            </w:r>
          </w:p>
          <w:p w14:paraId="3E1B215B" w14:textId="77777777" w:rsidR="00937874" w:rsidRPr="00BD117A" w:rsidRDefault="00937874" w:rsidP="00937874"/>
        </w:tc>
      </w:tr>
      <w:tr w:rsidR="00AA1DB8" w:rsidRPr="00BD117A" w14:paraId="2064325D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9BE16CC" w14:textId="0FF84287" w:rsidR="00937874" w:rsidRPr="00BD117A" w:rsidRDefault="00937874" w:rsidP="00937874">
            <w:r w:rsidRPr="00BD117A">
              <w:t>RB05</w:t>
            </w:r>
            <w:r w:rsidR="00E52F5B" w:rsidRPr="00BD117A">
              <w:t>3</w:t>
            </w:r>
          </w:p>
        </w:tc>
        <w:tc>
          <w:tcPr>
            <w:tcW w:w="1904" w:type="dxa"/>
            <w:vAlign w:val="center"/>
          </w:tcPr>
          <w:p w14:paraId="1C7D793C" w14:textId="77777777" w:rsidR="00937874" w:rsidRPr="00BD117A" w:rsidRDefault="00937874" w:rsidP="00937874">
            <w:r w:rsidRPr="00BD117A">
              <w:t>Zmiana statusu „Wysłano zapytanie” na Warunkach handlowych</w:t>
            </w:r>
          </w:p>
        </w:tc>
        <w:tc>
          <w:tcPr>
            <w:tcW w:w="4218" w:type="dxa"/>
            <w:vAlign w:val="center"/>
          </w:tcPr>
          <w:p w14:paraId="14A0C692" w14:textId="77777777" w:rsidR="00937874" w:rsidRPr="00BD117A" w:rsidRDefault="00937874" w:rsidP="00937874">
            <w:r w:rsidRPr="00BD117A">
              <w:t>IF(ACTION(„Wyślij zapytanie do producenta”)) THEN [Warunki handlowe].[Status]=”Wysłano zapytanie”</w:t>
            </w:r>
          </w:p>
        </w:tc>
        <w:tc>
          <w:tcPr>
            <w:tcW w:w="2111" w:type="dxa"/>
            <w:vAlign w:val="center"/>
          </w:tcPr>
          <w:p w14:paraId="76EE855C" w14:textId="58A5D79B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Wysłanie zapytania do producenta</w:t>
            </w:r>
          </w:p>
          <w:p w14:paraId="377F0EB6" w14:textId="77777777" w:rsidR="00937874" w:rsidRPr="00BD117A" w:rsidRDefault="00937874" w:rsidP="00937874"/>
        </w:tc>
      </w:tr>
      <w:tr w:rsidR="00C80372" w:rsidRPr="00BD117A" w14:paraId="71D855C1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3EECCFE2" w14:textId="6C9AAAC2" w:rsidR="00937874" w:rsidRPr="00BD117A" w:rsidRDefault="00937874" w:rsidP="00937874">
            <w:r w:rsidRPr="00BD117A">
              <w:t>RB05</w:t>
            </w:r>
            <w:r w:rsidR="00E52F5B" w:rsidRPr="00BD117A">
              <w:t>4</w:t>
            </w:r>
          </w:p>
        </w:tc>
        <w:tc>
          <w:tcPr>
            <w:tcW w:w="1904" w:type="dxa"/>
            <w:vAlign w:val="center"/>
          </w:tcPr>
          <w:p w14:paraId="1DEFF07D" w14:textId="77777777" w:rsidR="00937874" w:rsidRPr="00BD117A" w:rsidRDefault="00937874" w:rsidP="00937874">
            <w:r w:rsidRPr="00BD117A">
              <w:t>Weryfikacja Kod SAP Przetargu</w:t>
            </w:r>
          </w:p>
        </w:tc>
        <w:tc>
          <w:tcPr>
            <w:tcW w:w="4218" w:type="dxa"/>
            <w:vAlign w:val="center"/>
          </w:tcPr>
          <w:p w14:paraId="18E9A7A8" w14:textId="7270B62F" w:rsidR="00937874" w:rsidRPr="00BD117A" w:rsidRDefault="00937874" w:rsidP="00937874">
            <w:r w:rsidRPr="00BD117A">
              <w:t>IF([Przetarg].[Status]=”</w:t>
            </w:r>
            <w:r w:rsidR="00AE41E0" w:rsidRPr="00BD117A">
              <w:t>a</w:t>
            </w:r>
            <w:r w:rsidRPr="00BD117A">
              <w:t>ktywny w SAP” OR ”</w:t>
            </w:r>
            <w:r w:rsidR="00AE41E0" w:rsidRPr="00BD117A">
              <w:t>aktywny</w:t>
            </w:r>
            <w:r w:rsidRPr="00BD117A">
              <w:t xml:space="preserve"> częściowo w SAP” AND [Beneficjent].[</w:t>
            </w:r>
            <w:proofErr w:type="spellStart"/>
            <w:r w:rsidRPr="00BD117A">
              <w:t>PrzetargID</w:t>
            </w:r>
            <w:proofErr w:type="spellEnd"/>
            <w:r w:rsidRPr="00BD117A">
              <w:t>]=[Przetarg].[ID] AND EXISTS([Beneficjent].[Kod SAP Przetargu]=””) THEN SHOW ERROR („Nie można ustawić statusu „Aktywny SAP’, gdy beneficjent ma nieuzupełniony Kod SAP Przetargu”)</w:t>
            </w:r>
          </w:p>
        </w:tc>
        <w:tc>
          <w:tcPr>
            <w:tcW w:w="2111" w:type="dxa"/>
            <w:vAlign w:val="center"/>
          </w:tcPr>
          <w:p w14:paraId="56D18D01" w14:textId="50716681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Przetargu</w:t>
            </w:r>
          </w:p>
          <w:p w14:paraId="401B4950" w14:textId="77777777" w:rsidR="00937874" w:rsidRPr="00BD117A" w:rsidRDefault="00937874" w:rsidP="00937874"/>
        </w:tc>
      </w:tr>
      <w:tr w:rsidR="00AA1DB8" w:rsidRPr="00BD117A" w14:paraId="3334DD6E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135EC933" w14:textId="01637C1A" w:rsidR="00937874" w:rsidRPr="00BD117A" w:rsidRDefault="00937874" w:rsidP="00937874">
            <w:r w:rsidRPr="00BD117A">
              <w:t>RB05</w:t>
            </w:r>
            <w:r w:rsidR="00E52F5B" w:rsidRPr="00BD117A">
              <w:t>5</w:t>
            </w:r>
          </w:p>
        </w:tc>
        <w:tc>
          <w:tcPr>
            <w:tcW w:w="1904" w:type="dxa"/>
            <w:vAlign w:val="center"/>
          </w:tcPr>
          <w:p w14:paraId="36595536" w14:textId="77777777" w:rsidR="00937874" w:rsidRPr="00BD117A" w:rsidRDefault="00937874" w:rsidP="00937874">
            <w:r w:rsidRPr="00BD117A">
              <w:t>Zmiana statusu „Wygrany częściowo” na Przetargu</w:t>
            </w:r>
          </w:p>
        </w:tc>
        <w:tc>
          <w:tcPr>
            <w:tcW w:w="4218" w:type="dxa"/>
            <w:vAlign w:val="center"/>
          </w:tcPr>
          <w:p w14:paraId="1C26CE7D" w14:textId="77777777" w:rsidR="00937874" w:rsidRPr="00BD117A" w:rsidRDefault="00937874" w:rsidP="00937874">
            <w:r w:rsidRPr="00BD117A">
              <w:t>IF(([Pakiet].[Status]=”Przegrany”) AND [Pakiet].[ID Przetargu]=[Przetarg].[ID] AND ([Przetarg].[Status]=”Wygrany” OR [Przetarg].[Status]=”Przegrany” OR [Przetarg].[Status]=”Złożony”) AND EXIST([Pakiet2].[Status]="Wygrany" OR [Pakiet2].[Status]=”Wygrany częściowo”) AND [Pakiet2].[ID Przetargu]=[Przetarg].[ID])THEN [Przetarg].[Status]=”Wygrany częściowo”</w:t>
            </w:r>
          </w:p>
          <w:p w14:paraId="17CC4B08" w14:textId="77777777" w:rsidR="00937874" w:rsidRPr="00BD117A" w:rsidRDefault="00937874" w:rsidP="00937874"/>
          <w:p w14:paraId="13673F89" w14:textId="77777777" w:rsidR="00937874" w:rsidRPr="00BD117A" w:rsidRDefault="00937874" w:rsidP="00937874">
            <w:r w:rsidRPr="00BD117A">
              <w:lastRenderedPageBreak/>
              <w:t>IF(([Pakiet].[Status]=”Wygrany częściowo” OR [Pakiet].[Status]=”Wygrany”) AND [Pakiet].[ID Przetargu]=[Przetarg].[ID] AND ([Przetarg].[Status]=”Wygrany” OR [Przetarg].[Status]=”Przegrany” OR [Przetarg].[Status]=”Złożony”) AND EXIST([Pakiet2].[Status]="Przegrany")AND [Pakiet2].[ID Przetargu]=[Przetarg].[ID])THEN [Przetarg].[Status]=”Wygrany częściowo”</w:t>
            </w:r>
          </w:p>
        </w:tc>
        <w:tc>
          <w:tcPr>
            <w:tcW w:w="2111" w:type="dxa"/>
            <w:vAlign w:val="center"/>
          </w:tcPr>
          <w:p w14:paraId="7AFD2523" w14:textId="0AB305C6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lastRenderedPageBreak/>
              <w:t>Wyzwalacz: Zmiana statusu Pakietu</w:t>
            </w:r>
          </w:p>
          <w:p w14:paraId="5C869CA9" w14:textId="77777777" w:rsidR="00937874" w:rsidRPr="00BD117A" w:rsidRDefault="00937874" w:rsidP="00937874"/>
        </w:tc>
      </w:tr>
      <w:tr w:rsidR="00C80372" w:rsidRPr="00BD117A" w14:paraId="07C1E9BA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1921ACB0" w14:textId="74D45EE1" w:rsidR="00937874" w:rsidRPr="00BD117A" w:rsidRDefault="00937874" w:rsidP="00937874">
            <w:r w:rsidRPr="00BD117A">
              <w:t>RB05</w:t>
            </w:r>
            <w:r w:rsidR="00E52F5B" w:rsidRPr="00BD117A">
              <w:t>6</w:t>
            </w:r>
          </w:p>
        </w:tc>
        <w:tc>
          <w:tcPr>
            <w:tcW w:w="1904" w:type="dxa"/>
            <w:vAlign w:val="center"/>
          </w:tcPr>
          <w:p w14:paraId="3BEA9BA1" w14:textId="59DCE142" w:rsidR="00937874" w:rsidRPr="00BD117A" w:rsidRDefault="00937874" w:rsidP="00937874">
            <w:r w:rsidRPr="00BD117A">
              <w:t>Wyświetlanie pola „Organizator z Grupy Zakupowej” na obiekcie Przetarg</w:t>
            </w:r>
          </w:p>
        </w:tc>
        <w:tc>
          <w:tcPr>
            <w:tcW w:w="4218" w:type="dxa"/>
            <w:vAlign w:val="center"/>
          </w:tcPr>
          <w:p w14:paraId="65AEB7A1" w14:textId="4CC67721" w:rsidR="00937874" w:rsidRPr="00BD117A" w:rsidRDefault="00465335" w:rsidP="00937874">
            <w:r w:rsidRPr="00BD117A">
              <w:t xml:space="preserve">IF </w:t>
            </w:r>
            <w:r w:rsidR="00A54BD2" w:rsidRPr="00BD117A">
              <w:t>[Przetarg].</w:t>
            </w:r>
            <w:r w:rsidR="00B6644A" w:rsidRPr="00BD117A">
              <w:t>[Grupa Zakupowa (organizator)]</w:t>
            </w:r>
            <w:r w:rsidR="002C1AE8" w:rsidRPr="00BD117A">
              <w:t xml:space="preserve">  HAVE VALUE</w:t>
            </w:r>
          </w:p>
          <w:p w14:paraId="174861D8" w14:textId="77777777" w:rsidR="005F7505" w:rsidRPr="00BD117A" w:rsidRDefault="005F7505" w:rsidP="00937874">
            <w:r w:rsidRPr="00BD117A">
              <w:t>THEN</w:t>
            </w:r>
            <w:r w:rsidR="00AC72D4" w:rsidRPr="00BD117A">
              <w:t xml:space="preserve"> SHOW [Przetarg].[Organizator z Grupy Zakupowej]</w:t>
            </w:r>
          </w:p>
          <w:p w14:paraId="2BBAEF1E" w14:textId="77777777" w:rsidR="00AC72D4" w:rsidRPr="00BD117A" w:rsidRDefault="00AC72D4" w:rsidP="00937874">
            <w:r w:rsidRPr="00BD117A">
              <w:t>ELSE</w:t>
            </w:r>
          </w:p>
          <w:p w14:paraId="3261321A" w14:textId="6F0F97DF" w:rsidR="00301531" w:rsidRPr="00BD117A" w:rsidRDefault="00301531" w:rsidP="00937874">
            <w:r w:rsidRPr="00BD117A">
              <w:t>HIDE [Przetarg].[Organizator z Grupy Zakupowej]</w:t>
            </w:r>
          </w:p>
        </w:tc>
        <w:tc>
          <w:tcPr>
            <w:tcW w:w="2111" w:type="dxa"/>
            <w:vAlign w:val="center"/>
          </w:tcPr>
          <w:p w14:paraId="2AAD2346" w14:textId="3BC0D7D8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Uzupełnienie pola „Grupa Zakupowa (organizator)”</w:t>
            </w:r>
          </w:p>
          <w:p w14:paraId="55CBD547" w14:textId="25EF52B3" w:rsidR="00937874" w:rsidRPr="00BD117A" w:rsidRDefault="00937874" w:rsidP="00937874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</w:p>
        </w:tc>
      </w:tr>
      <w:tr w:rsidR="00AA1DB8" w:rsidRPr="00BD117A" w14:paraId="13B2D97D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F3A044E" w14:textId="0A27826E" w:rsidR="00937874" w:rsidRPr="00BD117A" w:rsidRDefault="00937874" w:rsidP="00937874">
            <w:r w:rsidRPr="00BD117A">
              <w:t>RB</w:t>
            </w:r>
            <w:r w:rsidR="00E52F5B" w:rsidRPr="00BD117A">
              <w:t>0</w:t>
            </w:r>
            <w:r w:rsidRPr="00BD117A">
              <w:t>5</w:t>
            </w:r>
            <w:r w:rsidR="00E52F5B" w:rsidRPr="00BD117A">
              <w:t>7</w:t>
            </w:r>
          </w:p>
        </w:tc>
        <w:tc>
          <w:tcPr>
            <w:tcW w:w="1904" w:type="dxa"/>
            <w:vAlign w:val="center"/>
          </w:tcPr>
          <w:p w14:paraId="7FC4158D" w14:textId="24A45B28" w:rsidR="00937874" w:rsidRPr="00BD117A" w:rsidRDefault="00591715" w:rsidP="00937874">
            <w:r w:rsidRPr="00BD117A">
              <w:t>Wyświetlanie</w:t>
            </w:r>
            <w:r w:rsidR="00937874" w:rsidRPr="00BD117A">
              <w:t xml:space="preserve"> </w:t>
            </w:r>
            <w:r w:rsidRPr="00BD117A">
              <w:t xml:space="preserve">kodu </w:t>
            </w:r>
            <w:r w:rsidR="00937874" w:rsidRPr="00BD117A">
              <w:t>SAP Przetargu</w:t>
            </w:r>
          </w:p>
        </w:tc>
        <w:tc>
          <w:tcPr>
            <w:tcW w:w="4218" w:type="dxa"/>
            <w:vAlign w:val="center"/>
          </w:tcPr>
          <w:p w14:paraId="596378D5" w14:textId="7490E0EE" w:rsidR="00591715" w:rsidRPr="007931FB" w:rsidRDefault="00160277" w:rsidP="00937874">
            <w:pPr>
              <w:rPr>
                <w:lang w:val="en-US"/>
              </w:rPr>
            </w:pPr>
            <w:r w:rsidRPr="3183460E">
              <w:rPr>
                <w:lang w:val="en-US"/>
              </w:rPr>
              <w:t xml:space="preserve">IF </w:t>
            </w:r>
            <w:r w:rsidR="00A0276F" w:rsidRPr="3183460E">
              <w:rPr>
                <w:lang w:val="en-US"/>
              </w:rPr>
              <w:t>[</w:t>
            </w:r>
            <w:proofErr w:type="spellStart"/>
            <w:r w:rsidR="00A0276F" w:rsidRPr="3183460E">
              <w:rPr>
                <w:lang w:val="en-US"/>
              </w:rPr>
              <w:t>Przetarg</w:t>
            </w:r>
            <w:proofErr w:type="spellEnd"/>
            <w:r w:rsidR="00A0276F" w:rsidRPr="3183460E">
              <w:rPr>
                <w:lang w:val="en-US"/>
              </w:rPr>
              <w:t xml:space="preserve">].[Grupa </w:t>
            </w:r>
            <w:proofErr w:type="spellStart"/>
            <w:r w:rsidR="00A0276F" w:rsidRPr="3183460E">
              <w:rPr>
                <w:lang w:val="en-US"/>
              </w:rPr>
              <w:t>Zakupowa</w:t>
            </w:r>
            <w:proofErr w:type="spellEnd"/>
            <w:r w:rsidR="00A0276F" w:rsidRPr="3183460E">
              <w:rPr>
                <w:lang w:val="en-US"/>
              </w:rPr>
              <w:t xml:space="preserve"> (</w:t>
            </w:r>
            <w:proofErr w:type="spellStart"/>
            <w:r w:rsidR="00A0276F" w:rsidRPr="3183460E">
              <w:rPr>
                <w:lang w:val="en-US"/>
              </w:rPr>
              <w:t>organizator</w:t>
            </w:r>
            <w:proofErr w:type="spellEnd"/>
            <w:r w:rsidR="00A0276F" w:rsidRPr="3183460E">
              <w:rPr>
                <w:lang w:val="en-US"/>
              </w:rPr>
              <w:t xml:space="preserve">)] </w:t>
            </w:r>
            <w:r w:rsidR="004E27CA" w:rsidRPr="3183460E">
              <w:rPr>
                <w:lang w:val="en-US"/>
              </w:rPr>
              <w:t>HAVE VALUE</w:t>
            </w:r>
            <w:r w:rsidR="00573CA6" w:rsidRPr="3183460E">
              <w:rPr>
                <w:lang w:val="en-US"/>
              </w:rPr>
              <w:t xml:space="preserve"> </w:t>
            </w:r>
            <w:r w:rsidR="004E27CA" w:rsidRPr="3183460E">
              <w:rPr>
                <w:lang w:val="en-US"/>
              </w:rPr>
              <w:t>OR IF [</w:t>
            </w:r>
            <w:proofErr w:type="spellStart"/>
            <w:r w:rsidR="004E27CA" w:rsidRPr="3183460E">
              <w:rPr>
                <w:lang w:val="en-US"/>
              </w:rPr>
              <w:t>Przetarg</w:t>
            </w:r>
            <w:proofErr w:type="spellEnd"/>
            <w:r w:rsidR="004E27CA" w:rsidRPr="3183460E">
              <w:rPr>
                <w:lang w:val="en-US"/>
              </w:rPr>
              <w:t>].[</w:t>
            </w:r>
            <w:proofErr w:type="spellStart"/>
            <w:r w:rsidR="004E27CA" w:rsidRPr="3183460E">
              <w:rPr>
                <w:lang w:val="en-US"/>
              </w:rPr>
              <w:t>Płatnik</w:t>
            </w:r>
            <w:proofErr w:type="spellEnd"/>
            <w:r w:rsidR="004E27CA" w:rsidRPr="3183460E">
              <w:rPr>
                <w:lang w:val="en-US"/>
              </w:rPr>
              <w:t xml:space="preserve"> (</w:t>
            </w:r>
            <w:proofErr w:type="spellStart"/>
            <w:r w:rsidR="004E27CA" w:rsidRPr="3183460E">
              <w:rPr>
                <w:lang w:val="en-US"/>
              </w:rPr>
              <w:t>Organizator</w:t>
            </w:r>
            <w:proofErr w:type="spellEnd"/>
            <w:r w:rsidR="004E27CA" w:rsidRPr="3183460E">
              <w:rPr>
                <w:lang w:val="en-US"/>
              </w:rPr>
              <w:t xml:space="preserve">)] HAVE VALUE AND </w:t>
            </w:r>
            <w:r w:rsidR="001C6937" w:rsidRPr="3183460E">
              <w:rPr>
                <w:lang w:val="en-US"/>
              </w:rPr>
              <w:t xml:space="preserve">IF EXIST </w:t>
            </w:r>
            <w:r w:rsidR="008C4DD5" w:rsidRPr="3183460E">
              <w:rPr>
                <w:lang w:val="en-US"/>
              </w:rPr>
              <w:t>ONE [</w:t>
            </w:r>
            <w:proofErr w:type="spellStart"/>
            <w:r w:rsidR="008C4DD5" w:rsidRPr="3183460E">
              <w:rPr>
                <w:lang w:val="en-US"/>
              </w:rPr>
              <w:t>Przetarg</w:t>
            </w:r>
            <w:proofErr w:type="spellEnd"/>
            <w:r w:rsidR="008C4DD5" w:rsidRPr="3183460E">
              <w:rPr>
                <w:lang w:val="en-US"/>
              </w:rPr>
              <w:t>].[</w:t>
            </w:r>
            <w:proofErr w:type="spellStart"/>
            <w:r w:rsidR="008C4DD5" w:rsidRPr="3183460E">
              <w:rPr>
                <w:lang w:val="en-US"/>
              </w:rPr>
              <w:t>Beneficjent</w:t>
            </w:r>
            <w:proofErr w:type="spellEnd"/>
            <w:r w:rsidR="008C4DD5" w:rsidRPr="3183460E">
              <w:rPr>
                <w:lang w:val="en-US"/>
              </w:rPr>
              <w:t>]</w:t>
            </w:r>
            <w:r w:rsidR="00573CA6" w:rsidRPr="3183460E">
              <w:rPr>
                <w:lang w:val="en-US"/>
              </w:rPr>
              <w:t xml:space="preserve"> </w:t>
            </w:r>
            <w:r w:rsidR="008C4DD5" w:rsidRPr="3183460E">
              <w:rPr>
                <w:lang w:val="en-US"/>
              </w:rPr>
              <w:t>THEN SHOW [</w:t>
            </w:r>
            <w:proofErr w:type="spellStart"/>
            <w:r w:rsidR="008C4DD5" w:rsidRPr="3183460E">
              <w:rPr>
                <w:lang w:val="en-US"/>
              </w:rPr>
              <w:t>Przetarg</w:t>
            </w:r>
            <w:proofErr w:type="spellEnd"/>
            <w:r w:rsidR="008C4DD5" w:rsidRPr="3183460E">
              <w:rPr>
                <w:lang w:val="en-US"/>
              </w:rPr>
              <w:t>].[</w:t>
            </w:r>
            <w:r w:rsidR="00591715" w:rsidRPr="3183460E">
              <w:rPr>
                <w:lang w:val="en-US"/>
              </w:rPr>
              <w:t xml:space="preserve">SAP </w:t>
            </w:r>
            <w:proofErr w:type="spellStart"/>
            <w:r w:rsidR="00591715" w:rsidRPr="3183460E">
              <w:rPr>
                <w:lang w:val="en-US"/>
              </w:rPr>
              <w:t>Przetargu</w:t>
            </w:r>
            <w:proofErr w:type="spellEnd"/>
            <w:r w:rsidR="00591715" w:rsidRPr="3183460E">
              <w:rPr>
                <w:lang w:val="en-US"/>
              </w:rPr>
              <w:t>] AND HIDE [</w:t>
            </w:r>
            <w:proofErr w:type="spellStart"/>
            <w:r w:rsidR="00591715" w:rsidRPr="3183460E">
              <w:rPr>
                <w:lang w:val="en-US"/>
              </w:rPr>
              <w:t>Beneficjent</w:t>
            </w:r>
            <w:proofErr w:type="spellEnd"/>
            <w:r w:rsidR="00591715" w:rsidRPr="3183460E">
              <w:rPr>
                <w:lang w:val="en-US"/>
              </w:rPr>
              <w:t>].[</w:t>
            </w:r>
            <w:proofErr w:type="spellStart"/>
            <w:r w:rsidR="00591715" w:rsidRPr="3183460E">
              <w:rPr>
                <w:lang w:val="en-US"/>
              </w:rPr>
              <w:t>Kod</w:t>
            </w:r>
            <w:proofErr w:type="spellEnd"/>
            <w:r w:rsidR="00591715" w:rsidRPr="3183460E">
              <w:rPr>
                <w:lang w:val="en-US"/>
              </w:rPr>
              <w:t xml:space="preserve"> SAP </w:t>
            </w:r>
            <w:proofErr w:type="spellStart"/>
            <w:r w:rsidR="00591715" w:rsidRPr="3183460E">
              <w:rPr>
                <w:lang w:val="en-US"/>
              </w:rPr>
              <w:t>Przetargu</w:t>
            </w:r>
            <w:proofErr w:type="spellEnd"/>
            <w:r w:rsidR="00591715" w:rsidRPr="3183460E">
              <w:rPr>
                <w:lang w:val="en-US"/>
              </w:rPr>
              <w:t>]</w:t>
            </w:r>
          </w:p>
          <w:p w14:paraId="1A1AF884" w14:textId="5B76A85D" w:rsidR="00FB2673" w:rsidRPr="007931FB" w:rsidRDefault="00573CA6" w:rsidP="00937874">
            <w:pPr>
              <w:rPr>
                <w:lang w:val="en-US"/>
              </w:rPr>
            </w:pPr>
            <w:r w:rsidRPr="3183460E">
              <w:rPr>
                <w:lang w:val="en-US"/>
              </w:rPr>
              <w:t xml:space="preserve">IF </w:t>
            </w:r>
            <w:r w:rsidR="00E67991" w:rsidRPr="3183460E">
              <w:rPr>
                <w:lang w:val="en-US"/>
              </w:rPr>
              <w:t>[</w:t>
            </w:r>
            <w:proofErr w:type="spellStart"/>
            <w:r w:rsidR="00E67991" w:rsidRPr="3183460E">
              <w:rPr>
                <w:lang w:val="en-US"/>
              </w:rPr>
              <w:t>Przetarg</w:t>
            </w:r>
            <w:proofErr w:type="spellEnd"/>
            <w:r w:rsidR="00E67991" w:rsidRPr="3183460E">
              <w:rPr>
                <w:lang w:val="en-US"/>
              </w:rPr>
              <w:t>].[</w:t>
            </w:r>
            <w:proofErr w:type="spellStart"/>
            <w:r w:rsidR="00E67991" w:rsidRPr="3183460E">
              <w:rPr>
                <w:lang w:val="en-US"/>
              </w:rPr>
              <w:t>Płatnik</w:t>
            </w:r>
            <w:proofErr w:type="spellEnd"/>
            <w:r w:rsidR="00E67991" w:rsidRPr="3183460E">
              <w:rPr>
                <w:lang w:val="en-US"/>
              </w:rPr>
              <w:t xml:space="preserve"> (</w:t>
            </w:r>
            <w:proofErr w:type="spellStart"/>
            <w:r w:rsidR="00E67991" w:rsidRPr="3183460E">
              <w:rPr>
                <w:lang w:val="en-US"/>
              </w:rPr>
              <w:t>Organizator</w:t>
            </w:r>
            <w:proofErr w:type="spellEnd"/>
            <w:r w:rsidR="00E67991" w:rsidRPr="3183460E">
              <w:rPr>
                <w:lang w:val="en-US"/>
              </w:rPr>
              <w:t xml:space="preserve">)] HAVE VALUE AND EXIST MANY </w:t>
            </w:r>
            <w:r w:rsidR="008168D6" w:rsidRPr="3183460E">
              <w:rPr>
                <w:lang w:val="en-US"/>
              </w:rPr>
              <w:t>[</w:t>
            </w:r>
            <w:proofErr w:type="spellStart"/>
            <w:r w:rsidR="008168D6" w:rsidRPr="3183460E">
              <w:rPr>
                <w:lang w:val="en-US"/>
              </w:rPr>
              <w:t>Przetarg</w:t>
            </w:r>
            <w:proofErr w:type="spellEnd"/>
            <w:r w:rsidR="008168D6" w:rsidRPr="3183460E">
              <w:rPr>
                <w:lang w:val="en-US"/>
              </w:rPr>
              <w:t>].[</w:t>
            </w:r>
            <w:proofErr w:type="spellStart"/>
            <w:r w:rsidR="008168D6" w:rsidRPr="3183460E">
              <w:rPr>
                <w:lang w:val="en-US"/>
              </w:rPr>
              <w:t>Beneficjent</w:t>
            </w:r>
            <w:proofErr w:type="spellEnd"/>
            <w:r w:rsidR="008168D6" w:rsidRPr="3183460E">
              <w:rPr>
                <w:lang w:val="en-US"/>
              </w:rPr>
              <w:t>] THEN SHOW [</w:t>
            </w:r>
            <w:proofErr w:type="spellStart"/>
            <w:r w:rsidR="008168D6" w:rsidRPr="3183460E">
              <w:rPr>
                <w:lang w:val="en-US"/>
              </w:rPr>
              <w:t>Benef</w:t>
            </w:r>
            <w:r w:rsidR="00785751" w:rsidRPr="3183460E">
              <w:rPr>
                <w:lang w:val="en-US"/>
              </w:rPr>
              <w:t>icjent</w:t>
            </w:r>
            <w:proofErr w:type="spellEnd"/>
            <w:r w:rsidR="00785751" w:rsidRPr="3183460E">
              <w:rPr>
                <w:lang w:val="en-US"/>
              </w:rPr>
              <w:t>].</w:t>
            </w:r>
            <w:r w:rsidR="0024132E" w:rsidRPr="3183460E">
              <w:rPr>
                <w:lang w:val="en-US"/>
              </w:rPr>
              <w:t>[</w:t>
            </w:r>
            <w:proofErr w:type="spellStart"/>
            <w:r w:rsidR="0024132E" w:rsidRPr="3183460E">
              <w:rPr>
                <w:lang w:val="en-US"/>
              </w:rPr>
              <w:t>Kod</w:t>
            </w:r>
            <w:proofErr w:type="spellEnd"/>
            <w:r w:rsidR="0024132E" w:rsidRPr="3183460E">
              <w:rPr>
                <w:lang w:val="en-US"/>
              </w:rPr>
              <w:t xml:space="preserve"> SAP </w:t>
            </w:r>
            <w:proofErr w:type="spellStart"/>
            <w:r w:rsidR="0024132E" w:rsidRPr="3183460E">
              <w:rPr>
                <w:lang w:val="en-US"/>
              </w:rPr>
              <w:t>Przetargu</w:t>
            </w:r>
            <w:proofErr w:type="spellEnd"/>
            <w:r w:rsidR="0024132E" w:rsidRPr="3183460E">
              <w:rPr>
                <w:lang w:val="en-US"/>
              </w:rPr>
              <w:t xml:space="preserve">] </w:t>
            </w:r>
            <w:r w:rsidR="006264FA" w:rsidRPr="3183460E">
              <w:rPr>
                <w:lang w:val="en-US"/>
              </w:rPr>
              <w:t>AND HIDE [</w:t>
            </w:r>
            <w:proofErr w:type="spellStart"/>
            <w:r w:rsidR="006264FA" w:rsidRPr="3183460E">
              <w:rPr>
                <w:lang w:val="en-US"/>
              </w:rPr>
              <w:t>Przetarg</w:t>
            </w:r>
            <w:proofErr w:type="spellEnd"/>
            <w:r w:rsidR="006264FA" w:rsidRPr="3183460E">
              <w:rPr>
                <w:lang w:val="en-US"/>
              </w:rPr>
              <w:t xml:space="preserve">].[SAP </w:t>
            </w:r>
            <w:proofErr w:type="spellStart"/>
            <w:r w:rsidR="006264FA" w:rsidRPr="3183460E">
              <w:rPr>
                <w:lang w:val="en-US"/>
              </w:rPr>
              <w:t>Przetargu</w:t>
            </w:r>
            <w:proofErr w:type="spellEnd"/>
            <w:r w:rsidR="006264FA" w:rsidRPr="3183460E">
              <w:rPr>
                <w:lang w:val="en-US"/>
              </w:rPr>
              <w:t>]</w:t>
            </w:r>
          </w:p>
          <w:p w14:paraId="207BADAC" w14:textId="3EA85F92" w:rsidR="004E27CA" w:rsidRPr="007931FB" w:rsidRDefault="001C6937" w:rsidP="00937874">
            <w:pPr>
              <w:rPr>
                <w:lang w:val="en-US"/>
              </w:rPr>
            </w:pPr>
            <w:r w:rsidRPr="007931FB">
              <w:rPr>
                <w:lang w:val="en-US"/>
              </w:rPr>
              <w:t xml:space="preserve"> </w:t>
            </w:r>
          </w:p>
        </w:tc>
        <w:tc>
          <w:tcPr>
            <w:tcW w:w="2111" w:type="dxa"/>
            <w:vAlign w:val="center"/>
          </w:tcPr>
          <w:p w14:paraId="047DA604" w14:textId="5AE2145F" w:rsidR="000C48A5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</w:t>
            </w:r>
            <w:r w:rsidR="001653B9" w:rsidRPr="00BD117A">
              <w:rPr>
                <w:rFonts w:ascii="Helvetica 45 Light" w:hAnsi="Helvetica 45 Light"/>
                <w:sz w:val="20"/>
                <w:szCs w:val="24"/>
              </w:rPr>
              <w:t xml:space="preserve"> uzupełnienie pola „Grupa Zakupowa</w:t>
            </w:r>
            <w:r w:rsidR="005906AD" w:rsidRPr="00BD117A">
              <w:rPr>
                <w:rFonts w:ascii="Helvetica 45 Light" w:hAnsi="Helvetica 45 Light"/>
                <w:sz w:val="20"/>
                <w:szCs w:val="24"/>
              </w:rPr>
              <w:t xml:space="preserve"> (organizator)</w:t>
            </w:r>
            <w:r w:rsidR="001653B9" w:rsidRPr="00BD117A">
              <w:rPr>
                <w:rFonts w:ascii="Helvetica 45 Light" w:hAnsi="Helvetica 45 Light"/>
                <w:sz w:val="20"/>
                <w:szCs w:val="24"/>
              </w:rPr>
              <w:t>”</w:t>
            </w:r>
            <w:r w:rsidR="005906AD" w:rsidRPr="00BD117A">
              <w:rPr>
                <w:rFonts w:ascii="Helvetica 45 Light" w:hAnsi="Helvetica 45 Light"/>
                <w:sz w:val="20"/>
                <w:szCs w:val="24"/>
              </w:rPr>
              <w:t xml:space="preserve"> lub „Płatnik (Organizator)” i</w:t>
            </w:r>
            <w:r w:rsidR="00160277" w:rsidRPr="00BD117A">
              <w:rPr>
                <w:rFonts w:ascii="Helvetica 45 Light" w:hAnsi="Helvetica 45 Light"/>
                <w:sz w:val="20"/>
                <w:szCs w:val="24"/>
              </w:rPr>
              <w:t xml:space="preserve"> Beneficjentów na Przetargu</w:t>
            </w:r>
          </w:p>
          <w:p w14:paraId="43C2653E" w14:textId="1250B74C" w:rsidR="00C21C69" w:rsidRPr="00BD117A" w:rsidRDefault="00C21C69" w:rsidP="00C86082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</w:p>
        </w:tc>
      </w:tr>
      <w:tr w:rsidR="00C80372" w:rsidRPr="00BD117A" w14:paraId="4DF7C450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0E1F9D3B" w14:textId="6CFE305B" w:rsidR="00937874" w:rsidRPr="00BD117A" w:rsidRDefault="00937874" w:rsidP="00937874">
            <w:r w:rsidRPr="00BD117A">
              <w:t>RB05</w:t>
            </w:r>
            <w:r w:rsidR="00E52F5B" w:rsidRPr="00BD117A">
              <w:t>8</w:t>
            </w:r>
          </w:p>
        </w:tc>
        <w:tc>
          <w:tcPr>
            <w:tcW w:w="1904" w:type="dxa"/>
            <w:vAlign w:val="center"/>
          </w:tcPr>
          <w:p w14:paraId="6DDF92DC" w14:textId="24A80412" w:rsidR="00937874" w:rsidRPr="00BD117A" w:rsidRDefault="00937874" w:rsidP="00937874">
            <w:r w:rsidRPr="00BD117A">
              <w:t>Uzupełnianie pola „Roczny koszt kapitału (%)” na obiekcie Przetarg</w:t>
            </w:r>
          </w:p>
        </w:tc>
        <w:tc>
          <w:tcPr>
            <w:tcW w:w="4218" w:type="dxa"/>
            <w:vAlign w:val="center"/>
          </w:tcPr>
          <w:p w14:paraId="3511E521" w14:textId="6CE73060" w:rsidR="00937874" w:rsidRPr="00BD117A" w:rsidRDefault="003E277F" w:rsidP="00937874">
            <w:r w:rsidRPr="00BD117A">
              <w:t>[Przetarg</w:t>
            </w:r>
            <w:r w:rsidR="00C21C69" w:rsidRPr="00BD117A">
              <w:t>].[Roczny koszt kapitału (%)]=</w:t>
            </w:r>
            <w:r w:rsidR="00C03488" w:rsidRPr="00BD117A">
              <w:t>[Zmienne Środowiskowe</w:t>
            </w:r>
            <w:r w:rsidRPr="00BD117A">
              <w:t>].[</w:t>
            </w:r>
            <w:r w:rsidR="00C21C69" w:rsidRPr="00BD117A">
              <w:t>PARAMETR]</w:t>
            </w:r>
          </w:p>
        </w:tc>
        <w:tc>
          <w:tcPr>
            <w:tcW w:w="2111" w:type="dxa"/>
            <w:vAlign w:val="center"/>
          </w:tcPr>
          <w:p w14:paraId="0A8FE959" w14:textId="70115366" w:rsidR="00937874" w:rsidRPr="00BD117A" w:rsidRDefault="00C21C69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zapisanie</w:t>
            </w:r>
            <w:r w:rsidR="00C86082" w:rsidRPr="00BD117A">
              <w:rPr>
                <w:rFonts w:ascii="Helvetica 45 Light" w:hAnsi="Helvetica 45 Light"/>
                <w:sz w:val="20"/>
                <w:szCs w:val="24"/>
              </w:rPr>
              <w:t xml:space="preserve"> nowego rekordu Przetargu</w:t>
            </w:r>
          </w:p>
        </w:tc>
      </w:tr>
      <w:tr w:rsidR="00C80372" w:rsidRPr="00BD117A" w14:paraId="26ABA66D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2C8A611" w14:textId="72726CAC" w:rsidR="00937874" w:rsidRPr="00BD117A" w:rsidRDefault="00937874" w:rsidP="00937874">
            <w:r w:rsidRPr="00BD117A">
              <w:t>RB0</w:t>
            </w:r>
            <w:r w:rsidR="00E52F5B" w:rsidRPr="00BD117A">
              <w:t>59</w:t>
            </w:r>
          </w:p>
        </w:tc>
        <w:tc>
          <w:tcPr>
            <w:tcW w:w="1904" w:type="dxa"/>
            <w:vAlign w:val="center"/>
          </w:tcPr>
          <w:p w14:paraId="7697B0A4" w14:textId="471596EB" w:rsidR="00937874" w:rsidRPr="00BD117A" w:rsidRDefault="00937874" w:rsidP="00937874">
            <w:r w:rsidRPr="00BD117A">
              <w:t>Propagacja pól z Przetargu referencyjnego na obiekcie Przetarg</w:t>
            </w:r>
          </w:p>
        </w:tc>
        <w:tc>
          <w:tcPr>
            <w:tcW w:w="4218" w:type="dxa"/>
            <w:vAlign w:val="center"/>
          </w:tcPr>
          <w:p w14:paraId="4904BFDD" w14:textId="0422B746" w:rsidR="00937874" w:rsidRPr="007931FB" w:rsidRDefault="00002DCD" w:rsidP="00937874">
            <w:pPr>
              <w:rPr>
                <w:lang w:val="en-US"/>
              </w:rPr>
            </w:pPr>
            <w:r w:rsidRPr="3183460E">
              <w:rPr>
                <w:lang w:val="en-US"/>
              </w:rPr>
              <w:t>N</w:t>
            </w:r>
            <w:r w:rsidR="00A3622A" w:rsidRPr="3183460E">
              <w:rPr>
                <w:lang w:val="en-US"/>
              </w:rPr>
              <w:t xml:space="preserve">p. </w:t>
            </w:r>
            <w:r w:rsidR="00A178AB" w:rsidRPr="3183460E">
              <w:rPr>
                <w:lang w:val="en-US"/>
              </w:rPr>
              <w:t xml:space="preserve">IF </w:t>
            </w:r>
            <w:r w:rsidR="00CE7AC6" w:rsidRPr="3183460E">
              <w:rPr>
                <w:lang w:val="en-US"/>
              </w:rPr>
              <w:t>[</w:t>
            </w:r>
            <w:proofErr w:type="spellStart"/>
            <w:r w:rsidR="00CE7AC6" w:rsidRPr="3183460E">
              <w:rPr>
                <w:lang w:val="en-US"/>
              </w:rPr>
              <w:t>Przetarg</w:t>
            </w:r>
            <w:proofErr w:type="spellEnd"/>
            <w:r w:rsidR="00CE7AC6" w:rsidRPr="3183460E">
              <w:rPr>
                <w:lang w:val="en-US"/>
              </w:rPr>
              <w:t>]</w:t>
            </w:r>
            <w:r w:rsidR="003477AB" w:rsidRPr="3183460E">
              <w:rPr>
                <w:lang w:val="en-US"/>
              </w:rPr>
              <w:t>.[</w:t>
            </w:r>
            <w:proofErr w:type="spellStart"/>
            <w:r w:rsidR="003477AB" w:rsidRPr="3183460E">
              <w:rPr>
                <w:lang w:val="en-US"/>
              </w:rPr>
              <w:t>Przetarg</w:t>
            </w:r>
            <w:proofErr w:type="spellEnd"/>
            <w:r w:rsidR="003477AB" w:rsidRPr="3183460E">
              <w:rPr>
                <w:lang w:val="en-US"/>
              </w:rPr>
              <w:t xml:space="preserve"> </w:t>
            </w:r>
            <w:proofErr w:type="spellStart"/>
            <w:r w:rsidR="003477AB" w:rsidRPr="3183460E">
              <w:rPr>
                <w:lang w:val="en-US"/>
              </w:rPr>
              <w:t>referencyjny</w:t>
            </w:r>
            <w:proofErr w:type="spellEnd"/>
            <w:r w:rsidR="001E0B56" w:rsidRPr="3183460E">
              <w:rPr>
                <w:lang w:val="en-US"/>
              </w:rPr>
              <w:t>]  HAVE VALUE THEN</w:t>
            </w:r>
          </w:p>
          <w:p w14:paraId="346074F2" w14:textId="29D9C475" w:rsidR="00A178AB" w:rsidRPr="00BD117A" w:rsidRDefault="00A178AB" w:rsidP="00937874">
            <w:r w:rsidRPr="00BD117A">
              <w:t>THEN</w:t>
            </w:r>
            <w:r w:rsidR="006B6E84" w:rsidRPr="00BD117A">
              <w:t xml:space="preserve"> [Przetarg].[</w:t>
            </w:r>
            <w:r w:rsidR="00A3622A" w:rsidRPr="00BD117A">
              <w:t>Biuro sprzedaży]=[Przetarg referencyjny].[Biuro sprzedaży]</w:t>
            </w:r>
          </w:p>
        </w:tc>
        <w:tc>
          <w:tcPr>
            <w:tcW w:w="2111" w:type="dxa"/>
            <w:vAlign w:val="center"/>
          </w:tcPr>
          <w:p w14:paraId="05DB4D85" w14:textId="6B646034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Uzupełnienie pola „Przetarg referencyjny”</w:t>
            </w:r>
          </w:p>
          <w:p w14:paraId="0000DFDA" w14:textId="77777777" w:rsidR="00937874" w:rsidRPr="00BD117A" w:rsidRDefault="0093787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Dotyczy pól: „Biuro sprzedaży”, </w:t>
            </w:r>
          </w:p>
          <w:p w14:paraId="3C2A1DB2" w14:textId="77777777" w:rsidR="00937874" w:rsidRPr="00BD117A" w:rsidRDefault="00937874" w:rsidP="00937874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„Dział sprzedaży”, </w:t>
            </w:r>
          </w:p>
          <w:p w14:paraId="4A9DBEC8" w14:textId="77777777" w:rsidR="00937874" w:rsidRPr="00BD117A" w:rsidRDefault="00937874" w:rsidP="00937874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„Rodzaj postępowania”, </w:t>
            </w:r>
          </w:p>
          <w:p w14:paraId="218D16BA" w14:textId="77777777" w:rsidR="00937874" w:rsidRPr="00BD117A" w:rsidRDefault="00937874" w:rsidP="00937874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„PZP”, </w:t>
            </w:r>
          </w:p>
          <w:p w14:paraId="6A09C660" w14:textId="77777777" w:rsidR="00937874" w:rsidRPr="00BD117A" w:rsidRDefault="00937874" w:rsidP="00937874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„Przetarg uproszczony”, </w:t>
            </w:r>
          </w:p>
          <w:p w14:paraId="3581D6C8" w14:textId="77777777" w:rsidR="00937874" w:rsidRPr="00BD117A" w:rsidRDefault="00937874" w:rsidP="00937874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„Kontrola wartości”,</w:t>
            </w:r>
          </w:p>
          <w:p w14:paraId="58C6F7FA" w14:textId="77777777" w:rsidR="00937874" w:rsidRPr="00BD117A" w:rsidRDefault="00937874" w:rsidP="00937874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„Typ kalkulacji”, </w:t>
            </w:r>
          </w:p>
          <w:p w14:paraId="57D16DB1" w14:textId="77777777" w:rsidR="00937874" w:rsidRPr="00BD117A" w:rsidRDefault="00937874" w:rsidP="00937874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„Badania kliniczne”, </w:t>
            </w:r>
          </w:p>
          <w:p w14:paraId="36DAB0FB" w14:textId="77777777" w:rsidR="00937874" w:rsidRPr="00BD117A" w:rsidRDefault="00937874" w:rsidP="00937874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lastRenderedPageBreak/>
              <w:t xml:space="preserve">„Program Lekowy”, </w:t>
            </w:r>
          </w:p>
          <w:p w14:paraId="4E441346" w14:textId="77777777" w:rsidR="00937874" w:rsidRPr="00BD117A" w:rsidRDefault="00937874" w:rsidP="00937874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„Faktura zbiorcza”, </w:t>
            </w:r>
          </w:p>
          <w:p w14:paraId="73733B02" w14:textId="7EC45D81" w:rsidR="00937874" w:rsidRPr="00BD117A" w:rsidRDefault="00937874" w:rsidP="00937874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„Łączenie zamówień”</w:t>
            </w:r>
          </w:p>
        </w:tc>
      </w:tr>
      <w:tr w:rsidR="00C80372" w:rsidRPr="00BD117A" w14:paraId="2FCC1DC7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3138F0D" w14:textId="22D23015" w:rsidR="00937874" w:rsidRPr="00BD117A" w:rsidRDefault="00937874" w:rsidP="00937874">
            <w:r w:rsidRPr="00BD117A">
              <w:lastRenderedPageBreak/>
              <w:t>RB06</w:t>
            </w:r>
            <w:r w:rsidR="00E52F5B" w:rsidRPr="00BD117A">
              <w:t>0</w:t>
            </w:r>
          </w:p>
        </w:tc>
        <w:tc>
          <w:tcPr>
            <w:tcW w:w="1904" w:type="dxa"/>
            <w:vAlign w:val="center"/>
          </w:tcPr>
          <w:p w14:paraId="5063ECD1" w14:textId="35020297" w:rsidR="00937874" w:rsidRPr="00BD117A" w:rsidRDefault="00937874" w:rsidP="00937874">
            <w:r w:rsidRPr="00BD117A">
              <w:t>Uwzględnianie wyceny za sztukę</w:t>
            </w:r>
          </w:p>
        </w:tc>
        <w:tc>
          <w:tcPr>
            <w:tcW w:w="4218" w:type="dxa"/>
            <w:vAlign w:val="center"/>
          </w:tcPr>
          <w:p w14:paraId="229F891D" w14:textId="79138DC1" w:rsidR="00937874" w:rsidRPr="00BD117A" w:rsidRDefault="005304F9" w:rsidP="00937874">
            <w:r w:rsidRPr="00BD117A">
              <w:t>IF [</w:t>
            </w:r>
            <w:r w:rsidR="00067AE3" w:rsidRPr="00BD117A">
              <w:t xml:space="preserve">Produkt </w:t>
            </w:r>
            <w:r w:rsidR="00A91CF9" w:rsidRPr="00BD117A">
              <w:t>Dopasowany</w:t>
            </w:r>
            <w:r w:rsidRPr="00BD117A">
              <w:t>].[Wycena za sztukę]=Tak</w:t>
            </w:r>
          </w:p>
          <w:p w14:paraId="2480FAF3" w14:textId="19FF3FA4" w:rsidR="005304F9" w:rsidRPr="00BD117A" w:rsidRDefault="000050E2" w:rsidP="00937874">
            <w:r w:rsidRPr="00BD117A">
              <w:t xml:space="preserve">THEN </w:t>
            </w:r>
            <w:r w:rsidR="00F84A18" w:rsidRPr="00BD117A">
              <w:t xml:space="preserve">[Produkt </w:t>
            </w:r>
            <w:r w:rsidR="00A91CF9" w:rsidRPr="00BD117A">
              <w:t>Dopasowany</w:t>
            </w:r>
            <w:r w:rsidR="00F84A18" w:rsidRPr="00BD117A">
              <w:t>].[Cena jednostki miary] HAVE VALUE</w:t>
            </w:r>
          </w:p>
        </w:tc>
        <w:tc>
          <w:tcPr>
            <w:tcW w:w="2111" w:type="dxa"/>
            <w:vAlign w:val="center"/>
          </w:tcPr>
          <w:p w14:paraId="593B5F5A" w14:textId="6FC63691" w:rsidR="00937874" w:rsidRPr="00BD117A" w:rsidRDefault="000C48A5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</w:t>
            </w:r>
            <w:r w:rsidR="00A34C6A" w:rsidRPr="00BD117A">
              <w:rPr>
                <w:rFonts w:ascii="Helvetica 45 Light" w:hAnsi="Helvetica 45 Light"/>
                <w:sz w:val="20"/>
                <w:szCs w:val="24"/>
              </w:rPr>
              <w:t xml:space="preserve"> wybranie</w:t>
            </w:r>
            <w:r w:rsidR="00F14768" w:rsidRPr="00BD117A">
              <w:rPr>
                <w:rFonts w:ascii="Helvetica 45 Light" w:hAnsi="Helvetica 45 Light"/>
                <w:sz w:val="20"/>
                <w:szCs w:val="24"/>
              </w:rPr>
              <w:t xml:space="preserve"> opcji</w:t>
            </w:r>
            <w:r w:rsidR="00A34C6A" w:rsidRPr="00BD117A">
              <w:rPr>
                <w:rFonts w:ascii="Helvetica 45 Light" w:hAnsi="Helvetica 45 Light"/>
                <w:sz w:val="20"/>
                <w:szCs w:val="24"/>
              </w:rPr>
              <w:t xml:space="preserve"> Tak</w:t>
            </w:r>
            <w:r w:rsidR="003671AC" w:rsidRPr="00BD117A">
              <w:rPr>
                <w:rFonts w:ascii="Helvetica 45 Light" w:hAnsi="Helvetica 45 Light"/>
                <w:sz w:val="20"/>
                <w:szCs w:val="24"/>
              </w:rPr>
              <w:t xml:space="preserve"> w polu „Wycena za sztukę”.</w:t>
            </w:r>
          </w:p>
          <w:p w14:paraId="0327FAC6" w14:textId="11562E9A" w:rsidR="003C3E75" w:rsidRPr="00BD117A" w:rsidRDefault="003C3E75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Pole „Cena jednostki miary” ma wartość </w:t>
            </w:r>
            <w:r w:rsidR="00F14768" w:rsidRPr="00BD117A">
              <w:rPr>
                <w:rFonts w:ascii="Helvetica 45 Light" w:hAnsi="Helvetica 45 Light"/>
                <w:sz w:val="20"/>
                <w:szCs w:val="24"/>
              </w:rPr>
              <w:t>0,00zł, jeśli w polu „Wycena za sztukę” jest wybrana opcja Nie.</w:t>
            </w:r>
          </w:p>
        </w:tc>
      </w:tr>
      <w:tr w:rsidR="00214820" w:rsidRPr="00BD117A" w14:paraId="7583DFC9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35FFC44B" w14:textId="233A8C09" w:rsidR="00937874" w:rsidRPr="00BD117A" w:rsidRDefault="00937874" w:rsidP="00937874">
            <w:r w:rsidRPr="00BD117A">
              <w:t>RB06</w:t>
            </w:r>
            <w:r w:rsidR="00E52F5B" w:rsidRPr="00BD117A">
              <w:t>1</w:t>
            </w:r>
          </w:p>
        </w:tc>
        <w:tc>
          <w:tcPr>
            <w:tcW w:w="1904" w:type="dxa"/>
            <w:vAlign w:val="center"/>
          </w:tcPr>
          <w:p w14:paraId="301A3236" w14:textId="1B56FC18" w:rsidR="00937874" w:rsidRPr="00BD117A" w:rsidRDefault="00937874" w:rsidP="00937874">
            <w:r w:rsidRPr="00BD117A">
              <w:t>Przetarg gotówkowy</w:t>
            </w:r>
          </w:p>
        </w:tc>
        <w:tc>
          <w:tcPr>
            <w:tcW w:w="4218" w:type="dxa"/>
            <w:vAlign w:val="center"/>
          </w:tcPr>
          <w:p w14:paraId="4BDB45BF" w14:textId="77777777" w:rsidR="00937874" w:rsidRPr="00BD117A" w:rsidRDefault="00A91CF9" w:rsidP="00937874">
            <w:r w:rsidRPr="00BD117A">
              <w:t>IF [Przetarg].[Przetarg gotówkowy]=Tak</w:t>
            </w:r>
          </w:p>
          <w:p w14:paraId="78050799" w14:textId="46CDC6DA" w:rsidR="00A91CF9" w:rsidRPr="00BD117A" w:rsidRDefault="00A91CF9" w:rsidP="00937874">
            <w:r w:rsidRPr="00BD117A">
              <w:t>THEN</w:t>
            </w:r>
            <w:r w:rsidR="00E50BE1" w:rsidRPr="00BD117A">
              <w:t xml:space="preserve"> </w:t>
            </w:r>
            <w:r w:rsidR="00772EC0" w:rsidRPr="00BD117A">
              <w:t>[Przetarg].[Termin płatności]=”0”</w:t>
            </w:r>
          </w:p>
        </w:tc>
        <w:tc>
          <w:tcPr>
            <w:tcW w:w="2111" w:type="dxa"/>
            <w:vAlign w:val="center"/>
          </w:tcPr>
          <w:p w14:paraId="0374D569" w14:textId="77777777" w:rsidR="00772EC0" w:rsidRPr="00BD117A" w:rsidRDefault="00772EC0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</w:t>
            </w:r>
          </w:p>
          <w:p w14:paraId="74016B72" w14:textId="667EFF03" w:rsidR="00937874" w:rsidRPr="00BD117A" w:rsidRDefault="00C80372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Wybranie opcji Tak w polu „Przetarg gotówkowy” zeruje wartość pola „Termin płatności” i blokuje je.</w:t>
            </w:r>
          </w:p>
        </w:tc>
      </w:tr>
      <w:tr w:rsidR="00CC40B5" w:rsidRPr="00BD117A" w14:paraId="4B9F496E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99CDC55" w14:textId="2430F0F3" w:rsidR="00937874" w:rsidRPr="00BD117A" w:rsidRDefault="00937874" w:rsidP="00937874">
            <w:r w:rsidRPr="00BD117A">
              <w:t>RB062</w:t>
            </w:r>
          </w:p>
        </w:tc>
        <w:tc>
          <w:tcPr>
            <w:tcW w:w="1904" w:type="dxa"/>
            <w:vAlign w:val="center"/>
          </w:tcPr>
          <w:p w14:paraId="01BD6892" w14:textId="108B0D0F" w:rsidR="00937874" w:rsidRPr="00BD117A" w:rsidRDefault="00937874" w:rsidP="00937874">
            <w:r w:rsidRPr="00BD117A">
              <w:t>Wyliczenie terminu związania z ofertą na obiekcie Przetarg</w:t>
            </w:r>
          </w:p>
        </w:tc>
        <w:tc>
          <w:tcPr>
            <w:tcW w:w="4218" w:type="dxa"/>
            <w:vAlign w:val="center"/>
          </w:tcPr>
          <w:p w14:paraId="5A616BA6" w14:textId="793E53AA" w:rsidR="00937874" w:rsidRPr="00BD117A" w:rsidRDefault="00597FBB" w:rsidP="00937874">
            <w:r w:rsidRPr="00BD117A">
              <w:t>[Przetarg].[Termin związania z ofertą]=</w:t>
            </w:r>
            <w:r w:rsidR="000C7BF6" w:rsidRPr="00BD117A">
              <w:t xml:space="preserve">[Przetarg].[Data </w:t>
            </w:r>
            <w:r w:rsidR="000442DC" w:rsidRPr="00BD117A">
              <w:t>otwarcia</w:t>
            </w:r>
            <w:r w:rsidR="000C7BF6" w:rsidRPr="00BD117A">
              <w:t>]+[Ilość dni związania z ofertą]</w:t>
            </w:r>
          </w:p>
        </w:tc>
        <w:tc>
          <w:tcPr>
            <w:tcW w:w="2111" w:type="dxa"/>
            <w:vAlign w:val="center"/>
          </w:tcPr>
          <w:p w14:paraId="2015F10F" w14:textId="520D4498" w:rsidR="0064002C" w:rsidRPr="00BD117A" w:rsidRDefault="0064002C" w:rsidP="00F43520">
            <w:pPr>
              <w:pStyle w:val="Akapitzlist"/>
              <w:numPr>
                <w:ilvl w:val="0"/>
                <w:numId w:val="9"/>
              </w:numPr>
              <w:ind w:left="452"/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uzupełnienie pola „</w:t>
            </w:r>
            <w:r w:rsidR="00B55577" w:rsidRPr="00BD117A">
              <w:rPr>
                <w:rFonts w:ascii="Helvetica 45 Light" w:hAnsi="Helvetica 45 Light"/>
                <w:sz w:val="20"/>
                <w:szCs w:val="24"/>
              </w:rPr>
              <w:t xml:space="preserve">Data </w:t>
            </w:r>
            <w:r w:rsidR="000442DC" w:rsidRPr="00BD117A">
              <w:rPr>
                <w:rFonts w:ascii="Helvetica 45 Light" w:hAnsi="Helvetica 45 Light"/>
                <w:sz w:val="20"/>
                <w:szCs w:val="24"/>
              </w:rPr>
              <w:t>otwarcia</w:t>
            </w:r>
            <w:r w:rsidR="00CC40B5" w:rsidRPr="00BD117A">
              <w:rPr>
                <w:rFonts w:ascii="Helvetica 45 Light" w:hAnsi="Helvetica 45 Light"/>
                <w:sz w:val="20"/>
                <w:szCs w:val="24"/>
              </w:rPr>
              <w:t>”</w:t>
            </w:r>
          </w:p>
          <w:p w14:paraId="666BAB80" w14:textId="77777777" w:rsidR="00937874" w:rsidRPr="00BD117A" w:rsidRDefault="00937874" w:rsidP="00937874"/>
        </w:tc>
      </w:tr>
      <w:tr w:rsidR="00534311" w:rsidRPr="00BD117A" w14:paraId="6D76752B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9779FD1" w14:textId="0FB8A86B" w:rsidR="00937874" w:rsidRPr="00BD117A" w:rsidRDefault="00937874" w:rsidP="00937874">
            <w:r w:rsidRPr="00BD117A">
              <w:t>RB063</w:t>
            </w:r>
          </w:p>
        </w:tc>
        <w:tc>
          <w:tcPr>
            <w:tcW w:w="1904" w:type="dxa"/>
            <w:vAlign w:val="center"/>
          </w:tcPr>
          <w:p w14:paraId="6D3ADCEE" w14:textId="7A0A7475" w:rsidR="00937874" w:rsidRPr="00BD117A" w:rsidRDefault="00937874" w:rsidP="00937874">
            <w:r w:rsidRPr="00BD117A">
              <w:t>Wyliczenie czasu trwania w miesiącach na obiekcie Przetarg</w:t>
            </w:r>
          </w:p>
        </w:tc>
        <w:tc>
          <w:tcPr>
            <w:tcW w:w="4218" w:type="dxa"/>
            <w:vAlign w:val="center"/>
          </w:tcPr>
          <w:p w14:paraId="063A85A9" w14:textId="7B427707" w:rsidR="00937874" w:rsidRPr="00BD117A" w:rsidRDefault="00F131AE" w:rsidP="00937874">
            <w:r w:rsidRPr="00BD117A">
              <w:t>[Przetarg].[Czas trwania w miesiącach]=</w:t>
            </w:r>
            <w:r w:rsidR="00D25B39" w:rsidRPr="00BD117A">
              <w:t>[Przetarg</w:t>
            </w:r>
            <w:r w:rsidRPr="00BD117A">
              <w:t>].[Data obowiązywania Przetargu DO]-[Przetarg].[Data obowiązywania Przetargu DO]</w:t>
            </w:r>
          </w:p>
        </w:tc>
        <w:tc>
          <w:tcPr>
            <w:tcW w:w="2111" w:type="dxa"/>
            <w:vAlign w:val="center"/>
          </w:tcPr>
          <w:p w14:paraId="3BCC2057" w14:textId="431BF79B" w:rsidR="00534311" w:rsidRPr="00BD117A" w:rsidRDefault="00534311" w:rsidP="00F43520">
            <w:pPr>
              <w:pStyle w:val="Akapitzlist"/>
              <w:numPr>
                <w:ilvl w:val="0"/>
                <w:numId w:val="9"/>
              </w:numPr>
              <w:ind w:left="452"/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uzupełnienie pola „Data obowiązywania Przetargu OD” i pola „Data obowiązywania Przetargu DO”</w:t>
            </w:r>
          </w:p>
          <w:p w14:paraId="0E2646CA" w14:textId="77777777" w:rsidR="00937874" w:rsidRPr="00BD117A" w:rsidRDefault="00937874" w:rsidP="00937874"/>
        </w:tc>
      </w:tr>
      <w:tr w:rsidR="007A461E" w:rsidRPr="00BD117A" w14:paraId="7C6602D6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0494CA5" w14:textId="6E6B05CF" w:rsidR="00937874" w:rsidRPr="00BD117A" w:rsidRDefault="00937874" w:rsidP="00937874">
            <w:r w:rsidRPr="00BD117A">
              <w:t>RB06</w:t>
            </w:r>
            <w:r w:rsidR="004D5426" w:rsidRPr="00BD117A">
              <w:t>4</w:t>
            </w:r>
          </w:p>
        </w:tc>
        <w:tc>
          <w:tcPr>
            <w:tcW w:w="1904" w:type="dxa"/>
            <w:vAlign w:val="center"/>
          </w:tcPr>
          <w:p w14:paraId="270E38C6" w14:textId="42D174DE" w:rsidR="00937874" w:rsidRPr="00BD117A" w:rsidRDefault="00937874" w:rsidP="00937874">
            <w:r w:rsidRPr="00BD117A">
              <w:t>Zmiana czasu trwania w miesiącach na obiekcie Przetarg</w:t>
            </w:r>
          </w:p>
        </w:tc>
        <w:tc>
          <w:tcPr>
            <w:tcW w:w="4218" w:type="dxa"/>
            <w:vAlign w:val="center"/>
          </w:tcPr>
          <w:p w14:paraId="6990EC1D" w14:textId="77777777" w:rsidR="00937874" w:rsidRPr="00BD117A" w:rsidRDefault="007A461E" w:rsidP="00937874">
            <w:r w:rsidRPr="00BD117A">
              <w:t xml:space="preserve">IF </w:t>
            </w:r>
            <w:r w:rsidR="002C085A" w:rsidRPr="00BD117A">
              <w:t xml:space="preserve">[Przetarg].[Czas trwania w miesiącach </w:t>
            </w:r>
            <w:r w:rsidRPr="00BD117A">
              <w:t>-</w:t>
            </w:r>
            <w:r w:rsidR="002C085A" w:rsidRPr="00BD117A">
              <w:t xml:space="preserve"> zmiana]</w:t>
            </w:r>
            <w:r w:rsidRPr="00BD117A">
              <w:t xml:space="preserve"> HAVE VALUE</w:t>
            </w:r>
          </w:p>
          <w:p w14:paraId="67A4CDCF" w14:textId="2755C429" w:rsidR="007A461E" w:rsidRPr="00BD117A" w:rsidRDefault="007A461E" w:rsidP="00937874">
            <w:r w:rsidRPr="00BD117A">
              <w:t>THEN [Przetarg].[Czas trwania w miesiącach]=[Przetarg].[Czas trwania w miesiącach - zmiana]</w:t>
            </w:r>
          </w:p>
        </w:tc>
        <w:tc>
          <w:tcPr>
            <w:tcW w:w="2111" w:type="dxa"/>
            <w:vAlign w:val="center"/>
          </w:tcPr>
          <w:p w14:paraId="38785BC9" w14:textId="657F4AE6" w:rsidR="00937874" w:rsidRPr="00BD117A" w:rsidRDefault="007A461E" w:rsidP="00F43520">
            <w:pPr>
              <w:pStyle w:val="Akapitzlist"/>
              <w:numPr>
                <w:ilvl w:val="0"/>
                <w:numId w:val="9"/>
              </w:numPr>
              <w:ind w:left="452"/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uzupełnienie pola „Czas trwania w miesiącach - zmiana”</w:t>
            </w:r>
          </w:p>
        </w:tc>
      </w:tr>
      <w:tr w:rsidR="00487BC6" w:rsidRPr="00BD117A" w14:paraId="1C7D0753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682B90B" w14:textId="71AA0982" w:rsidR="00937874" w:rsidRPr="00BD117A" w:rsidRDefault="00937874" w:rsidP="00937874">
            <w:r w:rsidRPr="00BD117A">
              <w:t>RB06</w:t>
            </w:r>
            <w:r w:rsidR="004D5426" w:rsidRPr="00BD117A">
              <w:t>5</w:t>
            </w:r>
          </w:p>
        </w:tc>
        <w:tc>
          <w:tcPr>
            <w:tcW w:w="1904" w:type="dxa"/>
            <w:vAlign w:val="center"/>
          </w:tcPr>
          <w:p w14:paraId="2001BC08" w14:textId="4C877D3A" w:rsidR="00937874" w:rsidRPr="00BD117A" w:rsidRDefault="00937874" w:rsidP="00937874">
            <w:r w:rsidRPr="00BD117A">
              <w:t xml:space="preserve">Weryfikacja dat obowiązywania Przetargu OD </w:t>
            </w:r>
            <w:r w:rsidR="00AF07BA" w:rsidRPr="00BD117A">
              <w:t>i</w:t>
            </w:r>
            <w:r w:rsidR="00091C00" w:rsidRPr="00BD117A">
              <w:t xml:space="preserve"> DO </w:t>
            </w:r>
            <w:r w:rsidRPr="00BD117A">
              <w:t>na obiekcie Przetarg</w:t>
            </w:r>
          </w:p>
        </w:tc>
        <w:tc>
          <w:tcPr>
            <w:tcW w:w="4218" w:type="dxa"/>
            <w:vAlign w:val="center"/>
          </w:tcPr>
          <w:p w14:paraId="478AF05D" w14:textId="4B2E9FBF" w:rsidR="00937874" w:rsidRPr="00BD117A" w:rsidRDefault="000B6517" w:rsidP="00937874">
            <w:r w:rsidRPr="00BD117A">
              <w:t>IF</w:t>
            </w:r>
            <w:r w:rsidR="003B1965" w:rsidRPr="00BD117A">
              <w:t xml:space="preserve"> </w:t>
            </w:r>
            <w:r w:rsidR="003F2F29" w:rsidRPr="00BD117A">
              <w:t>[Przetarg].</w:t>
            </w:r>
            <w:r w:rsidR="003B1965" w:rsidRPr="00BD117A">
              <w:t xml:space="preserve">[Data obowiązywania Przetargu DO] </w:t>
            </w:r>
            <w:r w:rsidR="00AF07BA" w:rsidRPr="00BD117A">
              <w:t xml:space="preserve">HAVE VALUE </w:t>
            </w:r>
            <w:r w:rsidR="00C70140" w:rsidRPr="00BD117A">
              <w:t xml:space="preserve">AND </w:t>
            </w:r>
            <w:r w:rsidR="0054303A" w:rsidRPr="00BD117A">
              <w:t>[Przetarg].</w:t>
            </w:r>
            <w:r w:rsidR="00C70140" w:rsidRPr="00BD117A">
              <w:t xml:space="preserve">[Data obowiązywania Przetargu OD] </w:t>
            </w:r>
            <w:r w:rsidR="003B1965" w:rsidRPr="00BD117A">
              <w:t>HAVE VALUE AND</w:t>
            </w:r>
            <w:r w:rsidRPr="00BD117A">
              <w:t xml:space="preserve"> </w:t>
            </w:r>
            <w:r w:rsidR="008E0261" w:rsidRPr="00BD117A">
              <w:t>[Przetarg].</w:t>
            </w:r>
            <w:r w:rsidR="00D54D7E" w:rsidRPr="00BD117A">
              <w:t>[D</w:t>
            </w:r>
            <w:r w:rsidR="009C74B7" w:rsidRPr="00BD117A">
              <w:t xml:space="preserve">ata obowiązywania Przetargu </w:t>
            </w:r>
            <w:r w:rsidR="00AF07BA" w:rsidRPr="00BD117A">
              <w:t>DO</w:t>
            </w:r>
            <w:r w:rsidR="009C74B7" w:rsidRPr="00BD117A">
              <w:t xml:space="preserve">] </w:t>
            </w:r>
            <w:r w:rsidR="00AF07BA" w:rsidRPr="00BD117A">
              <w:t>&lt;</w:t>
            </w:r>
            <w:r w:rsidR="009C74B7" w:rsidRPr="00BD117A">
              <w:t xml:space="preserve"> </w:t>
            </w:r>
            <w:r w:rsidR="008E0261" w:rsidRPr="00BD117A">
              <w:t>[Przetarg].</w:t>
            </w:r>
            <w:r w:rsidR="009C74B7" w:rsidRPr="00BD117A">
              <w:t xml:space="preserve">[Data </w:t>
            </w:r>
            <w:r w:rsidR="00D64FFA" w:rsidRPr="00BD117A">
              <w:t>obowiązywania Przetargu O</w:t>
            </w:r>
            <w:r w:rsidR="00AF07BA" w:rsidRPr="00BD117A">
              <w:t>D</w:t>
            </w:r>
            <w:r w:rsidR="00D64FFA" w:rsidRPr="00BD117A">
              <w:t>]</w:t>
            </w:r>
          </w:p>
          <w:p w14:paraId="7D973AFF" w14:textId="2B328C29" w:rsidR="00D64FFA" w:rsidRPr="00BD117A" w:rsidRDefault="00D64FFA" w:rsidP="00937874">
            <w:r w:rsidRPr="00BD117A">
              <w:lastRenderedPageBreak/>
              <w:t xml:space="preserve">THEN </w:t>
            </w:r>
            <w:r w:rsidR="009F7A71" w:rsidRPr="00BD117A">
              <w:t>SHOW ERROR („</w:t>
            </w:r>
            <w:r w:rsidR="00365FC2" w:rsidRPr="00BD117A">
              <w:t>'Data obowiązywania przetargu DO' nie może być wcześniejsza niż 'Data obowiązywania przetargu OD'”)</w:t>
            </w:r>
          </w:p>
        </w:tc>
        <w:tc>
          <w:tcPr>
            <w:tcW w:w="2111" w:type="dxa"/>
            <w:vAlign w:val="center"/>
          </w:tcPr>
          <w:p w14:paraId="2DBF3C67" w14:textId="17ADB5E5" w:rsidR="00937874" w:rsidRPr="00BD117A" w:rsidRDefault="00365FC2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lastRenderedPageBreak/>
              <w:t>Wyzwalacz: uzupełnienie p</w:t>
            </w:r>
            <w:r w:rsidR="00487BC6" w:rsidRPr="00BD117A">
              <w:rPr>
                <w:rFonts w:ascii="Helvetica 45 Light" w:hAnsi="Helvetica 45 Light"/>
                <w:sz w:val="20"/>
                <w:szCs w:val="24"/>
              </w:rPr>
              <w:t>ola</w:t>
            </w: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 „</w:t>
            </w:r>
            <w:r w:rsidR="006D55FF" w:rsidRPr="00BD117A">
              <w:rPr>
                <w:rFonts w:ascii="Helvetica 45 Light" w:hAnsi="Helvetica 45 Light"/>
                <w:sz w:val="20"/>
                <w:szCs w:val="24"/>
              </w:rPr>
              <w:t>Data obowiązywania Przetargu OD”</w:t>
            </w:r>
            <w:r w:rsidR="00487BC6" w:rsidRPr="00BD117A">
              <w:rPr>
                <w:rFonts w:ascii="Helvetica 45 Light" w:hAnsi="Helvetica 45 Light"/>
                <w:sz w:val="20"/>
                <w:szCs w:val="24"/>
              </w:rPr>
              <w:t xml:space="preserve"> i pola „Data obowiązywania Przetargu DO”</w:t>
            </w:r>
          </w:p>
        </w:tc>
      </w:tr>
      <w:tr w:rsidR="00A31817" w:rsidRPr="00BD117A" w14:paraId="7861E817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2C665DF" w14:textId="31A09EB7" w:rsidR="00937874" w:rsidRPr="00BD117A" w:rsidRDefault="00937874" w:rsidP="00937874">
            <w:r w:rsidRPr="00BD117A">
              <w:t>RB066</w:t>
            </w:r>
          </w:p>
        </w:tc>
        <w:tc>
          <w:tcPr>
            <w:tcW w:w="1904" w:type="dxa"/>
            <w:vAlign w:val="center"/>
          </w:tcPr>
          <w:p w14:paraId="403F0F7A" w14:textId="159EE566" w:rsidR="00937874" w:rsidRPr="00BD117A" w:rsidRDefault="00937874" w:rsidP="00937874">
            <w:r w:rsidRPr="00BD117A">
              <w:t>Weryfikacja daty ogłoszenia na obiekcie Przetarg</w:t>
            </w:r>
          </w:p>
        </w:tc>
        <w:tc>
          <w:tcPr>
            <w:tcW w:w="4218" w:type="dxa"/>
            <w:vAlign w:val="center"/>
          </w:tcPr>
          <w:p w14:paraId="1792B60C" w14:textId="27FBDFB7" w:rsidR="007310DC" w:rsidRPr="00BD117A" w:rsidRDefault="007B3807" w:rsidP="00937874">
            <w:r w:rsidRPr="00BD117A">
              <w:t xml:space="preserve">IF </w:t>
            </w:r>
            <w:r w:rsidR="002163FC" w:rsidRPr="00BD117A">
              <w:t>[Przetarg].[Data ogłoszenia] HAVE VALUE</w:t>
            </w:r>
            <w:r w:rsidR="00EE7A15" w:rsidRPr="00BD117A">
              <w:t xml:space="preserve"> AND </w:t>
            </w:r>
            <w:r w:rsidR="0054303A" w:rsidRPr="00BD117A">
              <w:t>[Przetarg].</w:t>
            </w:r>
            <w:r w:rsidR="00EE7A15" w:rsidRPr="00BD117A">
              <w:t xml:space="preserve">[Data obowiązywania Przetargu OD] HAVE VALUE AND </w:t>
            </w:r>
            <w:r w:rsidR="008E0261" w:rsidRPr="00BD117A">
              <w:t>[Przetarg].</w:t>
            </w:r>
            <w:r w:rsidR="00EE7A15" w:rsidRPr="00BD117A">
              <w:t>[Data obowiązywania Przetargu OD] &lt;</w:t>
            </w:r>
            <w:r w:rsidR="0049311A" w:rsidRPr="00BD117A">
              <w:t xml:space="preserve"> [Przetarg].[Data ogłoszenia]</w:t>
            </w:r>
          </w:p>
          <w:p w14:paraId="4E4191B6" w14:textId="0485AEE2" w:rsidR="00937874" w:rsidRPr="00BD117A" w:rsidRDefault="00002056" w:rsidP="00937874">
            <w:r w:rsidRPr="00BD117A">
              <w:t>THEN SHOW ERROR („</w:t>
            </w:r>
            <w:r w:rsidR="00270178" w:rsidRPr="00BD117A">
              <w:t xml:space="preserve">'Data ogłoszenia' nie może być </w:t>
            </w:r>
            <w:proofErr w:type="spellStart"/>
            <w:r w:rsidR="00270178" w:rsidRPr="00BD117A">
              <w:t>póżniejsza</w:t>
            </w:r>
            <w:proofErr w:type="spellEnd"/>
            <w:r w:rsidR="00270178" w:rsidRPr="00BD117A">
              <w:t xml:space="preserve"> niż 'Data obowiązywania OD</w:t>
            </w:r>
            <w:r w:rsidRPr="00BD117A">
              <w:t>”)</w:t>
            </w:r>
          </w:p>
        </w:tc>
        <w:tc>
          <w:tcPr>
            <w:tcW w:w="2111" w:type="dxa"/>
            <w:vAlign w:val="center"/>
          </w:tcPr>
          <w:p w14:paraId="1909DBBF" w14:textId="780F99DB" w:rsidR="00E43258" w:rsidRPr="00BD117A" w:rsidRDefault="00E43258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uzupełnienie pola „Data obowiązywania Przetargu OD” i pola „Data ogłoszenia”</w:t>
            </w:r>
          </w:p>
          <w:p w14:paraId="447FDD84" w14:textId="77777777" w:rsidR="00937874" w:rsidRPr="00BD117A" w:rsidRDefault="00937874" w:rsidP="00937874"/>
        </w:tc>
      </w:tr>
      <w:tr w:rsidR="002F37CC" w:rsidRPr="00BD117A" w14:paraId="75BD004F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9F772CB" w14:textId="438884F6" w:rsidR="00937874" w:rsidRPr="00BD117A" w:rsidRDefault="00937874" w:rsidP="00937874">
            <w:r w:rsidRPr="00BD117A">
              <w:t>RB067</w:t>
            </w:r>
          </w:p>
        </w:tc>
        <w:tc>
          <w:tcPr>
            <w:tcW w:w="1904" w:type="dxa"/>
            <w:vAlign w:val="center"/>
          </w:tcPr>
          <w:p w14:paraId="14FB8E9F" w14:textId="1468869B" w:rsidR="00937874" w:rsidRPr="00BD117A" w:rsidRDefault="00937874" w:rsidP="00937874">
            <w:r w:rsidRPr="00BD117A">
              <w:t>Weryfikacja daty otwarcia</w:t>
            </w:r>
            <w:r w:rsidR="008B21E0" w:rsidRPr="00BD117A">
              <w:t xml:space="preserve"> i daty obowiązywania OD Przetargu</w:t>
            </w:r>
          </w:p>
        </w:tc>
        <w:tc>
          <w:tcPr>
            <w:tcW w:w="4218" w:type="dxa"/>
            <w:vAlign w:val="center"/>
          </w:tcPr>
          <w:p w14:paraId="6F0AD4AC" w14:textId="7FDD40B8" w:rsidR="0054303A" w:rsidRPr="00BD117A" w:rsidRDefault="0054303A" w:rsidP="0054303A">
            <w:r w:rsidRPr="00BD117A">
              <w:t xml:space="preserve">IF [Przetarg].[Data otwarcia] HAVE VALUE AND [Przetarg].[Data obowiązywania Przetargu OD] HAVE VALUE AND [Data obowiązywania Przetargu OD] &lt; [Przetarg].[Data </w:t>
            </w:r>
            <w:r w:rsidR="00AB3C30" w:rsidRPr="00BD117A">
              <w:t>otwarcia</w:t>
            </w:r>
            <w:r w:rsidRPr="00BD117A">
              <w:t>]</w:t>
            </w:r>
          </w:p>
          <w:p w14:paraId="119B1812" w14:textId="5D0DA1F3" w:rsidR="00937874" w:rsidRPr="00BD117A" w:rsidRDefault="002B3FAB" w:rsidP="0054303A">
            <w:r w:rsidRPr="00BD117A">
              <w:t>THEN SHOW ERROR („</w:t>
            </w:r>
            <w:r w:rsidR="00283D26" w:rsidRPr="00BD117A">
              <w:t xml:space="preserve">'Data otwarcia' nie może być </w:t>
            </w:r>
            <w:proofErr w:type="spellStart"/>
            <w:r w:rsidR="00283D26" w:rsidRPr="00BD117A">
              <w:t>póżniejsza</w:t>
            </w:r>
            <w:proofErr w:type="spellEnd"/>
            <w:r w:rsidR="00283D26" w:rsidRPr="00BD117A">
              <w:t xml:space="preserve"> niż 'Data obowiązywania OD</w:t>
            </w:r>
            <w:r w:rsidRPr="00BD117A">
              <w:t>”)</w:t>
            </w:r>
          </w:p>
        </w:tc>
        <w:tc>
          <w:tcPr>
            <w:tcW w:w="2111" w:type="dxa"/>
            <w:vAlign w:val="center"/>
          </w:tcPr>
          <w:p w14:paraId="24E3F23F" w14:textId="623DB181" w:rsidR="00744392" w:rsidRPr="00BD117A" w:rsidRDefault="00744392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Wyzwalacz: uzupełnienie pola „Data obowiązywania Przetargu OD” i pola „Data </w:t>
            </w:r>
            <w:r w:rsidR="00BB1A34" w:rsidRPr="00BD117A">
              <w:rPr>
                <w:rFonts w:ascii="Helvetica 45 Light" w:hAnsi="Helvetica 45 Light"/>
                <w:sz w:val="20"/>
                <w:szCs w:val="24"/>
              </w:rPr>
              <w:t>otwarcia</w:t>
            </w:r>
            <w:r w:rsidRPr="00BD117A">
              <w:rPr>
                <w:rFonts w:ascii="Helvetica 45 Light" w:hAnsi="Helvetica 45 Light"/>
                <w:sz w:val="20"/>
                <w:szCs w:val="24"/>
              </w:rPr>
              <w:t>”</w:t>
            </w:r>
          </w:p>
          <w:p w14:paraId="05F727C2" w14:textId="77777777" w:rsidR="00937874" w:rsidRPr="00BD117A" w:rsidRDefault="00937874" w:rsidP="00744392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</w:p>
        </w:tc>
      </w:tr>
      <w:tr w:rsidR="005C5812" w:rsidRPr="00BD117A" w14:paraId="34F3F759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68178AD9" w14:textId="28C1C8DB" w:rsidR="005C5812" w:rsidRPr="00BD117A" w:rsidRDefault="00932E11" w:rsidP="00937874">
            <w:r w:rsidRPr="00BD117A">
              <w:t>RB068</w:t>
            </w:r>
          </w:p>
        </w:tc>
        <w:tc>
          <w:tcPr>
            <w:tcW w:w="1904" w:type="dxa"/>
            <w:vAlign w:val="center"/>
          </w:tcPr>
          <w:p w14:paraId="6A369B6B" w14:textId="6E0A7584" w:rsidR="005C5812" w:rsidRPr="00BD117A" w:rsidRDefault="005A6008" w:rsidP="00937874">
            <w:r w:rsidRPr="00BD117A">
              <w:t>Weryfikacja daty otwarcia i daty złożenia Przetargu</w:t>
            </w:r>
          </w:p>
        </w:tc>
        <w:tc>
          <w:tcPr>
            <w:tcW w:w="4218" w:type="dxa"/>
            <w:vAlign w:val="center"/>
          </w:tcPr>
          <w:p w14:paraId="5ECB4D29" w14:textId="045A7B22" w:rsidR="002F37CC" w:rsidRPr="00BD117A" w:rsidRDefault="002F37CC" w:rsidP="002F37CC">
            <w:r w:rsidRPr="00BD117A">
              <w:t xml:space="preserve">IF [Przetarg].[Data otwarcia] HAVE VALUE AND [Przetarg].[Data </w:t>
            </w:r>
            <w:r w:rsidR="00EC6C8E" w:rsidRPr="00BD117A">
              <w:t>złożenia</w:t>
            </w:r>
            <w:r w:rsidRPr="00BD117A">
              <w:t xml:space="preserve">] HAVE VALUE AND [Data </w:t>
            </w:r>
            <w:r w:rsidR="00932E11" w:rsidRPr="00BD117A">
              <w:t>złożenia</w:t>
            </w:r>
            <w:r w:rsidRPr="00BD117A">
              <w:t>] &lt; [Przetarg].[Data otwarcia]</w:t>
            </w:r>
          </w:p>
          <w:p w14:paraId="4BF549FD" w14:textId="4409911F" w:rsidR="005C5812" w:rsidRPr="00BD117A" w:rsidRDefault="005C5812" w:rsidP="00937874">
            <w:r w:rsidRPr="00BD117A">
              <w:t>THEN SHOW ERROR („</w:t>
            </w:r>
            <w:r w:rsidR="009B0BA9" w:rsidRPr="00BD117A">
              <w:t>Data otwarcia nie może byś starsza niż data złożenia</w:t>
            </w:r>
            <w:r w:rsidRPr="00BD117A">
              <w:t>”)</w:t>
            </w:r>
          </w:p>
        </w:tc>
        <w:tc>
          <w:tcPr>
            <w:tcW w:w="2111" w:type="dxa"/>
            <w:vAlign w:val="center"/>
          </w:tcPr>
          <w:p w14:paraId="2DB91238" w14:textId="764C7180" w:rsidR="00BB1A34" w:rsidRPr="00BD117A" w:rsidRDefault="00BB1A3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uzupełnienie pola „Data złożenia” i pola „Data otwarcia”</w:t>
            </w:r>
          </w:p>
          <w:p w14:paraId="1C243AE4" w14:textId="77777777" w:rsidR="005C5812" w:rsidRPr="00BD117A" w:rsidRDefault="005C5812" w:rsidP="00937874"/>
        </w:tc>
      </w:tr>
      <w:tr w:rsidR="008B2412" w:rsidRPr="00BD117A" w14:paraId="62C15786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1F705D75" w14:textId="0981B1A3" w:rsidR="00937874" w:rsidRPr="00BD117A" w:rsidRDefault="00937874" w:rsidP="00937874">
            <w:r w:rsidRPr="00BD117A">
              <w:t>RB06</w:t>
            </w:r>
            <w:r w:rsidR="00932E11" w:rsidRPr="00BD117A">
              <w:t>9</w:t>
            </w:r>
          </w:p>
        </w:tc>
        <w:tc>
          <w:tcPr>
            <w:tcW w:w="1904" w:type="dxa"/>
            <w:vAlign w:val="center"/>
          </w:tcPr>
          <w:p w14:paraId="34BE0907" w14:textId="1D67E4C8" w:rsidR="00937874" w:rsidRPr="00BD117A" w:rsidRDefault="00937874" w:rsidP="00937874">
            <w:r w:rsidRPr="00BD117A">
              <w:t>Wyznaczenie menedżera na pracownika akceptującego</w:t>
            </w:r>
          </w:p>
        </w:tc>
        <w:tc>
          <w:tcPr>
            <w:tcW w:w="4218" w:type="dxa"/>
            <w:vAlign w:val="center"/>
          </w:tcPr>
          <w:p w14:paraId="5FE3F0DE" w14:textId="77777777" w:rsidR="00362F90" w:rsidRPr="00BD117A" w:rsidRDefault="00F039ED" w:rsidP="00937874">
            <w:r w:rsidRPr="00BD117A">
              <w:t>IF</w:t>
            </w:r>
            <w:r w:rsidR="00982113" w:rsidRPr="00BD117A">
              <w:t xml:space="preserve"> [</w:t>
            </w:r>
            <w:r w:rsidR="008B2412" w:rsidRPr="00BD117A">
              <w:t xml:space="preserve">Użytkownik].[Menedżer] HAVE VALUE AND </w:t>
            </w:r>
            <w:r w:rsidR="00BA379D" w:rsidRPr="00BD117A">
              <w:t>[Przetarg].[Pracownik realizujący]</w:t>
            </w:r>
            <w:r w:rsidR="00362F90" w:rsidRPr="00BD117A">
              <w:t>=[Użytkownik].[ID]</w:t>
            </w:r>
          </w:p>
          <w:p w14:paraId="796D1BDE" w14:textId="5203455F" w:rsidR="00937874" w:rsidRPr="00BD117A" w:rsidRDefault="00362F90" w:rsidP="00937874">
            <w:r w:rsidRPr="00BD117A">
              <w:t xml:space="preserve">THEN </w:t>
            </w:r>
            <w:r w:rsidR="00CF1DAC" w:rsidRPr="00BD117A">
              <w:t>[Przetarg</w:t>
            </w:r>
            <w:r w:rsidR="005A3911" w:rsidRPr="00BD117A">
              <w:t>].</w:t>
            </w:r>
            <w:r w:rsidR="004F5D4A" w:rsidRPr="00BD117A">
              <w:t>[Pracownik akceptujący]=</w:t>
            </w:r>
            <w:r w:rsidR="003874E2" w:rsidRPr="00BD117A">
              <w:t>[Użytkownik].[Menedżer]</w:t>
            </w:r>
            <w:r w:rsidR="0048028E" w:rsidRPr="00BD117A">
              <w:t xml:space="preserve"> </w:t>
            </w:r>
          </w:p>
        </w:tc>
        <w:tc>
          <w:tcPr>
            <w:tcW w:w="2111" w:type="dxa"/>
            <w:vAlign w:val="center"/>
          </w:tcPr>
          <w:p w14:paraId="69D31B0B" w14:textId="3432BF7C" w:rsidR="003874E2" w:rsidRPr="00BD117A" w:rsidRDefault="003874E2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</w:t>
            </w:r>
            <w:r w:rsidR="00CB376F" w:rsidRPr="00BD117A">
              <w:rPr>
                <w:rFonts w:ascii="Helvetica 45 Light" w:hAnsi="Helvetica 45 Light"/>
                <w:sz w:val="20"/>
                <w:szCs w:val="24"/>
              </w:rPr>
              <w:t xml:space="preserve"> uzupełnienie pola „Pracownik realizujący” </w:t>
            </w:r>
            <w:r w:rsidR="00DA2D82" w:rsidRPr="00BD117A">
              <w:rPr>
                <w:rFonts w:ascii="Helvetica 45 Light" w:hAnsi="Helvetica 45 Light"/>
                <w:sz w:val="20"/>
                <w:szCs w:val="24"/>
              </w:rPr>
              <w:t>odnośnikiem do Użytkownika, który ma uzupełnione pole „Menedżer”</w:t>
            </w:r>
          </w:p>
        </w:tc>
      </w:tr>
      <w:tr w:rsidR="00CC44D9" w:rsidRPr="00BD117A" w14:paraId="0BC3C6BE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DF6E069" w14:textId="6AADF1E6" w:rsidR="00937874" w:rsidRPr="00BD117A" w:rsidRDefault="00937874" w:rsidP="00937874">
            <w:r w:rsidRPr="00BD117A">
              <w:t>RB0</w:t>
            </w:r>
            <w:r w:rsidR="004D5426" w:rsidRPr="00BD117A">
              <w:t>70</w:t>
            </w:r>
          </w:p>
        </w:tc>
        <w:tc>
          <w:tcPr>
            <w:tcW w:w="1904" w:type="dxa"/>
            <w:vAlign w:val="center"/>
          </w:tcPr>
          <w:p w14:paraId="630C06B1" w14:textId="540C4CC7" w:rsidR="00937874" w:rsidRPr="00BD117A" w:rsidRDefault="00937874" w:rsidP="00937874">
            <w:r w:rsidRPr="00BD117A">
              <w:t>Weryfikacja organizatora Przetargu przy generacji oferty</w:t>
            </w:r>
          </w:p>
        </w:tc>
        <w:tc>
          <w:tcPr>
            <w:tcW w:w="4218" w:type="dxa"/>
            <w:vAlign w:val="center"/>
          </w:tcPr>
          <w:p w14:paraId="4A96493F" w14:textId="024BFC0D" w:rsidR="00A769A6" w:rsidRPr="007931FB" w:rsidRDefault="00A769A6" w:rsidP="00937874">
            <w:pPr>
              <w:rPr>
                <w:lang w:val="en-US"/>
              </w:rPr>
            </w:pPr>
            <w:r w:rsidRPr="3183460E">
              <w:rPr>
                <w:lang w:val="en-US"/>
              </w:rPr>
              <w:t xml:space="preserve">IF </w:t>
            </w:r>
            <w:r w:rsidR="00CB500B" w:rsidRPr="3183460E">
              <w:rPr>
                <w:lang w:val="en-US"/>
              </w:rPr>
              <w:t>[</w:t>
            </w:r>
            <w:proofErr w:type="spellStart"/>
            <w:r w:rsidR="00CB500B" w:rsidRPr="3183460E">
              <w:rPr>
                <w:lang w:val="en-US"/>
              </w:rPr>
              <w:t>Przetarg</w:t>
            </w:r>
            <w:proofErr w:type="spellEnd"/>
            <w:r w:rsidR="00CB500B" w:rsidRPr="3183460E">
              <w:rPr>
                <w:lang w:val="en-US"/>
              </w:rPr>
              <w:t xml:space="preserve">].[Grupa </w:t>
            </w:r>
            <w:proofErr w:type="spellStart"/>
            <w:r w:rsidR="00CB500B" w:rsidRPr="3183460E">
              <w:rPr>
                <w:lang w:val="en-US"/>
              </w:rPr>
              <w:t>Zakupowa</w:t>
            </w:r>
            <w:proofErr w:type="spellEnd"/>
            <w:r w:rsidR="00CB500B" w:rsidRPr="3183460E">
              <w:rPr>
                <w:lang w:val="en-US"/>
              </w:rPr>
              <w:t xml:space="preserve"> (</w:t>
            </w:r>
            <w:proofErr w:type="spellStart"/>
            <w:r w:rsidR="00CB500B" w:rsidRPr="3183460E">
              <w:rPr>
                <w:lang w:val="en-US"/>
              </w:rPr>
              <w:t>organizator</w:t>
            </w:r>
            <w:proofErr w:type="spellEnd"/>
            <w:r w:rsidR="00CB500B" w:rsidRPr="3183460E">
              <w:rPr>
                <w:lang w:val="en-US"/>
              </w:rPr>
              <w:t>)]</w:t>
            </w:r>
            <w:r w:rsidR="00141573" w:rsidRPr="3183460E">
              <w:rPr>
                <w:lang w:val="en-US"/>
              </w:rPr>
              <w:t xml:space="preserve"> NOT HAVE VALUE </w:t>
            </w:r>
            <w:r w:rsidR="00312361" w:rsidRPr="3183460E">
              <w:rPr>
                <w:lang w:val="en-US"/>
              </w:rPr>
              <w:t>AND</w:t>
            </w:r>
            <w:r w:rsidR="00E10BC0" w:rsidRPr="3183460E">
              <w:rPr>
                <w:lang w:val="en-US"/>
              </w:rPr>
              <w:t xml:space="preserve"> IF</w:t>
            </w:r>
            <w:r w:rsidR="00312361" w:rsidRPr="3183460E">
              <w:rPr>
                <w:lang w:val="en-US"/>
              </w:rPr>
              <w:t xml:space="preserve"> [</w:t>
            </w:r>
            <w:proofErr w:type="spellStart"/>
            <w:r w:rsidR="00312361" w:rsidRPr="3183460E">
              <w:rPr>
                <w:lang w:val="en-US"/>
              </w:rPr>
              <w:t>Przetarg</w:t>
            </w:r>
            <w:proofErr w:type="spellEnd"/>
            <w:r w:rsidR="00312361" w:rsidRPr="3183460E">
              <w:rPr>
                <w:lang w:val="en-US"/>
              </w:rPr>
              <w:t>].[</w:t>
            </w:r>
            <w:proofErr w:type="spellStart"/>
            <w:r w:rsidR="00312361" w:rsidRPr="3183460E">
              <w:rPr>
                <w:lang w:val="en-US"/>
              </w:rPr>
              <w:t>Płatnik</w:t>
            </w:r>
            <w:proofErr w:type="spellEnd"/>
            <w:r w:rsidR="00312361" w:rsidRPr="3183460E">
              <w:rPr>
                <w:lang w:val="en-US"/>
              </w:rPr>
              <w:t xml:space="preserve"> (</w:t>
            </w:r>
            <w:proofErr w:type="spellStart"/>
            <w:r w:rsidR="00312361" w:rsidRPr="3183460E">
              <w:rPr>
                <w:lang w:val="en-US"/>
              </w:rPr>
              <w:t>Organizator</w:t>
            </w:r>
            <w:proofErr w:type="spellEnd"/>
            <w:r w:rsidR="00312361" w:rsidRPr="3183460E">
              <w:rPr>
                <w:lang w:val="en-US"/>
              </w:rPr>
              <w:t>)] NOT HAVE VALUE AND</w:t>
            </w:r>
            <w:r w:rsidR="00B110ED" w:rsidRPr="3183460E">
              <w:rPr>
                <w:lang w:val="en-US"/>
              </w:rPr>
              <w:t xml:space="preserve"> </w:t>
            </w:r>
            <w:r w:rsidR="00E10BC0" w:rsidRPr="3183460E">
              <w:rPr>
                <w:lang w:val="en-US"/>
              </w:rPr>
              <w:t xml:space="preserve">IF </w:t>
            </w:r>
            <w:r w:rsidR="00544B37" w:rsidRPr="3183460E">
              <w:rPr>
                <w:lang w:val="en-US"/>
              </w:rPr>
              <w:t>(</w:t>
            </w:r>
            <w:r w:rsidR="00E10BC0" w:rsidRPr="3183460E">
              <w:rPr>
                <w:lang w:val="en-US"/>
              </w:rPr>
              <w:t>ACTION(</w:t>
            </w:r>
            <w:r w:rsidR="006D28DC" w:rsidRPr="3183460E">
              <w:rPr>
                <w:lang w:val="en-US"/>
              </w:rPr>
              <w:t>“</w:t>
            </w:r>
            <w:proofErr w:type="spellStart"/>
            <w:r w:rsidR="006D28DC" w:rsidRPr="3183460E">
              <w:rPr>
                <w:lang w:val="en-US"/>
              </w:rPr>
              <w:t>Generuj</w:t>
            </w:r>
            <w:proofErr w:type="spellEnd"/>
            <w:r w:rsidR="006D28DC" w:rsidRPr="3183460E">
              <w:rPr>
                <w:lang w:val="en-US"/>
              </w:rPr>
              <w:t xml:space="preserve"> </w:t>
            </w:r>
            <w:proofErr w:type="spellStart"/>
            <w:r w:rsidR="006D28DC" w:rsidRPr="3183460E">
              <w:rPr>
                <w:lang w:val="en-US"/>
              </w:rPr>
              <w:t>ofertę</w:t>
            </w:r>
            <w:proofErr w:type="spellEnd"/>
            <w:r w:rsidR="006D28DC" w:rsidRPr="3183460E">
              <w:rPr>
                <w:lang w:val="en-US"/>
              </w:rPr>
              <w:t>”))</w:t>
            </w:r>
          </w:p>
          <w:p w14:paraId="5F699961" w14:textId="0BCBE197" w:rsidR="00937874" w:rsidRPr="00BD117A" w:rsidRDefault="0045316A" w:rsidP="00937874">
            <w:r w:rsidRPr="00BD117A">
              <w:t>THEN SHOW ERROR („</w:t>
            </w:r>
            <w:r w:rsidR="00A769A6" w:rsidRPr="00BD117A">
              <w:t>Pole 'Płatnik' lub 'Grupa zakupowa' musi być uzupełnione przed wygenerowaniem oferty. W przypadku kontaktu z pomocą techniczną podaj szczegóły techniczne.</w:t>
            </w:r>
            <w:r w:rsidRPr="00BD117A">
              <w:t>”)</w:t>
            </w:r>
          </w:p>
        </w:tc>
        <w:tc>
          <w:tcPr>
            <w:tcW w:w="2111" w:type="dxa"/>
            <w:vAlign w:val="center"/>
          </w:tcPr>
          <w:p w14:paraId="78D75C72" w14:textId="0637E757" w:rsidR="006D28DC" w:rsidRPr="00BD117A" w:rsidRDefault="006D28DC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Wyzwalacz: kliknięcie przycisku </w:t>
            </w:r>
            <w:r w:rsidR="00A855F5" w:rsidRPr="00BD117A">
              <w:rPr>
                <w:rFonts w:ascii="Helvetica 45 Light" w:hAnsi="Helvetica 45 Light"/>
                <w:sz w:val="20"/>
                <w:szCs w:val="24"/>
              </w:rPr>
              <w:t>„Generuj ofertę”</w:t>
            </w:r>
          </w:p>
          <w:p w14:paraId="712DF959" w14:textId="77777777" w:rsidR="00937874" w:rsidRPr="00BD117A" w:rsidRDefault="00937874" w:rsidP="00937874"/>
        </w:tc>
      </w:tr>
      <w:tr w:rsidR="002F137E" w:rsidRPr="00BD117A" w14:paraId="50EA0F75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A0CADF6" w14:textId="7EF9AD0A" w:rsidR="001D56FA" w:rsidRPr="00BD117A" w:rsidRDefault="001D56FA" w:rsidP="001D56FA">
            <w:r w:rsidRPr="00BD117A">
              <w:t>RB07</w:t>
            </w:r>
            <w:r w:rsidR="004D5426" w:rsidRPr="00BD117A">
              <w:t>1</w:t>
            </w:r>
          </w:p>
        </w:tc>
        <w:tc>
          <w:tcPr>
            <w:tcW w:w="1904" w:type="dxa"/>
            <w:vAlign w:val="center"/>
          </w:tcPr>
          <w:p w14:paraId="537AABDB" w14:textId="6FC4115F" w:rsidR="001D56FA" w:rsidRPr="00BD117A" w:rsidRDefault="001D56FA" w:rsidP="001D56FA">
            <w:r w:rsidRPr="00BD117A">
              <w:t>Weryfikacja pracownika akceptującego Przetarg przy generacji oferty</w:t>
            </w:r>
          </w:p>
        </w:tc>
        <w:tc>
          <w:tcPr>
            <w:tcW w:w="4218" w:type="dxa"/>
            <w:vAlign w:val="center"/>
          </w:tcPr>
          <w:p w14:paraId="5B347525" w14:textId="4EAA19A1" w:rsidR="001D56FA" w:rsidRPr="007931FB" w:rsidRDefault="001D56FA" w:rsidP="001D56FA">
            <w:pPr>
              <w:rPr>
                <w:lang w:val="en-US"/>
              </w:rPr>
            </w:pPr>
            <w:r w:rsidRPr="3183460E">
              <w:rPr>
                <w:lang w:val="en-US"/>
              </w:rPr>
              <w:t>IF [</w:t>
            </w:r>
            <w:proofErr w:type="spellStart"/>
            <w:r w:rsidRPr="3183460E">
              <w:rPr>
                <w:lang w:val="en-US"/>
              </w:rPr>
              <w:t>Przetarg</w:t>
            </w:r>
            <w:proofErr w:type="spellEnd"/>
            <w:r w:rsidRPr="3183460E">
              <w:rPr>
                <w:lang w:val="en-US"/>
              </w:rPr>
              <w:t>].[</w:t>
            </w:r>
            <w:proofErr w:type="spellStart"/>
            <w:r w:rsidRPr="3183460E">
              <w:rPr>
                <w:lang w:val="en-US"/>
              </w:rPr>
              <w:t>Pracownik</w:t>
            </w:r>
            <w:proofErr w:type="spellEnd"/>
            <w:r w:rsidRPr="3183460E">
              <w:rPr>
                <w:lang w:val="en-US"/>
              </w:rPr>
              <w:t xml:space="preserve"> </w:t>
            </w:r>
            <w:proofErr w:type="spellStart"/>
            <w:r w:rsidRPr="3183460E">
              <w:rPr>
                <w:lang w:val="en-US"/>
              </w:rPr>
              <w:t>akceptujący</w:t>
            </w:r>
            <w:proofErr w:type="spellEnd"/>
            <w:r w:rsidRPr="3183460E">
              <w:rPr>
                <w:lang w:val="en-US"/>
              </w:rPr>
              <w:t>] NOT HAVE VALUE AND IF (ACTION(“</w:t>
            </w:r>
            <w:proofErr w:type="spellStart"/>
            <w:r w:rsidRPr="3183460E">
              <w:rPr>
                <w:lang w:val="en-US"/>
              </w:rPr>
              <w:t>Generuj</w:t>
            </w:r>
            <w:proofErr w:type="spellEnd"/>
            <w:r w:rsidRPr="3183460E">
              <w:rPr>
                <w:lang w:val="en-US"/>
              </w:rPr>
              <w:t xml:space="preserve"> </w:t>
            </w:r>
            <w:proofErr w:type="spellStart"/>
            <w:r w:rsidRPr="3183460E">
              <w:rPr>
                <w:lang w:val="en-US"/>
              </w:rPr>
              <w:t>ofertę</w:t>
            </w:r>
            <w:proofErr w:type="spellEnd"/>
            <w:r w:rsidRPr="3183460E">
              <w:rPr>
                <w:lang w:val="en-US"/>
              </w:rPr>
              <w:t>”))</w:t>
            </w:r>
          </w:p>
          <w:p w14:paraId="241FC335" w14:textId="31188EF2" w:rsidR="001D56FA" w:rsidRPr="00BD117A" w:rsidRDefault="001D56FA" w:rsidP="001D56FA">
            <w:r w:rsidRPr="00BD117A">
              <w:t>THEN SHOW ERROR („</w:t>
            </w:r>
            <w:r w:rsidR="002F137E" w:rsidRPr="00BD117A">
              <w:t xml:space="preserve">Pole 'Pracownik akceptujący' musi być uzupełnione przed wygenerowaniem oferty. W przypadku </w:t>
            </w:r>
            <w:r w:rsidR="002F137E" w:rsidRPr="00BD117A">
              <w:lastRenderedPageBreak/>
              <w:t>kontaktu z pomocą techniczną podaj szczegóły techniczne.</w:t>
            </w:r>
            <w:r w:rsidRPr="00BD117A">
              <w:t>”)</w:t>
            </w:r>
          </w:p>
        </w:tc>
        <w:tc>
          <w:tcPr>
            <w:tcW w:w="2111" w:type="dxa"/>
            <w:vAlign w:val="center"/>
          </w:tcPr>
          <w:p w14:paraId="2A1361F1" w14:textId="77777777" w:rsidR="002F137E" w:rsidRPr="00BD117A" w:rsidRDefault="002F137E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lastRenderedPageBreak/>
              <w:t>Wyzwalacz: kliknięcie przycisku „Generuj ofertę”</w:t>
            </w:r>
          </w:p>
          <w:p w14:paraId="71908924" w14:textId="77777777" w:rsidR="001D56FA" w:rsidRPr="00BD117A" w:rsidRDefault="001D56FA" w:rsidP="002F137E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</w:p>
        </w:tc>
      </w:tr>
      <w:tr w:rsidR="00AA1DB8" w:rsidRPr="00BD117A" w14:paraId="626BEA5A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0609EF43" w14:textId="2F9CC076" w:rsidR="001D56FA" w:rsidRPr="00BD117A" w:rsidRDefault="001D56FA" w:rsidP="001D56FA">
            <w:r w:rsidRPr="00BD117A">
              <w:t>RB07</w:t>
            </w:r>
            <w:r w:rsidR="004D5426" w:rsidRPr="00BD117A">
              <w:t>2</w:t>
            </w:r>
          </w:p>
        </w:tc>
        <w:tc>
          <w:tcPr>
            <w:tcW w:w="1904" w:type="dxa"/>
            <w:vAlign w:val="center"/>
          </w:tcPr>
          <w:p w14:paraId="462C9DA1" w14:textId="6CD52C6A" w:rsidR="001D56FA" w:rsidRPr="00BD117A" w:rsidRDefault="001D56FA" w:rsidP="001D56FA">
            <w:r w:rsidRPr="00BD117A">
              <w:t xml:space="preserve">Weryfikacja </w:t>
            </w:r>
            <w:r w:rsidR="00D557BD" w:rsidRPr="00BD117A">
              <w:t xml:space="preserve">Kryteriów Szablonu w </w:t>
            </w:r>
            <w:r w:rsidRPr="00BD117A">
              <w:t>Struktur</w:t>
            </w:r>
            <w:r w:rsidR="00D557BD" w:rsidRPr="00BD117A">
              <w:t>ze</w:t>
            </w:r>
            <w:r w:rsidRPr="00BD117A">
              <w:t xml:space="preserve"> Przetargu przy generacji oferty</w:t>
            </w:r>
          </w:p>
        </w:tc>
        <w:tc>
          <w:tcPr>
            <w:tcW w:w="4218" w:type="dxa"/>
            <w:vAlign w:val="center"/>
          </w:tcPr>
          <w:p w14:paraId="0AA08494" w14:textId="606D53E8" w:rsidR="00E171EF" w:rsidRPr="007931FB" w:rsidRDefault="00186F65" w:rsidP="00186F65">
            <w:pPr>
              <w:rPr>
                <w:lang w:val="en-US"/>
              </w:rPr>
            </w:pPr>
            <w:r w:rsidRPr="3183460E">
              <w:rPr>
                <w:lang w:val="en-US"/>
              </w:rPr>
              <w:t>IF [</w:t>
            </w:r>
            <w:proofErr w:type="spellStart"/>
            <w:r w:rsidRPr="3183460E">
              <w:rPr>
                <w:lang w:val="en-US"/>
              </w:rPr>
              <w:t>Struktura</w:t>
            </w:r>
            <w:proofErr w:type="spellEnd"/>
            <w:r w:rsidRPr="3183460E">
              <w:rPr>
                <w:lang w:val="en-US"/>
              </w:rPr>
              <w:t xml:space="preserve"> </w:t>
            </w:r>
            <w:proofErr w:type="spellStart"/>
            <w:r w:rsidRPr="3183460E">
              <w:rPr>
                <w:lang w:val="en-US"/>
              </w:rPr>
              <w:t>Przetargu</w:t>
            </w:r>
            <w:proofErr w:type="spellEnd"/>
            <w:r w:rsidRPr="3183460E">
              <w:rPr>
                <w:lang w:val="en-US"/>
              </w:rPr>
              <w:t>].[</w:t>
            </w:r>
            <w:proofErr w:type="spellStart"/>
            <w:r w:rsidRPr="3183460E">
              <w:rPr>
                <w:lang w:val="en-US"/>
              </w:rPr>
              <w:t>Kryteria</w:t>
            </w:r>
            <w:proofErr w:type="spellEnd"/>
            <w:r w:rsidRPr="3183460E">
              <w:rPr>
                <w:lang w:val="en-US"/>
              </w:rPr>
              <w:t xml:space="preserve"> Szablonu] NOT EXIST AND IF (ACTION(“</w:t>
            </w:r>
            <w:proofErr w:type="spellStart"/>
            <w:r w:rsidRPr="3183460E">
              <w:rPr>
                <w:lang w:val="en-US"/>
              </w:rPr>
              <w:t>Generuj</w:t>
            </w:r>
            <w:proofErr w:type="spellEnd"/>
            <w:r w:rsidRPr="3183460E">
              <w:rPr>
                <w:lang w:val="en-US"/>
              </w:rPr>
              <w:t xml:space="preserve"> </w:t>
            </w:r>
            <w:proofErr w:type="spellStart"/>
            <w:r w:rsidRPr="3183460E">
              <w:rPr>
                <w:lang w:val="en-US"/>
              </w:rPr>
              <w:t>ofertę</w:t>
            </w:r>
            <w:proofErr w:type="spellEnd"/>
            <w:r w:rsidRPr="3183460E">
              <w:rPr>
                <w:lang w:val="en-US"/>
              </w:rPr>
              <w:t>”))</w:t>
            </w:r>
          </w:p>
          <w:p w14:paraId="38A7FD7C" w14:textId="2B30CFCC" w:rsidR="001D56FA" w:rsidRPr="00BD117A" w:rsidRDefault="00F86D32" w:rsidP="00477BD3">
            <w:r w:rsidRPr="00BD117A">
              <w:t>THEN SHOW ERROR („</w:t>
            </w:r>
            <w:r w:rsidR="00477BD3" w:rsidRPr="00BD117A">
              <w:t>Struktura przetargu [nazwa] nie zostały określone kryteria dotyczące szablonu pliku. Uzupełnij kryteria a następnie spróbuj ponownie wygenerować ofertę.</w:t>
            </w:r>
            <w:r w:rsidR="007E62FC" w:rsidRPr="00BD117A">
              <w:t xml:space="preserve"> W przypadku kontaktu z pomocą techniczną podaj szczegóły techniczne.</w:t>
            </w:r>
            <w:r w:rsidRPr="00BD117A">
              <w:t>”)</w:t>
            </w:r>
          </w:p>
        </w:tc>
        <w:tc>
          <w:tcPr>
            <w:tcW w:w="2111" w:type="dxa"/>
            <w:vAlign w:val="center"/>
          </w:tcPr>
          <w:p w14:paraId="7C46749A" w14:textId="77777777" w:rsidR="00B53C98" w:rsidRPr="00BD117A" w:rsidRDefault="00B53C98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kliknięcie przycisku „Generuj ofertę”</w:t>
            </w:r>
          </w:p>
          <w:p w14:paraId="1FB44947" w14:textId="77777777" w:rsidR="001D56FA" w:rsidRPr="00BD117A" w:rsidRDefault="001D56FA" w:rsidP="00B53C98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</w:p>
        </w:tc>
      </w:tr>
      <w:tr w:rsidR="00F86D32" w:rsidRPr="00BD117A" w14:paraId="037C3AB0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7533FEE" w14:textId="40FE4F32" w:rsidR="00F86D32" w:rsidRPr="00BD117A" w:rsidRDefault="004D5426" w:rsidP="001D56FA">
            <w:r w:rsidRPr="00BD117A">
              <w:t>RB073</w:t>
            </w:r>
          </w:p>
        </w:tc>
        <w:tc>
          <w:tcPr>
            <w:tcW w:w="1904" w:type="dxa"/>
            <w:vAlign w:val="center"/>
          </w:tcPr>
          <w:p w14:paraId="3FC85684" w14:textId="4ACF8BEB" w:rsidR="00F86D32" w:rsidRPr="00BD117A" w:rsidRDefault="00B37CDC" w:rsidP="001D56FA">
            <w:r w:rsidRPr="00BD117A">
              <w:t xml:space="preserve">Weryfikacja Kryteriów Szablonu </w:t>
            </w:r>
            <w:r w:rsidR="00840033" w:rsidRPr="00BD117A">
              <w:t>o typie Export</w:t>
            </w:r>
            <w:r w:rsidRPr="00BD117A">
              <w:t xml:space="preserve"> w Strukturze Przetargu przy generacji oferty</w:t>
            </w:r>
          </w:p>
        </w:tc>
        <w:tc>
          <w:tcPr>
            <w:tcW w:w="4218" w:type="dxa"/>
            <w:vAlign w:val="center"/>
          </w:tcPr>
          <w:p w14:paraId="686080A0" w14:textId="5513D31C" w:rsidR="008305B7" w:rsidRPr="007931FB" w:rsidRDefault="008305B7" w:rsidP="008305B7">
            <w:pPr>
              <w:rPr>
                <w:lang w:val="en-US"/>
              </w:rPr>
            </w:pPr>
            <w:r w:rsidRPr="3183460E">
              <w:rPr>
                <w:lang w:val="en-US"/>
              </w:rPr>
              <w:t>IF [</w:t>
            </w:r>
            <w:proofErr w:type="spellStart"/>
            <w:r w:rsidRPr="3183460E">
              <w:rPr>
                <w:lang w:val="en-US"/>
              </w:rPr>
              <w:t>Kryteria</w:t>
            </w:r>
            <w:proofErr w:type="spellEnd"/>
            <w:r w:rsidRPr="3183460E">
              <w:rPr>
                <w:lang w:val="en-US"/>
              </w:rPr>
              <w:t xml:space="preserve"> Szablonu].[</w:t>
            </w:r>
            <w:proofErr w:type="spellStart"/>
            <w:r w:rsidR="00C17103" w:rsidRPr="3183460E">
              <w:rPr>
                <w:lang w:val="en-US"/>
              </w:rPr>
              <w:t>Typ</w:t>
            </w:r>
            <w:proofErr w:type="spellEnd"/>
            <w:r w:rsidRPr="3183460E">
              <w:rPr>
                <w:lang w:val="en-US"/>
              </w:rPr>
              <w:t>]=”</w:t>
            </w:r>
            <w:r w:rsidR="00C17103" w:rsidRPr="3183460E">
              <w:rPr>
                <w:lang w:val="en-US"/>
              </w:rPr>
              <w:t>Export</w:t>
            </w:r>
            <w:r w:rsidRPr="3183460E">
              <w:rPr>
                <w:lang w:val="en-US"/>
              </w:rPr>
              <w:t xml:space="preserve">” </w:t>
            </w:r>
            <w:r w:rsidR="00C17103" w:rsidRPr="3183460E">
              <w:rPr>
                <w:lang w:val="en-US"/>
              </w:rPr>
              <w:t xml:space="preserve">NOT </w:t>
            </w:r>
            <w:r w:rsidRPr="3183460E">
              <w:rPr>
                <w:lang w:val="en-US"/>
              </w:rPr>
              <w:t>EXIST AND IF (ACTION(“</w:t>
            </w:r>
            <w:proofErr w:type="spellStart"/>
            <w:r w:rsidRPr="3183460E">
              <w:rPr>
                <w:lang w:val="en-US"/>
              </w:rPr>
              <w:t>Generuj</w:t>
            </w:r>
            <w:proofErr w:type="spellEnd"/>
            <w:r w:rsidRPr="3183460E">
              <w:rPr>
                <w:lang w:val="en-US"/>
              </w:rPr>
              <w:t xml:space="preserve"> </w:t>
            </w:r>
            <w:proofErr w:type="spellStart"/>
            <w:r w:rsidRPr="3183460E">
              <w:rPr>
                <w:lang w:val="en-US"/>
              </w:rPr>
              <w:t>ofertę</w:t>
            </w:r>
            <w:proofErr w:type="spellEnd"/>
            <w:r w:rsidRPr="3183460E">
              <w:rPr>
                <w:lang w:val="en-US"/>
              </w:rPr>
              <w:t>”))</w:t>
            </w:r>
          </w:p>
          <w:p w14:paraId="03ABE39E" w14:textId="15F6580A" w:rsidR="00F86D32" w:rsidRPr="00BD117A" w:rsidRDefault="007E0D21" w:rsidP="001D56FA">
            <w:r w:rsidRPr="00BD117A">
              <w:t>THEN SHOW ERROR („Struktura przetargu [nazwa]</w:t>
            </w:r>
            <w:r w:rsidR="00753C4C" w:rsidRPr="00BD117A">
              <w:t xml:space="preserve"> nie zostały nie zostały zdefiniowane kryteria szablonu dla exportu</w:t>
            </w:r>
            <w:r w:rsidRPr="00BD117A">
              <w:t>. Uzupełnij kryteria a następnie spróbuj ponownie wygenerować ofertę. W przypadku kontaktu z pomocą techniczną podaj szczegóły techniczne.”)</w:t>
            </w:r>
          </w:p>
        </w:tc>
        <w:tc>
          <w:tcPr>
            <w:tcW w:w="2111" w:type="dxa"/>
            <w:vAlign w:val="center"/>
          </w:tcPr>
          <w:p w14:paraId="6C871E22" w14:textId="77777777" w:rsidR="00B53C98" w:rsidRPr="00BD117A" w:rsidRDefault="00B53C98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kliknięcie przycisku „Generuj ofertę”</w:t>
            </w:r>
          </w:p>
          <w:p w14:paraId="7447D9D2" w14:textId="77777777" w:rsidR="00F86D32" w:rsidRPr="00BD117A" w:rsidRDefault="00F86D32" w:rsidP="00B53C98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</w:p>
        </w:tc>
      </w:tr>
      <w:tr w:rsidR="00BF4B4C" w:rsidRPr="00BD117A" w14:paraId="688CF282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FBE19EF" w14:textId="5179B5B4" w:rsidR="00BF4B4C" w:rsidRPr="00BD117A" w:rsidRDefault="004D5426" w:rsidP="001D56FA">
            <w:r w:rsidRPr="00BD117A">
              <w:t>RB074</w:t>
            </w:r>
          </w:p>
        </w:tc>
        <w:tc>
          <w:tcPr>
            <w:tcW w:w="1904" w:type="dxa"/>
            <w:vAlign w:val="center"/>
          </w:tcPr>
          <w:p w14:paraId="1AF5DA7D" w14:textId="23209D73" w:rsidR="00BF4B4C" w:rsidRPr="00BD117A" w:rsidRDefault="007E3703" w:rsidP="001D56FA">
            <w:r w:rsidRPr="00BD117A">
              <w:t xml:space="preserve">Weryfikacja </w:t>
            </w:r>
            <w:r w:rsidR="00F00C2F" w:rsidRPr="00BD117A">
              <w:t>produktów</w:t>
            </w:r>
            <w:r w:rsidR="0053751C" w:rsidRPr="00BD117A">
              <w:t xml:space="preserve"> </w:t>
            </w:r>
            <w:r w:rsidR="00AA1DB8" w:rsidRPr="00BD117A">
              <w:t xml:space="preserve">nie </w:t>
            </w:r>
            <w:r w:rsidR="0053751C" w:rsidRPr="00BD117A">
              <w:t>zakwalifikowanych w Strukturze Przetargu przy generacji oferty</w:t>
            </w:r>
          </w:p>
        </w:tc>
        <w:tc>
          <w:tcPr>
            <w:tcW w:w="4218" w:type="dxa"/>
            <w:vAlign w:val="center"/>
          </w:tcPr>
          <w:p w14:paraId="436D56A5" w14:textId="2722379A" w:rsidR="0091248F" w:rsidRPr="007931FB" w:rsidRDefault="0091248F" w:rsidP="0091248F">
            <w:pPr>
              <w:rPr>
                <w:lang w:val="en-US"/>
              </w:rPr>
            </w:pPr>
            <w:r w:rsidRPr="007931FB">
              <w:rPr>
                <w:lang w:val="en-US"/>
              </w:rPr>
              <w:t>IF [</w:t>
            </w:r>
            <w:proofErr w:type="spellStart"/>
            <w:r w:rsidRPr="007931FB">
              <w:rPr>
                <w:lang w:val="en-US"/>
              </w:rPr>
              <w:t>Produkt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Przetargu</w:t>
            </w:r>
            <w:proofErr w:type="spellEnd"/>
            <w:r w:rsidRPr="007931FB">
              <w:rPr>
                <w:lang w:val="en-US"/>
              </w:rPr>
              <w:t>].[Status]=”</w:t>
            </w:r>
            <w:proofErr w:type="spellStart"/>
            <w:r w:rsidRPr="007931FB">
              <w:rPr>
                <w:lang w:val="en-US"/>
              </w:rPr>
              <w:t>zakwalifikowany</w:t>
            </w:r>
            <w:proofErr w:type="spellEnd"/>
            <w:r w:rsidRPr="007931FB">
              <w:rPr>
                <w:lang w:val="en-US"/>
              </w:rPr>
              <w:t>” NOT EXIST AND IF (ACTION(“</w:t>
            </w:r>
            <w:proofErr w:type="spellStart"/>
            <w:r w:rsidRPr="007931FB">
              <w:rPr>
                <w:lang w:val="en-US"/>
              </w:rPr>
              <w:t>Generuj</w:t>
            </w:r>
            <w:proofErr w:type="spellEnd"/>
            <w:r w:rsidRPr="007931FB">
              <w:rPr>
                <w:lang w:val="en-US"/>
              </w:rPr>
              <w:t xml:space="preserve"> </w:t>
            </w:r>
            <w:proofErr w:type="spellStart"/>
            <w:r w:rsidRPr="007931FB">
              <w:rPr>
                <w:lang w:val="en-US"/>
              </w:rPr>
              <w:t>ofertę</w:t>
            </w:r>
            <w:proofErr w:type="spellEnd"/>
            <w:r w:rsidRPr="007931FB">
              <w:rPr>
                <w:lang w:val="en-US"/>
              </w:rPr>
              <w:t>”))</w:t>
            </w:r>
          </w:p>
          <w:p w14:paraId="64CBC021" w14:textId="0D9835CD" w:rsidR="00BF4B4C" w:rsidRPr="00BD117A" w:rsidRDefault="00BF4B4C" w:rsidP="001D56FA">
            <w:r w:rsidRPr="00BD117A">
              <w:t xml:space="preserve">THEN SHOW ERROR („Struktura przetargu [nazwa] </w:t>
            </w:r>
            <w:r w:rsidR="00BF45E3" w:rsidRPr="00BD117A">
              <w:t>Brak produktów przetargu o statusie "Zakwalifikowany" by wygenerować z nich ofertę</w:t>
            </w:r>
            <w:r w:rsidRPr="00BD117A">
              <w:t>. Uzupełnij kryteria a następnie spróbuj ponownie wygenerować ofertę. W przypadku kontaktu z pomocą techniczną podaj szczegóły techniczne.”)</w:t>
            </w:r>
          </w:p>
        </w:tc>
        <w:tc>
          <w:tcPr>
            <w:tcW w:w="2111" w:type="dxa"/>
            <w:vAlign w:val="center"/>
          </w:tcPr>
          <w:p w14:paraId="53A2B46B" w14:textId="77777777" w:rsidR="00B53C98" w:rsidRPr="00BD117A" w:rsidRDefault="00B53C98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kliknięcie przycisku „Generuj ofertę”</w:t>
            </w:r>
          </w:p>
          <w:p w14:paraId="7796A034" w14:textId="77777777" w:rsidR="00BF4B4C" w:rsidRPr="00BD117A" w:rsidRDefault="00BF4B4C" w:rsidP="00B53C98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</w:p>
        </w:tc>
      </w:tr>
      <w:tr w:rsidR="00A4014E" w:rsidRPr="00BD117A" w14:paraId="14D6CED5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0E462BD0" w14:textId="2D8DCF4D" w:rsidR="00A4014E" w:rsidRPr="00BD117A" w:rsidRDefault="004D5426" w:rsidP="001D56FA">
            <w:r w:rsidRPr="00BD117A">
              <w:t>RB075</w:t>
            </w:r>
          </w:p>
        </w:tc>
        <w:tc>
          <w:tcPr>
            <w:tcW w:w="1904" w:type="dxa"/>
            <w:vAlign w:val="center"/>
          </w:tcPr>
          <w:p w14:paraId="350B9498" w14:textId="25AF8B38" w:rsidR="00A4014E" w:rsidRPr="00BD117A" w:rsidRDefault="0053751C" w:rsidP="001D56FA">
            <w:r w:rsidRPr="00BD117A">
              <w:t xml:space="preserve">Weryfikacja produktów </w:t>
            </w:r>
            <w:r w:rsidR="00AA1DB8" w:rsidRPr="00BD117A">
              <w:t>nowych</w:t>
            </w:r>
            <w:r w:rsidRPr="00BD117A">
              <w:t xml:space="preserve"> w Strukturze Przetargu przy generacji oferty</w:t>
            </w:r>
          </w:p>
        </w:tc>
        <w:tc>
          <w:tcPr>
            <w:tcW w:w="4218" w:type="dxa"/>
            <w:vAlign w:val="center"/>
          </w:tcPr>
          <w:p w14:paraId="70F0E9ED" w14:textId="2C28EE67" w:rsidR="008442A3" w:rsidRPr="007931FB" w:rsidRDefault="008442A3" w:rsidP="008442A3">
            <w:pPr>
              <w:rPr>
                <w:lang w:val="en-US"/>
              </w:rPr>
            </w:pPr>
            <w:r w:rsidRPr="3183460E">
              <w:rPr>
                <w:lang w:val="en-US"/>
              </w:rPr>
              <w:t>IF [</w:t>
            </w:r>
            <w:proofErr w:type="spellStart"/>
            <w:r w:rsidRPr="3183460E">
              <w:rPr>
                <w:lang w:val="en-US"/>
              </w:rPr>
              <w:t>Przetarg</w:t>
            </w:r>
            <w:proofErr w:type="spellEnd"/>
            <w:r w:rsidRPr="3183460E">
              <w:rPr>
                <w:lang w:val="en-US"/>
              </w:rPr>
              <w:t>].[</w:t>
            </w:r>
            <w:proofErr w:type="spellStart"/>
            <w:r w:rsidRPr="3183460E">
              <w:rPr>
                <w:lang w:val="en-US"/>
              </w:rPr>
              <w:t>Struktura</w:t>
            </w:r>
            <w:proofErr w:type="spellEnd"/>
            <w:r w:rsidRPr="3183460E">
              <w:rPr>
                <w:lang w:val="en-US"/>
              </w:rPr>
              <w:t xml:space="preserve"> </w:t>
            </w:r>
            <w:proofErr w:type="spellStart"/>
            <w:r w:rsidRPr="3183460E">
              <w:rPr>
                <w:lang w:val="en-US"/>
              </w:rPr>
              <w:t>Przetargu</w:t>
            </w:r>
            <w:proofErr w:type="spellEnd"/>
            <w:r w:rsidRPr="3183460E">
              <w:rPr>
                <w:lang w:val="en-US"/>
              </w:rPr>
              <w:t>] EXIST AND IF</w:t>
            </w:r>
            <w:r w:rsidR="005A75E1" w:rsidRPr="3183460E">
              <w:rPr>
                <w:lang w:val="en-US"/>
              </w:rPr>
              <w:t xml:space="preserve"> [</w:t>
            </w:r>
            <w:proofErr w:type="spellStart"/>
            <w:r w:rsidR="005A75E1" w:rsidRPr="3183460E">
              <w:rPr>
                <w:lang w:val="en-US"/>
              </w:rPr>
              <w:t>Produkt</w:t>
            </w:r>
            <w:proofErr w:type="spellEnd"/>
            <w:r w:rsidR="005A75E1" w:rsidRPr="3183460E">
              <w:rPr>
                <w:lang w:val="en-US"/>
              </w:rPr>
              <w:t xml:space="preserve"> </w:t>
            </w:r>
            <w:proofErr w:type="spellStart"/>
            <w:r w:rsidR="005A75E1" w:rsidRPr="3183460E">
              <w:rPr>
                <w:lang w:val="en-US"/>
              </w:rPr>
              <w:t>Przetargu</w:t>
            </w:r>
            <w:proofErr w:type="spellEnd"/>
            <w:r w:rsidR="005A75E1" w:rsidRPr="3183460E">
              <w:rPr>
                <w:lang w:val="en-US"/>
              </w:rPr>
              <w:t>].[Status]</w:t>
            </w:r>
            <w:r w:rsidR="002C29DC" w:rsidRPr="3183460E">
              <w:rPr>
                <w:lang w:val="en-US"/>
              </w:rPr>
              <w:t>=”</w:t>
            </w:r>
            <w:proofErr w:type="spellStart"/>
            <w:r w:rsidR="0091248F" w:rsidRPr="3183460E">
              <w:rPr>
                <w:lang w:val="en-US"/>
              </w:rPr>
              <w:t>n</w:t>
            </w:r>
            <w:r w:rsidR="002C29DC" w:rsidRPr="3183460E">
              <w:rPr>
                <w:lang w:val="en-US"/>
              </w:rPr>
              <w:t>owy</w:t>
            </w:r>
            <w:proofErr w:type="spellEnd"/>
            <w:r w:rsidR="002C29DC" w:rsidRPr="3183460E">
              <w:rPr>
                <w:lang w:val="en-US"/>
              </w:rPr>
              <w:t xml:space="preserve">” EXIST </w:t>
            </w:r>
            <w:r w:rsidRPr="3183460E">
              <w:rPr>
                <w:lang w:val="en-US"/>
              </w:rPr>
              <w:t>AND IF (ACTION(“</w:t>
            </w:r>
            <w:proofErr w:type="spellStart"/>
            <w:r w:rsidRPr="3183460E">
              <w:rPr>
                <w:lang w:val="en-US"/>
              </w:rPr>
              <w:t>Generuj</w:t>
            </w:r>
            <w:proofErr w:type="spellEnd"/>
            <w:r w:rsidRPr="3183460E">
              <w:rPr>
                <w:lang w:val="en-US"/>
              </w:rPr>
              <w:t xml:space="preserve"> </w:t>
            </w:r>
            <w:proofErr w:type="spellStart"/>
            <w:r w:rsidRPr="3183460E">
              <w:rPr>
                <w:lang w:val="en-US"/>
              </w:rPr>
              <w:t>ofertę</w:t>
            </w:r>
            <w:proofErr w:type="spellEnd"/>
            <w:r w:rsidRPr="3183460E">
              <w:rPr>
                <w:lang w:val="en-US"/>
              </w:rPr>
              <w:t>”))</w:t>
            </w:r>
          </w:p>
          <w:p w14:paraId="18505061" w14:textId="5AF265B6" w:rsidR="00A4014E" w:rsidRPr="00BD117A" w:rsidRDefault="00A4014E" w:rsidP="001D56FA">
            <w:r w:rsidRPr="00BD117A">
              <w:t xml:space="preserve">THEN SHOW ERROR („Struktura przetargu [nazwa]  W przetargu istnieją produkty lub pakiety o </w:t>
            </w:r>
            <w:proofErr w:type="spellStart"/>
            <w:r w:rsidRPr="00BD117A">
              <w:t>stausie</w:t>
            </w:r>
            <w:proofErr w:type="spellEnd"/>
            <w:r w:rsidRPr="00BD117A">
              <w:t xml:space="preserve"> "Nowy". Zmień status na "Zakwalifikowany" lub "Odrzucony", a następnie spróbuj ponownie wygenerować ofertę. Uzupełnij kryteria a następnie spróbuj ponownie wygenerować ofertę. W przypadku kontaktu z pomocą techniczną podaj szczegóły techniczne.”)</w:t>
            </w:r>
          </w:p>
        </w:tc>
        <w:tc>
          <w:tcPr>
            <w:tcW w:w="2111" w:type="dxa"/>
            <w:vAlign w:val="center"/>
          </w:tcPr>
          <w:p w14:paraId="104EBC6B" w14:textId="77777777" w:rsidR="00B53C98" w:rsidRPr="00BD117A" w:rsidRDefault="00B53C98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kliknięcie przycisku „Generuj ofertę”</w:t>
            </w:r>
          </w:p>
          <w:p w14:paraId="5C2865D0" w14:textId="77777777" w:rsidR="00A4014E" w:rsidRPr="00BD117A" w:rsidRDefault="00A4014E" w:rsidP="00B53C98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</w:p>
        </w:tc>
      </w:tr>
      <w:tr w:rsidR="00123E45" w:rsidRPr="00BD117A" w14:paraId="2C5FFDD9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49B1C03" w14:textId="4A340940" w:rsidR="00123E45" w:rsidRPr="00BD117A" w:rsidRDefault="00262945" w:rsidP="001D56FA">
            <w:r w:rsidRPr="00BD117A">
              <w:t>RB076</w:t>
            </w:r>
          </w:p>
        </w:tc>
        <w:tc>
          <w:tcPr>
            <w:tcW w:w="1904" w:type="dxa"/>
            <w:vAlign w:val="center"/>
          </w:tcPr>
          <w:p w14:paraId="7D8E94F3" w14:textId="2FFEBA57" w:rsidR="00123E45" w:rsidRPr="00BD117A" w:rsidRDefault="00123E45" w:rsidP="001D56FA">
            <w:r w:rsidRPr="00BD117A">
              <w:t>Weryfikacja Struktury Przetargu przy generacji oferty</w:t>
            </w:r>
          </w:p>
        </w:tc>
        <w:tc>
          <w:tcPr>
            <w:tcW w:w="4218" w:type="dxa"/>
            <w:vAlign w:val="center"/>
          </w:tcPr>
          <w:p w14:paraId="7272BC01" w14:textId="432FDF0A" w:rsidR="002414DD" w:rsidRPr="007931FB" w:rsidRDefault="002414DD" w:rsidP="001D56FA">
            <w:pPr>
              <w:rPr>
                <w:lang w:val="en-US"/>
              </w:rPr>
            </w:pPr>
            <w:r w:rsidRPr="3183460E">
              <w:rPr>
                <w:lang w:val="en-US"/>
              </w:rPr>
              <w:t xml:space="preserve">IF </w:t>
            </w:r>
            <w:r w:rsidR="00783C1C" w:rsidRPr="3183460E">
              <w:rPr>
                <w:lang w:val="en-US"/>
              </w:rPr>
              <w:t>[</w:t>
            </w:r>
            <w:proofErr w:type="spellStart"/>
            <w:r w:rsidR="00276EB6" w:rsidRPr="3183460E">
              <w:rPr>
                <w:lang w:val="en-US"/>
              </w:rPr>
              <w:t>Przetarg</w:t>
            </w:r>
            <w:proofErr w:type="spellEnd"/>
            <w:r w:rsidR="00276EB6" w:rsidRPr="3183460E">
              <w:rPr>
                <w:lang w:val="en-US"/>
              </w:rPr>
              <w:t>].[</w:t>
            </w:r>
            <w:proofErr w:type="spellStart"/>
            <w:r w:rsidR="00276EB6" w:rsidRPr="3183460E">
              <w:rPr>
                <w:lang w:val="en-US"/>
              </w:rPr>
              <w:t>Struktura</w:t>
            </w:r>
            <w:proofErr w:type="spellEnd"/>
            <w:r w:rsidR="00276EB6" w:rsidRPr="3183460E">
              <w:rPr>
                <w:lang w:val="en-US"/>
              </w:rPr>
              <w:t xml:space="preserve"> </w:t>
            </w:r>
            <w:proofErr w:type="spellStart"/>
            <w:r w:rsidR="00276EB6" w:rsidRPr="3183460E">
              <w:rPr>
                <w:lang w:val="en-US"/>
              </w:rPr>
              <w:t>Przetargu</w:t>
            </w:r>
            <w:proofErr w:type="spellEnd"/>
            <w:r w:rsidR="00276EB6" w:rsidRPr="3183460E">
              <w:rPr>
                <w:lang w:val="en-US"/>
              </w:rPr>
              <w:t>]</w:t>
            </w:r>
            <w:r w:rsidR="00C11A21" w:rsidRPr="3183460E">
              <w:rPr>
                <w:lang w:val="en-US"/>
              </w:rPr>
              <w:t xml:space="preserve"> NOT EXIST</w:t>
            </w:r>
            <w:r w:rsidR="008D2788" w:rsidRPr="3183460E">
              <w:rPr>
                <w:lang w:val="en-US"/>
              </w:rPr>
              <w:t xml:space="preserve"> AND IF (ACTION(“</w:t>
            </w:r>
            <w:proofErr w:type="spellStart"/>
            <w:r w:rsidR="008D2788" w:rsidRPr="3183460E">
              <w:rPr>
                <w:lang w:val="en-US"/>
              </w:rPr>
              <w:t>Generuj</w:t>
            </w:r>
            <w:proofErr w:type="spellEnd"/>
            <w:r w:rsidR="008D2788" w:rsidRPr="3183460E">
              <w:rPr>
                <w:lang w:val="en-US"/>
              </w:rPr>
              <w:t xml:space="preserve"> </w:t>
            </w:r>
            <w:proofErr w:type="spellStart"/>
            <w:r w:rsidR="008D2788" w:rsidRPr="3183460E">
              <w:rPr>
                <w:lang w:val="en-US"/>
              </w:rPr>
              <w:t>ofertę</w:t>
            </w:r>
            <w:proofErr w:type="spellEnd"/>
            <w:r w:rsidR="008D2788" w:rsidRPr="3183460E">
              <w:rPr>
                <w:lang w:val="en-US"/>
              </w:rPr>
              <w:t>”))</w:t>
            </w:r>
          </w:p>
          <w:p w14:paraId="61F523D7" w14:textId="315DB197" w:rsidR="00123E45" w:rsidRPr="00BD117A" w:rsidRDefault="009A1393" w:rsidP="001D56FA">
            <w:r w:rsidRPr="00BD117A">
              <w:t>THEN SHOW ERROR („Brak struktury przetargu. W przypadku kontaktu z pomocą techniczną podaj szczegóły techniczne.”)</w:t>
            </w:r>
          </w:p>
        </w:tc>
        <w:tc>
          <w:tcPr>
            <w:tcW w:w="2111" w:type="dxa"/>
            <w:vAlign w:val="center"/>
          </w:tcPr>
          <w:p w14:paraId="62C3C517" w14:textId="04606EFF" w:rsidR="00B53C98" w:rsidRPr="00BD117A" w:rsidRDefault="00B53C98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kliknięcie przycisku „Generuj ofertę”</w:t>
            </w:r>
          </w:p>
          <w:p w14:paraId="146CC8CC" w14:textId="77777777" w:rsidR="00123E45" w:rsidRPr="00BD117A" w:rsidRDefault="00123E45" w:rsidP="001D56FA"/>
        </w:tc>
      </w:tr>
      <w:tr w:rsidR="001D56FA" w:rsidRPr="00BD117A" w14:paraId="0AD3B29B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632B645C" w14:textId="29B45698" w:rsidR="001D56FA" w:rsidRPr="00BD117A" w:rsidRDefault="001D56FA" w:rsidP="001D56FA">
            <w:r w:rsidRPr="00BD117A">
              <w:t>RB07</w:t>
            </w:r>
            <w:r w:rsidR="00262945" w:rsidRPr="00BD117A">
              <w:t>7</w:t>
            </w:r>
          </w:p>
        </w:tc>
        <w:tc>
          <w:tcPr>
            <w:tcW w:w="1904" w:type="dxa"/>
            <w:vAlign w:val="center"/>
          </w:tcPr>
          <w:p w14:paraId="12B612D6" w14:textId="44C4ED24" w:rsidR="001D56FA" w:rsidRPr="00BD117A" w:rsidRDefault="001D56FA" w:rsidP="001D56FA">
            <w:r w:rsidRPr="00BD117A">
              <w:t>Wyświetlanie przyczyny nieprzystąpienia do Przetargu</w:t>
            </w:r>
          </w:p>
        </w:tc>
        <w:tc>
          <w:tcPr>
            <w:tcW w:w="4218" w:type="dxa"/>
            <w:vAlign w:val="center"/>
          </w:tcPr>
          <w:p w14:paraId="1201A4B9" w14:textId="77777777" w:rsidR="001D56FA" w:rsidRPr="00BD117A" w:rsidRDefault="001D56FA" w:rsidP="001D56FA">
            <w:r w:rsidRPr="00BD117A">
              <w:t>IF [Przetarg].[Status]=”nie przystępujemy”</w:t>
            </w:r>
          </w:p>
          <w:p w14:paraId="6DFD676B" w14:textId="15C13868" w:rsidR="001D56FA" w:rsidRPr="00BD117A" w:rsidRDefault="001D56FA" w:rsidP="001D56FA">
            <w:r w:rsidRPr="00BD117A">
              <w:t>THEN SHOW [Przetarg].[Przyczyna nieprzystąpienia] AND SHOW [Przetarg].[Opis przyczyny nieprzystąpienia]</w:t>
            </w:r>
          </w:p>
        </w:tc>
        <w:tc>
          <w:tcPr>
            <w:tcW w:w="2111" w:type="dxa"/>
            <w:vAlign w:val="center"/>
          </w:tcPr>
          <w:p w14:paraId="50D8363F" w14:textId="779D550F" w:rsidR="001D56FA" w:rsidRPr="00BD117A" w:rsidRDefault="001D56FA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Zmiana statusu Przetargu na „nie przystępujemy”</w:t>
            </w:r>
          </w:p>
          <w:p w14:paraId="2D755F3F" w14:textId="77777777" w:rsidR="001D56FA" w:rsidRPr="00BD117A" w:rsidRDefault="001D56FA" w:rsidP="001D56FA">
            <w:pPr>
              <w:pStyle w:val="Akapitzlist"/>
              <w:ind w:left="452" w:firstLine="0"/>
              <w:rPr>
                <w:rFonts w:ascii="Helvetica 45 Light" w:hAnsi="Helvetica 45 Light"/>
                <w:sz w:val="20"/>
                <w:szCs w:val="24"/>
              </w:rPr>
            </w:pPr>
          </w:p>
        </w:tc>
      </w:tr>
      <w:tr w:rsidR="00AA1DB8" w:rsidRPr="00BD117A" w14:paraId="4BE16132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2E3B800D" w14:textId="550227EF" w:rsidR="001D56FA" w:rsidRPr="00BD117A" w:rsidRDefault="00262945" w:rsidP="001D56FA">
            <w:r w:rsidRPr="00BD117A">
              <w:lastRenderedPageBreak/>
              <w:t>RB078</w:t>
            </w:r>
          </w:p>
        </w:tc>
        <w:tc>
          <w:tcPr>
            <w:tcW w:w="1904" w:type="dxa"/>
            <w:vAlign w:val="center"/>
          </w:tcPr>
          <w:p w14:paraId="3BAC2B98" w14:textId="5B50DB71" w:rsidR="001D56FA" w:rsidRPr="00BD117A" w:rsidRDefault="001D56FA" w:rsidP="001D56FA">
            <w:r w:rsidRPr="00BD117A">
              <w:t>Weryfikacja pola „Ważne OD” przy aktywacji Oferty cenowej</w:t>
            </w:r>
          </w:p>
        </w:tc>
        <w:tc>
          <w:tcPr>
            <w:tcW w:w="4218" w:type="dxa"/>
            <w:vAlign w:val="center"/>
          </w:tcPr>
          <w:p w14:paraId="5B7678A9" w14:textId="77777777" w:rsidR="001D56FA" w:rsidRPr="007931FB" w:rsidRDefault="00AD5CF4" w:rsidP="001D56FA">
            <w:pPr>
              <w:rPr>
                <w:lang w:val="en-US"/>
              </w:rPr>
            </w:pPr>
            <w:r w:rsidRPr="3183460E">
              <w:rPr>
                <w:lang w:val="en-US"/>
              </w:rPr>
              <w:t>IF [</w:t>
            </w:r>
            <w:proofErr w:type="spellStart"/>
            <w:r w:rsidRPr="3183460E">
              <w:rPr>
                <w:lang w:val="en-US"/>
              </w:rPr>
              <w:t>Oferta</w:t>
            </w:r>
            <w:proofErr w:type="spellEnd"/>
            <w:r w:rsidRPr="3183460E">
              <w:rPr>
                <w:lang w:val="en-US"/>
              </w:rPr>
              <w:t xml:space="preserve"> </w:t>
            </w:r>
            <w:proofErr w:type="spellStart"/>
            <w:r w:rsidRPr="3183460E">
              <w:rPr>
                <w:lang w:val="en-US"/>
              </w:rPr>
              <w:t>cenowa</w:t>
            </w:r>
            <w:proofErr w:type="spellEnd"/>
            <w:r w:rsidRPr="3183460E">
              <w:rPr>
                <w:lang w:val="en-US"/>
              </w:rPr>
              <w:t>].</w:t>
            </w:r>
            <w:r w:rsidR="00A60255" w:rsidRPr="3183460E">
              <w:rPr>
                <w:lang w:val="en-US"/>
              </w:rPr>
              <w:t>[</w:t>
            </w:r>
            <w:proofErr w:type="spellStart"/>
            <w:r w:rsidR="00A60255" w:rsidRPr="3183460E">
              <w:rPr>
                <w:lang w:val="en-US"/>
              </w:rPr>
              <w:t>Ważne</w:t>
            </w:r>
            <w:proofErr w:type="spellEnd"/>
            <w:r w:rsidR="00A60255" w:rsidRPr="3183460E">
              <w:rPr>
                <w:lang w:val="en-US"/>
              </w:rPr>
              <w:t xml:space="preserve"> OD] </w:t>
            </w:r>
            <w:r w:rsidR="00C87CC9" w:rsidRPr="3183460E">
              <w:rPr>
                <w:lang w:val="en-US"/>
              </w:rPr>
              <w:t>NOT HAVE VALUE</w:t>
            </w:r>
          </w:p>
          <w:p w14:paraId="57113AE3" w14:textId="1B04B725" w:rsidR="00C87CC9" w:rsidRPr="00BD117A" w:rsidRDefault="00C87CC9" w:rsidP="001D56FA">
            <w:r w:rsidRPr="00BD117A">
              <w:t>THEN SHOW ERROR</w:t>
            </w:r>
            <w:r w:rsidR="009C558F" w:rsidRPr="00BD117A">
              <w:t xml:space="preserve"> (</w:t>
            </w:r>
            <w:r w:rsidR="00F46FBA" w:rsidRPr="00BD117A">
              <w:t xml:space="preserve">„Pole "Ważne OD" nie zostało </w:t>
            </w:r>
            <w:proofErr w:type="spellStart"/>
            <w:r w:rsidR="00F46FBA" w:rsidRPr="00BD117A">
              <w:t>uzuepłnione</w:t>
            </w:r>
            <w:proofErr w:type="spellEnd"/>
            <w:r w:rsidR="00F46FBA" w:rsidRPr="00BD117A">
              <w:t xml:space="preserve"> w momencie generowania oferty.”)</w:t>
            </w:r>
          </w:p>
        </w:tc>
        <w:tc>
          <w:tcPr>
            <w:tcW w:w="2111" w:type="dxa"/>
            <w:vAlign w:val="center"/>
          </w:tcPr>
          <w:p w14:paraId="4B0CFA0B" w14:textId="1C990785" w:rsidR="001D56FA" w:rsidRPr="00BD117A" w:rsidRDefault="009C558F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kliknięcie przycisku „Oferta zatwierdzona do złożenia”</w:t>
            </w:r>
          </w:p>
        </w:tc>
      </w:tr>
      <w:tr w:rsidR="00AD5CF4" w:rsidRPr="00BD117A" w14:paraId="4F4D033D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3B857118" w14:textId="74AC3E5B" w:rsidR="00AD5CF4" w:rsidRPr="00BD117A" w:rsidRDefault="00AD5CF4" w:rsidP="001D56FA">
            <w:r w:rsidRPr="00BD117A">
              <w:t>RB079</w:t>
            </w:r>
          </w:p>
        </w:tc>
        <w:tc>
          <w:tcPr>
            <w:tcW w:w="1904" w:type="dxa"/>
            <w:vAlign w:val="center"/>
          </w:tcPr>
          <w:p w14:paraId="09506E7A" w14:textId="7A1A3ADB" w:rsidR="00AD5CF4" w:rsidRPr="00BD117A" w:rsidRDefault="00AD5CF4" w:rsidP="001D56FA">
            <w:r w:rsidRPr="00BD117A">
              <w:t>Weryfikacja pola</w:t>
            </w:r>
            <w:r w:rsidR="00C87CC9" w:rsidRPr="00BD117A">
              <w:t xml:space="preserve"> </w:t>
            </w:r>
            <w:r w:rsidRPr="00BD117A">
              <w:t>„Ważne DO” przy aktywacji Oferty cenowej</w:t>
            </w:r>
          </w:p>
        </w:tc>
        <w:tc>
          <w:tcPr>
            <w:tcW w:w="4218" w:type="dxa"/>
            <w:vAlign w:val="center"/>
          </w:tcPr>
          <w:p w14:paraId="1B7F2A18" w14:textId="70C6F262" w:rsidR="00C87CC9" w:rsidRPr="007931FB" w:rsidRDefault="00C87CC9" w:rsidP="00C87CC9">
            <w:pPr>
              <w:rPr>
                <w:lang w:val="en-US"/>
              </w:rPr>
            </w:pPr>
            <w:r w:rsidRPr="3183460E">
              <w:rPr>
                <w:lang w:val="en-US"/>
              </w:rPr>
              <w:t>IF [</w:t>
            </w:r>
            <w:proofErr w:type="spellStart"/>
            <w:r w:rsidRPr="3183460E">
              <w:rPr>
                <w:lang w:val="en-US"/>
              </w:rPr>
              <w:t>Oferta</w:t>
            </w:r>
            <w:proofErr w:type="spellEnd"/>
            <w:r w:rsidRPr="3183460E">
              <w:rPr>
                <w:lang w:val="en-US"/>
              </w:rPr>
              <w:t xml:space="preserve"> </w:t>
            </w:r>
            <w:proofErr w:type="spellStart"/>
            <w:r w:rsidRPr="3183460E">
              <w:rPr>
                <w:lang w:val="en-US"/>
              </w:rPr>
              <w:t>cenowa</w:t>
            </w:r>
            <w:proofErr w:type="spellEnd"/>
            <w:r w:rsidRPr="3183460E">
              <w:rPr>
                <w:lang w:val="en-US"/>
              </w:rPr>
              <w:t>].[</w:t>
            </w:r>
            <w:proofErr w:type="spellStart"/>
            <w:r w:rsidRPr="3183460E">
              <w:rPr>
                <w:lang w:val="en-US"/>
              </w:rPr>
              <w:t>Ważne</w:t>
            </w:r>
            <w:proofErr w:type="spellEnd"/>
            <w:r w:rsidRPr="3183460E">
              <w:rPr>
                <w:lang w:val="en-US"/>
              </w:rPr>
              <w:t xml:space="preserve"> DO] NOT HAVE VALUE</w:t>
            </w:r>
          </w:p>
          <w:p w14:paraId="6DAB001B" w14:textId="171832F7" w:rsidR="00AD5CF4" w:rsidRPr="00BD117A" w:rsidRDefault="00C87CC9" w:rsidP="00C87CC9">
            <w:r w:rsidRPr="00BD117A">
              <w:t>THEN SHOW ERROR</w:t>
            </w:r>
            <w:r w:rsidR="00F46FBA" w:rsidRPr="00BD117A">
              <w:t xml:space="preserve"> („</w:t>
            </w:r>
            <w:r w:rsidR="00505ECC" w:rsidRPr="00BD117A">
              <w:t xml:space="preserve">Pole "Ważne DO" nie zostało </w:t>
            </w:r>
            <w:proofErr w:type="spellStart"/>
            <w:r w:rsidR="00505ECC" w:rsidRPr="00BD117A">
              <w:t>uzuepłnione</w:t>
            </w:r>
            <w:proofErr w:type="spellEnd"/>
            <w:r w:rsidR="00505ECC" w:rsidRPr="00BD117A">
              <w:t xml:space="preserve"> w momencie generowania oferty.”)</w:t>
            </w:r>
          </w:p>
        </w:tc>
        <w:tc>
          <w:tcPr>
            <w:tcW w:w="2111" w:type="dxa"/>
            <w:vAlign w:val="center"/>
          </w:tcPr>
          <w:p w14:paraId="542FF814" w14:textId="18658B1B" w:rsidR="00AD5CF4" w:rsidRPr="00BD117A" w:rsidRDefault="00F46FBA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kliknięcie przycisku „Oferta zatwierdzona do złożenia”</w:t>
            </w:r>
          </w:p>
        </w:tc>
      </w:tr>
      <w:tr w:rsidR="00AA1DB8" w:rsidRPr="00BD117A" w14:paraId="38793153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6B7EB446" w14:textId="1D4ECBF4" w:rsidR="001D56FA" w:rsidRPr="00BD117A" w:rsidRDefault="00262945" w:rsidP="001D56FA">
            <w:r w:rsidRPr="00BD117A">
              <w:t>RB</w:t>
            </w:r>
            <w:r w:rsidR="00A3406E" w:rsidRPr="00BD117A">
              <w:t>0</w:t>
            </w:r>
            <w:r w:rsidR="00AD5CF4" w:rsidRPr="00BD117A">
              <w:t>80</w:t>
            </w:r>
          </w:p>
        </w:tc>
        <w:tc>
          <w:tcPr>
            <w:tcW w:w="1904" w:type="dxa"/>
            <w:vAlign w:val="center"/>
          </w:tcPr>
          <w:p w14:paraId="76D6D14B" w14:textId="5B1ADEC0" w:rsidR="001D56FA" w:rsidRPr="00BD117A" w:rsidRDefault="001D56FA" w:rsidP="001D56FA">
            <w:r w:rsidRPr="00BD117A">
              <w:t>Weryfikacja pola „Data obowiązywania Pakietu OD” przy aktywacji Oferty cenowej</w:t>
            </w:r>
          </w:p>
        </w:tc>
        <w:tc>
          <w:tcPr>
            <w:tcW w:w="4218" w:type="dxa"/>
            <w:vAlign w:val="center"/>
          </w:tcPr>
          <w:p w14:paraId="142060DF" w14:textId="488D7400" w:rsidR="008A6E6B" w:rsidRPr="00BD117A" w:rsidRDefault="008A6E6B" w:rsidP="008A6E6B">
            <w:r w:rsidRPr="00BD117A">
              <w:t>IF [Pakiet].[ Data obowiązywania Pakietu OD] NOT HAVE VALUE</w:t>
            </w:r>
          </w:p>
          <w:p w14:paraId="2A2831CB" w14:textId="4CAA1BFD" w:rsidR="001D56FA" w:rsidRPr="00BD117A" w:rsidRDefault="008A6E6B" w:rsidP="008A6E6B">
            <w:r w:rsidRPr="00BD117A">
              <w:t>THEN SHOW ERROR</w:t>
            </w:r>
            <w:r w:rsidR="00032F5A" w:rsidRPr="00BD117A">
              <w:t xml:space="preserve"> (</w:t>
            </w:r>
            <w:r w:rsidR="00D17541" w:rsidRPr="00BD117A">
              <w:t>„Pole "Data obowiązywania Pakietu OD" na produkcie: [nazwa] nie zostało uzupełnione w momencie generowania oferty.”)</w:t>
            </w:r>
          </w:p>
        </w:tc>
        <w:tc>
          <w:tcPr>
            <w:tcW w:w="2111" w:type="dxa"/>
            <w:vAlign w:val="center"/>
          </w:tcPr>
          <w:p w14:paraId="630B02D9" w14:textId="2576CCA6" w:rsidR="001D56FA" w:rsidRPr="00BD117A" w:rsidRDefault="00EE41EB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kliknięcie przycisku „Oferta zatwierdzona do złożenia”</w:t>
            </w:r>
          </w:p>
        </w:tc>
      </w:tr>
      <w:tr w:rsidR="008C7C50" w:rsidRPr="00BD117A" w14:paraId="2F86AF8A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046FA97" w14:textId="1A627C0F" w:rsidR="008C7C50" w:rsidRPr="00BD117A" w:rsidRDefault="008C7C50" w:rsidP="001D56FA">
            <w:r w:rsidRPr="00BD117A">
              <w:t>RB081</w:t>
            </w:r>
          </w:p>
        </w:tc>
        <w:tc>
          <w:tcPr>
            <w:tcW w:w="1904" w:type="dxa"/>
            <w:vAlign w:val="center"/>
          </w:tcPr>
          <w:p w14:paraId="4E084E58" w14:textId="30E03F85" w:rsidR="008C7C50" w:rsidRPr="00BD117A" w:rsidRDefault="008C7C50" w:rsidP="001D56FA">
            <w:r w:rsidRPr="00BD117A">
              <w:t>Weryfikacja pola „Data obowiązywania Pakietu DO” przy aktywacji Oferty cenowej</w:t>
            </w:r>
          </w:p>
        </w:tc>
        <w:tc>
          <w:tcPr>
            <w:tcW w:w="4218" w:type="dxa"/>
            <w:vAlign w:val="center"/>
          </w:tcPr>
          <w:p w14:paraId="2CCD1F54" w14:textId="321BD5A5" w:rsidR="008A6E6B" w:rsidRPr="00BD117A" w:rsidRDefault="008A6E6B" w:rsidP="008A6E6B">
            <w:r w:rsidRPr="00BD117A">
              <w:t>IF [Pakiet].[ Data obowiązywania Pakietu DO] NOT HAVE VALUE</w:t>
            </w:r>
          </w:p>
          <w:p w14:paraId="2FB2577E" w14:textId="05E42661" w:rsidR="008C7C50" w:rsidRPr="00BD117A" w:rsidRDefault="00D17541" w:rsidP="008A6E6B">
            <w:r w:rsidRPr="00BD117A">
              <w:t>THEN SHOW ERROR („Pole "Data obowiązywania Pakietu DO" na produkcie: [nazwa] nie zostało uzupełnione w momencie generowania oferty.”)</w:t>
            </w:r>
          </w:p>
        </w:tc>
        <w:tc>
          <w:tcPr>
            <w:tcW w:w="2111" w:type="dxa"/>
            <w:vAlign w:val="center"/>
          </w:tcPr>
          <w:p w14:paraId="67D34839" w14:textId="5995C0B7" w:rsidR="008C7C50" w:rsidRPr="00BD117A" w:rsidRDefault="00EE41EB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 kliknięcie przycisku „Oferta zatwierdzona do złożenia”</w:t>
            </w:r>
          </w:p>
        </w:tc>
      </w:tr>
      <w:tr w:rsidR="004A574F" w:rsidRPr="00BD117A" w14:paraId="26A76E2D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078C4DB7" w14:textId="1C073221" w:rsidR="004A574F" w:rsidRPr="00BD117A" w:rsidRDefault="004A574F" w:rsidP="001D56FA">
            <w:r w:rsidRPr="00BD117A">
              <w:t>RB</w:t>
            </w:r>
            <w:r w:rsidR="00A3406E" w:rsidRPr="00BD117A">
              <w:t>08</w:t>
            </w:r>
            <w:r w:rsidR="008C7C50" w:rsidRPr="00BD117A">
              <w:t>2</w:t>
            </w:r>
          </w:p>
        </w:tc>
        <w:tc>
          <w:tcPr>
            <w:tcW w:w="1904" w:type="dxa"/>
            <w:vAlign w:val="center"/>
          </w:tcPr>
          <w:p w14:paraId="2C8E1E0E" w14:textId="32868D09" w:rsidR="004A574F" w:rsidRPr="00BD117A" w:rsidRDefault="00A3406E" w:rsidP="001D56FA">
            <w:r w:rsidRPr="00BD117A">
              <w:t>Wyświetlanie przyczyny przegrania</w:t>
            </w:r>
          </w:p>
        </w:tc>
        <w:tc>
          <w:tcPr>
            <w:tcW w:w="4218" w:type="dxa"/>
            <w:vAlign w:val="center"/>
          </w:tcPr>
          <w:p w14:paraId="31A4E72D" w14:textId="77777777" w:rsidR="004A574F" w:rsidRPr="00BD117A" w:rsidRDefault="00C53021" w:rsidP="001D56FA">
            <w:r w:rsidRPr="00BD117A">
              <w:t>IF [Przetarg].[Status] = „przegrany”</w:t>
            </w:r>
          </w:p>
          <w:p w14:paraId="6323B7E1" w14:textId="7F3444BC" w:rsidR="00C53021" w:rsidRPr="00BD117A" w:rsidRDefault="00C53021" w:rsidP="001D56FA">
            <w:r w:rsidRPr="00BD117A">
              <w:t>THEN SHOW [Przetarg].[Przyczyn</w:t>
            </w:r>
            <w:r w:rsidR="00645604" w:rsidRPr="00BD117A">
              <w:t>y</w:t>
            </w:r>
            <w:r w:rsidRPr="00BD117A">
              <w:t xml:space="preserve"> przegrania]</w:t>
            </w:r>
          </w:p>
        </w:tc>
        <w:tc>
          <w:tcPr>
            <w:tcW w:w="2111" w:type="dxa"/>
            <w:vAlign w:val="center"/>
          </w:tcPr>
          <w:p w14:paraId="6C5226CD" w14:textId="61EFDF2E" w:rsidR="004A574F" w:rsidRPr="00BD117A" w:rsidRDefault="00A3406E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Wyzwalacz: </w:t>
            </w:r>
            <w:r w:rsidR="00645604" w:rsidRPr="00BD117A">
              <w:rPr>
                <w:rFonts w:ascii="Helvetica 45 Light" w:hAnsi="Helvetica 45 Light"/>
                <w:sz w:val="20"/>
                <w:szCs w:val="24"/>
              </w:rPr>
              <w:t>zmiana statusu Przetargu</w:t>
            </w:r>
          </w:p>
        </w:tc>
      </w:tr>
      <w:tr w:rsidR="00D40531" w:rsidRPr="00BD117A" w14:paraId="2815FDE8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E846F9A" w14:textId="2AF3D3D3" w:rsidR="00D40531" w:rsidRPr="00BD117A" w:rsidRDefault="00CB52EA" w:rsidP="001D56FA">
            <w:r w:rsidRPr="00BD117A">
              <w:t>RB083</w:t>
            </w:r>
          </w:p>
        </w:tc>
        <w:tc>
          <w:tcPr>
            <w:tcW w:w="1904" w:type="dxa"/>
            <w:vAlign w:val="center"/>
          </w:tcPr>
          <w:p w14:paraId="19BA60B5" w14:textId="28003082" w:rsidR="00D40531" w:rsidRPr="00BD117A" w:rsidRDefault="00357CA3" w:rsidP="001D56FA">
            <w:r w:rsidRPr="00BD117A">
              <w:t xml:space="preserve">Propagacja limitu twardego z Przetargu na </w:t>
            </w:r>
            <w:r w:rsidR="007B16DF" w:rsidRPr="00BD117A">
              <w:t>p</w:t>
            </w:r>
            <w:r w:rsidRPr="00BD117A">
              <w:t>rodukt</w:t>
            </w:r>
          </w:p>
        </w:tc>
        <w:tc>
          <w:tcPr>
            <w:tcW w:w="4218" w:type="dxa"/>
            <w:vAlign w:val="center"/>
          </w:tcPr>
          <w:p w14:paraId="27859ECC" w14:textId="77777777" w:rsidR="00D40531" w:rsidRPr="00BD117A" w:rsidRDefault="007B16DF" w:rsidP="001D56FA">
            <w:r w:rsidRPr="00BD117A">
              <w:t>IF [Przetarg].[Kontrola wartości] = „Pozycja (limit twardy)</w:t>
            </w:r>
          </w:p>
          <w:p w14:paraId="15ABA6B9" w14:textId="77777777" w:rsidR="00777039" w:rsidRPr="00BD117A" w:rsidRDefault="00A33592" w:rsidP="001D56FA">
            <w:r w:rsidRPr="00BD117A">
              <w:t xml:space="preserve">THEN [Produkt Przetargu].[Limit twardy] = Tak </w:t>
            </w:r>
            <w:r w:rsidR="00777039" w:rsidRPr="00BD117A">
              <w:t>AND [Produkt Dopasowany].[Limit twardy] = Tak</w:t>
            </w:r>
          </w:p>
          <w:p w14:paraId="1E1CB99A" w14:textId="16FDA80A" w:rsidR="008660BF" w:rsidRPr="00BD117A" w:rsidRDefault="008660BF" w:rsidP="001D56FA">
            <w:r w:rsidRPr="00BD117A">
              <w:t>ELSE [Produkt Przetargu].[Limit twardy] = Nie AND [Produkt Dopasowany].[Limit twardy] = Nie</w:t>
            </w:r>
          </w:p>
        </w:tc>
        <w:tc>
          <w:tcPr>
            <w:tcW w:w="2111" w:type="dxa"/>
            <w:vAlign w:val="center"/>
          </w:tcPr>
          <w:p w14:paraId="4F09051D" w14:textId="1B7B8FBE" w:rsidR="00D40531" w:rsidRPr="00BD117A" w:rsidRDefault="0052466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Wyzwalacz: </w:t>
            </w:r>
            <w:r w:rsidR="008660BF" w:rsidRPr="00BD117A">
              <w:rPr>
                <w:rFonts w:ascii="Helvetica 45 Light" w:hAnsi="Helvetica 45 Light"/>
                <w:sz w:val="20"/>
                <w:szCs w:val="24"/>
              </w:rPr>
              <w:t>uzupełnienie pola „Kontrola wartości” na Przetargu</w:t>
            </w:r>
          </w:p>
        </w:tc>
      </w:tr>
      <w:tr w:rsidR="008660BF" w:rsidRPr="00BD117A" w14:paraId="5EA2A36C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2226F5A" w14:textId="2B54234C" w:rsidR="008660BF" w:rsidRPr="00BD117A" w:rsidRDefault="008660BF" w:rsidP="001D56FA">
            <w:r w:rsidRPr="00BD117A">
              <w:t>RB084</w:t>
            </w:r>
          </w:p>
        </w:tc>
        <w:tc>
          <w:tcPr>
            <w:tcW w:w="1904" w:type="dxa"/>
            <w:vAlign w:val="center"/>
          </w:tcPr>
          <w:p w14:paraId="3E1697DA" w14:textId="72E9E76C" w:rsidR="008660BF" w:rsidRPr="00BD117A" w:rsidRDefault="00296854" w:rsidP="001D56FA">
            <w:r w:rsidRPr="00BD117A">
              <w:t xml:space="preserve">Propagacja pól </w:t>
            </w:r>
            <w:r w:rsidR="00E46304" w:rsidRPr="00BD117A">
              <w:t>z Produktu SAP na Produkt Dopasowany</w:t>
            </w:r>
          </w:p>
        </w:tc>
        <w:tc>
          <w:tcPr>
            <w:tcW w:w="4218" w:type="dxa"/>
            <w:vAlign w:val="center"/>
          </w:tcPr>
          <w:p w14:paraId="03CC5CF7" w14:textId="747318CA" w:rsidR="008660BF" w:rsidRPr="00BD117A" w:rsidRDefault="008D2EF9" w:rsidP="001D56FA">
            <w:r w:rsidRPr="00BD117A">
              <w:t>np. IF [</w:t>
            </w:r>
            <w:r w:rsidR="00122179" w:rsidRPr="00BD117A">
              <w:t>Produkt SAP</w:t>
            </w:r>
            <w:r w:rsidRPr="00BD117A">
              <w:t>].[</w:t>
            </w:r>
            <w:r w:rsidR="0089396A" w:rsidRPr="00BD117A">
              <w:t>Nazwa międzynarodowa</w:t>
            </w:r>
            <w:r w:rsidRPr="00BD117A">
              <w:t>] HAVE VALUE THEN [</w:t>
            </w:r>
            <w:r w:rsidR="00F561D4" w:rsidRPr="00BD117A">
              <w:t>Produkt Dopasowany</w:t>
            </w:r>
            <w:r w:rsidRPr="00BD117A">
              <w:t>].[</w:t>
            </w:r>
            <w:r w:rsidR="00F561D4" w:rsidRPr="00BD117A">
              <w:t xml:space="preserve">Nazwa międzynarodowa </w:t>
            </w:r>
            <w:r w:rsidRPr="00BD117A">
              <w:t>] = [</w:t>
            </w:r>
            <w:r w:rsidR="00F561D4" w:rsidRPr="00BD117A">
              <w:t>Produkt SAP</w:t>
            </w:r>
            <w:r w:rsidRPr="00BD117A">
              <w:t>].[</w:t>
            </w:r>
            <w:r w:rsidR="00F561D4" w:rsidRPr="00BD117A">
              <w:t>Nazwa międzynarodowa</w:t>
            </w:r>
            <w:r w:rsidRPr="00BD117A">
              <w:t>]</w:t>
            </w:r>
          </w:p>
        </w:tc>
        <w:tc>
          <w:tcPr>
            <w:tcW w:w="2111" w:type="dxa"/>
            <w:vAlign w:val="center"/>
          </w:tcPr>
          <w:p w14:paraId="78D58883" w14:textId="77777777" w:rsidR="008660BF" w:rsidRPr="00BD117A" w:rsidRDefault="00E46304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 xml:space="preserve">Wyzwalacz: </w:t>
            </w:r>
            <w:r w:rsidR="009260CB" w:rsidRPr="00BD117A">
              <w:rPr>
                <w:rFonts w:ascii="Helvetica 45 Light" w:hAnsi="Helvetica 45 Light"/>
                <w:sz w:val="20"/>
                <w:szCs w:val="24"/>
              </w:rPr>
              <w:t>uzupełnienie pola „Produkt SAP” na Produkcie Dopasowanym, kliknięcie przycisku „Kalkuluj”</w:t>
            </w:r>
          </w:p>
          <w:p w14:paraId="7A2542C3" w14:textId="77777777" w:rsidR="0035287D" w:rsidRPr="00BD117A" w:rsidRDefault="00870152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Lista propagowanych pól:</w:t>
            </w:r>
          </w:p>
          <w:p w14:paraId="5CB31D64" w14:textId="77777777" w:rsidR="00AA530F" w:rsidRPr="00BD117A" w:rsidRDefault="00AA530F" w:rsidP="00AA530F">
            <w:pPr>
              <w:ind w:left="92"/>
            </w:pPr>
            <w:r w:rsidRPr="00BD117A">
              <w:t>Producent sprzedażowy</w:t>
            </w:r>
          </w:p>
          <w:p w14:paraId="5E7B6263" w14:textId="77777777" w:rsidR="00AA530F" w:rsidRPr="00BD117A" w:rsidRDefault="00AA530F" w:rsidP="00AA530F">
            <w:pPr>
              <w:ind w:left="92"/>
            </w:pPr>
            <w:r w:rsidRPr="00BD117A">
              <w:t>Cena historyczna</w:t>
            </w:r>
          </w:p>
          <w:p w14:paraId="3E7A60BB" w14:textId="77777777" w:rsidR="00AA530F" w:rsidRPr="00BD117A" w:rsidRDefault="00AA530F" w:rsidP="00AA530F">
            <w:pPr>
              <w:ind w:left="92"/>
            </w:pPr>
            <w:r w:rsidRPr="00BD117A">
              <w:lastRenderedPageBreak/>
              <w:t>Status dopuszczenia do obrotu</w:t>
            </w:r>
          </w:p>
          <w:p w14:paraId="77DDCDEE" w14:textId="77777777" w:rsidR="00AA530F" w:rsidRPr="00BD117A" w:rsidRDefault="00AA530F" w:rsidP="00AA530F">
            <w:pPr>
              <w:ind w:left="92"/>
            </w:pPr>
            <w:r w:rsidRPr="00BD117A">
              <w:t>Data dopuszczenia</w:t>
            </w:r>
          </w:p>
          <w:p w14:paraId="13322829" w14:textId="77777777" w:rsidR="00AA530F" w:rsidRPr="00BD117A" w:rsidRDefault="00AA530F" w:rsidP="00AA530F">
            <w:pPr>
              <w:ind w:left="92"/>
            </w:pPr>
            <w:r w:rsidRPr="00BD117A">
              <w:t>Numer dopuszczenia</w:t>
            </w:r>
          </w:p>
          <w:p w14:paraId="063B7AC0" w14:textId="77777777" w:rsidR="00AA530F" w:rsidRPr="00BD117A" w:rsidRDefault="00AA530F" w:rsidP="00AA530F">
            <w:pPr>
              <w:ind w:left="92"/>
            </w:pPr>
            <w:r w:rsidRPr="00BD117A">
              <w:t>Specjalistyczna umowa NFZ</w:t>
            </w:r>
          </w:p>
          <w:p w14:paraId="32E0C0A9" w14:textId="77777777" w:rsidR="00AA530F" w:rsidRPr="00BD117A" w:rsidRDefault="00AA530F" w:rsidP="00AA530F">
            <w:pPr>
              <w:ind w:left="92"/>
            </w:pPr>
            <w:r w:rsidRPr="00BD117A">
              <w:t>Produkt problematyczny</w:t>
            </w:r>
          </w:p>
          <w:p w14:paraId="734BF3F9" w14:textId="77777777" w:rsidR="00AA530F" w:rsidRPr="00BD117A" w:rsidRDefault="00AA530F" w:rsidP="00AA530F">
            <w:pPr>
              <w:ind w:left="92"/>
            </w:pPr>
            <w:r w:rsidRPr="00BD117A">
              <w:t>Powód problematyczności produktu</w:t>
            </w:r>
          </w:p>
          <w:p w14:paraId="43DB9CD4" w14:textId="77777777" w:rsidR="00AA530F" w:rsidRPr="00BD117A" w:rsidRDefault="00AA530F" w:rsidP="00AA530F">
            <w:pPr>
              <w:ind w:left="92"/>
            </w:pPr>
            <w:r w:rsidRPr="00BD117A">
              <w:t>nazwa handlowa</w:t>
            </w:r>
          </w:p>
          <w:p w14:paraId="5B1C5724" w14:textId="77777777" w:rsidR="00AA530F" w:rsidRPr="00BD117A" w:rsidRDefault="00AA530F" w:rsidP="00AA530F">
            <w:pPr>
              <w:ind w:left="92"/>
            </w:pPr>
            <w:r w:rsidRPr="00BD117A">
              <w:t>Kod EAN</w:t>
            </w:r>
          </w:p>
          <w:p w14:paraId="6947F005" w14:textId="77777777" w:rsidR="00AA530F" w:rsidRPr="00BD117A" w:rsidRDefault="00AA530F" w:rsidP="00AA530F">
            <w:pPr>
              <w:ind w:left="92"/>
            </w:pPr>
            <w:r w:rsidRPr="00BD117A">
              <w:t>Kod SAP</w:t>
            </w:r>
          </w:p>
          <w:p w14:paraId="07CFD7E5" w14:textId="77777777" w:rsidR="00AA530F" w:rsidRPr="00BD117A" w:rsidRDefault="00AA530F" w:rsidP="00AA530F">
            <w:pPr>
              <w:ind w:left="92"/>
            </w:pPr>
            <w:r w:rsidRPr="00BD117A">
              <w:t>Kod BLOZ7</w:t>
            </w:r>
          </w:p>
          <w:p w14:paraId="4B9A2B21" w14:textId="77777777" w:rsidR="00AA530F" w:rsidRPr="00BD117A" w:rsidRDefault="00AA530F" w:rsidP="00AA530F">
            <w:pPr>
              <w:ind w:left="92"/>
            </w:pPr>
            <w:r w:rsidRPr="00BD117A">
              <w:t>Kod BLOZ12</w:t>
            </w:r>
          </w:p>
          <w:p w14:paraId="74758101" w14:textId="77777777" w:rsidR="00AA530F" w:rsidRPr="00BD117A" w:rsidRDefault="00AA530F" w:rsidP="00AA530F">
            <w:pPr>
              <w:ind w:left="92"/>
            </w:pPr>
            <w:r w:rsidRPr="00BD117A">
              <w:t>Nazwa międzynarodowa</w:t>
            </w:r>
          </w:p>
          <w:p w14:paraId="5AE2F268" w14:textId="77777777" w:rsidR="00AA530F" w:rsidRPr="00BD117A" w:rsidRDefault="00AA530F" w:rsidP="00AA530F">
            <w:pPr>
              <w:ind w:left="92"/>
            </w:pPr>
            <w:r w:rsidRPr="00BD117A">
              <w:t>Dawka</w:t>
            </w:r>
          </w:p>
          <w:p w14:paraId="4F7A611D" w14:textId="77777777" w:rsidR="00AA530F" w:rsidRPr="00BD117A" w:rsidRDefault="00AA530F" w:rsidP="00AA530F">
            <w:pPr>
              <w:ind w:left="92"/>
            </w:pPr>
            <w:r w:rsidRPr="00BD117A">
              <w:t>Opakowanie</w:t>
            </w:r>
          </w:p>
          <w:p w14:paraId="24EC6D81" w14:textId="77777777" w:rsidR="00AA530F" w:rsidRPr="00BD117A" w:rsidRDefault="00AA530F" w:rsidP="00AA530F">
            <w:pPr>
              <w:ind w:left="92"/>
            </w:pPr>
            <w:r w:rsidRPr="00BD117A">
              <w:t>Opakowanie zbiorcze</w:t>
            </w:r>
          </w:p>
          <w:p w14:paraId="1D31AAC8" w14:textId="77777777" w:rsidR="00AA530F" w:rsidRPr="00BD117A" w:rsidRDefault="00AA530F" w:rsidP="00AA530F">
            <w:pPr>
              <w:ind w:left="92"/>
            </w:pPr>
            <w:r w:rsidRPr="00BD117A">
              <w:t>Droga podania</w:t>
            </w:r>
          </w:p>
          <w:p w14:paraId="157187FC" w14:textId="77777777" w:rsidR="00AA530F" w:rsidRPr="00BD117A" w:rsidRDefault="00AA530F" w:rsidP="00AA530F">
            <w:pPr>
              <w:ind w:left="92"/>
            </w:pPr>
            <w:r w:rsidRPr="00BD117A">
              <w:t>Cena zakupu ZACZ</w:t>
            </w:r>
          </w:p>
          <w:p w14:paraId="3F7A9368" w14:textId="77777777" w:rsidR="00AA530F" w:rsidRPr="00BD117A" w:rsidRDefault="00AA530F" w:rsidP="00AA530F">
            <w:pPr>
              <w:ind w:left="92"/>
            </w:pPr>
            <w:r w:rsidRPr="00BD117A">
              <w:t>Cena sprzedaży (cena działu szpitalnego?)</w:t>
            </w:r>
          </w:p>
          <w:p w14:paraId="5C75D3D9" w14:textId="77777777" w:rsidR="00AA530F" w:rsidRPr="00BD117A" w:rsidRDefault="00AA530F" w:rsidP="00AA530F">
            <w:pPr>
              <w:ind w:left="92"/>
            </w:pPr>
            <w:r w:rsidRPr="00BD117A">
              <w:t>VAT (%)</w:t>
            </w:r>
          </w:p>
          <w:p w14:paraId="2F4D0838" w14:textId="77777777" w:rsidR="00AA530F" w:rsidRPr="00BD117A" w:rsidRDefault="00AA530F" w:rsidP="00AA530F">
            <w:pPr>
              <w:ind w:left="92"/>
            </w:pPr>
            <w:r w:rsidRPr="00BD117A">
              <w:t>RSS netto</w:t>
            </w:r>
          </w:p>
          <w:p w14:paraId="394124C3" w14:textId="77777777" w:rsidR="00AA530F" w:rsidRPr="00BD117A" w:rsidRDefault="00AA530F" w:rsidP="00AA530F">
            <w:pPr>
              <w:ind w:left="92"/>
            </w:pPr>
            <w:r w:rsidRPr="00BD117A">
              <w:t>Cena handlowa po podwyżce</w:t>
            </w:r>
          </w:p>
          <w:p w14:paraId="132C0D35" w14:textId="77777777" w:rsidR="00AA530F" w:rsidRPr="00BD117A" w:rsidRDefault="00AA530F" w:rsidP="00AA530F">
            <w:pPr>
              <w:ind w:left="92"/>
            </w:pPr>
            <w:r w:rsidRPr="00BD117A">
              <w:t>Data podwyżki producenta</w:t>
            </w:r>
          </w:p>
          <w:p w14:paraId="1C035EDB" w14:textId="77777777" w:rsidR="00AA530F" w:rsidRPr="00BD117A" w:rsidRDefault="00AA530F" w:rsidP="00AA530F">
            <w:pPr>
              <w:ind w:left="92"/>
            </w:pPr>
            <w:r w:rsidRPr="00BD117A">
              <w:t>MW / IR</w:t>
            </w:r>
          </w:p>
          <w:p w14:paraId="485ABEAA" w14:textId="77777777" w:rsidR="00AA530F" w:rsidRPr="00BD117A" w:rsidRDefault="00AA530F" w:rsidP="00AA530F">
            <w:pPr>
              <w:ind w:left="92"/>
            </w:pPr>
            <w:r w:rsidRPr="00BD117A">
              <w:t>Maksymalna cena handlowa</w:t>
            </w:r>
          </w:p>
          <w:p w14:paraId="5C51680E" w14:textId="77777777" w:rsidR="00AA530F" w:rsidRPr="00BD117A" w:rsidRDefault="00AA530F" w:rsidP="00AA530F">
            <w:pPr>
              <w:ind w:left="92"/>
            </w:pPr>
            <w:r w:rsidRPr="00BD117A">
              <w:t>% Finansowanie zapasów</w:t>
            </w:r>
          </w:p>
          <w:p w14:paraId="3A11DB4B" w14:textId="77777777" w:rsidR="00AA530F" w:rsidRPr="00BD117A" w:rsidRDefault="00AA530F" w:rsidP="00AA530F">
            <w:pPr>
              <w:ind w:left="92"/>
            </w:pPr>
            <w:r w:rsidRPr="00BD117A">
              <w:t>% Korzyści do ZACH</w:t>
            </w:r>
          </w:p>
          <w:p w14:paraId="5A16AFE6" w14:textId="77777777" w:rsidR="00AA530F" w:rsidRPr="00BD117A" w:rsidRDefault="00AA530F" w:rsidP="00AA530F">
            <w:pPr>
              <w:ind w:left="92"/>
            </w:pPr>
            <w:r w:rsidRPr="00BD117A">
              <w:t>% Korzyści terminu do ZACH</w:t>
            </w:r>
          </w:p>
          <w:p w14:paraId="3366FAB9" w14:textId="77777777" w:rsidR="00AA530F" w:rsidRPr="00BD117A" w:rsidRDefault="00AA530F" w:rsidP="00AA530F">
            <w:pPr>
              <w:ind w:left="92"/>
            </w:pPr>
            <w:r w:rsidRPr="00BD117A">
              <w:t>Cena handlowa ZACH</w:t>
            </w:r>
          </w:p>
          <w:p w14:paraId="10AD61D4" w14:textId="77777777" w:rsidR="00AA530F" w:rsidRPr="00BD117A" w:rsidRDefault="00AA530F" w:rsidP="00AA530F">
            <w:pPr>
              <w:ind w:left="92"/>
            </w:pPr>
            <w:r w:rsidRPr="00BD117A">
              <w:lastRenderedPageBreak/>
              <w:t>Cena zakupu MW / IR</w:t>
            </w:r>
          </w:p>
          <w:p w14:paraId="5217303E" w14:textId="668EB497" w:rsidR="00870152" w:rsidRPr="00BD117A" w:rsidRDefault="00AA530F" w:rsidP="00AA530F">
            <w:pPr>
              <w:ind w:left="92"/>
            </w:pPr>
            <w:r w:rsidRPr="00BD117A">
              <w:t>Cena sprzedaży MR / IR</w:t>
            </w:r>
          </w:p>
        </w:tc>
      </w:tr>
      <w:tr w:rsidR="0049716D" w:rsidRPr="00BD117A" w14:paraId="5B43CCA6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86BBE9E" w14:textId="6BC3A0CD" w:rsidR="0049716D" w:rsidRPr="00BD117A" w:rsidRDefault="0049716D" w:rsidP="001D56FA">
            <w:r w:rsidRPr="00BD117A">
              <w:lastRenderedPageBreak/>
              <w:t>RB085</w:t>
            </w:r>
          </w:p>
        </w:tc>
        <w:tc>
          <w:tcPr>
            <w:tcW w:w="1904" w:type="dxa"/>
            <w:vAlign w:val="center"/>
          </w:tcPr>
          <w:p w14:paraId="687C83F2" w14:textId="7E5C9BFB" w:rsidR="0049716D" w:rsidRPr="00BD117A" w:rsidRDefault="0049716D" w:rsidP="001D56FA">
            <w:r w:rsidRPr="00BD117A">
              <w:t xml:space="preserve">Propagacja pól z Produktu </w:t>
            </w:r>
            <w:proofErr w:type="spellStart"/>
            <w:r w:rsidRPr="00BD117A">
              <w:t>Pharmindex</w:t>
            </w:r>
            <w:proofErr w:type="spellEnd"/>
            <w:r w:rsidRPr="00BD117A">
              <w:t xml:space="preserve"> na Produkt Dopasowany</w:t>
            </w:r>
          </w:p>
        </w:tc>
        <w:tc>
          <w:tcPr>
            <w:tcW w:w="4218" w:type="dxa"/>
            <w:vAlign w:val="center"/>
          </w:tcPr>
          <w:p w14:paraId="4AE15362" w14:textId="77777777" w:rsidR="0049716D" w:rsidRPr="007931FB" w:rsidRDefault="0049716D" w:rsidP="001D56FA">
            <w:pPr>
              <w:rPr>
                <w:lang w:val="en-US"/>
              </w:rPr>
            </w:pPr>
            <w:r w:rsidRPr="79C31AEF">
              <w:rPr>
                <w:lang w:val="en-US"/>
              </w:rPr>
              <w:t>np. IF [</w:t>
            </w:r>
            <w:proofErr w:type="spellStart"/>
            <w:r w:rsidR="00625E21" w:rsidRPr="79C31AEF">
              <w:rPr>
                <w:lang w:val="en-US"/>
              </w:rPr>
              <w:t>Drug</w:t>
            </w:r>
            <w:r w:rsidR="0069308B" w:rsidRPr="79C31AEF">
              <w:rPr>
                <w:lang w:val="en-US"/>
              </w:rPr>
              <w:t>Form</w:t>
            </w:r>
            <w:proofErr w:type="spellEnd"/>
            <w:r w:rsidR="0069308B" w:rsidRPr="79C31AEF">
              <w:rPr>
                <w:lang w:val="en-US"/>
              </w:rPr>
              <w:t xml:space="preserve"> </w:t>
            </w:r>
            <w:proofErr w:type="spellStart"/>
            <w:r w:rsidR="00625E21" w:rsidRPr="79C31AEF">
              <w:rPr>
                <w:lang w:val="en-US"/>
              </w:rPr>
              <w:t>Pharmindex</w:t>
            </w:r>
            <w:proofErr w:type="spellEnd"/>
            <w:r w:rsidRPr="79C31AEF">
              <w:rPr>
                <w:lang w:val="en-US"/>
              </w:rPr>
              <w:t>].[</w:t>
            </w:r>
            <w:proofErr w:type="spellStart"/>
            <w:r w:rsidR="001377F6" w:rsidRPr="79C31AEF">
              <w:rPr>
                <w:lang w:val="en-US"/>
              </w:rPr>
              <w:t>Typ</w:t>
            </w:r>
            <w:proofErr w:type="spellEnd"/>
            <w:r w:rsidRPr="79C31AEF">
              <w:rPr>
                <w:lang w:val="en-US"/>
              </w:rPr>
              <w:t>] HAVE VALUE THEN [</w:t>
            </w:r>
            <w:proofErr w:type="spellStart"/>
            <w:r w:rsidRPr="79C31AEF">
              <w:rPr>
                <w:lang w:val="en-US"/>
              </w:rPr>
              <w:t>Produkt</w:t>
            </w:r>
            <w:proofErr w:type="spellEnd"/>
            <w:r w:rsidRPr="79C31AEF">
              <w:rPr>
                <w:lang w:val="en-US"/>
              </w:rPr>
              <w:t xml:space="preserve"> </w:t>
            </w:r>
            <w:proofErr w:type="spellStart"/>
            <w:r w:rsidRPr="79C31AEF">
              <w:rPr>
                <w:lang w:val="en-US"/>
              </w:rPr>
              <w:t>Dopasowany</w:t>
            </w:r>
            <w:proofErr w:type="spellEnd"/>
            <w:r w:rsidRPr="79C31AEF">
              <w:rPr>
                <w:lang w:val="en-US"/>
              </w:rPr>
              <w:t>].[</w:t>
            </w:r>
            <w:proofErr w:type="spellStart"/>
            <w:r w:rsidR="001377F6" w:rsidRPr="79C31AEF">
              <w:rPr>
                <w:lang w:val="en-US"/>
              </w:rPr>
              <w:t>Typ</w:t>
            </w:r>
            <w:proofErr w:type="spellEnd"/>
            <w:r w:rsidRPr="79C31AEF">
              <w:rPr>
                <w:lang w:val="en-US"/>
              </w:rPr>
              <w:t>] = [</w:t>
            </w:r>
            <w:proofErr w:type="spellStart"/>
            <w:r w:rsidR="00625E21" w:rsidRPr="79C31AEF">
              <w:rPr>
                <w:lang w:val="en-US"/>
              </w:rPr>
              <w:t>Drug</w:t>
            </w:r>
            <w:r w:rsidR="0069308B" w:rsidRPr="79C31AEF">
              <w:rPr>
                <w:lang w:val="en-US"/>
              </w:rPr>
              <w:t>Form</w:t>
            </w:r>
            <w:proofErr w:type="spellEnd"/>
            <w:r w:rsidR="0069308B" w:rsidRPr="79C31AEF">
              <w:rPr>
                <w:lang w:val="en-US"/>
              </w:rPr>
              <w:t xml:space="preserve"> </w:t>
            </w:r>
            <w:proofErr w:type="spellStart"/>
            <w:r w:rsidR="00625E21" w:rsidRPr="79C31AEF">
              <w:rPr>
                <w:lang w:val="en-US"/>
              </w:rPr>
              <w:t>Pharmindex</w:t>
            </w:r>
            <w:proofErr w:type="spellEnd"/>
            <w:r w:rsidRPr="79C31AEF">
              <w:rPr>
                <w:lang w:val="en-US"/>
              </w:rPr>
              <w:t>].[</w:t>
            </w:r>
            <w:proofErr w:type="spellStart"/>
            <w:r w:rsidR="001377F6" w:rsidRPr="79C31AEF">
              <w:rPr>
                <w:lang w:val="en-US"/>
              </w:rPr>
              <w:t>Typ</w:t>
            </w:r>
            <w:proofErr w:type="spellEnd"/>
            <w:r w:rsidRPr="79C31AEF">
              <w:rPr>
                <w:lang w:val="en-US"/>
              </w:rPr>
              <w:t>]</w:t>
            </w:r>
          </w:p>
          <w:p w14:paraId="0BDEBEDF" w14:textId="08A20A58" w:rsidR="00592F91" w:rsidRPr="007931FB" w:rsidRDefault="000C15E6" w:rsidP="001D56FA">
            <w:pPr>
              <w:rPr>
                <w:lang w:val="en-US"/>
              </w:rPr>
            </w:pPr>
            <w:r w:rsidRPr="3183460E">
              <w:rPr>
                <w:lang w:val="en-US"/>
              </w:rPr>
              <w:t xml:space="preserve">np. </w:t>
            </w:r>
            <w:r w:rsidR="00592F91" w:rsidRPr="3183460E">
              <w:rPr>
                <w:lang w:val="en-US"/>
              </w:rPr>
              <w:t xml:space="preserve">IF </w:t>
            </w:r>
            <w:r w:rsidR="00FD6D43" w:rsidRPr="3183460E">
              <w:rPr>
                <w:lang w:val="en-US"/>
              </w:rPr>
              <w:t>[</w:t>
            </w:r>
            <w:proofErr w:type="spellStart"/>
            <w:r w:rsidR="00FD6D43" w:rsidRPr="3183460E">
              <w:rPr>
                <w:lang w:val="en-US"/>
              </w:rPr>
              <w:t>DrugPharmindex</w:t>
            </w:r>
            <w:proofErr w:type="spellEnd"/>
            <w:r w:rsidR="00FD6D43" w:rsidRPr="3183460E">
              <w:rPr>
                <w:lang w:val="en-US"/>
              </w:rPr>
              <w:t>].[</w:t>
            </w:r>
            <w:proofErr w:type="spellStart"/>
            <w:r w:rsidR="00DB45F4" w:rsidRPr="3183460E">
              <w:rPr>
                <w:lang w:val="en-US"/>
              </w:rPr>
              <w:t>Dopuszczony-Pharmindex</w:t>
            </w:r>
            <w:proofErr w:type="spellEnd"/>
            <w:r w:rsidR="00216A92" w:rsidRPr="3183460E">
              <w:rPr>
                <w:lang w:val="en-US"/>
              </w:rPr>
              <w:t xml:space="preserve"> </w:t>
            </w:r>
            <w:proofErr w:type="spellStart"/>
            <w:r w:rsidR="00216A92" w:rsidRPr="3183460E">
              <w:rPr>
                <w:lang w:val="en-US"/>
              </w:rPr>
              <w:t>brak</w:t>
            </w:r>
            <w:proofErr w:type="spellEnd"/>
            <w:r w:rsidR="00216A92" w:rsidRPr="3183460E">
              <w:rPr>
                <w:lang w:val="en-US"/>
              </w:rPr>
              <w:t>] HAVE VALUE THEN [</w:t>
            </w:r>
            <w:proofErr w:type="spellStart"/>
            <w:r w:rsidR="00216A92" w:rsidRPr="3183460E">
              <w:rPr>
                <w:lang w:val="en-US"/>
              </w:rPr>
              <w:t>Produkt</w:t>
            </w:r>
            <w:proofErr w:type="spellEnd"/>
            <w:r w:rsidR="00216A92" w:rsidRPr="3183460E">
              <w:rPr>
                <w:lang w:val="en-US"/>
              </w:rPr>
              <w:t xml:space="preserve"> </w:t>
            </w:r>
            <w:proofErr w:type="spellStart"/>
            <w:r w:rsidR="00216A92" w:rsidRPr="3183460E">
              <w:rPr>
                <w:lang w:val="en-US"/>
              </w:rPr>
              <w:t>Dopasowany</w:t>
            </w:r>
            <w:proofErr w:type="spellEnd"/>
            <w:r w:rsidR="00216A92" w:rsidRPr="3183460E">
              <w:rPr>
                <w:lang w:val="en-US"/>
              </w:rPr>
              <w:t>].[</w:t>
            </w:r>
            <w:proofErr w:type="spellStart"/>
            <w:r w:rsidR="00216A92" w:rsidRPr="3183460E">
              <w:rPr>
                <w:lang w:val="en-US"/>
              </w:rPr>
              <w:t>Dopuszczony-Pharmindex</w:t>
            </w:r>
            <w:proofErr w:type="spellEnd"/>
            <w:r w:rsidR="00216A92" w:rsidRPr="3183460E">
              <w:rPr>
                <w:lang w:val="en-US"/>
              </w:rPr>
              <w:t xml:space="preserve"> </w:t>
            </w:r>
            <w:proofErr w:type="spellStart"/>
            <w:r w:rsidR="00216A92" w:rsidRPr="3183460E">
              <w:rPr>
                <w:lang w:val="en-US"/>
              </w:rPr>
              <w:t>brak</w:t>
            </w:r>
            <w:proofErr w:type="spellEnd"/>
            <w:r w:rsidR="00216A92" w:rsidRPr="3183460E">
              <w:rPr>
                <w:lang w:val="en-US"/>
              </w:rPr>
              <w:t>] = [</w:t>
            </w:r>
            <w:proofErr w:type="spellStart"/>
            <w:r w:rsidR="00216A92" w:rsidRPr="3183460E">
              <w:rPr>
                <w:lang w:val="en-US"/>
              </w:rPr>
              <w:t>DrugPharmindex</w:t>
            </w:r>
            <w:proofErr w:type="spellEnd"/>
            <w:r w:rsidR="00216A92" w:rsidRPr="3183460E">
              <w:rPr>
                <w:lang w:val="en-US"/>
              </w:rPr>
              <w:t>].[</w:t>
            </w:r>
            <w:proofErr w:type="spellStart"/>
            <w:r w:rsidR="00216A92" w:rsidRPr="3183460E">
              <w:rPr>
                <w:lang w:val="en-US"/>
              </w:rPr>
              <w:t>Dopuszczony-Pharmindex</w:t>
            </w:r>
            <w:proofErr w:type="spellEnd"/>
            <w:r w:rsidR="00216A92" w:rsidRPr="3183460E">
              <w:rPr>
                <w:lang w:val="en-US"/>
              </w:rPr>
              <w:t xml:space="preserve"> </w:t>
            </w:r>
            <w:proofErr w:type="spellStart"/>
            <w:r w:rsidR="00216A92" w:rsidRPr="3183460E">
              <w:rPr>
                <w:lang w:val="en-US"/>
              </w:rPr>
              <w:t>brak</w:t>
            </w:r>
            <w:proofErr w:type="spellEnd"/>
            <w:r w:rsidR="00216A92" w:rsidRPr="3183460E">
              <w:rPr>
                <w:lang w:val="en-US"/>
              </w:rPr>
              <w:t>]</w:t>
            </w:r>
          </w:p>
        </w:tc>
        <w:tc>
          <w:tcPr>
            <w:tcW w:w="2111" w:type="dxa"/>
            <w:vAlign w:val="center"/>
          </w:tcPr>
          <w:p w14:paraId="7FE5B967" w14:textId="7D95B8A5" w:rsidR="0049716D" w:rsidRPr="00BD117A" w:rsidRDefault="00DC03CE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Wyzwalacz:</w:t>
            </w:r>
            <w:r w:rsidR="00B3369A">
              <w:rPr>
                <w:rFonts w:ascii="Helvetica 45 Light" w:hAnsi="Helvetica 45 Light"/>
                <w:sz w:val="20"/>
                <w:szCs w:val="24"/>
              </w:rPr>
              <w:t xml:space="preserve"> uzupełnienie pola „Produkt </w:t>
            </w:r>
            <w:proofErr w:type="spellStart"/>
            <w:r w:rsidR="00B3369A">
              <w:rPr>
                <w:rFonts w:ascii="Helvetica 45 Light" w:hAnsi="Helvetica 45 Light"/>
                <w:sz w:val="20"/>
                <w:szCs w:val="24"/>
              </w:rPr>
              <w:t>Pharmindex</w:t>
            </w:r>
            <w:proofErr w:type="spellEnd"/>
            <w:r w:rsidR="00B3369A">
              <w:rPr>
                <w:rFonts w:ascii="Helvetica 45 Light" w:hAnsi="Helvetica 45 Light"/>
                <w:sz w:val="20"/>
                <w:szCs w:val="24"/>
              </w:rPr>
              <w:t>” na Produkcie Dopasowanym</w:t>
            </w:r>
          </w:p>
          <w:p w14:paraId="49F248BC" w14:textId="77777777" w:rsidR="00DC03CE" w:rsidRPr="00BD117A" w:rsidRDefault="00BD117A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 w:rsidRPr="00BD117A">
              <w:rPr>
                <w:rFonts w:ascii="Helvetica 45 Light" w:hAnsi="Helvetica 45 Light"/>
                <w:sz w:val="20"/>
                <w:szCs w:val="24"/>
              </w:rPr>
              <w:t>Lista pól propagowanych:</w:t>
            </w:r>
          </w:p>
          <w:p w14:paraId="2AAEA5E3" w14:textId="77777777" w:rsidR="00C45930" w:rsidRDefault="00C45930" w:rsidP="00BD117A">
            <w:pPr>
              <w:ind w:left="92"/>
            </w:pPr>
            <w:r>
              <w:t>Producent sprzedażowy</w:t>
            </w:r>
          </w:p>
          <w:p w14:paraId="17C0437C" w14:textId="77777777" w:rsidR="00C45930" w:rsidRDefault="00C45930" w:rsidP="00BD117A">
            <w:pPr>
              <w:ind w:left="92"/>
            </w:pPr>
            <w:r>
              <w:t xml:space="preserve">Aktywny w </w:t>
            </w:r>
            <w:proofErr w:type="spellStart"/>
            <w:r>
              <w:t>Pharmindex</w:t>
            </w:r>
            <w:proofErr w:type="spellEnd"/>
          </w:p>
          <w:p w14:paraId="0604287F" w14:textId="6616E79C" w:rsidR="00BD117A" w:rsidRPr="00BD117A" w:rsidRDefault="00BD117A" w:rsidP="00BD117A">
            <w:pPr>
              <w:ind w:left="92"/>
            </w:pPr>
            <w:r w:rsidRPr="00BD117A">
              <w:t>Kod EAN</w:t>
            </w:r>
          </w:p>
          <w:p w14:paraId="689246C2" w14:textId="77777777" w:rsidR="00BD117A" w:rsidRDefault="00BD117A" w:rsidP="00BD117A">
            <w:pPr>
              <w:ind w:left="92"/>
            </w:pPr>
            <w:r w:rsidRPr="00BD117A">
              <w:t>Typ</w:t>
            </w:r>
          </w:p>
          <w:p w14:paraId="3169C859" w14:textId="26D04E6F" w:rsidR="00B11926" w:rsidRDefault="00B11926" w:rsidP="00BD117A">
            <w:pPr>
              <w:ind w:left="92"/>
            </w:pPr>
            <w:r>
              <w:t>Dopuszczony-</w:t>
            </w:r>
            <w:proofErr w:type="spellStart"/>
            <w:r>
              <w:t>Pharmindex</w:t>
            </w:r>
            <w:proofErr w:type="spellEnd"/>
            <w:r>
              <w:t xml:space="preserve"> brak</w:t>
            </w:r>
          </w:p>
          <w:p w14:paraId="05E29247" w14:textId="62DDA176" w:rsidR="00244984" w:rsidRPr="00BD117A" w:rsidRDefault="00244984" w:rsidP="00BD117A">
            <w:pPr>
              <w:ind w:left="92"/>
            </w:pPr>
            <w:r>
              <w:t>Nazwa międzynarodowa</w:t>
            </w:r>
          </w:p>
          <w:p w14:paraId="4EB16A46" w14:textId="77777777" w:rsidR="00BD117A" w:rsidRPr="00BD117A" w:rsidRDefault="00BD117A" w:rsidP="00BD117A">
            <w:pPr>
              <w:ind w:left="92"/>
            </w:pPr>
            <w:r w:rsidRPr="00BD117A">
              <w:t>Postać</w:t>
            </w:r>
          </w:p>
          <w:p w14:paraId="0746EB8E" w14:textId="77777777" w:rsidR="00BD117A" w:rsidRPr="00BD117A" w:rsidRDefault="00BD117A" w:rsidP="00BD117A">
            <w:pPr>
              <w:ind w:left="92"/>
            </w:pPr>
            <w:r w:rsidRPr="00BD117A">
              <w:t>Dawka</w:t>
            </w:r>
          </w:p>
          <w:p w14:paraId="46C75E2F" w14:textId="77777777" w:rsidR="00BD117A" w:rsidRPr="00BD117A" w:rsidRDefault="00BD117A" w:rsidP="00BD117A">
            <w:pPr>
              <w:ind w:left="92"/>
            </w:pPr>
            <w:r w:rsidRPr="00BD117A">
              <w:t>Opakowanie</w:t>
            </w:r>
          </w:p>
          <w:p w14:paraId="6975025F" w14:textId="77777777" w:rsidR="00BD117A" w:rsidRPr="00BD117A" w:rsidRDefault="00BD117A" w:rsidP="00BD117A">
            <w:pPr>
              <w:ind w:left="92"/>
            </w:pPr>
            <w:r w:rsidRPr="00BD117A">
              <w:t>Droga podania</w:t>
            </w:r>
          </w:p>
          <w:p w14:paraId="7B4D3053" w14:textId="48E8D36C" w:rsidR="00BD117A" w:rsidRPr="00BD117A" w:rsidRDefault="00BD117A" w:rsidP="00BD117A">
            <w:pPr>
              <w:ind w:left="92"/>
            </w:pPr>
            <w:r w:rsidRPr="00BD117A">
              <w:t>Substancja czynna</w:t>
            </w:r>
          </w:p>
        </w:tc>
      </w:tr>
      <w:tr w:rsidR="005E0524" w:rsidRPr="009678FD" w14:paraId="0B9EA962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43EEF35" w14:textId="6025A861" w:rsidR="005E0524" w:rsidRPr="00BD117A" w:rsidRDefault="005E0524" w:rsidP="001D56FA">
            <w:r>
              <w:t>RB0</w:t>
            </w:r>
            <w:r w:rsidR="008E2ED7">
              <w:t>86</w:t>
            </w:r>
          </w:p>
        </w:tc>
        <w:tc>
          <w:tcPr>
            <w:tcW w:w="1904" w:type="dxa"/>
            <w:vAlign w:val="center"/>
          </w:tcPr>
          <w:p w14:paraId="2D6BAEE1" w14:textId="02904FE9" w:rsidR="005E0524" w:rsidRPr="00BD117A" w:rsidRDefault="009B1322" w:rsidP="001D56FA">
            <w:r>
              <w:t xml:space="preserve">Powiązanie Produktu SAP i Produktu </w:t>
            </w:r>
            <w:proofErr w:type="spellStart"/>
            <w:r w:rsidR="0072371D">
              <w:t>Pharmindex</w:t>
            </w:r>
            <w:proofErr w:type="spellEnd"/>
            <w:r w:rsidR="0072371D">
              <w:t xml:space="preserve"> na Produkcie Dopasowanym po kodzie EAN</w:t>
            </w:r>
          </w:p>
        </w:tc>
        <w:tc>
          <w:tcPr>
            <w:tcW w:w="4218" w:type="dxa"/>
            <w:vAlign w:val="center"/>
          </w:tcPr>
          <w:p w14:paraId="2BF0DF2B" w14:textId="77777777" w:rsidR="005E0524" w:rsidRDefault="0072371D" w:rsidP="001D56FA">
            <w:r w:rsidRPr="009678FD">
              <w:t xml:space="preserve">IF </w:t>
            </w:r>
            <w:r w:rsidR="00290AC8" w:rsidRPr="009678FD">
              <w:t>[Produkt Dopasowany].</w:t>
            </w:r>
            <w:r w:rsidR="006D2132" w:rsidRPr="009678FD">
              <w:t xml:space="preserve">[Kod EAN] HAVE VALUE AND </w:t>
            </w:r>
            <w:r w:rsidR="00AE3326" w:rsidRPr="009678FD">
              <w:t>[Produkt Dopasowany].[Produkt SAP] HAVE VALUE AND</w:t>
            </w:r>
            <w:r w:rsidR="007041B5" w:rsidRPr="009678FD">
              <w:t xml:space="preserve"> EXIST</w:t>
            </w:r>
            <w:r w:rsidR="00AE3326" w:rsidRPr="009678FD">
              <w:t xml:space="preserve"> [</w:t>
            </w:r>
            <w:proofErr w:type="spellStart"/>
            <w:r w:rsidR="00AE3326" w:rsidRPr="009678FD">
              <w:t>DrugForm</w:t>
            </w:r>
            <w:proofErr w:type="spellEnd"/>
            <w:r w:rsidR="00AE3326" w:rsidRPr="009678FD">
              <w:t xml:space="preserve"> </w:t>
            </w:r>
            <w:proofErr w:type="spellStart"/>
            <w:r w:rsidR="00AE3326" w:rsidRPr="009678FD">
              <w:t>Pharmindex</w:t>
            </w:r>
            <w:proofErr w:type="spellEnd"/>
            <w:r w:rsidR="00AE3326" w:rsidRPr="009678FD">
              <w:t>].</w:t>
            </w:r>
            <w:r w:rsidR="00621F9C" w:rsidRPr="009678FD">
              <w:t>[Kod EAN] = [Produkt Dopasowany].</w:t>
            </w:r>
            <w:r w:rsidR="00360533" w:rsidRPr="009678FD">
              <w:t>[Kod EAN]</w:t>
            </w:r>
            <w:r w:rsidR="009678FD" w:rsidRPr="009678FD">
              <w:t xml:space="preserve"> THEN [Produkt</w:t>
            </w:r>
            <w:r w:rsidR="009678FD">
              <w:t xml:space="preserve"> Dopasowany].[Produkt </w:t>
            </w:r>
            <w:proofErr w:type="spellStart"/>
            <w:r w:rsidR="009678FD">
              <w:t>Pharmindex</w:t>
            </w:r>
            <w:proofErr w:type="spellEnd"/>
            <w:r w:rsidR="009678FD">
              <w:t>] = [</w:t>
            </w:r>
            <w:proofErr w:type="spellStart"/>
            <w:r w:rsidR="009678FD">
              <w:t>DrugForm</w:t>
            </w:r>
            <w:proofErr w:type="spellEnd"/>
            <w:r w:rsidR="009678FD">
              <w:t xml:space="preserve"> </w:t>
            </w:r>
            <w:proofErr w:type="spellStart"/>
            <w:r w:rsidR="009678FD">
              <w:t>Pharmindex</w:t>
            </w:r>
            <w:proofErr w:type="spellEnd"/>
            <w:r w:rsidR="009678FD">
              <w:t>].[ID]</w:t>
            </w:r>
          </w:p>
          <w:p w14:paraId="1720B380" w14:textId="2A863454" w:rsidR="00A439FA" w:rsidRPr="009678FD" w:rsidRDefault="00A439FA" w:rsidP="00A439FA">
            <w:r w:rsidRPr="009678FD">
              <w:t xml:space="preserve">IF [Produkt Dopasowany].[Kod EAN] HAVE VALUE AND [Produkt Dopasowany].[Produkt </w:t>
            </w:r>
            <w:proofErr w:type="spellStart"/>
            <w:r>
              <w:t>Pharmindex</w:t>
            </w:r>
            <w:proofErr w:type="spellEnd"/>
            <w:r w:rsidRPr="009678FD">
              <w:t>] HAVE VALUE AND EXIST [</w:t>
            </w:r>
            <w:r>
              <w:t>Produkt SAP</w:t>
            </w:r>
            <w:r w:rsidRPr="009678FD">
              <w:t>].[Kod EAN] = [Produkt Dopasowany].[Kod EAN] THEN [Produkt</w:t>
            </w:r>
            <w:r>
              <w:t xml:space="preserve"> Dopasowany].[Produkt </w:t>
            </w:r>
            <w:r w:rsidR="00F35626">
              <w:t>SAP</w:t>
            </w:r>
            <w:r>
              <w:t>] = [</w:t>
            </w:r>
            <w:r w:rsidR="00F35626">
              <w:t>Produkt SAP</w:t>
            </w:r>
            <w:r>
              <w:t>].[ID]</w:t>
            </w:r>
          </w:p>
        </w:tc>
        <w:tc>
          <w:tcPr>
            <w:tcW w:w="2111" w:type="dxa"/>
            <w:vAlign w:val="center"/>
          </w:tcPr>
          <w:p w14:paraId="5C92ED18" w14:textId="47E75B37" w:rsidR="005E0524" w:rsidRPr="009678FD" w:rsidRDefault="00F35626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Wyzwalacz: uzupełnienie pola „Produkt SAP”</w:t>
            </w:r>
            <w:r w:rsidR="003A1B27">
              <w:rPr>
                <w:rFonts w:ascii="Helvetica 45 Light" w:hAnsi="Helvetica 45 Light"/>
                <w:sz w:val="20"/>
                <w:szCs w:val="24"/>
              </w:rPr>
              <w:t xml:space="preserve"> lub uzupełnienie pola „Produkt </w:t>
            </w:r>
            <w:proofErr w:type="spellStart"/>
            <w:r w:rsidR="003A1B27">
              <w:rPr>
                <w:rFonts w:ascii="Helvetica 45 Light" w:hAnsi="Helvetica 45 Light"/>
                <w:sz w:val="20"/>
                <w:szCs w:val="24"/>
              </w:rPr>
              <w:t>Pharmindex</w:t>
            </w:r>
            <w:proofErr w:type="spellEnd"/>
            <w:r w:rsidR="003A1B27">
              <w:rPr>
                <w:rFonts w:ascii="Helvetica 45 Light" w:hAnsi="Helvetica 45 Light"/>
                <w:sz w:val="20"/>
                <w:szCs w:val="24"/>
              </w:rPr>
              <w:t>” i zapisanie Produktu Dopasowanego z propagacją na pole „kod EAN”</w:t>
            </w:r>
          </w:p>
        </w:tc>
      </w:tr>
      <w:tr w:rsidR="002A71F7" w:rsidRPr="009678FD" w14:paraId="5158E982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1984E6D" w14:textId="1991A670" w:rsidR="002A71F7" w:rsidRDefault="002C2F99" w:rsidP="001D56FA">
            <w:r>
              <w:t>RB087</w:t>
            </w:r>
          </w:p>
        </w:tc>
        <w:tc>
          <w:tcPr>
            <w:tcW w:w="1904" w:type="dxa"/>
            <w:vAlign w:val="center"/>
          </w:tcPr>
          <w:p w14:paraId="7B059492" w14:textId="24745B18" w:rsidR="002A71F7" w:rsidRDefault="00053361" w:rsidP="001D56FA">
            <w:r>
              <w:t xml:space="preserve">Propagacja pól </w:t>
            </w:r>
            <w:r w:rsidR="00BB2716">
              <w:t>z Produktu Dopasowanego na Produkt Przetargu</w:t>
            </w:r>
          </w:p>
        </w:tc>
        <w:tc>
          <w:tcPr>
            <w:tcW w:w="4218" w:type="dxa"/>
            <w:vAlign w:val="center"/>
          </w:tcPr>
          <w:p w14:paraId="735190C8" w14:textId="58E6221F" w:rsidR="0040058E" w:rsidRPr="00302EEB" w:rsidRDefault="0040058E" w:rsidP="0040058E">
            <w:r w:rsidRPr="00302EEB">
              <w:t>np. IF [</w:t>
            </w:r>
            <w:r w:rsidR="00302EEB" w:rsidRPr="00302EEB">
              <w:t>Produkt Dopasowany</w:t>
            </w:r>
            <w:r w:rsidRPr="00302EEB">
              <w:t>].[</w:t>
            </w:r>
            <w:r w:rsidR="000B3B57">
              <w:t>Cena historyczna</w:t>
            </w:r>
            <w:r w:rsidRPr="00302EEB">
              <w:t>] HAVE VALUE</w:t>
            </w:r>
            <w:r w:rsidR="00EB57CB">
              <w:t xml:space="preserve"> AND [Produkt Dopasowany].[Typ dopasowania] = „</w:t>
            </w:r>
            <w:r w:rsidR="004F675D">
              <w:t xml:space="preserve">produkt </w:t>
            </w:r>
            <w:r w:rsidR="00EB57CB">
              <w:t>główny”</w:t>
            </w:r>
            <w:r w:rsidRPr="00302EEB">
              <w:t xml:space="preserve"> THEN [Produkt </w:t>
            </w:r>
            <w:r w:rsidR="00302EEB" w:rsidRPr="00302EEB">
              <w:t>Przetargu</w:t>
            </w:r>
            <w:r w:rsidRPr="00302EEB">
              <w:t>].[</w:t>
            </w:r>
            <w:r w:rsidR="000B3B57">
              <w:t>Cena historyczna</w:t>
            </w:r>
            <w:r w:rsidRPr="00302EEB">
              <w:t>] = [</w:t>
            </w:r>
            <w:r w:rsidR="00302EEB" w:rsidRPr="00302EEB">
              <w:t>Produ</w:t>
            </w:r>
            <w:r w:rsidR="00302EEB">
              <w:t>kt Dopasowany</w:t>
            </w:r>
            <w:r w:rsidRPr="00302EEB">
              <w:t>].[</w:t>
            </w:r>
            <w:r w:rsidR="000B3B57">
              <w:t>Cena historyczna</w:t>
            </w:r>
            <w:r w:rsidRPr="00302EEB">
              <w:t>]</w:t>
            </w:r>
          </w:p>
          <w:p w14:paraId="20219150" w14:textId="77777777" w:rsidR="002A71F7" w:rsidRPr="00302EEB" w:rsidRDefault="002A71F7" w:rsidP="001D56FA"/>
        </w:tc>
        <w:tc>
          <w:tcPr>
            <w:tcW w:w="2111" w:type="dxa"/>
            <w:vAlign w:val="center"/>
          </w:tcPr>
          <w:p w14:paraId="5A95733B" w14:textId="77777777" w:rsidR="002A71F7" w:rsidRDefault="004918D5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Wyzwalacz: zmiana w polu „typ dopasowania” Produktu Dopasowanego na „główny”</w:t>
            </w:r>
          </w:p>
          <w:p w14:paraId="269C89E1" w14:textId="77777777" w:rsidR="0040058E" w:rsidRDefault="0040058E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Lista pól propagowanych:</w:t>
            </w:r>
          </w:p>
          <w:p w14:paraId="32DE0934" w14:textId="77777777" w:rsidR="00CD3F16" w:rsidRDefault="00031B21" w:rsidP="00031B21">
            <w:pPr>
              <w:ind w:left="92"/>
            </w:pPr>
            <w:r>
              <w:lastRenderedPageBreak/>
              <w:t>Cena historyczna,</w:t>
            </w:r>
          </w:p>
          <w:p w14:paraId="1E4FF027" w14:textId="77777777" w:rsidR="00031B21" w:rsidRDefault="00031B21" w:rsidP="00031B21">
            <w:pPr>
              <w:ind w:left="92"/>
            </w:pPr>
            <w:r>
              <w:t>Wyłączony z rabatowania,</w:t>
            </w:r>
          </w:p>
          <w:p w14:paraId="70700FB2" w14:textId="77777777" w:rsidR="00031B21" w:rsidRDefault="006C6A84" w:rsidP="00031B21">
            <w:pPr>
              <w:ind w:left="92"/>
            </w:pPr>
            <w:r>
              <w:t>Nazwa handlowa,</w:t>
            </w:r>
          </w:p>
          <w:p w14:paraId="5519DEF6" w14:textId="77777777" w:rsidR="006C6A84" w:rsidRDefault="00FA5717" w:rsidP="00031B21">
            <w:pPr>
              <w:ind w:left="92"/>
            </w:pPr>
            <w:r>
              <w:t>Kod EAN,</w:t>
            </w:r>
          </w:p>
          <w:p w14:paraId="1862EF19" w14:textId="77777777" w:rsidR="00FA5717" w:rsidRDefault="00FA5717" w:rsidP="00031B21">
            <w:pPr>
              <w:ind w:left="92"/>
            </w:pPr>
            <w:r>
              <w:t>Kod SAP,</w:t>
            </w:r>
          </w:p>
          <w:p w14:paraId="54D758A0" w14:textId="4FD15AC2" w:rsidR="00FA5717" w:rsidRDefault="00627364" w:rsidP="00031B21">
            <w:pPr>
              <w:ind w:left="92"/>
            </w:pPr>
            <w:r>
              <w:t>Kod BLOZ</w:t>
            </w:r>
            <w:r w:rsidR="00636339">
              <w:t>7</w:t>
            </w:r>
            <w:r>
              <w:t>,</w:t>
            </w:r>
          </w:p>
          <w:p w14:paraId="1D00792B" w14:textId="651D9273" w:rsidR="00627364" w:rsidRDefault="00627364" w:rsidP="00031B21">
            <w:pPr>
              <w:ind w:left="92"/>
            </w:pPr>
            <w:r>
              <w:t>Kod BLOZ</w:t>
            </w:r>
            <w:r w:rsidR="00636339">
              <w:t>12</w:t>
            </w:r>
            <w:r>
              <w:t>,</w:t>
            </w:r>
          </w:p>
          <w:p w14:paraId="47256B9A" w14:textId="77777777" w:rsidR="00627364" w:rsidRDefault="006F6004" w:rsidP="00031B21">
            <w:pPr>
              <w:ind w:left="92"/>
            </w:pPr>
            <w:r>
              <w:t>Typ,</w:t>
            </w:r>
          </w:p>
          <w:p w14:paraId="1D5B3E86" w14:textId="77777777" w:rsidR="006F6004" w:rsidRDefault="00904960" w:rsidP="00031B21">
            <w:pPr>
              <w:ind w:left="92"/>
            </w:pPr>
            <w:r>
              <w:t>Producent sprzedażowy,</w:t>
            </w:r>
          </w:p>
          <w:p w14:paraId="05B6A1BE" w14:textId="77777777" w:rsidR="00904960" w:rsidRDefault="00863FE1" w:rsidP="00031B21">
            <w:pPr>
              <w:ind w:left="92"/>
            </w:pPr>
            <w:r>
              <w:t>Produkt SAP,</w:t>
            </w:r>
          </w:p>
          <w:p w14:paraId="2B021C67" w14:textId="77777777" w:rsidR="00863FE1" w:rsidRDefault="002A376C" w:rsidP="00031B21">
            <w:pPr>
              <w:ind w:left="92"/>
            </w:pPr>
            <w:r>
              <w:t>Warunki z ostatnich 12 miesięcy,</w:t>
            </w:r>
          </w:p>
          <w:p w14:paraId="3DFBAF7D" w14:textId="77777777" w:rsidR="002A376C" w:rsidRDefault="00C178CA" w:rsidP="00031B21">
            <w:pPr>
              <w:ind w:left="92"/>
            </w:pPr>
            <w:r>
              <w:t>Ostatnia data otrzymania warunków,</w:t>
            </w:r>
          </w:p>
          <w:p w14:paraId="49B522F3" w14:textId="77777777" w:rsidR="00C178CA" w:rsidRDefault="00A10442" w:rsidP="00031B21">
            <w:pPr>
              <w:ind w:left="92"/>
            </w:pPr>
            <w:r>
              <w:t>Ostatnia cena ZPZK z otrzymanych warunków,</w:t>
            </w:r>
          </w:p>
          <w:p w14:paraId="52DF2318" w14:textId="77777777" w:rsidR="00A10442" w:rsidRDefault="00975101" w:rsidP="00031B21">
            <w:pPr>
              <w:ind w:left="92"/>
            </w:pPr>
            <w:r>
              <w:t>Typ kalkulacji z otrzymanych warunków,</w:t>
            </w:r>
          </w:p>
          <w:p w14:paraId="76D33E18" w14:textId="77777777" w:rsidR="00975101" w:rsidRDefault="00536024" w:rsidP="00031B21">
            <w:pPr>
              <w:ind w:left="92"/>
            </w:pPr>
            <w:r>
              <w:t>Nazwa międzynarodowa,</w:t>
            </w:r>
          </w:p>
          <w:p w14:paraId="0AD7EB88" w14:textId="3ACE3231" w:rsidR="00A719CE" w:rsidRDefault="00A719CE" w:rsidP="00031B21">
            <w:pPr>
              <w:ind w:left="92"/>
            </w:pPr>
            <w:r>
              <w:t>Postać,</w:t>
            </w:r>
          </w:p>
          <w:p w14:paraId="327CB45C" w14:textId="77777777" w:rsidR="00536024" w:rsidRDefault="00067FAE" w:rsidP="00031B21">
            <w:pPr>
              <w:ind w:left="92"/>
            </w:pPr>
            <w:r>
              <w:t>Dawka,</w:t>
            </w:r>
          </w:p>
          <w:p w14:paraId="5770C355" w14:textId="77777777" w:rsidR="00067FAE" w:rsidRDefault="00455093" w:rsidP="00031B21">
            <w:pPr>
              <w:ind w:left="92"/>
            </w:pPr>
            <w:r>
              <w:t>Jednostka miary,</w:t>
            </w:r>
          </w:p>
          <w:p w14:paraId="75B74A97" w14:textId="77777777" w:rsidR="00455093" w:rsidRDefault="006E16F6" w:rsidP="00031B21">
            <w:pPr>
              <w:ind w:left="92"/>
            </w:pPr>
            <w:r>
              <w:t>Ilość jednostek miary do kalkulacji</w:t>
            </w:r>
            <w:r w:rsidR="00FE3751">
              <w:t>,</w:t>
            </w:r>
          </w:p>
          <w:p w14:paraId="3FF8F3BA" w14:textId="77777777" w:rsidR="00FE3751" w:rsidRDefault="00467FCC" w:rsidP="00031B21">
            <w:pPr>
              <w:ind w:left="92"/>
            </w:pPr>
            <w:r>
              <w:t>Ilość jednostek miary do SAP,</w:t>
            </w:r>
          </w:p>
          <w:p w14:paraId="388E1C4E" w14:textId="77777777" w:rsidR="00467FCC" w:rsidRDefault="005B2573" w:rsidP="00031B21">
            <w:pPr>
              <w:ind w:left="92"/>
            </w:pPr>
            <w:r>
              <w:t>Opakowanie,</w:t>
            </w:r>
          </w:p>
          <w:p w14:paraId="57ED1D80" w14:textId="77777777" w:rsidR="005B2573" w:rsidRDefault="005B2573" w:rsidP="00031B21">
            <w:pPr>
              <w:ind w:left="92"/>
            </w:pPr>
            <w:r>
              <w:t>Ilość sztuk w opakowaniu,</w:t>
            </w:r>
          </w:p>
          <w:p w14:paraId="74CE92FA" w14:textId="74CC60BB" w:rsidR="009E039D" w:rsidRDefault="009E039D" w:rsidP="009E039D">
            <w:pPr>
              <w:ind w:left="92"/>
            </w:pPr>
            <w:r>
              <w:t>Ilość sztuk w opakowaniu - zmiana,</w:t>
            </w:r>
          </w:p>
          <w:p w14:paraId="02DBFC12" w14:textId="77777777" w:rsidR="005B2573" w:rsidRDefault="009E039D" w:rsidP="00031B21">
            <w:pPr>
              <w:ind w:left="92"/>
            </w:pPr>
            <w:r>
              <w:t>Opakowanie zbiorcze,</w:t>
            </w:r>
          </w:p>
          <w:p w14:paraId="1B979DED" w14:textId="77777777" w:rsidR="009E039D" w:rsidRDefault="004532D9" w:rsidP="00031B21">
            <w:pPr>
              <w:ind w:left="92"/>
            </w:pPr>
            <w:r>
              <w:t>Droga podania,</w:t>
            </w:r>
          </w:p>
          <w:p w14:paraId="7D876AF8" w14:textId="77777777" w:rsidR="004532D9" w:rsidRDefault="004532D9" w:rsidP="00031B21">
            <w:pPr>
              <w:ind w:left="92"/>
            </w:pPr>
            <w:r>
              <w:t>Substancja czynna,</w:t>
            </w:r>
          </w:p>
          <w:p w14:paraId="368732DB" w14:textId="77777777" w:rsidR="004532D9" w:rsidRDefault="001E74F4" w:rsidP="00031B21">
            <w:pPr>
              <w:ind w:left="92"/>
            </w:pPr>
            <w:r>
              <w:t>% Narzut,</w:t>
            </w:r>
          </w:p>
          <w:p w14:paraId="32430E7A" w14:textId="186E6283" w:rsidR="001E74F4" w:rsidRDefault="001E74F4" w:rsidP="00031B21">
            <w:pPr>
              <w:ind w:left="92"/>
            </w:pPr>
            <w:r>
              <w:t>Cena zakupu ZACZ,</w:t>
            </w:r>
          </w:p>
          <w:p w14:paraId="032A0971" w14:textId="77777777" w:rsidR="001E74F4" w:rsidRDefault="001E74F4" w:rsidP="00031B21">
            <w:pPr>
              <w:ind w:left="92"/>
            </w:pPr>
            <w:r>
              <w:lastRenderedPageBreak/>
              <w:t>Cena jednostkowa ZACZ,</w:t>
            </w:r>
          </w:p>
          <w:p w14:paraId="30F8DD47" w14:textId="77777777" w:rsidR="001E74F4" w:rsidRDefault="006A725A" w:rsidP="00031B21">
            <w:pPr>
              <w:ind w:left="92"/>
            </w:pPr>
            <w:r>
              <w:t>% Marża brutto,</w:t>
            </w:r>
          </w:p>
          <w:p w14:paraId="1D4E3F7F" w14:textId="77777777" w:rsidR="006A725A" w:rsidRDefault="006A725A" w:rsidP="00031B21">
            <w:pPr>
              <w:ind w:left="92"/>
            </w:pPr>
            <w:r>
              <w:t>Cena sprzedaży,</w:t>
            </w:r>
          </w:p>
          <w:p w14:paraId="616E2DFD" w14:textId="77777777" w:rsidR="006A725A" w:rsidRDefault="006A725A" w:rsidP="00031B21">
            <w:pPr>
              <w:ind w:left="92"/>
            </w:pPr>
            <w:r>
              <w:t>Korekta narzutu,</w:t>
            </w:r>
          </w:p>
          <w:p w14:paraId="3F6006D0" w14:textId="77777777" w:rsidR="006A725A" w:rsidRDefault="006A725A" w:rsidP="00031B21">
            <w:pPr>
              <w:ind w:left="92"/>
            </w:pPr>
            <w:r>
              <w:t>Cena specjalna zakupu ZPZK,</w:t>
            </w:r>
          </w:p>
          <w:p w14:paraId="46D59761" w14:textId="77777777" w:rsidR="006A725A" w:rsidRDefault="006A725A" w:rsidP="00031B21">
            <w:pPr>
              <w:ind w:left="92"/>
            </w:pPr>
            <w:r>
              <w:t>Cena jednostkowa ZPZK,</w:t>
            </w:r>
          </w:p>
          <w:p w14:paraId="1B99306E" w14:textId="77777777" w:rsidR="006A725A" w:rsidRDefault="006A725A" w:rsidP="00031B21">
            <w:pPr>
              <w:ind w:left="92"/>
            </w:pPr>
            <w:r>
              <w:t>Limit twardy,</w:t>
            </w:r>
          </w:p>
          <w:p w14:paraId="76F8FEAA" w14:textId="77777777" w:rsidR="006A725A" w:rsidRDefault="006A725A" w:rsidP="00031B21">
            <w:pPr>
              <w:ind w:left="92"/>
            </w:pPr>
            <w:r>
              <w:t>Wartość netto oferta,</w:t>
            </w:r>
          </w:p>
          <w:p w14:paraId="1FCDD1A5" w14:textId="77777777" w:rsidR="006A725A" w:rsidRDefault="006A725A" w:rsidP="00031B21">
            <w:pPr>
              <w:ind w:left="92"/>
            </w:pPr>
            <w:r>
              <w:t>VAT (%),</w:t>
            </w:r>
          </w:p>
          <w:p w14:paraId="2016AFC7" w14:textId="77777777" w:rsidR="006A725A" w:rsidRDefault="006A725A" w:rsidP="00031B21">
            <w:pPr>
              <w:ind w:left="92"/>
            </w:pPr>
            <w:r>
              <w:t>Cena zakupu po rabatach,</w:t>
            </w:r>
          </w:p>
          <w:p w14:paraId="6FBCF5EC" w14:textId="77777777" w:rsidR="006A725A" w:rsidRDefault="006A725A" w:rsidP="00031B21">
            <w:pPr>
              <w:ind w:left="92"/>
            </w:pPr>
            <w:r>
              <w:t>RSS netto,</w:t>
            </w:r>
          </w:p>
          <w:p w14:paraId="076AE6C9" w14:textId="77777777" w:rsidR="006A725A" w:rsidRDefault="006A725A" w:rsidP="00031B21">
            <w:pPr>
              <w:ind w:left="92"/>
            </w:pPr>
            <w:r>
              <w:t>Maksymalna cena urzędowa,</w:t>
            </w:r>
          </w:p>
          <w:p w14:paraId="2ABE1811" w14:textId="77777777" w:rsidR="006A725A" w:rsidRDefault="006A725A" w:rsidP="00031B21">
            <w:pPr>
              <w:ind w:left="92"/>
            </w:pPr>
            <w:r>
              <w:t>Cena handlowa po podwyżce,</w:t>
            </w:r>
          </w:p>
          <w:p w14:paraId="1436F6B9" w14:textId="77777777" w:rsidR="006A725A" w:rsidRDefault="00AD7D9C" w:rsidP="00031B21">
            <w:pPr>
              <w:ind w:left="92"/>
            </w:pPr>
            <w:r>
              <w:t>Cena jednostki miary,</w:t>
            </w:r>
          </w:p>
          <w:p w14:paraId="55B7CCED" w14:textId="77777777" w:rsidR="00AD7D9C" w:rsidRDefault="00AD7D9C" w:rsidP="00031B21">
            <w:pPr>
              <w:ind w:left="92"/>
            </w:pPr>
            <w:r>
              <w:t>Wycena za sztukę,</w:t>
            </w:r>
          </w:p>
          <w:p w14:paraId="1E42EA76" w14:textId="77777777" w:rsidR="00AD7D9C" w:rsidRDefault="00AD7D9C" w:rsidP="00031B21">
            <w:pPr>
              <w:ind w:left="92"/>
            </w:pPr>
            <w:r>
              <w:t>Data podwyżki u producenta,</w:t>
            </w:r>
          </w:p>
          <w:p w14:paraId="4C3069DC" w14:textId="77777777" w:rsidR="00AD7D9C" w:rsidRDefault="004B0052" w:rsidP="00031B21">
            <w:pPr>
              <w:ind w:left="92"/>
            </w:pPr>
            <w:r>
              <w:t>Specjalistyczna umowa NFZ,</w:t>
            </w:r>
          </w:p>
          <w:p w14:paraId="2B39249B" w14:textId="77777777" w:rsidR="004A471E" w:rsidRDefault="003601B4" w:rsidP="00031B21">
            <w:pPr>
              <w:ind w:left="92"/>
            </w:pPr>
            <w:r>
              <w:t xml:space="preserve">Produkt </w:t>
            </w:r>
            <w:r w:rsidR="002771E6">
              <w:t>p</w:t>
            </w:r>
            <w:r>
              <w:t>roblematyczny,</w:t>
            </w:r>
          </w:p>
          <w:p w14:paraId="28F1B804" w14:textId="77777777" w:rsidR="002771E6" w:rsidRDefault="002771E6" w:rsidP="00031B21">
            <w:pPr>
              <w:ind w:left="92"/>
            </w:pPr>
            <w:r>
              <w:t>Status dopuszczenia do obrotu,</w:t>
            </w:r>
          </w:p>
          <w:p w14:paraId="03F15C83" w14:textId="77777777" w:rsidR="002771E6" w:rsidRDefault="002771E6" w:rsidP="00031B21">
            <w:pPr>
              <w:ind w:left="92"/>
            </w:pPr>
            <w:r>
              <w:t>Data dopuszczenia,</w:t>
            </w:r>
          </w:p>
          <w:p w14:paraId="77E9D462" w14:textId="77777777" w:rsidR="002771E6" w:rsidRDefault="001854A2" w:rsidP="00031B21">
            <w:pPr>
              <w:ind w:left="92"/>
            </w:pPr>
            <w:r>
              <w:t>Numer dopuszczenia,</w:t>
            </w:r>
          </w:p>
          <w:p w14:paraId="5AC9B5C1" w14:textId="77777777" w:rsidR="001854A2" w:rsidRDefault="00F15721" w:rsidP="00031B21">
            <w:pPr>
              <w:ind w:left="92"/>
            </w:pPr>
            <w:r>
              <w:t xml:space="preserve">Aktywny w </w:t>
            </w:r>
            <w:proofErr w:type="spellStart"/>
            <w:r>
              <w:t>Pharmindex</w:t>
            </w:r>
            <w:proofErr w:type="spellEnd"/>
            <w:r>
              <w:t>,</w:t>
            </w:r>
          </w:p>
          <w:p w14:paraId="26A2163D" w14:textId="77777777" w:rsidR="00F15721" w:rsidRDefault="00F15721" w:rsidP="00031B21">
            <w:pPr>
              <w:ind w:left="92"/>
            </w:pPr>
            <w:r>
              <w:t>Dopuszczony-</w:t>
            </w:r>
            <w:proofErr w:type="spellStart"/>
            <w:r>
              <w:t>Pharmindex</w:t>
            </w:r>
            <w:proofErr w:type="spellEnd"/>
            <w:r>
              <w:t xml:space="preserve"> brak,</w:t>
            </w:r>
          </w:p>
          <w:p w14:paraId="42D06FAC" w14:textId="54FC8B33" w:rsidR="00F15721" w:rsidRPr="00031B21" w:rsidRDefault="00F15721" w:rsidP="00031B21">
            <w:pPr>
              <w:ind w:left="92"/>
            </w:pPr>
            <w:r>
              <w:t>Nieaktywny Produkt SAP</w:t>
            </w:r>
          </w:p>
        </w:tc>
      </w:tr>
      <w:tr w:rsidR="00960387" w:rsidRPr="009678FD" w14:paraId="1AAA2103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34702A31" w14:textId="4C634A33" w:rsidR="00960387" w:rsidRDefault="002C2F99" w:rsidP="001D56FA">
            <w:r>
              <w:lastRenderedPageBreak/>
              <w:t>RB088</w:t>
            </w:r>
          </w:p>
        </w:tc>
        <w:tc>
          <w:tcPr>
            <w:tcW w:w="1904" w:type="dxa"/>
            <w:vAlign w:val="center"/>
          </w:tcPr>
          <w:p w14:paraId="4E0F6900" w14:textId="5CDE1758" w:rsidR="00960387" w:rsidRDefault="002C2F99" w:rsidP="001D56FA">
            <w:r>
              <w:t>Propagacja pól z Przetargu na Produkt Przetargu</w:t>
            </w:r>
          </w:p>
        </w:tc>
        <w:tc>
          <w:tcPr>
            <w:tcW w:w="4218" w:type="dxa"/>
            <w:vAlign w:val="center"/>
          </w:tcPr>
          <w:p w14:paraId="403BFE9D" w14:textId="77777777" w:rsidR="00960387" w:rsidRPr="00302EEB" w:rsidRDefault="00960387" w:rsidP="0040058E"/>
        </w:tc>
        <w:tc>
          <w:tcPr>
            <w:tcW w:w="2111" w:type="dxa"/>
            <w:vAlign w:val="center"/>
          </w:tcPr>
          <w:p w14:paraId="6F712C25" w14:textId="77777777" w:rsidR="00960387" w:rsidRDefault="00B94BA7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Wyzwalacz: utworzenie Produktu Przetargu</w:t>
            </w:r>
          </w:p>
          <w:p w14:paraId="31196AA8" w14:textId="77777777" w:rsidR="00B94BA7" w:rsidRDefault="0013337D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Lista pól propagowanych:</w:t>
            </w:r>
          </w:p>
          <w:p w14:paraId="6AA54D36" w14:textId="77777777" w:rsidR="0013337D" w:rsidRDefault="0013337D" w:rsidP="0013337D">
            <w:pPr>
              <w:ind w:left="92"/>
            </w:pPr>
            <w:r>
              <w:lastRenderedPageBreak/>
              <w:t>Nazwa handlowa,</w:t>
            </w:r>
          </w:p>
          <w:p w14:paraId="4C26401E" w14:textId="77777777" w:rsidR="0013337D" w:rsidRDefault="009F3C9B" w:rsidP="0013337D">
            <w:pPr>
              <w:ind w:left="92"/>
            </w:pPr>
            <w:r>
              <w:t>Sposób przeliczania ceny jednostkowej,</w:t>
            </w:r>
          </w:p>
          <w:p w14:paraId="6CFA9D45" w14:textId="77777777" w:rsidR="009F3C9B" w:rsidRDefault="009F3C9B" w:rsidP="0013337D">
            <w:pPr>
              <w:ind w:left="92"/>
            </w:pPr>
            <w:r>
              <w:t>Reguła zmiany wielkości opakowania,</w:t>
            </w:r>
          </w:p>
          <w:p w14:paraId="17E5BFA0" w14:textId="77777777" w:rsidR="0058165A" w:rsidRDefault="00333C8B" w:rsidP="0013337D">
            <w:pPr>
              <w:ind w:left="92"/>
            </w:pPr>
            <w:r>
              <w:t>Wartość X,</w:t>
            </w:r>
          </w:p>
          <w:p w14:paraId="3324DFC3" w14:textId="77777777" w:rsidR="00333C8B" w:rsidRDefault="00333C8B" w:rsidP="0013337D">
            <w:pPr>
              <w:ind w:left="92"/>
            </w:pPr>
            <w:r>
              <w:t>Sposób przeliczania wielkości opakowań,</w:t>
            </w:r>
          </w:p>
          <w:p w14:paraId="58A3B02A" w14:textId="3AA02289" w:rsidR="00333C8B" w:rsidRPr="0013337D" w:rsidRDefault="00333C8B" w:rsidP="0013337D">
            <w:pPr>
              <w:ind w:left="92"/>
            </w:pPr>
            <w:r>
              <w:t>Zgoda na zmianę postaci</w:t>
            </w:r>
          </w:p>
        </w:tc>
      </w:tr>
      <w:tr w:rsidR="009735FD" w:rsidRPr="009462CE" w14:paraId="0EC1A62A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986DA09" w14:textId="67540579" w:rsidR="009735FD" w:rsidRDefault="00820B53" w:rsidP="001D56FA">
            <w:r>
              <w:lastRenderedPageBreak/>
              <w:t>RB089</w:t>
            </w:r>
          </w:p>
        </w:tc>
        <w:tc>
          <w:tcPr>
            <w:tcW w:w="1904" w:type="dxa"/>
            <w:vAlign w:val="center"/>
          </w:tcPr>
          <w:p w14:paraId="2567657C" w14:textId="6D9B9ABA" w:rsidR="009735FD" w:rsidRDefault="00E1226C" w:rsidP="001D56FA">
            <w:r>
              <w:t>Wygenerowanie Oferty cenowej wymagającej akceptacji</w:t>
            </w:r>
          </w:p>
        </w:tc>
        <w:tc>
          <w:tcPr>
            <w:tcW w:w="4218" w:type="dxa"/>
            <w:vAlign w:val="center"/>
          </w:tcPr>
          <w:p w14:paraId="57301979" w14:textId="15F521C3" w:rsidR="006D1F04" w:rsidRPr="009462CE" w:rsidRDefault="00EA0267" w:rsidP="00957D52">
            <w:r>
              <w:t xml:space="preserve">Np. </w:t>
            </w:r>
            <w:r w:rsidR="00894DF3">
              <w:t xml:space="preserve">IF </w:t>
            </w:r>
            <w:r w:rsidR="003105B3">
              <w:t>[Przetarg].[Biuro sprzedaży] = „ZOZ” AND [</w:t>
            </w:r>
            <w:r w:rsidR="00643EF9">
              <w:t>Zmienne Środowiskowe]</w:t>
            </w:r>
            <w:r w:rsidR="00A22BD2">
              <w:t>.[Nazwa] = [NARZUT ZOZ]</w:t>
            </w:r>
            <w:r w:rsidR="00231B63">
              <w:t xml:space="preserve"> AND [Zmienne Środowiskowe].[Wartość] </w:t>
            </w:r>
            <w:r w:rsidR="00516E95">
              <w:t>&gt;</w:t>
            </w:r>
            <w:r w:rsidR="00231B63">
              <w:t xml:space="preserve"> [Produkt Dopasowany]</w:t>
            </w:r>
            <w:r w:rsidR="007E67B2">
              <w:t>.[</w:t>
            </w:r>
            <w:r w:rsidR="00C7332B">
              <w:t xml:space="preserve">% </w:t>
            </w:r>
            <w:r w:rsidR="007E67B2" w:rsidRPr="009462CE">
              <w:t>Narzut]</w:t>
            </w:r>
            <w:r w:rsidR="007D7E71" w:rsidRPr="009462CE">
              <w:t xml:space="preserve"> </w:t>
            </w:r>
            <w:r w:rsidR="007627C4" w:rsidRPr="009462CE">
              <w:t xml:space="preserve">AND </w:t>
            </w:r>
            <w:r w:rsidR="00BD2FA7" w:rsidRPr="009462CE">
              <w:t>ACTION(„</w:t>
            </w:r>
            <w:r w:rsidR="001B2637" w:rsidRPr="009462CE">
              <w:t>Wygeneruj ofertę</w:t>
            </w:r>
            <w:r w:rsidR="00BD2FA7" w:rsidRPr="009462CE">
              <w:t>”)</w:t>
            </w:r>
            <w:r w:rsidR="00DA42F4" w:rsidRPr="009462CE">
              <w:t xml:space="preserve"> THEN </w:t>
            </w:r>
            <w:r w:rsidR="003C4DAC" w:rsidRPr="009462CE">
              <w:t>[Oferta cenowa].[</w:t>
            </w:r>
            <w:r w:rsidR="00DE2C53" w:rsidRPr="009462CE">
              <w:t>Status akceptacji oferty</w:t>
            </w:r>
            <w:r w:rsidR="003C4DAC" w:rsidRPr="009462CE">
              <w:t>]</w:t>
            </w:r>
            <w:r w:rsidR="00DE2C53" w:rsidRPr="009462CE">
              <w:t xml:space="preserve"> = „Do akceptacji”</w:t>
            </w:r>
            <w:r w:rsidR="009462CE" w:rsidRPr="009462CE">
              <w:t xml:space="preserve"> AND SHOW [Ofer</w:t>
            </w:r>
            <w:r w:rsidR="009462CE">
              <w:t>ta cenowa].[Prześlij do weryfikacji]</w:t>
            </w:r>
          </w:p>
          <w:p w14:paraId="0AAD1433" w14:textId="0AE29DC5" w:rsidR="006D1F04" w:rsidRPr="009462CE" w:rsidRDefault="006D1F04" w:rsidP="0040058E"/>
        </w:tc>
        <w:tc>
          <w:tcPr>
            <w:tcW w:w="2111" w:type="dxa"/>
            <w:vAlign w:val="center"/>
          </w:tcPr>
          <w:p w14:paraId="259F65F3" w14:textId="77777777" w:rsidR="009735FD" w:rsidRDefault="001878F1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Wyzwalacz: wygenerowanie Oferty cenowej</w:t>
            </w:r>
          </w:p>
          <w:p w14:paraId="2CECAD50" w14:textId="7E747F68" w:rsidR="008E5CDD" w:rsidRPr="009462CE" w:rsidRDefault="008E5CDD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Weryfikacja dotyczy</w:t>
            </w:r>
            <w:r w:rsidR="00EE78E9">
              <w:rPr>
                <w:rFonts w:ascii="Helvetica 45 Light" w:hAnsi="Helvetica 45 Light"/>
                <w:sz w:val="20"/>
                <w:szCs w:val="24"/>
              </w:rPr>
              <w:t xml:space="preserve"> </w:t>
            </w:r>
            <w:r w:rsidR="006F57F9">
              <w:rPr>
                <w:rFonts w:ascii="Helvetica 45 Light" w:hAnsi="Helvetica 45 Light"/>
                <w:sz w:val="20"/>
                <w:szCs w:val="24"/>
              </w:rPr>
              <w:t>narzutu i/lub marży</w:t>
            </w:r>
            <w:r w:rsidR="00EE78E9">
              <w:rPr>
                <w:rFonts w:ascii="Helvetica 45 Light" w:hAnsi="Helvetica 45 Light"/>
                <w:sz w:val="20"/>
                <w:szCs w:val="24"/>
              </w:rPr>
              <w:t xml:space="preserve"> </w:t>
            </w:r>
            <w:r w:rsidR="00B761F1">
              <w:rPr>
                <w:rFonts w:ascii="Helvetica 45 Light" w:hAnsi="Helvetica 45 Light"/>
                <w:sz w:val="20"/>
                <w:szCs w:val="24"/>
              </w:rPr>
              <w:t xml:space="preserve">na Przetargu i </w:t>
            </w:r>
            <w:r w:rsidR="00091FFB">
              <w:rPr>
                <w:rFonts w:ascii="Helvetica 45 Light" w:hAnsi="Helvetica 45 Light"/>
                <w:sz w:val="20"/>
                <w:szCs w:val="24"/>
              </w:rPr>
              <w:t>obiektach podrzędnych, których wartości porównuje się do wartości</w:t>
            </w:r>
            <w:r w:rsidR="00AF7250">
              <w:rPr>
                <w:rFonts w:ascii="Helvetica 45 Light" w:hAnsi="Helvetica 45 Light"/>
                <w:sz w:val="20"/>
                <w:szCs w:val="24"/>
              </w:rPr>
              <w:t xml:space="preserve"> </w:t>
            </w:r>
            <w:r w:rsidR="006F57F9">
              <w:rPr>
                <w:rFonts w:ascii="Helvetica 45 Light" w:hAnsi="Helvetica 45 Light"/>
                <w:sz w:val="20"/>
                <w:szCs w:val="24"/>
              </w:rPr>
              <w:t>minimalnych określonych w</w:t>
            </w:r>
            <w:r w:rsidR="00A770A0">
              <w:rPr>
                <w:rFonts w:ascii="Helvetica 45 Light" w:hAnsi="Helvetica 45 Light"/>
                <w:sz w:val="20"/>
                <w:szCs w:val="24"/>
              </w:rPr>
              <w:t xml:space="preserve"> Zmiennych Środowiskowych „NARZUT ZOZ”</w:t>
            </w:r>
            <w:r w:rsidR="00954FDA">
              <w:rPr>
                <w:rFonts w:ascii="Helvetica 45 Light" w:hAnsi="Helvetica 45 Light"/>
                <w:sz w:val="20"/>
                <w:szCs w:val="24"/>
              </w:rPr>
              <w:t xml:space="preserve"> i</w:t>
            </w:r>
            <w:r w:rsidR="00A770A0">
              <w:rPr>
                <w:rFonts w:ascii="Helvetica 45 Light" w:hAnsi="Helvetica 45 Light"/>
                <w:sz w:val="20"/>
                <w:szCs w:val="24"/>
              </w:rPr>
              <w:t xml:space="preserve"> „MARZA ZOZ”</w:t>
            </w:r>
            <w:r w:rsidR="00954FDA">
              <w:rPr>
                <w:rFonts w:ascii="Helvetica 45 Light" w:hAnsi="Helvetica 45 Light"/>
                <w:sz w:val="20"/>
                <w:szCs w:val="24"/>
              </w:rPr>
              <w:t xml:space="preserve"> dla Przetargu z Biurem sprzedaży: ZOZ</w:t>
            </w:r>
            <w:r w:rsidR="00A770A0">
              <w:rPr>
                <w:rFonts w:ascii="Helvetica 45 Light" w:hAnsi="Helvetica 45 Light"/>
                <w:sz w:val="20"/>
                <w:szCs w:val="24"/>
              </w:rPr>
              <w:t>, „NARZUT SZPITALE”</w:t>
            </w:r>
            <w:r w:rsidR="00954FDA">
              <w:rPr>
                <w:rFonts w:ascii="Helvetica 45 Light" w:hAnsi="Helvetica 45 Light"/>
                <w:sz w:val="20"/>
                <w:szCs w:val="24"/>
              </w:rPr>
              <w:t xml:space="preserve"> i</w:t>
            </w:r>
            <w:r w:rsidR="00A770A0">
              <w:rPr>
                <w:rFonts w:ascii="Helvetica 45 Light" w:hAnsi="Helvetica 45 Light"/>
                <w:sz w:val="20"/>
                <w:szCs w:val="24"/>
              </w:rPr>
              <w:t xml:space="preserve"> „MARZA SZPITALE”</w:t>
            </w:r>
            <w:r w:rsidR="00954FDA">
              <w:rPr>
                <w:rFonts w:ascii="Helvetica 45 Light" w:hAnsi="Helvetica 45 Light"/>
                <w:sz w:val="20"/>
                <w:szCs w:val="24"/>
              </w:rPr>
              <w:t xml:space="preserve"> dla Przetargu z Biurem sprzedaży: </w:t>
            </w:r>
            <w:r w:rsidR="006F57F9">
              <w:rPr>
                <w:rFonts w:ascii="Helvetica 45 Light" w:hAnsi="Helvetica 45 Light"/>
                <w:sz w:val="20"/>
                <w:szCs w:val="24"/>
              </w:rPr>
              <w:t>Szpitale</w:t>
            </w:r>
          </w:p>
        </w:tc>
      </w:tr>
      <w:tr w:rsidR="009848C2" w:rsidRPr="009678FD" w14:paraId="0428ADE6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46A3C53" w14:textId="22A028D6" w:rsidR="009848C2" w:rsidRPr="009462CE" w:rsidRDefault="00E1226C" w:rsidP="001D56FA">
            <w:r>
              <w:t>RB090</w:t>
            </w:r>
          </w:p>
        </w:tc>
        <w:tc>
          <w:tcPr>
            <w:tcW w:w="1904" w:type="dxa"/>
            <w:vAlign w:val="center"/>
          </w:tcPr>
          <w:p w14:paraId="0A992F3F" w14:textId="0CE980FC" w:rsidR="009848C2" w:rsidRPr="009462CE" w:rsidRDefault="003D4DF6" w:rsidP="001D56FA">
            <w:r>
              <w:t xml:space="preserve">Przesłanie </w:t>
            </w:r>
            <w:r w:rsidR="00D93CB8">
              <w:t>Oferty cenowej do weryfikacji</w:t>
            </w:r>
          </w:p>
        </w:tc>
        <w:tc>
          <w:tcPr>
            <w:tcW w:w="4218" w:type="dxa"/>
            <w:vAlign w:val="center"/>
          </w:tcPr>
          <w:p w14:paraId="31B6375D" w14:textId="4533B27B" w:rsidR="009848C2" w:rsidRDefault="00250E1A" w:rsidP="00957D52">
            <w:r>
              <w:t>IF</w:t>
            </w:r>
            <w:r w:rsidR="00955CB0">
              <w:t xml:space="preserve"> ACTION(„Prześlij do weryfikacji”) THEN Wygeneruj zadanie „Zweryfikuj Ofertę [nazwa] pod przetargiem [nazwa]” AND [Oferta cenowa].[Status akceptacji oferty] = „Do weryfikacji”</w:t>
            </w:r>
            <w:r w:rsidR="00F86F4D">
              <w:t xml:space="preserve"> AND </w:t>
            </w:r>
            <w:r w:rsidR="00B32F0D">
              <w:t>Wygeneruj e-mail „ Zweryfikuj Ofertę [nazwa] pod przetargiem [nazwa]”</w:t>
            </w:r>
          </w:p>
        </w:tc>
        <w:tc>
          <w:tcPr>
            <w:tcW w:w="2111" w:type="dxa"/>
            <w:vAlign w:val="center"/>
          </w:tcPr>
          <w:p w14:paraId="64B96B6C" w14:textId="77777777" w:rsidR="009848C2" w:rsidRDefault="00B32F0D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Wyzwalacz: kliknięcie przycisku „Prześlij do weryfikacji”</w:t>
            </w:r>
          </w:p>
          <w:p w14:paraId="3676BC75" w14:textId="5BCB5A06" w:rsidR="00B32F0D" w:rsidRDefault="0078592D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Zostają wygenerowane dwa działania: zadanie i wiadomość e-mail, przypisane do Pracownika akceptującego</w:t>
            </w:r>
          </w:p>
        </w:tc>
      </w:tr>
      <w:tr w:rsidR="00227646" w:rsidRPr="00557088" w14:paraId="080B0D52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3DE8DA26" w14:textId="127E67C4" w:rsidR="00227646" w:rsidRDefault="00227646" w:rsidP="001D56FA">
            <w:r>
              <w:lastRenderedPageBreak/>
              <w:t>RB091</w:t>
            </w:r>
          </w:p>
        </w:tc>
        <w:tc>
          <w:tcPr>
            <w:tcW w:w="1904" w:type="dxa"/>
            <w:vAlign w:val="center"/>
          </w:tcPr>
          <w:p w14:paraId="2905C596" w14:textId="60C85250" w:rsidR="00227646" w:rsidRDefault="00227646" w:rsidP="001D56FA">
            <w:r>
              <w:t>Weryfikacja</w:t>
            </w:r>
            <w:r w:rsidR="00AF5A82">
              <w:t xml:space="preserve"> ceny sprzedaży </w:t>
            </w:r>
            <w:r w:rsidR="00434A35">
              <w:t>niższej niż 0</w:t>
            </w:r>
          </w:p>
        </w:tc>
        <w:tc>
          <w:tcPr>
            <w:tcW w:w="4218" w:type="dxa"/>
            <w:vAlign w:val="center"/>
          </w:tcPr>
          <w:p w14:paraId="5D79E6E7" w14:textId="227E8DE2" w:rsidR="00227646" w:rsidRPr="00557088" w:rsidRDefault="00260F90" w:rsidP="00957D52">
            <w:r w:rsidRPr="00557088">
              <w:t>IF [Cena sprzedaży] &lt; 0 THEN SHOW ERROR(</w:t>
            </w:r>
            <w:r w:rsidR="00557088">
              <w:t>„</w:t>
            </w:r>
            <w:r w:rsidR="00557088" w:rsidRPr="00557088">
              <w:t>Przy aktualnych wartościach cena sprzedaży wynosi mniej niż 0. Wyreguluj cenę narzutem.</w:t>
            </w:r>
            <w:r w:rsidR="00557088">
              <w:t>”)</w:t>
            </w:r>
          </w:p>
        </w:tc>
        <w:tc>
          <w:tcPr>
            <w:tcW w:w="2111" w:type="dxa"/>
            <w:vAlign w:val="center"/>
          </w:tcPr>
          <w:p w14:paraId="289C1CD6" w14:textId="3E0B1E17" w:rsidR="00227646" w:rsidRPr="00557088" w:rsidRDefault="00671B95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Wyzwalacz: próba zapisania Produktu Dopasowanego</w:t>
            </w:r>
            <w:r w:rsidR="008128E6">
              <w:rPr>
                <w:rFonts w:ascii="Helvetica 45 Light" w:hAnsi="Helvetica 45 Light"/>
                <w:sz w:val="20"/>
                <w:szCs w:val="24"/>
              </w:rPr>
              <w:t>, kiedy w polu „Cena sprzedaży” jest niższa niż 0</w:t>
            </w:r>
          </w:p>
        </w:tc>
      </w:tr>
      <w:tr w:rsidR="008128E6" w:rsidRPr="00557088" w14:paraId="7D9CBE01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7907A7D5" w14:textId="500E2046" w:rsidR="008128E6" w:rsidRDefault="00AF6CB2" w:rsidP="001D56FA">
            <w:r>
              <w:t>RB092</w:t>
            </w:r>
          </w:p>
        </w:tc>
        <w:tc>
          <w:tcPr>
            <w:tcW w:w="1904" w:type="dxa"/>
            <w:vAlign w:val="center"/>
          </w:tcPr>
          <w:p w14:paraId="35BE9FF3" w14:textId="137EE71D" w:rsidR="008128E6" w:rsidRDefault="003E4AD7" w:rsidP="001D56FA">
            <w:r>
              <w:t>Cena sprzedaży przy uwzględnieniu Programu Lekowego</w:t>
            </w:r>
          </w:p>
        </w:tc>
        <w:tc>
          <w:tcPr>
            <w:tcW w:w="4218" w:type="dxa"/>
            <w:vAlign w:val="center"/>
          </w:tcPr>
          <w:p w14:paraId="3196A348" w14:textId="71A785B0" w:rsidR="008128E6" w:rsidRDefault="00F941BF" w:rsidP="00957D52">
            <w:r>
              <w:t xml:space="preserve">IF </w:t>
            </w:r>
            <w:r w:rsidR="004B62AB">
              <w:t xml:space="preserve">[Produkt Dopasowany].[Produkt w Programie Lekowym] </w:t>
            </w:r>
            <w:r w:rsidR="005C265F">
              <w:t>= „Tak”</w:t>
            </w:r>
            <w:r w:rsidR="004B62AB">
              <w:t xml:space="preserve"> OR [Przetarg].[Program Lekowy] = „Tak”</w:t>
            </w:r>
            <w:r w:rsidR="000B128D">
              <w:t xml:space="preserve"> AND </w:t>
            </w:r>
            <w:r w:rsidR="005527B0">
              <w:t xml:space="preserve">[Produkt Dopasowany].[RSS netto] </w:t>
            </w:r>
            <w:r w:rsidR="00A12BE4">
              <w:t xml:space="preserve">&gt; 0 </w:t>
            </w:r>
            <w:r w:rsidR="00BA627B">
              <w:t xml:space="preserve"> AND [Produkt Dopasowany].</w:t>
            </w:r>
            <w:r w:rsidR="00CC2840">
              <w:t xml:space="preserve">[Cena sprzedaży] &gt; [Produkt Dopasowany].[RSS netto] </w:t>
            </w:r>
            <w:r w:rsidR="00A12BE4">
              <w:t xml:space="preserve">THEN </w:t>
            </w:r>
            <w:r w:rsidR="005527B0">
              <w:t>[Produkt Dopasowany].[Cena sprzedaży] = [Produkt Dopasowany].[RSS netto]</w:t>
            </w:r>
          </w:p>
          <w:p w14:paraId="324FCDDF" w14:textId="77777777" w:rsidR="003E4AD7" w:rsidRDefault="001C4D3C" w:rsidP="00DC7494">
            <w:r>
              <w:t xml:space="preserve">ELSE </w:t>
            </w:r>
            <w:r w:rsidR="00B56C5C">
              <w:t>IF [Produkt Dopasowany].[Produkt w Programie Lekowym] = „Tak” OR [Przetarg].[Program Lekowy] = „Tak” [Produkt Dopasowany].[</w:t>
            </w:r>
            <w:r w:rsidR="000B3780">
              <w:t xml:space="preserve">Limit </w:t>
            </w:r>
            <w:r w:rsidR="00A12BE4">
              <w:t>ceny</w:t>
            </w:r>
            <w:r w:rsidR="000B3780">
              <w:t xml:space="preserve"> Programu Lekowego] </w:t>
            </w:r>
            <w:r w:rsidR="008E71CF">
              <w:t xml:space="preserve">&gt; 0 </w:t>
            </w:r>
            <w:r w:rsidR="00000B9A">
              <w:t>AND</w:t>
            </w:r>
            <w:r w:rsidR="007742A1">
              <w:t xml:space="preserve"> [Produkt Dopasowany].[Cena sprzedaży] &gt; [Produkt Dopasowany].[Limit ceny Programu Lekowego]</w:t>
            </w:r>
            <w:r w:rsidR="008F3CE9">
              <w:t xml:space="preserve"> </w:t>
            </w:r>
            <w:r w:rsidR="00B56C5C">
              <w:t>THEN [Produkt Dopasowany].[Cena sprzedaży] = [Produkt Dopasowany].</w:t>
            </w:r>
            <w:r w:rsidR="008E71CF">
              <w:t>Limit ceny Programu Lekowego</w:t>
            </w:r>
            <w:r w:rsidR="00B56C5C">
              <w:t>]</w:t>
            </w:r>
          </w:p>
          <w:p w14:paraId="6D0AF3A2" w14:textId="352380C8" w:rsidR="00C460BC" w:rsidRPr="00557088" w:rsidRDefault="00C460BC" w:rsidP="00DC7494">
            <w:r>
              <w:t>ELSE IF [Produkt Dopasowany].[Produkt w Programie Lekowym] = „Tak” OR [Przetarg].[Program Lekowy] = „Tak” AND [Produkt Dopasowany].[Maksymalna cena urzędowa] &gt; 0  AND [Produkt Dopasowany].[Cena sprzedaży] &gt; [Produkt Dopasowany].[Maksymalna cena urzędowa] THEN [Produkt Dopasowany].[Cena sprzedaży] = [Produkt Dopasowany].[Maksymalna cena urzędowa]</w:t>
            </w:r>
          </w:p>
        </w:tc>
        <w:tc>
          <w:tcPr>
            <w:tcW w:w="2111" w:type="dxa"/>
            <w:vAlign w:val="center"/>
          </w:tcPr>
          <w:p w14:paraId="58317D32" w14:textId="6354F719" w:rsidR="008128E6" w:rsidRDefault="009834F3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 xml:space="preserve">Wyzwalacz: wybranie opcji „Tak” w polu „Program Lekowy” </w:t>
            </w:r>
            <w:r w:rsidR="0097396F">
              <w:rPr>
                <w:rFonts w:ascii="Helvetica 45 Light" w:hAnsi="Helvetica 45 Light"/>
                <w:sz w:val="20"/>
                <w:szCs w:val="24"/>
              </w:rPr>
              <w:t>na Przetargu lub w polu „Produkt w Programie Lekowym” na Produkcie Dopasowanym</w:t>
            </w:r>
          </w:p>
        </w:tc>
      </w:tr>
      <w:tr w:rsidR="003E7E71" w:rsidRPr="00557088" w14:paraId="600EA92B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5B3C2C67" w14:textId="4FB724D5" w:rsidR="003E7E71" w:rsidRDefault="003E7E71" w:rsidP="001D56FA">
            <w:r>
              <w:t>RB093</w:t>
            </w:r>
          </w:p>
        </w:tc>
        <w:tc>
          <w:tcPr>
            <w:tcW w:w="1904" w:type="dxa"/>
            <w:vAlign w:val="center"/>
          </w:tcPr>
          <w:p w14:paraId="2E80524C" w14:textId="3A49B097" w:rsidR="003E7E71" w:rsidRDefault="00F415AA" w:rsidP="001D56FA">
            <w:r>
              <w:t>Weryfikacja maksymalnej ceny urzędowej na Produkcie Dopasowanym</w:t>
            </w:r>
            <w:r w:rsidR="003E7E71">
              <w:t xml:space="preserve"> </w:t>
            </w:r>
          </w:p>
        </w:tc>
        <w:tc>
          <w:tcPr>
            <w:tcW w:w="4218" w:type="dxa"/>
            <w:vAlign w:val="center"/>
          </w:tcPr>
          <w:p w14:paraId="0BE1F026" w14:textId="3F417FF9" w:rsidR="003E7E71" w:rsidRDefault="00C460BC" w:rsidP="001C3282">
            <w:r>
              <w:t>IF [Produkt Dopasowany].[Produkt w Programie Lekowym] = „Nie” AND [Przetarg].[Program Lekowy] = „Nie” AND [Produkt Dopasowany].[Maksymalna cena urzędowa] &gt; 0  AND [Produkt Dopasowany].[Cena sprzedaży] &gt; [Produkt Dopasowany].[Maksymalna cena urzędowa] THEN [Produkt Dopasowany].[Cena sprzedaży] = [Produkt Dopasowany].[Maksymalna cena urzędowa]</w:t>
            </w:r>
          </w:p>
        </w:tc>
        <w:tc>
          <w:tcPr>
            <w:tcW w:w="2111" w:type="dxa"/>
            <w:vAlign w:val="center"/>
          </w:tcPr>
          <w:p w14:paraId="75C6A0AB" w14:textId="0775BFA3" w:rsidR="003E7E71" w:rsidRDefault="007D68A1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 xml:space="preserve">Wyzwalacz: </w:t>
            </w:r>
            <w:r w:rsidR="00A6376A">
              <w:rPr>
                <w:rFonts w:ascii="Helvetica 45 Light" w:hAnsi="Helvetica 45 Light"/>
                <w:sz w:val="20"/>
                <w:szCs w:val="24"/>
              </w:rPr>
              <w:t xml:space="preserve">przypisanie Produktu SAP lub Produktu </w:t>
            </w:r>
            <w:proofErr w:type="spellStart"/>
            <w:r w:rsidR="00A6376A">
              <w:rPr>
                <w:rFonts w:ascii="Helvetica 45 Light" w:hAnsi="Helvetica 45 Light"/>
                <w:sz w:val="20"/>
                <w:szCs w:val="24"/>
              </w:rPr>
              <w:t>Pharmindex</w:t>
            </w:r>
            <w:proofErr w:type="spellEnd"/>
            <w:r w:rsidR="00A6376A">
              <w:rPr>
                <w:rFonts w:ascii="Helvetica 45 Light" w:hAnsi="Helvetica 45 Light"/>
                <w:sz w:val="20"/>
                <w:szCs w:val="24"/>
              </w:rPr>
              <w:t xml:space="preserve"> do Produktu Dopasowanego</w:t>
            </w:r>
          </w:p>
        </w:tc>
      </w:tr>
      <w:tr w:rsidR="00511449" w:rsidRPr="00557088" w14:paraId="59B92F7F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458FD86B" w14:textId="400CD21A" w:rsidR="00511449" w:rsidRDefault="006D0DF5" w:rsidP="001D56FA">
            <w:r>
              <w:t>RB09</w:t>
            </w:r>
            <w:r w:rsidR="003E7E71">
              <w:t>4</w:t>
            </w:r>
          </w:p>
        </w:tc>
        <w:tc>
          <w:tcPr>
            <w:tcW w:w="1904" w:type="dxa"/>
            <w:vAlign w:val="center"/>
          </w:tcPr>
          <w:p w14:paraId="3A6E4E46" w14:textId="3DAD0B1E" w:rsidR="00511449" w:rsidRDefault="006D0DF5" w:rsidP="001D56FA">
            <w:r>
              <w:t xml:space="preserve">Propagacja </w:t>
            </w:r>
            <w:r w:rsidR="00BF6D2F">
              <w:t>z Przetargu na ZPZK</w:t>
            </w:r>
          </w:p>
        </w:tc>
        <w:tc>
          <w:tcPr>
            <w:tcW w:w="4218" w:type="dxa"/>
            <w:vAlign w:val="center"/>
          </w:tcPr>
          <w:p w14:paraId="34BD9F42" w14:textId="7258BA9D" w:rsidR="00511449" w:rsidRDefault="00B02E17" w:rsidP="00957D52">
            <w:r>
              <w:t xml:space="preserve">Np. </w:t>
            </w:r>
            <w:r w:rsidR="00AD5019">
              <w:t>IF [Przetarg].[Typ kalkulacji] = „</w:t>
            </w:r>
            <w:r w:rsidR="009046FC">
              <w:t>zapytanie” THEN</w:t>
            </w:r>
            <w:r w:rsidR="00DA5C81">
              <w:t xml:space="preserve"> [ZPZK].[Typ kalkulacji] = </w:t>
            </w:r>
            <w:r>
              <w:t>[Przetarg].[Typ kalkulacji]</w:t>
            </w:r>
          </w:p>
        </w:tc>
        <w:tc>
          <w:tcPr>
            <w:tcW w:w="2111" w:type="dxa"/>
            <w:vAlign w:val="center"/>
          </w:tcPr>
          <w:p w14:paraId="308E84EB" w14:textId="77777777" w:rsidR="00511449" w:rsidRDefault="00B02E17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Wyzwalacz: wygenerowanie ZPZK z Przetargu</w:t>
            </w:r>
          </w:p>
          <w:p w14:paraId="5EA7EA12" w14:textId="77777777" w:rsidR="00B02E17" w:rsidRDefault="00B02E17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Lista pól propagowanych:</w:t>
            </w:r>
          </w:p>
          <w:p w14:paraId="52622AF3" w14:textId="77777777" w:rsidR="00B02E17" w:rsidRDefault="005A6030" w:rsidP="00B02E17">
            <w:pPr>
              <w:ind w:left="92"/>
            </w:pPr>
            <w:r>
              <w:t>Typ kalkulacji,</w:t>
            </w:r>
          </w:p>
          <w:p w14:paraId="5C956C4C" w14:textId="77777777" w:rsidR="005A6030" w:rsidRDefault="005A6030" w:rsidP="00B02E17">
            <w:pPr>
              <w:ind w:left="92"/>
            </w:pPr>
            <w:r>
              <w:t>Biuro sprzedaży,</w:t>
            </w:r>
          </w:p>
          <w:p w14:paraId="2E7306AE" w14:textId="77777777" w:rsidR="005A6030" w:rsidRDefault="005A6030" w:rsidP="00B02E17">
            <w:pPr>
              <w:ind w:left="92"/>
            </w:pPr>
            <w:r>
              <w:lastRenderedPageBreak/>
              <w:t>Data rozpoczęcia,</w:t>
            </w:r>
          </w:p>
          <w:p w14:paraId="011DCDE4" w14:textId="77777777" w:rsidR="005A6030" w:rsidRDefault="005A6030" w:rsidP="00B02E17">
            <w:pPr>
              <w:ind w:left="92"/>
            </w:pPr>
            <w:r>
              <w:t>Data zakończenia,</w:t>
            </w:r>
          </w:p>
          <w:p w14:paraId="2B74300B" w14:textId="77777777" w:rsidR="005A6030" w:rsidRDefault="00A50C43" w:rsidP="00B02E17">
            <w:pPr>
              <w:ind w:left="92"/>
            </w:pPr>
            <w:r>
              <w:t>Data rozpoczęcia dostaw,</w:t>
            </w:r>
          </w:p>
          <w:p w14:paraId="699379EC" w14:textId="5880BA03" w:rsidR="00A50C43" w:rsidRPr="00B02E17" w:rsidRDefault="00A50C43" w:rsidP="00B02E17">
            <w:pPr>
              <w:ind w:left="92"/>
            </w:pPr>
            <w:r>
              <w:t>Kary umowne</w:t>
            </w:r>
          </w:p>
        </w:tc>
      </w:tr>
      <w:tr w:rsidR="005E2909" w:rsidRPr="00557088" w14:paraId="0FC42F65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1B1438D7" w14:textId="58F0263A" w:rsidR="005E2909" w:rsidRDefault="005E2909" w:rsidP="001D56FA">
            <w:r>
              <w:lastRenderedPageBreak/>
              <w:t>RB09</w:t>
            </w:r>
            <w:r w:rsidR="003E7E71">
              <w:t>5</w:t>
            </w:r>
          </w:p>
        </w:tc>
        <w:tc>
          <w:tcPr>
            <w:tcW w:w="1904" w:type="dxa"/>
            <w:vAlign w:val="center"/>
          </w:tcPr>
          <w:p w14:paraId="71D55EED" w14:textId="2560007D" w:rsidR="005E2909" w:rsidRDefault="005E2909" w:rsidP="001D56FA">
            <w:r>
              <w:t>Propagacja z Przetargu na Ofertę cenową</w:t>
            </w:r>
          </w:p>
        </w:tc>
        <w:tc>
          <w:tcPr>
            <w:tcW w:w="4218" w:type="dxa"/>
            <w:vAlign w:val="center"/>
          </w:tcPr>
          <w:p w14:paraId="21A7AD99" w14:textId="660D9FB8" w:rsidR="005E2909" w:rsidRDefault="005E2909" w:rsidP="00957D52">
            <w:r>
              <w:t>Np. IF [Przetarg].[</w:t>
            </w:r>
            <w:r w:rsidR="00265669">
              <w:t>Numer postępowania</w:t>
            </w:r>
            <w:r>
              <w:t xml:space="preserve">] </w:t>
            </w:r>
            <w:r w:rsidR="00265669">
              <w:t>HAVE VALUE</w:t>
            </w:r>
            <w:r>
              <w:t xml:space="preserve"> THEN [</w:t>
            </w:r>
            <w:r w:rsidR="00C47BB4">
              <w:t>Oferta cenowa</w:t>
            </w:r>
            <w:r>
              <w:t>].[</w:t>
            </w:r>
            <w:r w:rsidR="00C47BB4">
              <w:t>Numer postępowania</w:t>
            </w:r>
            <w:r>
              <w:t>] = [Przetarg].[</w:t>
            </w:r>
            <w:r w:rsidR="00C47BB4">
              <w:t>Numer postępowania</w:t>
            </w:r>
            <w:r>
              <w:t>]</w:t>
            </w:r>
          </w:p>
        </w:tc>
        <w:tc>
          <w:tcPr>
            <w:tcW w:w="2111" w:type="dxa"/>
            <w:vAlign w:val="center"/>
          </w:tcPr>
          <w:p w14:paraId="653116B3" w14:textId="77777777" w:rsidR="005E2909" w:rsidRDefault="005E2909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Wyzwalacz: wygenerowanie Oferty cenowej z Przetargu</w:t>
            </w:r>
          </w:p>
          <w:p w14:paraId="4B6A3EC5" w14:textId="77777777" w:rsidR="005E2909" w:rsidRDefault="005E2909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  <w:r>
              <w:rPr>
                <w:rFonts w:ascii="Helvetica 45 Light" w:hAnsi="Helvetica 45 Light"/>
                <w:sz w:val="20"/>
                <w:szCs w:val="24"/>
              </w:rPr>
              <w:t>Lista pól propagowanych:</w:t>
            </w:r>
          </w:p>
          <w:p w14:paraId="65FD6E1A" w14:textId="77777777" w:rsidR="005E2909" w:rsidRDefault="00C47BB4" w:rsidP="005E2909">
            <w:pPr>
              <w:ind w:left="92"/>
            </w:pPr>
            <w:r>
              <w:t>Numer postępowania,</w:t>
            </w:r>
          </w:p>
          <w:p w14:paraId="7C23E905" w14:textId="77777777" w:rsidR="00C47BB4" w:rsidRDefault="00795712" w:rsidP="005E2909">
            <w:pPr>
              <w:ind w:left="92"/>
            </w:pPr>
            <w:r>
              <w:t>Numer umowy,</w:t>
            </w:r>
          </w:p>
          <w:p w14:paraId="1926DE45" w14:textId="77777777" w:rsidR="00795712" w:rsidRDefault="00795712" w:rsidP="005E2909">
            <w:pPr>
              <w:ind w:left="92"/>
            </w:pPr>
            <w:r>
              <w:t>Struktura przetargu,</w:t>
            </w:r>
          </w:p>
          <w:p w14:paraId="58F4D038" w14:textId="77777777" w:rsidR="00795712" w:rsidRDefault="00795712" w:rsidP="005E2909">
            <w:pPr>
              <w:ind w:left="92"/>
            </w:pPr>
            <w:r>
              <w:t>Organizator Przetargu – Płatnik,</w:t>
            </w:r>
          </w:p>
          <w:p w14:paraId="51266A3D" w14:textId="77777777" w:rsidR="00795712" w:rsidRDefault="00795712" w:rsidP="005E2909">
            <w:pPr>
              <w:ind w:left="92"/>
            </w:pPr>
            <w:r>
              <w:t>Organizator Przetargu – Grupa Zakupowa,</w:t>
            </w:r>
          </w:p>
          <w:p w14:paraId="4CF6FF2C" w14:textId="77777777" w:rsidR="00795712" w:rsidRDefault="005013F6" w:rsidP="005E2909">
            <w:pPr>
              <w:ind w:left="92"/>
            </w:pPr>
            <w:r>
              <w:t>Ważne OD,</w:t>
            </w:r>
          </w:p>
          <w:p w14:paraId="10076994" w14:textId="77777777" w:rsidR="005013F6" w:rsidRDefault="005013F6" w:rsidP="005E2909">
            <w:pPr>
              <w:ind w:left="92"/>
            </w:pPr>
            <w:r>
              <w:t>Ważne DO,</w:t>
            </w:r>
          </w:p>
          <w:p w14:paraId="555E6EAC" w14:textId="77777777" w:rsidR="005013F6" w:rsidRDefault="005013F6" w:rsidP="005E2909">
            <w:pPr>
              <w:ind w:left="92"/>
            </w:pPr>
            <w:r>
              <w:t>Termin płatności,</w:t>
            </w:r>
          </w:p>
          <w:p w14:paraId="1C7E0E3A" w14:textId="77777777" w:rsidR="005013F6" w:rsidRDefault="005013F6" w:rsidP="005E2909">
            <w:pPr>
              <w:ind w:left="92"/>
            </w:pPr>
            <w:r>
              <w:t>PZP,</w:t>
            </w:r>
          </w:p>
          <w:p w14:paraId="081C4538" w14:textId="77777777" w:rsidR="005013F6" w:rsidRDefault="00234DF9" w:rsidP="005E2909">
            <w:pPr>
              <w:ind w:left="92"/>
            </w:pPr>
            <w:r>
              <w:t>Kontrola wartości,</w:t>
            </w:r>
          </w:p>
          <w:p w14:paraId="6864FA2E" w14:textId="77777777" w:rsidR="00234DF9" w:rsidRDefault="00234DF9" w:rsidP="005E2909">
            <w:pPr>
              <w:ind w:left="92"/>
            </w:pPr>
            <w:r>
              <w:t>Sposób zamawiania,</w:t>
            </w:r>
          </w:p>
          <w:p w14:paraId="00A3640A" w14:textId="77777777" w:rsidR="00875EC6" w:rsidRDefault="00875EC6" w:rsidP="00875EC6">
            <w:pPr>
              <w:ind w:left="92"/>
            </w:pPr>
            <w:r>
              <w:t>Czas realizacji zamówienia (dni),</w:t>
            </w:r>
          </w:p>
          <w:p w14:paraId="263B95C1" w14:textId="77777777" w:rsidR="00875EC6" w:rsidRDefault="00875EC6" w:rsidP="00875EC6">
            <w:pPr>
              <w:ind w:left="92"/>
            </w:pPr>
            <w:r>
              <w:t>Ratunek życia (h),</w:t>
            </w:r>
          </w:p>
          <w:p w14:paraId="5973A459" w14:textId="77777777" w:rsidR="00875EC6" w:rsidRDefault="00875EC6" w:rsidP="00875EC6">
            <w:pPr>
              <w:ind w:left="92"/>
            </w:pPr>
            <w:r>
              <w:t>Cito (h),</w:t>
            </w:r>
          </w:p>
          <w:p w14:paraId="082C3422" w14:textId="77777777" w:rsidR="00875EC6" w:rsidRDefault="00C4682B" w:rsidP="00875EC6">
            <w:pPr>
              <w:ind w:left="92"/>
            </w:pPr>
            <w:r>
              <w:t>Kary umowne,</w:t>
            </w:r>
          </w:p>
          <w:p w14:paraId="188C7A2A" w14:textId="77777777" w:rsidR="00C4682B" w:rsidRDefault="00C4682B" w:rsidP="00875EC6">
            <w:pPr>
              <w:ind w:left="92"/>
            </w:pPr>
            <w:r>
              <w:t>Pracownik realizujący,</w:t>
            </w:r>
          </w:p>
          <w:p w14:paraId="27B08486" w14:textId="77777777" w:rsidR="00C4682B" w:rsidRDefault="00C4682B" w:rsidP="00875EC6">
            <w:pPr>
              <w:ind w:left="92"/>
            </w:pPr>
            <w:r>
              <w:t>Pracownik wspomagający,</w:t>
            </w:r>
          </w:p>
          <w:p w14:paraId="38BB9808" w14:textId="5ACCD323" w:rsidR="00C4682B" w:rsidRPr="005E2909" w:rsidRDefault="00C4682B" w:rsidP="00875EC6">
            <w:pPr>
              <w:ind w:left="92"/>
            </w:pPr>
            <w:r>
              <w:t>Pracownik akceptujący</w:t>
            </w:r>
          </w:p>
        </w:tc>
      </w:tr>
      <w:tr w:rsidR="004334EE" w:rsidRPr="00557088" w14:paraId="1BAFC0B0" w14:textId="77777777" w:rsidTr="79C31AEF">
        <w:tc>
          <w:tcPr>
            <w:tcW w:w="829" w:type="dxa"/>
            <w:shd w:val="clear" w:color="auto" w:fill="FDE9D9" w:themeFill="accent6" w:themeFillTint="33"/>
            <w:vAlign w:val="center"/>
          </w:tcPr>
          <w:p w14:paraId="3D90C7AF" w14:textId="77777777" w:rsidR="004334EE" w:rsidRDefault="004334EE" w:rsidP="001D56FA"/>
        </w:tc>
        <w:tc>
          <w:tcPr>
            <w:tcW w:w="1904" w:type="dxa"/>
            <w:vAlign w:val="center"/>
          </w:tcPr>
          <w:p w14:paraId="76496933" w14:textId="77777777" w:rsidR="004334EE" w:rsidRDefault="004334EE" w:rsidP="001D56FA"/>
        </w:tc>
        <w:tc>
          <w:tcPr>
            <w:tcW w:w="4218" w:type="dxa"/>
            <w:vAlign w:val="center"/>
          </w:tcPr>
          <w:p w14:paraId="7955C78E" w14:textId="77777777" w:rsidR="004334EE" w:rsidRDefault="004334EE" w:rsidP="00957D52"/>
        </w:tc>
        <w:tc>
          <w:tcPr>
            <w:tcW w:w="2111" w:type="dxa"/>
            <w:vAlign w:val="center"/>
          </w:tcPr>
          <w:p w14:paraId="6AD58081" w14:textId="77777777" w:rsidR="004334EE" w:rsidRDefault="004334EE" w:rsidP="00F43520">
            <w:pPr>
              <w:pStyle w:val="Akapitzlist"/>
              <w:numPr>
                <w:ilvl w:val="0"/>
                <w:numId w:val="9"/>
              </w:numPr>
              <w:ind w:left="452"/>
              <w:rPr>
                <w:rFonts w:ascii="Helvetica 45 Light" w:hAnsi="Helvetica 45 Light"/>
                <w:sz w:val="20"/>
                <w:szCs w:val="24"/>
              </w:rPr>
            </w:pPr>
          </w:p>
        </w:tc>
      </w:tr>
    </w:tbl>
    <w:p w14:paraId="2E399371" w14:textId="0F7F185B" w:rsidR="00EB2532" w:rsidRPr="00066C42" w:rsidRDefault="00AA11E1" w:rsidP="00066C42">
      <w:pPr>
        <w:rPr>
          <w:rFonts w:eastAsiaTheme="minorEastAsia"/>
        </w:rPr>
      </w:pPr>
      <w:r w:rsidRPr="00557088">
        <w:br/>
      </w:r>
    </w:p>
    <w:p w14:paraId="3CBA7071" w14:textId="6D3FB26A" w:rsidR="004D0489" w:rsidRPr="00BD117A" w:rsidRDefault="0052652B" w:rsidP="78148DF8">
      <w:pPr>
        <w:pStyle w:val="Nagwek1"/>
      </w:pPr>
      <w:bookmarkStart w:id="291" w:name="_Toc1518690227"/>
      <w:bookmarkStart w:id="292" w:name="_Toc151315834"/>
      <w:bookmarkStart w:id="293" w:name="_Toc1528532896"/>
      <w:bookmarkStart w:id="294" w:name="_Toc1794713250"/>
      <w:bookmarkEnd w:id="290"/>
      <w:r w:rsidRPr="00BD117A">
        <w:rPr>
          <w:rFonts w:eastAsia="Segoe UI"/>
        </w:rPr>
        <w:lastRenderedPageBreak/>
        <w:t>Matryce uprawnień użytkowników</w:t>
      </w:r>
      <w:bookmarkEnd w:id="291"/>
      <w:bookmarkEnd w:id="292"/>
    </w:p>
    <w:p w14:paraId="16E8572F" w14:textId="6D3FB26A" w:rsidR="4083DBF1" w:rsidRPr="00BD117A" w:rsidRDefault="4083DBF1" w:rsidP="00DB728B">
      <w:pPr>
        <w:pStyle w:val="Nagwek2"/>
      </w:pPr>
      <w:bookmarkStart w:id="295" w:name="_Toc151315835"/>
      <w:r w:rsidRPr="00BD117A">
        <w:t>Role</w:t>
      </w:r>
      <w:bookmarkEnd w:id="295"/>
    </w:p>
    <w:p w14:paraId="7A9F516E" w14:textId="1B23BA69" w:rsidR="00653ADD" w:rsidRPr="00D80C10" w:rsidRDefault="00D1057A" w:rsidP="00653ADD">
      <w:pPr>
        <w:pStyle w:val="Listapunktowana"/>
        <w:ind w:left="360" w:hanging="360"/>
        <w:rPr>
          <w:ins w:id="296" w:author="Filip Wilczyński" w:date="2023-12-06T11:48:00Z"/>
          <w:rFonts w:asciiTheme="minorHAnsi" w:eastAsiaTheme="minorEastAsia" w:hAnsiTheme="minorHAnsi" w:cstheme="minorBidi"/>
          <w:rPrChange w:id="297" w:author="Filip Wilczyński" w:date="2023-12-06T11:48:00Z">
            <w:rPr>
              <w:ins w:id="298" w:author="Filip Wilczyński" w:date="2023-12-06T11:48:00Z"/>
            </w:rPr>
          </w:rPrChange>
        </w:rPr>
      </w:pPr>
      <w:proofErr w:type="spellStart"/>
      <w:r w:rsidRPr="00BD117A">
        <w:t>Przetargowiec</w:t>
      </w:r>
      <w:proofErr w:type="spellEnd"/>
      <w:r w:rsidR="00F9308F" w:rsidRPr="00BD117A">
        <w:t xml:space="preserve"> – </w:t>
      </w:r>
      <w:r w:rsidR="00270CAF">
        <w:t>Użytkownik</w:t>
      </w:r>
      <w:r w:rsidR="00F9308F" w:rsidRPr="00BD117A">
        <w:t>, któr</w:t>
      </w:r>
      <w:r w:rsidR="00270CAF">
        <w:t>y</w:t>
      </w:r>
      <w:r w:rsidR="00F9308F" w:rsidRPr="00BD117A">
        <w:t xml:space="preserve"> </w:t>
      </w:r>
      <w:r w:rsidR="00117C69" w:rsidRPr="00BD117A">
        <w:t>wykonuj</w:t>
      </w:r>
      <w:r w:rsidR="00270CAF">
        <w:t>e</w:t>
      </w:r>
      <w:r w:rsidR="00117C69" w:rsidRPr="00BD117A">
        <w:t xml:space="preserve"> obsługę przetargu. </w:t>
      </w:r>
      <w:r w:rsidR="002A6C42" w:rsidRPr="00BD117A">
        <w:t>Może być przypisan</w:t>
      </w:r>
      <w:r w:rsidR="00270CAF">
        <w:t>y</w:t>
      </w:r>
      <w:r w:rsidR="002A6C42" w:rsidRPr="00BD117A">
        <w:t xml:space="preserve"> do </w:t>
      </w:r>
      <w:r w:rsidR="00270CAF">
        <w:t>P</w:t>
      </w:r>
      <w:r w:rsidR="002A6C42" w:rsidRPr="00BD117A">
        <w:t xml:space="preserve">rzetargu jako </w:t>
      </w:r>
      <w:r w:rsidR="00ED337A">
        <w:t>Pracownik</w:t>
      </w:r>
      <w:r w:rsidR="002A6C42" w:rsidRPr="00BD117A">
        <w:t xml:space="preserve"> realizując</w:t>
      </w:r>
      <w:r w:rsidR="00ED337A">
        <w:t>y</w:t>
      </w:r>
      <w:r w:rsidR="002A6C42" w:rsidRPr="00BD117A">
        <w:t xml:space="preserve"> lub </w:t>
      </w:r>
      <w:r w:rsidR="00ED337A">
        <w:t>Pracownik</w:t>
      </w:r>
      <w:r w:rsidR="002A6C42" w:rsidRPr="00BD117A">
        <w:t xml:space="preserve"> wspomagając</w:t>
      </w:r>
      <w:r w:rsidR="00ED337A">
        <w:t>y</w:t>
      </w:r>
      <w:r w:rsidR="002A6C42" w:rsidRPr="00BD117A">
        <w:t>.</w:t>
      </w:r>
    </w:p>
    <w:p w14:paraId="5AC913DB" w14:textId="0DAAC676" w:rsidR="00D80C10" w:rsidRPr="00BD117A" w:rsidRDefault="00D80C10" w:rsidP="00653ADD">
      <w:pPr>
        <w:pStyle w:val="Listapunktowana"/>
        <w:ind w:left="360" w:hanging="360"/>
        <w:rPr>
          <w:rFonts w:asciiTheme="minorHAnsi" w:eastAsiaTheme="minorEastAsia" w:hAnsiTheme="minorHAnsi" w:cstheme="minorBidi"/>
        </w:rPr>
      </w:pPr>
      <w:ins w:id="299" w:author="Filip Wilczyński" w:date="2023-12-06T11:48:00Z">
        <w:r>
          <w:t>Telemarketer – Użytkownik</w:t>
        </w:r>
      </w:ins>
      <w:ins w:id="300" w:author="Filip Wilczyński" w:date="2023-12-06T11:57:00Z">
        <w:r w:rsidR="008F7B83">
          <w:t xml:space="preserve"> z uprawnieniami do odczytu </w:t>
        </w:r>
      </w:ins>
      <w:ins w:id="301" w:author="Filip Wilczyński" w:date="2023-12-06T11:58:00Z">
        <w:r w:rsidR="008A0A52">
          <w:t>Przetargu i powiązanych z nim obiektów.</w:t>
        </w:r>
      </w:ins>
    </w:p>
    <w:p w14:paraId="207D751D" w14:textId="511E643E" w:rsidR="00653ADD" w:rsidRPr="00BD117A" w:rsidRDefault="00653ADD" w:rsidP="00653ADD">
      <w:pPr>
        <w:pStyle w:val="Listapunktowana"/>
        <w:ind w:left="360" w:hanging="360"/>
      </w:pPr>
      <w:r w:rsidRPr="00BD117A">
        <w:t>Menadżer</w:t>
      </w:r>
      <w:r w:rsidR="002A6C42" w:rsidRPr="00BD117A">
        <w:t xml:space="preserve"> – </w:t>
      </w:r>
      <w:r w:rsidR="00270CAF">
        <w:t>Użytkownik</w:t>
      </w:r>
      <w:r w:rsidR="002A6C42" w:rsidRPr="00BD117A">
        <w:t>, któr</w:t>
      </w:r>
      <w:r w:rsidR="00270CAF">
        <w:t>y</w:t>
      </w:r>
      <w:r w:rsidR="002A6C42" w:rsidRPr="00BD117A">
        <w:t xml:space="preserve"> wprowadza </w:t>
      </w:r>
      <w:r w:rsidR="00270CAF">
        <w:t>P</w:t>
      </w:r>
      <w:r w:rsidR="002A6C42" w:rsidRPr="00BD117A">
        <w:t xml:space="preserve">rzetargi do systemu CRM oraz zajmuje się przypisaniem </w:t>
      </w:r>
      <w:r w:rsidR="00302344">
        <w:t>P</w:t>
      </w:r>
      <w:r w:rsidR="002A6C42" w:rsidRPr="00BD117A">
        <w:t xml:space="preserve">rzetargów do </w:t>
      </w:r>
      <w:r w:rsidR="00302344">
        <w:t>Pr</w:t>
      </w:r>
      <w:r w:rsidR="00F05AA3">
        <w:t>acowników</w:t>
      </w:r>
      <w:r w:rsidR="002A6C42" w:rsidRPr="00BD117A">
        <w:t xml:space="preserve"> realizujących </w:t>
      </w:r>
      <w:r w:rsidR="00F32EE6" w:rsidRPr="00BD117A">
        <w:t>lub wspomagających.</w:t>
      </w:r>
      <w:r w:rsidR="00056CEB">
        <w:t xml:space="preserve"> Jest automatycznie przypisan</w:t>
      </w:r>
      <w:r w:rsidR="00F05AA3">
        <w:t>y</w:t>
      </w:r>
      <w:r w:rsidR="00056CEB">
        <w:t xml:space="preserve"> jako </w:t>
      </w:r>
      <w:r w:rsidR="00D9266D">
        <w:t>Pracownik akceptujący do Przetargu</w:t>
      </w:r>
      <w:r w:rsidR="00F05AA3">
        <w:t xml:space="preserve"> Pracownika realizującego, którego jest </w:t>
      </w:r>
      <w:r w:rsidR="00767E33">
        <w:t>menadżerem.</w:t>
      </w:r>
    </w:p>
    <w:p w14:paraId="3AC5C5FC" w14:textId="03CD1192" w:rsidR="00653ADD" w:rsidRDefault="00653ADD" w:rsidP="00653ADD">
      <w:pPr>
        <w:pStyle w:val="Listapunktowana"/>
        <w:ind w:left="360" w:hanging="360"/>
      </w:pPr>
      <w:r w:rsidRPr="00BD117A">
        <w:t>Administrator biznesowy</w:t>
      </w:r>
      <w:r w:rsidR="00F32EE6" w:rsidRPr="00BD117A">
        <w:t xml:space="preserve"> – </w:t>
      </w:r>
      <w:r w:rsidR="00767E33">
        <w:t>U</w:t>
      </w:r>
      <w:r w:rsidR="00F32EE6" w:rsidRPr="00BD117A">
        <w:t>żytkownik z najwyższymi uprawnieniami</w:t>
      </w:r>
      <w:r w:rsidR="004F442C" w:rsidRPr="00BD117A">
        <w:t xml:space="preserve"> (administracyjnymi)</w:t>
      </w:r>
      <w:r w:rsidR="00767E33">
        <w:t>,</w:t>
      </w:r>
      <w:r w:rsidR="004F442C" w:rsidRPr="00BD117A">
        <w:t xml:space="preserve"> dotyczący</w:t>
      </w:r>
      <w:r w:rsidR="00767E33">
        <w:t>mi</w:t>
      </w:r>
      <w:r w:rsidR="003B233A" w:rsidRPr="00BD117A">
        <w:t xml:space="preserve"> obiektów używanych przez moduł Przetargi Szpitalne.</w:t>
      </w:r>
    </w:p>
    <w:p w14:paraId="470668D4" w14:textId="77777777" w:rsidR="00E610F3" w:rsidRPr="00BD117A" w:rsidRDefault="00E610F3" w:rsidP="00E610F3">
      <w:pPr>
        <w:pStyle w:val="Listapunktowana"/>
        <w:numPr>
          <w:ilvl w:val="0"/>
          <w:numId w:val="0"/>
        </w:numPr>
      </w:pPr>
    </w:p>
    <w:p w14:paraId="769A23C2" w14:textId="05D33B9D" w:rsidR="002910AC" w:rsidRPr="00BD117A" w:rsidRDefault="002104A5" w:rsidP="003F70DF">
      <w:pPr>
        <w:pStyle w:val="Nagwek2"/>
      </w:pPr>
      <w:bookmarkStart w:id="302" w:name="_Toc94532937"/>
      <w:bookmarkStart w:id="303" w:name="_Toc151315836"/>
      <w:r w:rsidRPr="00BD117A">
        <w:t>Poziom uprawnień</w:t>
      </w:r>
      <w:bookmarkEnd w:id="302"/>
      <w:bookmarkEnd w:id="303"/>
    </w:p>
    <w:p w14:paraId="0750FF70" w14:textId="6F60FA42" w:rsidR="003F70DF" w:rsidRDefault="009965D6" w:rsidP="009965D6">
      <w:pPr>
        <w:pStyle w:val="Nagwek3"/>
      </w:pPr>
      <w:bookmarkStart w:id="304" w:name="_Toc151315837"/>
      <w:r w:rsidRPr="00BD117A">
        <w:t>[CRM] Administrator biznesowy</w:t>
      </w:r>
      <w:bookmarkEnd w:id="304"/>
    </w:p>
    <w:p w14:paraId="77EBDC1B" w14:textId="77777777" w:rsidR="00767E33" w:rsidRDefault="00767E33" w:rsidP="00767E33"/>
    <w:p w14:paraId="2E67EC06" w14:textId="77777777" w:rsidR="00767E33" w:rsidRPr="00BD117A" w:rsidRDefault="00767E33" w:rsidP="00767E33">
      <w:r w:rsidRPr="00BD117A">
        <w:t xml:space="preserve">Legenda poziomu uprawnień: </w:t>
      </w:r>
    </w:p>
    <w:p w14:paraId="63D67187" w14:textId="77777777" w:rsidR="00767E33" w:rsidRPr="00BD117A" w:rsidRDefault="00767E33" w:rsidP="00767E33">
      <w:r w:rsidRPr="00BD117A">
        <w:t>NW – Nie wybrano</w:t>
      </w:r>
    </w:p>
    <w:p w14:paraId="34CE2F98" w14:textId="77777777" w:rsidR="00767E33" w:rsidRPr="00BD117A" w:rsidRDefault="00767E33" w:rsidP="00767E33">
      <w:r w:rsidRPr="00BD117A">
        <w:t>U – Użytkownik</w:t>
      </w:r>
    </w:p>
    <w:p w14:paraId="6504B51B" w14:textId="77777777" w:rsidR="00767E33" w:rsidRPr="00BD117A" w:rsidRDefault="00767E33" w:rsidP="00767E33">
      <w:r w:rsidRPr="00BD117A">
        <w:t>JB – Jednostka biznesowa</w:t>
      </w:r>
    </w:p>
    <w:p w14:paraId="00A4B351" w14:textId="77777777" w:rsidR="00767E33" w:rsidRPr="00BD117A" w:rsidRDefault="00767E33" w:rsidP="00767E33">
      <w:r w:rsidRPr="00BD117A">
        <w:t xml:space="preserve">EN – Element </w:t>
      </w:r>
      <w:proofErr w:type="spellStart"/>
      <w:r w:rsidRPr="00BD117A">
        <w:t>nadrz</w:t>
      </w:r>
      <w:proofErr w:type="spellEnd"/>
      <w:r w:rsidRPr="00BD117A">
        <w:t xml:space="preserve">.: </w:t>
      </w:r>
      <w:proofErr w:type="spellStart"/>
      <w:r w:rsidRPr="00BD117A">
        <w:t>podrz</w:t>
      </w:r>
      <w:proofErr w:type="spellEnd"/>
      <w:r w:rsidRPr="00BD117A">
        <w:t xml:space="preserve">. jedn. </w:t>
      </w:r>
      <w:proofErr w:type="spellStart"/>
      <w:r w:rsidRPr="00BD117A">
        <w:t>bizn</w:t>
      </w:r>
      <w:proofErr w:type="spellEnd"/>
      <w:r w:rsidRPr="00BD117A">
        <w:t>.</w:t>
      </w:r>
    </w:p>
    <w:p w14:paraId="497FCA1F" w14:textId="77777777" w:rsidR="00767E33" w:rsidRPr="00BD117A" w:rsidRDefault="00767E33" w:rsidP="00767E33">
      <w:r w:rsidRPr="00BD117A">
        <w:t>O – Organizacja</w:t>
      </w:r>
    </w:p>
    <w:p w14:paraId="4679DABC" w14:textId="77777777" w:rsidR="00767E33" w:rsidRPr="00BD117A" w:rsidRDefault="00767E33" w:rsidP="00767E33">
      <w:r w:rsidRPr="00BD117A">
        <w:t>-- – nie dotyczy</w:t>
      </w:r>
    </w:p>
    <w:p w14:paraId="7C58DB8E" w14:textId="77777777" w:rsidR="00767E33" w:rsidRPr="00767E33" w:rsidRDefault="00767E33" w:rsidP="00767E33">
      <w:pPr>
        <w:rPr>
          <w:rFonts w:eastAsiaTheme="minorEastAsia"/>
        </w:rPr>
      </w:pPr>
    </w:p>
    <w:tbl>
      <w:tblPr>
        <w:tblW w:w="9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714"/>
        <w:gridCol w:w="612"/>
        <w:gridCol w:w="919"/>
        <w:gridCol w:w="1008"/>
        <w:gridCol w:w="1008"/>
        <w:gridCol w:w="874"/>
        <w:gridCol w:w="1239"/>
      </w:tblGrid>
      <w:tr w:rsidR="002910AC" w:rsidRPr="00BD117A" w14:paraId="74767F53" w14:textId="77777777" w:rsidTr="00E610F3">
        <w:trPr>
          <w:tblHeader/>
        </w:trPr>
        <w:tc>
          <w:tcPr>
            <w:tcW w:w="1696" w:type="dxa"/>
            <w:shd w:val="clear" w:color="auto" w:fill="FABF8F" w:themeFill="accent6" w:themeFillTint="99"/>
            <w:vAlign w:val="center"/>
          </w:tcPr>
          <w:p w14:paraId="125AAF9B" w14:textId="77777777" w:rsidR="002910AC" w:rsidRPr="00F027BC" w:rsidRDefault="002910AC">
            <w:pPr>
              <w:rPr>
                <w:b/>
                <w:bCs/>
              </w:rPr>
            </w:pPr>
            <w:r w:rsidRPr="00F027BC">
              <w:rPr>
                <w:b/>
                <w:bCs/>
              </w:rPr>
              <w:t>Rola:</w:t>
            </w:r>
          </w:p>
          <w:p w14:paraId="3C0F96F7" w14:textId="33BD6F2E" w:rsidR="002910AC" w:rsidRPr="00BD117A" w:rsidRDefault="002910AC">
            <w:r w:rsidRPr="00F027BC">
              <w:rPr>
                <w:b/>
                <w:bCs/>
              </w:rPr>
              <w:t>[CRM] Administrator biznesowy</w:t>
            </w:r>
            <w:r w:rsidRPr="00BD117A">
              <w:t xml:space="preserve"> </w:t>
            </w:r>
          </w:p>
        </w:tc>
        <w:tc>
          <w:tcPr>
            <w:tcW w:w="7367" w:type="dxa"/>
            <w:gridSpan w:val="8"/>
            <w:shd w:val="clear" w:color="auto" w:fill="FABF8F" w:themeFill="accent6" w:themeFillTint="99"/>
            <w:vAlign w:val="center"/>
          </w:tcPr>
          <w:p w14:paraId="3D1F4A69" w14:textId="77777777" w:rsidR="002910AC" w:rsidRPr="00F027BC" w:rsidRDefault="002910AC">
            <w:pPr>
              <w:jc w:val="center"/>
              <w:rPr>
                <w:b/>
                <w:bCs/>
              </w:rPr>
            </w:pPr>
            <w:r w:rsidRPr="00F027BC">
              <w:rPr>
                <w:b/>
                <w:bCs/>
              </w:rPr>
              <w:t>Uprawnienia</w:t>
            </w:r>
          </w:p>
        </w:tc>
      </w:tr>
      <w:tr w:rsidR="002910AC" w:rsidRPr="00BD117A" w14:paraId="76140951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00FF838D" w14:textId="77777777" w:rsidR="002910AC" w:rsidRPr="00BD117A" w:rsidRDefault="002910AC">
            <w:r w:rsidRPr="00BD117A">
              <w:t>Rekordy podstawowe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65665704" w14:textId="77777777" w:rsidR="002910AC" w:rsidRPr="00BD117A" w:rsidRDefault="002910AC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22252765" w14:textId="77777777" w:rsidR="002910AC" w:rsidRPr="00BD117A" w:rsidRDefault="002910AC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06652510" w14:textId="77777777" w:rsidR="002910AC" w:rsidRPr="00BD117A" w:rsidRDefault="002910AC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714B8258" w14:textId="77777777" w:rsidR="002910AC" w:rsidRPr="00BD117A" w:rsidRDefault="002910AC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78D45843" w14:textId="77777777" w:rsidR="002910AC" w:rsidRPr="00BD117A" w:rsidRDefault="002910AC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054AEA92" w14:textId="77777777" w:rsidR="002910AC" w:rsidRPr="00BD117A" w:rsidRDefault="002910AC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261589A1" w14:textId="77777777" w:rsidR="002910AC" w:rsidRPr="00BD117A" w:rsidRDefault="002910AC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234DADDF" w14:textId="77777777" w:rsidR="002910AC" w:rsidRPr="00BD117A" w:rsidRDefault="002910AC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2910AC" w:rsidRPr="00BD117A" w14:paraId="48C3E07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9B6694D" w14:textId="5FA5F1F9" w:rsidR="002910AC" w:rsidRPr="00BD117A" w:rsidRDefault="00FD79F7">
            <w:r w:rsidRPr="00BD117A">
              <w:t>Kolejka</w:t>
            </w:r>
          </w:p>
        </w:tc>
        <w:tc>
          <w:tcPr>
            <w:tcW w:w="993" w:type="dxa"/>
            <w:vAlign w:val="center"/>
          </w:tcPr>
          <w:p w14:paraId="65F298FF" w14:textId="0300B9FD" w:rsidR="002910AC" w:rsidRPr="00BD117A" w:rsidRDefault="00FD79F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6E44960" w14:textId="77777777" w:rsidR="002910AC" w:rsidRPr="00BD117A" w:rsidRDefault="002910AC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EDFC071" w14:textId="41F53D31" w:rsidR="002910AC" w:rsidRPr="00BD117A" w:rsidRDefault="00FD79F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08E67D5B" w14:textId="77777777" w:rsidR="002910AC" w:rsidRPr="00BD117A" w:rsidRDefault="002910A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D63B86B" w14:textId="77777777" w:rsidR="002910AC" w:rsidRPr="00BD117A" w:rsidRDefault="002910AC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5A6A8BA" w14:textId="77777777" w:rsidR="002910AC" w:rsidRPr="00BD117A" w:rsidRDefault="002910AC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5A3C8D4" w14:textId="77777777" w:rsidR="002910AC" w:rsidRPr="00BD117A" w:rsidRDefault="002910AC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175C3E04" w14:textId="77777777" w:rsidR="002910AC" w:rsidRPr="00BD117A" w:rsidRDefault="002910AC">
            <w:pPr>
              <w:jc w:val="center"/>
            </w:pPr>
            <w:r w:rsidRPr="00BD117A">
              <w:t>NW</w:t>
            </w:r>
          </w:p>
        </w:tc>
      </w:tr>
      <w:tr w:rsidR="002910AC" w:rsidRPr="00BD117A" w14:paraId="2CCAA691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D880EBA" w14:textId="5DDD427C" w:rsidR="002910AC" w:rsidRPr="00BD117A" w:rsidRDefault="007F4F70">
            <w:r w:rsidRPr="00BD117A">
              <w:t>Kontakt</w:t>
            </w:r>
          </w:p>
        </w:tc>
        <w:tc>
          <w:tcPr>
            <w:tcW w:w="993" w:type="dxa"/>
            <w:vAlign w:val="center"/>
          </w:tcPr>
          <w:p w14:paraId="07A9BDF4" w14:textId="77777777" w:rsidR="002910AC" w:rsidRPr="00BD117A" w:rsidRDefault="002910AC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15E8FEF4" w14:textId="6D51BC40" w:rsidR="002910AC" w:rsidRPr="00BD117A" w:rsidRDefault="007F4F7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6898ACB" w14:textId="494408DF" w:rsidR="002910AC" w:rsidRPr="00BD117A" w:rsidRDefault="00344D8F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059E5169" w14:textId="77777777" w:rsidR="002910AC" w:rsidRPr="00BD117A" w:rsidRDefault="002910AC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25A5DD72" w14:textId="77777777" w:rsidR="002910AC" w:rsidRPr="00BD117A" w:rsidRDefault="002910AC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672D3002" w14:textId="129FCAC6" w:rsidR="002910AC" w:rsidRPr="00BD117A" w:rsidRDefault="00344D8F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B97B583" w14:textId="12CD91F6" w:rsidR="002910AC" w:rsidRPr="00BD117A" w:rsidRDefault="00344D8F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161B34F0" w14:textId="119D0FA1" w:rsidR="002910AC" w:rsidRPr="00BD117A" w:rsidRDefault="00344D8F">
            <w:pPr>
              <w:jc w:val="center"/>
            </w:pPr>
            <w:r w:rsidRPr="00BD117A">
              <w:t>U</w:t>
            </w:r>
          </w:p>
        </w:tc>
      </w:tr>
      <w:tr w:rsidR="007F4F70" w:rsidRPr="00BD117A" w14:paraId="01ADCEDC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0B5C316" w14:textId="63D0AC1D" w:rsidR="007F4F70" w:rsidRPr="00BD117A" w:rsidRDefault="00344D8F">
            <w:r w:rsidRPr="00BD117A">
              <w:t>Notatka</w:t>
            </w:r>
          </w:p>
        </w:tc>
        <w:tc>
          <w:tcPr>
            <w:tcW w:w="993" w:type="dxa"/>
            <w:vAlign w:val="center"/>
          </w:tcPr>
          <w:p w14:paraId="1809F604" w14:textId="6735C548" w:rsidR="007F4F70" w:rsidRPr="00BD117A" w:rsidRDefault="00F23CBD">
            <w:pPr>
              <w:jc w:val="center"/>
            </w:pPr>
            <w:r w:rsidRPr="00BD117A">
              <w:t>JB</w:t>
            </w:r>
          </w:p>
        </w:tc>
        <w:tc>
          <w:tcPr>
            <w:tcW w:w="714" w:type="dxa"/>
            <w:vAlign w:val="center"/>
          </w:tcPr>
          <w:p w14:paraId="512FB4D2" w14:textId="46A169BF" w:rsidR="007F4F70" w:rsidRPr="00BD117A" w:rsidRDefault="00F23CBD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E38AD10" w14:textId="3962A857" w:rsidR="007F4F70" w:rsidRPr="00BD117A" w:rsidRDefault="00F23CBD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4F54114F" w14:textId="097B71A8" w:rsidR="007F4F70" w:rsidRPr="00BD117A" w:rsidRDefault="00F23CBD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6728DD03" w14:textId="4989A01B" w:rsidR="007F4F70" w:rsidRPr="00BD117A" w:rsidRDefault="00407CD2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5B3A9B6" w14:textId="3FCFF52A" w:rsidR="007F4F70" w:rsidRPr="00BD117A" w:rsidRDefault="00407CD2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8827AFD" w14:textId="34AB8A44" w:rsidR="007F4F70" w:rsidRPr="00BD117A" w:rsidRDefault="00407CD2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40B52DE0" w14:textId="50F5A00B" w:rsidR="007F4F70" w:rsidRPr="00BD117A" w:rsidRDefault="00407CD2">
            <w:pPr>
              <w:jc w:val="center"/>
            </w:pPr>
            <w:r w:rsidRPr="00BD117A">
              <w:t>JB</w:t>
            </w:r>
          </w:p>
        </w:tc>
      </w:tr>
      <w:tr w:rsidR="00344D8F" w:rsidRPr="00BD117A" w14:paraId="2C31F072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578128A" w14:textId="59CE8D4A" w:rsidR="00344D8F" w:rsidRPr="00BD117A" w:rsidRDefault="00F23CBD">
            <w:r w:rsidRPr="00BD117A">
              <w:t>Punkt sprzedaży</w:t>
            </w:r>
          </w:p>
        </w:tc>
        <w:tc>
          <w:tcPr>
            <w:tcW w:w="993" w:type="dxa"/>
            <w:vAlign w:val="center"/>
          </w:tcPr>
          <w:p w14:paraId="1A6C1FB0" w14:textId="5D235379" w:rsidR="00344D8F" w:rsidRPr="00BD117A" w:rsidRDefault="00407CD2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4108579D" w14:textId="6F3F280C" w:rsidR="00344D8F" w:rsidRPr="00BD117A" w:rsidRDefault="002D602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815F01B" w14:textId="64F047D2" w:rsidR="00344D8F" w:rsidRPr="00BD117A" w:rsidRDefault="002D6020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7CA94659" w14:textId="31A5D065" w:rsidR="00344D8F" w:rsidRPr="00BD117A" w:rsidRDefault="002D6020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4FCBEFE" w14:textId="413889D5" w:rsidR="00344D8F" w:rsidRPr="00BD117A" w:rsidRDefault="002D6020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F37D715" w14:textId="310C93BC" w:rsidR="00344D8F" w:rsidRPr="00BD117A" w:rsidRDefault="002D6020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C434567" w14:textId="076EF2F6" w:rsidR="00344D8F" w:rsidRPr="00BD117A" w:rsidRDefault="002D6020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BCA5529" w14:textId="24BD5B55" w:rsidR="00344D8F" w:rsidRPr="00BD117A" w:rsidRDefault="002D6020">
            <w:pPr>
              <w:jc w:val="center"/>
            </w:pPr>
            <w:r w:rsidRPr="00BD117A">
              <w:t>O</w:t>
            </w:r>
          </w:p>
        </w:tc>
      </w:tr>
      <w:tr w:rsidR="00F23CBD" w:rsidRPr="00BD117A" w14:paraId="2ED84EA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E53FAD6" w14:textId="34583C88" w:rsidR="00F23CBD" w:rsidRPr="00BD117A" w:rsidRDefault="00F23CBD">
            <w:r w:rsidRPr="00BD117A">
              <w:t>Raport</w:t>
            </w:r>
          </w:p>
        </w:tc>
        <w:tc>
          <w:tcPr>
            <w:tcW w:w="993" w:type="dxa"/>
            <w:vAlign w:val="center"/>
          </w:tcPr>
          <w:p w14:paraId="06CAC767" w14:textId="0F65953D" w:rsidR="00F23CBD" w:rsidRPr="00BD117A" w:rsidRDefault="002D6020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2C505DDC" w14:textId="471AF1F8" w:rsidR="00F23CBD" w:rsidRPr="00BD117A" w:rsidRDefault="002D6020">
            <w:pPr>
              <w:jc w:val="center"/>
            </w:pPr>
            <w:r w:rsidRPr="00BD117A">
              <w:t>U</w:t>
            </w:r>
          </w:p>
        </w:tc>
        <w:tc>
          <w:tcPr>
            <w:tcW w:w="612" w:type="dxa"/>
            <w:vAlign w:val="center"/>
          </w:tcPr>
          <w:p w14:paraId="222D978B" w14:textId="6FC18265" w:rsidR="00F23CBD" w:rsidRPr="00BD117A" w:rsidRDefault="002D6020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4A1B6213" w14:textId="6DB44B95" w:rsidR="00F23CBD" w:rsidRPr="00BD117A" w:rsidRDefault="002D6020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178E3DAF" w14:textId="38C48CBD" w:rsidR="00F23CBD" w:rsidRPr="00BD117A" w:rsidRDefault="002D6020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46E120B1" w14:textId="67580101" w:rsidR="00F23CBD" w:rsidRPr="00BD117A" w:rsidRDefault="002D6020">
            <w:pPr>
              <w:jc w:val="center"/>
            </w:pPr>
            <w:r w:rsidRPr="00BD117A">
              <w:t>U</w:t>
            </w:r>
          </w:p>
        </w:tc>
        <w:tc>
          <w:tcPr>
            <w:tcW w:w="874" w:type="dxa"/>
            <w:vAlign w:val="center"/>
          </w:tcPr>
          <w:p w14:paraId="45AFF008" w14:textId="362B751B" w:rsidR="00F23CBD" w:rsidRPr="00BD117A" w:rsidRDefault="002D6020">
            <w:pPr>
              <w:jc w:val="center"/>
            </w:pPr>
            <w:r w:rsidRPr="00BD117A">
              <w:t>U</w:t>
            </w:r>
          </w:p>
        </w:tc>
        <w:tc>
          <w:tcPr>
            <w:tcW w:w="1239" w:type="dxa"/>
            <w:vAlign w:val="center"/>
          </w:tcPr>
          <w:p w14:paraId="0998328F" w14:textId="3C385C4F" w:rsidR="00F23CBD" w:rsidRPr="00BD117A" w:rsidRDefault="002D6020">
            <w:pPr>
              <w:jc w:val="center"/>
            </w:pPr>
            <w:r w:rsidRPr="00BD117A">
              <w:t>O</w:t>
            </w:r>
          </w:p>
        </w:tc>
      </w:tr>
      <w:tr w:rsidR="007E1B3A" w:rsidRPr="00BD117A" w14:paraId="5DEC6C2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E391024" w14:textId="30F33927" w:rsidR="007E1B3A" w:rsidRPr="00BD117A" w:rsidRDefault="007E1B3A">
            <w:r w:rsidRPr="00BD117A">
              <w:t>Szablon wiadomości e-mail</w:t>
            </w:r>
          </w:p>
        </w:tc>
        <w:tc>
          <w:tcPr>
            <w:tcW w:w="993" w:type="dxa"/>
            <w:vAlign w:val="center"/>
          </w:tcPr>
          <w:p w14:paraId="5E2CF55D" w14:textId="23DA0DC9" w:rsidR="007E1B3A" w:rsidRPr="00BD117A" w:rsidRDefault="0045249F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7DCDEB24" w14:textId="3418BAC5" w:rsidR="007E1B3A" w:rsidRPr="00BD117A" w:rsidRDefault="00F11D04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FC2B5AB" w14:textId="40C589EC" w:rsidR="007E1B3A" w:rsidRPr="00BD117A" w:rsidRDefault="00F5343C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4BC0490C" w14:textId="660CA1CA" w:rsidR="007E1B3A" w:rsidRPr="00BD117A" w:rsidRDefault="00EE7DDD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2ABF28BA" w14:textId="774B4CE3" w:rsidR="007E1B3A" w:rsidRPr="00BD117A" w:rsidRDefault="00EE7DDD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028A3979" w14:textId="1ED19056" w:rsidR="007E1B3A" w:rsidRPr="00BD117A" w:rsidRDefault="00EE7DDD">
            <w:pPr>
              <w:jc w:val="center"/>
            </w:pPr>
            <w:r w:rsidRPr="00BD117A">
              <w:t>U</w:t>
            </w:r>
          </w:p>
        </w:tc>
        <w:tc>
          <w:tcPr>
            <w:tcW w:w="874" w:type="dxa"/>
            <w:vAlign w:val="center"/>
          </w:tcPr>
          <w:p w14:paraId="0BCB7887" w14:textId="1AABA5D8" w:rsidR="007E1B3A" w:rsidRPr="00BD117A" w:rsidRDefault="00EE7DDD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17DB94E9" w14:textId="72523110" w:rsidR="007E1B3A" w:rsidRPr="00BD117A" w:rsidRDefault="00EE7DDD">
            <w:pPr>
              <w:jc w:val="center"/>
            </w:pPr>
            <w:r w:rsidRPr="00BD117A">
              <w:t>JB</w:t>
            </w:r>
          </w:p>
        </w:tc>
      </w:tr>
      <w:tr w:rsidR="007E1B3A" w:rsidRPr="00BD117A" w14:paraId="033709E2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FC70EB6" w14:textId="4E2DCCB3" w:rsidR="007E1B3A" w:rsidRPr="00BD117A" w:rsidRDefault="00EE7DDD">
            <w:r w:rsidRPr="00BD117A">
              <w:t>Zmiana oferty</w:t>
            </w:r>
          </w:p>
        </w:tc>
        <w:tc>
          <w:tcPr>
            <w:tcW w:w="993" w:type="dxa"/>
            <w:vAlign w:val="center"/>
          </w:tcPr>
          <w:p w14:paraId="628C0EB1" w14:textId="5F62210B" w:rsidR="007E1B3A" w:rsidRPr="00BD117A" w:rsidRDefault="00EE7DDD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321C8D72" w14:textId="529A8EE4" w:rsidR="007E1B3A" w:rsidRPr="00BD117A" w:rsidRDefault="00EE7DDD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C6B0C88" w14:textId="0E68B040" w:rsidR="007E1B3A" w:rsidRPr="00BD117A" w:rsidRDefault="00EE7DDD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01CC8724" w14:textId="2BF25CA6" w:rsidR="007E1B3A" w:rsidRPr="00BD117A" w:rsidRDefault="00EE7DDD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E69195E" w14:textId="0BD91357" w:rsidR="007E1B3A" w:rsidRPr="00BD117A" w:rsidRDefault="00EE7DDD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0FEE1D9" w14:textId="21C7AB94" w:rsidR="007E1B3A" w:rsidRPr="00BD117A" w:rsidRDefault="00EE7DDD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D2B233E" w14:textId="040DFE5F" w:rsidR="007E1B3A" w:rsidRPr="00BD117A" w:rsidRDefault="00EE7DDD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4AF3BA18" w14:textId="7A622C49" w:rsidR="007E1B3A" w:rsidRPr="00BD117A" w:rsidRDefault="00EE7DDD">
            <w:pPr>
              <w:jc w:val="center"/>
            </w:pPr>
            <w:r w:rsidRPr="00BD117A">
              <w:t>NW</w:t>
            </w:r>
          </w:p>
        </w:tc>
      </w:tr>
      <w:tr w:rsidR="008E517F" w:rsidRPr="00BD117A" w14:paraId="14D401FC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4238D68B" w14:textId="77777777" w:rsidR="008E517F" w:rsidRPr="00BD117A" w:rsidRDefault="008E517F">
            <w:r w:rsidRPr="00BD117A">
              <w:t>Sprzedaż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198B77A7" w14:textId="77777777" w:rsidR="008E517F" w:rsidRPr="00BD117A" w:rsidRDefault="008E517F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1679FD64" w14:textId="77777777" w:rsidR="008E517F" w:rsidRPr="00BD117A" w:rsidRDefault="008E517F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60FA8FE3" w14:textId="77777777" w:rsidR="008E517F" w:rsidRPr="00BD117A" w:rsidRDefault="008E517F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076ED7E7" w14:textId="77777777" w:rsidR="008E517F" w:rsidRPr="00BD117A" w:rsidRDefault="008E517F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425D63A1" w14:textId="77777777" w:rsidR="008E517F" w:rsidRPr="00BD117A" w:rsidRDefault="008E517F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13C3DF7F" w14:textId="77777777" w:rsidR="008E517F" w:rsidRPr="00BD117A" w:rsidRDefault="008E517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5C61D3F7" w14:textId="77777777" w:rsidR="008E517F" w:rsidRPr="00BD117A" w:rsidRDefault="008E517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300D99DA" w14:textId="77777777" w:rsidR="008E517F" w:rsidRPr="00BD117A" w:rsidRDefault="008E517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8E517F" w:rsidRPr="00BD117A" w14:paraId="794DE88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45CE675" w14:textId="77777777" w:rsidR="008E517F" w:rsidRPr="00BD117A" w:rsidRDefault="008E517F">
            <w:r w:rsidRPr="00BD117A">
              <w:lastRenderedPageBreak/>
              <w:t>Produkt SAP</w:t>
            </w:r>
          </w:p>
        </w:tc>
        <w:tc>
          <w:tcPr>
            <w:tcW w:w="993" w:type="dxa"/>
            <w:vAlign w:val="center"/>
          </w:tcPr>
          <w:p w14:paraId="1B01DC0A" w14:textId="12E96E0D" w:rsidR="008E517F" w:rsidRPr="00BD117A" w:rsidRDefault="00CA4458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16334B0" w14:textId="77777777" w:rsidR="008E517F" w:rsidRPr="00BD117A" w:rsidRDefault="008E517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5E92199" w14:textId="77777777" w:rsidR="008E517F" w:rsidRPr="00BD117A" w:rsidRDefault="008E517F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1BBAC65F" w14:textId="77777777" w:rsidR="008E517F" w:rsidRPr="00BD117A" w:rsidRDefault="008E517F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758F18B" w14:textId="77777777" w:rsidR="008E517F" w:rsidRPr="00BD117A" w:rsidRDefault="008E517F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A3742D4" w14:textId="77777777" w:rsidR="008E517F" w:rsidRPr="00BD117A" w:rsidRDefault="008E517F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50B96FC" w14:textId="77777777" w:rsidR="008E517F" w:rsidRPr="00BD117A" w:rsidRDefault="008E517F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78ABFE76" w14:textId="77777777" w:rsidR="008E517F" w:rsidRPr="00BD117A" w:rsidRDefault="008E517F">
            <w:pPr>
              <w:jc w:val="center"/>
            </w:pPr>
            <w:r w:rsidRPr="00BD117A">
              <w:t>--</w:t>
            </w:r>
          </w:p>
        </w:tc>
      </w:tr>
      <w:tr w:rsidR="00E24CED" w:rsidRPr="00BD117A" w14:paraId="3D282B13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75910F57" w14:textId="77777777" w:rsidR="00E24CED" w:rsidRPr="00BD117A" w:rsidRDefault="00E24CED">
            <w:r w:rsidRPr="00BD117A">
              <w:t>Zarządzanie podmiotem gospodarczym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59066488" w14:textId="77777777" w:rsidR="00E24CED" w:rsidRPr="00BD117A" w:rsidRDefault="00E24CED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654B8CD8" w14:textId="77777777" w:rsidR="00E24CED" w:rsidRPr="00BD117A" w:rsidRDefault="00E24CED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1E6739B3" w14:textId="77777777" w:rsidR="00E24CED" w:rsidRPr="00BD117A" w:rsidRDefault="00E24CED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791D4BD6" w14:textId="77777777" w:rsidR="00E24CED" w:rsidRPr="00BD117A" w:rsidRDefault="00E24CED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73F33957" w14:textId="77777777" w:rsidR="00E24CED" w:rsidRPr="00BD117A" w:rsidRDefault="00E24CED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54EBAE53" w14:textId="77777777" w:rsidR="00E24CED" w:rsidRPr="00BD117A" w:rsidRDefault="00E24CED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708B7965" w14:textId="77777777" w:rsidR="00E24CED" w:rsidRPr="00BD117A" w:rsidRDefault="00E24CED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31BD1054" w14:textId="77777777" w:rsidR="00E24CED" w:rsidRPr="00BD117A" w:rsidRDefault="00E24CED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E24CED" w:rsidRPr="00BD117A" w14:paraId="6D4D536A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9095975" w14:textId="77777777" w:rsidR="00E24CED" w:rsidRPr="00BD117A" w:rsidRDefault="00E24CED">
            <w:r w:rsidRPr="00BD117A">
              <w:t>Użytkownik</w:t>
            </w:r>
          </w:p>
        </w:tc>
        <w:tc>
          <w:tcPr>
            <w:tcW w:w="993" w:type="dxa"/>
            <w:vAlign w:val="center"/>
          </w:tcPr>
          <w:p w14:paraId="06B9CA61" w14:textId="77777777" w:rsidR="00E24CED" w:rsidRPr="00BD117A" w:rsidRDefault="00E24CED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0959BCB" w14:textId="77777777" w:rsidR="00E24CED" w:rsidRPr="00BD117A" w:rsidRDefault="00E24CED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6868933" w14:textId="77777777" w:rsidR="00E24CED" w:rsidRPr="00BD117A" w:rsidRDefault="00E24CED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24A23D3" w14:textId="77777777" w:rsidR="00E24CED" w:rsidRPr="00BD117A" w:rsidRDefault="00E24CED">
            <w:pPr>
              <w:jc w:val="center"/>
            </w:pPr>
            <w:r w:rsidRPr="00BD117A">
              <w:t>--</w:t>
            </w:r>
          </w:p>
        </w:tc>
        <w:tc>
          <w:tcPr>
            <w:tcW w:w="1008" w:type="dxa"/>
            <w:vAlign w:val="center"/>
          </w:tcPr>
          <w:p w14:paraId="414D1544" w14:textId="110D3570" w:rsidR="00E24CED" w:rsidRPr="00BD117A" w:rsidRDefault="00E24CED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535B3B6" w14:textId="07067F86" w:rsidR="00E24CED" w:rsidRPr="00BD117A" w:rsidRDefault="00E24CED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83C1712" w14:textId="77777777" w:rsidR="00E24CED" w:rsidRPr="00BD117A" w:rsidRDefault="00E24CED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744DF217" w14:textId="77777777" w:rsidR="00E24CED" w:rsidRPr="00BD117A" w:rsidRDefault="00E24CED">
            <w:pPr>
              <w:jc w:val="center"/>
            </w:pPr>
            <w:r w:rsidRPr="00BD117A">
              <w:t>--</w:t>
            </w:r>
          </w:p>
        </w:tc>
      </w:tr>
      <w:tr w:rsidR="00D64CA7" w:rsidRPr="00BD117A" w14:paraId="4288B95A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72B21846" w14:textId="77777777" w:rsidR="00D64CA7" w:rsidRPr="00BD117A" w:rsidRDefault="00D64CA7">
            <w:r w:rsidRPr="00BD117A">
              <w:t>Encje niestandardowe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355A3D80" w14:textId="77777777" w:rsidR="00D64CA7" w:rsidRPr="00BD117A" w:rsidRDefault="00D64CA7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61F62BF1" w14:textId="77777777" w:rsidR="00D64CA7" w:rsidRPr="00BD117A" w:rsidRDefault="00D64CA7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3C00B197" w14:textId="77777777" w:rsidR="00D64CA7" w:rsidRPr="00BD117A" w:rsidRDefault="00D64CA7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01A9BD0F" w14:textId="77777777" w:rsidR="00D64CA7" w:rsidRPr="00BD117A" w:rsidRDefault="00D64CA7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67C69BB3" w14:textId="77777777" w:rsidR="00D64CA7" w:rsidRPr="00BD117A" w:rsidRDefault="00D64CA7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49500529" w14:textId="77777777" w:rsidR="00D64CA7" w:rsidRPr="00BD117A" w:rsidRDefault="00D64CA7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1DE2C0C0" w14:textId="77777777" w:rsidR="00D64CA7" w:rsidRPr="00BD117A" w:rsidRDefault="00D64CA7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1F094AD6" w14:textId="77777777" w:rsidR="00D64CA7" w:rsidRPr="00BD117A" w:rsidRDefault="00D64CA7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D64CA7" w:rsidRPr="00BD117A" w14:paraId="44F586D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9EB1184" w14:textId="26375960" w:rsidR="00D64CA7" w:rsidRPr="00BD117A" w:rsidRDefault="005C29CC">
            <w:r w:rsidRPr="00BD117A">
              <w:t>Adresacja produktów oferty cenowej</w:t>
            </w:r>
          </w:p>
        </w:tc>
        <w:tc>
          <w:tcPr>
            <w:tcW w:w="993" w:type="dxa"/>
            <w:vAlign w:val="center"/>
          </w:tcPr>
          <w:p w14:paraId="0A0BCB59" w14:textId="109CDDAE" w:rsidR="00D64CA7" w:rsidRPr="00BD117A" w:rsidRDefault="008C3B7C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184D95F" w14:textId="6CF11395" w:rsidR="00D64CA7" w:rsidRPr="00BD117A" w:rsidRDefault="008C3B7C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093C24A" w14:textId="624C5086" w:rsidR="00D64CA7" w:rsidRPr="00BD117A" w:rsidRDefault="008C3B7C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F91743E" w14:textId="11AD603A" w:rsidR="00D64CA7" w:rsidRPr="00BD117A" w:rsidRDefault="008C3B7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A2527EC" w14:textId="23519768" w:rsidR="00D64CA7" w:rsidRPr="00BD117A" w:rsidRDefault="008C3B7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E794174" w14:textId="4C8092D0" w:rsidR="00D64CA7" w:rsidRPr="00BD117A" w:rsidRDefault="008C3B7C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3CD0EC3D" w14:textId="701E56DC" w:rsidR="00D64CA7" w:rsidRPr="00BD117A" w:rsidRDefault="008C3B7C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603A59F" w14:textId="633ACE83" w:rsidR="00D64CA7" w:rsidRPr="00BD117A" w:rsidRDefault="008C3B7C">
            <w:pPr>
              <w:jc w:val="center"/>
            </w:pPr>
            <w:r w:rsidRPr="00BD117A">
              <w:t>NW</w:t>
            </w:r>
          </w:p>
        </w:tc>
      </w:tr>
      <w:tr w:rsidR="00D64CA7" w:rsidRPr="00BD117A" w14:paraId="0C3E2684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23B81B9" w14:textId="77777777" w:rsidR="00D64CA7" w:rsidRPr="00BD117A" w:rsidRDefault="00D64CA7">
            <w:r w:rsidRPr="00BD117A">
              <w:t>Beneficjent</w:t>
            </w:r>
          </w:p>
        </w:tc>
        <w:tc>
          <w:tcPr>
            <w:tcW w:w="993" w:type="dxa"/>
            <w:vAlign w:val="center"/>
          </w:tcPr>
          <w:p w14:paraId="0FEC4963" w14:textId="4B2F0364" w:rsidR="00D64CA7" w:rsidRPr="00BD117A" w:rsidRDefault="00E86D97">
            <w:pPr>
              <w:jc w:val="center"/>
            </w:pPr>
            <w:r w:rsidRPr="00BD117A">
              <w:t>JB</w:t>
            </w:r>
          </w:p>
        </w:tc>
        <w:tc>
          <w:tcPr>
            <w:tcW w:w="714" w:type="dxa"/>
            <w:vAlign w:val="center"/>
          </w:tcPr>
          <w:p w14:paraId="76C810C3" w14:textId="77777777" w:rsidR="00D64CA7" w:rsidRPr="00BD117A" w:rsidRDefault="00D64CA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437F2B6" w14:textId="77777777" w:rsidR="00D64CA7" w:rsidRPr="00BD117A" w:rsidRDefault="00D64CA7">
            <w:pPr>
              <w:jc w:val="center"/>
            </w:pPr>
            <w:r w:rsidRPr="00BD117A">
              <w:t>EN</w:t>
            </w:r>
          </w:p>
        </w:tc>
        <w:tc>
          <w:tcPr>
            <w:tcW w:w="919" w:type="dxa"/>
            <w:vAlign w:val="center"/>
          </w:tcPr>
          <w:p w14:paraId="21672349" w14:textId="77777777" w:rsidR="00D64CA7" w:rsidRPr="00BD117A" w:rsidRDefault="00D64CA7">
            <w:pPr>
              <w:jc w:val="center"/>
            </w:pPr>
            <w:r w:rsidRPr="00BD117A">
              <w:t>EN</w:t>
            </w:r>
          </w:p>
        </w:tc>
        <w:tc>
          <w:tcPr>
            <w:tcW w:w="1008" w:type="dxa"/>
            <w:vAlign w:val="center"/>
          </w:tcPr>
          <w:p w14:paraId="0CC1620B" w14:textId="70C8AC89" w:rsidR="00D64CA7" w:rsidRPr="00BD117A" w:rsidRDefault="00997B05">
            <w:pPr>
              <w:jc w:val="center"/>
            </w:pPr>
            <w:r w:rsidRPr="00BD117A">
              <w:t>EN</w:t>
            </w:r>
          </w:p>
        </w:tc>
        <w:tc>
          <w:tcPr>
            <w:tcW w:w="1008" w:type="dxa"/>
            <w:vAlign w:val="center"/>
          </w:tcPr>
          <w:p w14:paraId="71DAEE26" w14:textId="1D84F8C8" w:rsidR="00D64CA7" w:rsidRPr="00BD117A" w:rsidRDefault="00997B05">
            <w:pPr>
              <w:jc w:val="center"/>
            </w:pPr>
            <w:r w:rsidRPr="00BD117A">
              <w:t>EN</w:t>
            </w:r>
          </w:p>
        </w:tc>
        <w:tc>
          <w:tcPr>
            <w:tcW w:w="874" w:type="dxa"/>
            <w:vAlign w:val="center"/>
          </w:tcPr>
          <w:p w14:paraId="76EF23CF" w14:textId="414445EB" w:rsidR="00D64CA7" w:rsidRPr="00BD117A" w:rsidRDefault="00997B05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F3DADB7" w14:textId="4A9C9B2D" w:rsidR="00D64CA7" w:rsidRPr="00BD117A" w:rsidRDefault="00997B05">
            <w:pPr>
              <w:jc w:val="center"/>
            </w:pPr>
            <w:r w:rsidRPr="00BD117A">
              <w:t>EN</w:t>
            </w:r>
          </w:p>
        </w:tc>
      </w:tr>
      <w:tr w:rsidR="008E517F" w:rsidRPr="00BD117A" w14:paraId="3D78BA65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7A546F2" w14:textId="26E81897" w:rsidR="008E517F" w:rsidRPr="00BD117A" w:rsidRDefault="0042751F">
            <w:r w:rsidRPr="00BD117A">
              <w:t>Ceny urzędowe MZ</w:t>
            </w:r>
          </w:p>
        </w:tc>
        <w:tc>
          <w:tcPr>
            <w:tcW w:w="993" w:type="dxa"/>
            <w:vAlign w:val="center"/>
          </w:tcPr>
          <w:p w14:paraId="6A9F6E01" w14:textId="31041AB8" w:rsidR="008E517F" w:rsidRPr="00BD117A" w:rsidRDefault="0042751F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014C1022" w14:textId="0581D1B9" w:rsidR="008E517F" w:rsidRPr="00BD117A" w:rsidRDefault="0042751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E138DD0" w14:textId="6057679E" w:rsidR="008E517F" w:rsidRPr="00BD117A" w:rsidRDefault="0042751F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2F345DE0" w14:textId="142F0832" w:rsidR="008E517F" w:rsidRPr="00BD117A" w:rsidRDefault="0042751F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07021C3E" w14:textId="6B5A19F0" w:rsidR="008E517F" w:rsidRPr="00BD117A" w:rsidRDefault="0042751F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7021D09" w14:textId="7AA1F9BB" w:rsidR="008E517F" w:rsidRPr="00BD117A" w:rsidRDefault="0042751F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720CA0C" w14:textId="32F66A5A" w:rsidR="008E517F" w:rsidRPr="00BD117A" w:rsidRDefault="0042751F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2FF3F7DE" w14:textId="325ADC6F" w:rsidR="008E517F" w:rsidRPr="00BD117A" w:rsidRDefault="0042751F">
            <w:pPr>
              <w:jc w:val="center"/>
            </w:pPr>
            <w:r w:rsidRPr="00BD117A">
              <w:t>O</w:t>
            </w:r>
          </w:p>
        </w:tc>
      </w:tr>
      <w:tr w:rsidR="00764AF4" w:rsidRPr="00BD117A" w14:paraId="79E84CE4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139DEB4" w14:textId="06FEF876" w:rsidR="00764AF4" w:rsidRPr="00BD117A" w:rsidRDefault="00764AF4">
            <w:r w:rsidRPr="00BD117A">
              <w:t>Dokument</w:t>
            </w:r>
          </w:p>
        </w:tc>
        <w:tc>
          <w:tcPr>
            <w:tcW w:w="993" w:type="dxa"/>
            <w:vAlign w:val="center"/>
          </w:tcPr>
          <w:p w14:paraId="142165D4" w14:textId="7E8E8E1F" w:rsidR="00764AF4" w:rsidRPr="00BD117A" w:rsidRDefault="00764AF4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604C1F99" w14:textId="3DEF3180" w:rsidR="00764AF4" w:rsidRPr="00BD117A" w:rsidRDefault="00764AF4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3652984" w14:textId="1C4AC741" w:rsidR="00764AF4" w:rsidRPr="00BD117A" w:rsidRDefault="00764AF4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3AF68D3D" w14:textId="7BCAD496" w:rsidR="00764AF4" w:rsidRPr="00BD117A" w:rsidRDefault="00764AF4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F95204C" w14:textId="2F4A85BD" w:rsidR="00764AF4" w:rsidRPr="00BD117A" w:rsidRDefault="00764AF4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704D3DC" w14:textId="58F97841" w:rsidR="00764AF4" w:rsidRPr="00BD117A" w:rsidRDefault="00764AF4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F406701" w14:textId="75873239" w:rsidR="00764AF4" w:rsidRPr="00BD117A" w:rsidRDefault="00764AF4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74BC6129" w14:textId="5E9EA207" w:rsidR="00764AF4" w:rsidRPr="00BD117A" w:rsidRDefault="00764AF4">
            <w:pPr>
              <w:jc w:val="center"/>
            </w:pPr>
            <w:r w:rsidRPr="00BD117A">
              <w:t>O</w:t>
            </w:r>
          </w:p>
        </w:tc>
      </w:tr>
      <w:tr w:rsidR="00764AF4" w:rsidRPr="00BD117A" w14:paraId="67D195AD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81CD854" w14:textId="52358ADB" w:rsidR="00764AF4" w:rsidRPr="00BD117A" w:rsidRDefault="00764AF4">
            <w:proofErr w:type="spellStart"/>
            <w:r w:rsidRPr="00BD117A">
              <w:t>DrugForm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993" w:type="dxa"/>
            <w:vAlign w:val="center"/>
          </w:tcPr>
          <w:p w14:paraId="65A40114" w14:textId="6D0BB9B5" w:rsidR="00764AF4" w:rsidRPr="00BD117A" w:rsidRDefault="00CC19FA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FCA520D" w14:textId="75E04D29" w:rsidR="00764AF4" w:rsidRPr="00BD117A" w:rsidRDefault="00CC19FA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FBAAB3D" w14:textId="60E2FD8D" w:rsidR="00764AF4" w:rsidRPr="00BD117A" w:rsidRDefault="00CC19FA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748404A" w14:textId="7003796F" w:rsidR="00764AF4" w:rsidRPr="00BD117A" w:rsidRDefault="00CC19F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9D73DE8" w14:textId="21A74E55" w:rsidR="00764AF4" w:rsidRPr="00BD117A" w:rsidRDefault="00CC19F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16EE41E" w14:textId="2A74CD53" w:rsidR="00764AF4" w:rsidRPr="00BD117A" w:rsidRDefault="00CC19FA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6322FE3" w14:textId="366EF128" w:rsidR="00764AF4" w:rsidRPr="00BD117A" w:rsidRDefault="00CC19F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E63DAE6" w14:textId="5926563C" w:rsidR="00764AF4" w:rsidRPr="00BD117A" w:rsidRDefault="00CC19FA">
            <w:pPr>
              <w:jc w:val="center"/>
            </w:pPr>
            <w:r w:rsidRPr="00BD117A">
              <w:t>O</w:t>
            </w:r>
          </w:p>
        </w:tc>
      </w:tr>
      <w:tr w:rsidR="00CC19FA" w:rsidRPr="00BD117A" w14:paraId="39C4E9C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F888D04" w14:textId="509CDDE4" w:rsidR="00CC19FA" w:rsidRPr="00BD117A" w:rsidRDefault="00CC19FA">
            <w:proofErr w:type="spellStart"/>
            <w:r w:rsidRPr="00BD117A">
              <w:t>DrugPharmindex</w:t>
            </w:r>
            <w:proofErr w:type="spellEnd"/>
          </w:p>
        </w:tc>
        <w:tc>
          <w:tcPr>
            <w:tcW w:w="993" w:type="dxa"/>
            <w:vAlign w:val="center"/>
          </w:tcPr>
          <w:p w14:paraId="1496C446" w14:textId="77777777" w:rsidR="00CC19FA" w:rsidRPr="00BD117A" w:rsidRDefault="00CC19FA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76F46188" w14:textId="77777777" w:rsidR="00CC19FA" w:rsidRPr="00BD117A" w:rsidRDefault="00CC19FA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84E8FC7" w14:textId="77777777" w:rsidR="00CC19FA" w:rsidRPr="00BD117A" w:rsidRDefault="00CC19FA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8EE7207" w14:textId="77777777" w:rsidR="00CC19FA" w:rsidRPr="00BD117A" w:rsidRDefault="00CC19F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E993AE2" w14:textId="77777777" w:rsidR="00CC19FA" w:rsidRPr="00BD117A" w:rsidRDefault="00CC19F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7749664" w14:textId="77777777" w:rsidR="00CC19FA" w:rsidRPr="00BD117A" w:rsidRDefault="00CC19FA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EBA4D33" w14:textId="77777777" w:rsidR="00CC19FA" w:rsidRPr="00BD117A" w:rsidRDefault="00CC19F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C307353" w14:textId="77777777" w:rsidR="00CC19FA" w:rsidRPr="00BD117A" w:rsidRDefault="00CC19FA">
            <w:pPr>
              <w:jc w:val="center"/>
            </w:pPr>
            <w:r w:rsidRPr="00BD117A">
              <w:t>O</w:t>
            </w:r>
          </w:p>
        </w:tc>
      </w:tr>
      <w:tr w:rsidR="000C1511" w:rsidRPr="00BD117A" w14:paraId="41C004F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ACED30D" w14:textId="18EE6342" w:rsidR="000C1511" w:rsidRPr="00BD117A" w:rsidRDefault="000C1511">
            <w:r w:rsidRPr="00BD117A">
              <w:t>Grupa zakupowa</w:t>
            </w:r>
          </w:p>
        </w:tc>
        <w:tc>
          <w:tcPr>
            <w:tcW w:w="993" w:type="dxa"/>
            <w:vAlign w:val="center"/>
          </w:tcPr>
          <w:p w14:paraId="5B8356B7" w14:textId="237B162C" w:rsidR="000C1511" w:rsidRPr="00BD117A" w:rsidRDefault="000C1511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8A27EC6" w14:textId="440E6110" w:rsidR="000C1511" w:rsidRPr="00BD117A" w:rsidRDefault="000C151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CE65907" w14:textId="1EF6A415" w:rsidR="000C1511" w:rsidRPr="00BD117A" w:rsidRDefault="000C1511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5BF25F59" w14:textId="1135C345" w:rsidR="000C1511" w:rsidRPr="00BD117A" w:rsidRDefault="000C151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C40B245" w14:textId="5690F2ED" w:rsidR="000C1511" w:rsidRPr="00BD117A" w:rsidRDefault="000C1511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903F235" w14:textId="11C4452B" w:rsidR="000C1511" w:rsidRPr="00BD117A" w:rsidRDefault="000C1511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76FBFE3" w14:textId="1DEFEA5C" w:rsidR="000C1511" w:rsidRPr="00BD117A" w:rsidRDefault="000C1511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52118C4" w14:textId="17FE8BCA" w:rsidR="000C1511" w:rsidRPr="00BD117A" w:rsidRDefault="000C1511">
            <w:pPr>
              <w:jc w:val="center"/>
            </w:pPr>
            <w:r w:rsidRPr="00BD117A">
              <w:t>O</w:t>
            </w:r>
          </w:p>
        </w:tc>
      </w:tr>
      <w:tr w:rsidR="003F3714" w:rsidRPr="00BD117A" w14:paraId="6E45CF48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74CE60F" w14:textId="55C0DF0C" w:rsidR="003F3714" w:rsidRPr="00BD117A" w:rsidRDefault="00147AEC">
            <w:r w:rsidRPr="00BD117A">
              <w:t>Klient</w:t>
            </w:r>
          </w:p>
        </w:tc>
        <w:tc>
          <w:tcPr>
            <w:tcW w:w="993" w:type="dxa"/>
            <w:vAlign w:val="center"/>
          </w:tcPr>
          <w:p w14:paraId="1C22A964" w14:textId="3619FB54" w:rsidR="003F3714" w:rsidRPr="00BD117A" w:rsidRDefault="00147AEC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78C90FEE" w14:textId="1DCBA307" w:rsidR="003F3714" w:rsidRPr="00BD117A" w:rsidRDefault="00147AEC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4751CEA" w14:textId="56BA1EF7" w:rsidR="003F3714" w:rsidRPr="00BD117A" w:rsidRDefault="00147AEC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2BE315CD" w14:textId="46583E12" w:rsidR="003F3714" w:rsidRPr="00BD117A" w:rsidRDefault="00147AE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1C81651" w14:textId="42521EAB" w:rsidR="003F3714" w:rsidRPr="00BD117A" w:rsidRDefault="00147AEC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40CE7C9" w14:textId="636F4FB3" w:rsidR="003F3714" w:rsidRPr="00BD117A" w:rsidRDefault="00147AEC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E24D2FF" w14:textId="0EF9C0C0" w:rsidR="003F3714" w:rsidRPr="00BD117A" w:rsidRDefault="00147AEC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5BF7DB2" w14:textId="1E644F68" w:rsidR="003F3714" w:rsidRPr="00BD117A" w:rsidRDefault="00147AEC">
            <w:pPr>
              <w:jc w:val="center"/>
            </w:pPr>
            <w:r w:rsidRPr="00BD117A">
              <w:t>O</w:t>
            </w:r>
          </w:p>
        </w:tc>
      </w:tr>
      <w:tr w:rsidR="00147AEC" w:rsidRPr="00BD117A" w14:paraId="3827FED4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8DE9EC2" w14:textId="733FA167" w:rsidR="00147AEC" w:rsidRPr="00BD117A" w:rsidRDefault="00147AEC">
            <w:r w:rsidRPr="00BD117A">
              <w:t>Kryteria Szablonu</w:t>
            </w:r>
          </w:p>
        </w:tc>
        <w:tc>
          <w:tcPr>
            <w:tcW w:w="993" w:type="dxa"/>
            <w:vAlign w:val="center"/>
          </w:tcPr>
          <w:p w14:paraId="5F7D3B89" w14:textId="6B1FE31A" w:rsidR="00147AEC" w:rsidRPr="00BD117A" w:rsidRDefault="00147AEC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6261E669" w14:textId="415851DC" w:rsidR="00147AEC" w:rsidRPr="00BD117A" w:rsidRDefault="00147AEC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0D13CB5" w14:textId="744930AC" w:rsidR="00147AEC" w:rsidRPr="00BD117A" w:rsidRDefault="00147AEC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5612E18A" w14:textId="0DCC63FD" w:rsidR="00147AEC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D6359A7" w14:textId="7524A3F8" w:rsidR="00147AEC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773326F" w14:textId="19B350BD" w:rsidR="00147AEC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962B333" w14:textId="53716373" w:rsidR="00147AEC" w:rsidRPr="00BD117A" w:rsidRDefault="00107CD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A81946D" w14:textId="4001190E" w:rsidR="00147AEC" w:rsidRPr="00BD117A" w:rsidRDefault="00107CDA">
            <w:pPr>
              <w:jc w:val="center"/>
            </w:pPr>
            <w:r w:rsidRPr="00BD117A">
              <w:t>O</w:t>
            </w:r>
          </w:p>
        </w:tc>
      </w:tr>
      <w:tr w:rsidR="00107CDA" w:rsidRPr="00BD117A" w14:paraId="53008D3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44FBAEE" w14:textId="54122FD3" w:rsidR="00107CDA" w:rsidRPr="00BD117A" w:rsidRDefault="00107CDA">
            <w:r w:rsidRPr="00BD117A">
              <w:t>Matryca Zmian Postaci</w:t>
            </w:r>
          </w:p>
        </w:tc>
        <w:tc>
          <w:tcPr>
            <w:tcW w:w="993" w:type="dxa"/>
            <w:vAlign w:val="center"/>
          </w:tcPr>
          <w:p w14:paraId="71C306B6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61E5748B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AB4DF39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47E468AB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0905598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C306A27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8655460" w14:textId="77777777" w:rsidR="00107CDA" w:rsidRPr="00BD117A" w:rsidRDefault="00107CD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7262CA87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</w:tr>
      <w:tr w:rsidR="00107CDA" w:rsidRPr="00BD117A" w14:paraId="427DFBD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736274F" w14:textId="56B4221E" w:rsidR="00107CDA" w:rsidRPr="00BD117A" w:rsidRDefault="00107CDA">
            <w:r w:rsidRPr="00BD117A">
              <w:t>Matryca Zmian Postaci Przetargu</w:t>
            </w:r>
          </w:p>
        </w:tc>
        <w:tc>
          <w:tcPr>
            <w:tcW w:w="993" w:type="dxa"/>
            <w:vAlign w:val="center"/>
          </w:tcPr>
          <w:p w14:paraId="538EE19B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2B71E455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B514F5E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095EB5B9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16E3541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BFDB72F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5F69653B" w14:textId="77777777" w:rsidR="00107CDA" w:rsidRPr="00BD117A" w:rsidRDefault="00107CD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95D7C7F" w14:textId="77777777" w:rsidR="00107CDA" w:rsidRPr="00BD117A" w:rsidRDefault="00107CDA">
            <w:pPr>
              <w:jc w:val="center"/>
            </w:pPr>
            <w:r w:rsidRPr="00BD117A">
              <w:t>O</w:t>
            </w:r>
          </w:p>
        </w:tc>
      </w:tr>
      <w:tr w:rsidR="003A1972" w:rsidRPr="00BD117A" w14:paraId="73B4099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A914A31" w14:textId="0CF7A597" w:rsidR="003A1972" w:rsidRPr="00BD117A" w:rsidRDefault="003A1972">
            <w:r w:rsidRPr="00BD117A">
              <w:t>Oferta cenowa</w:t>
            </w:r>
          </w:p>
        </w:tc>
        <w:tc>
          <w:tcPr>
            <w:tcW w:w="993" w:type="dxa"/>
            <w:vAlign w:val="center"/>
          </w:tcPr>
          <w:p w14:paraId="02D7DD3F" w14:textId="55CAC6FA" w:rsidR="003A1972" w:rsidRPr="00BD117A" w:rsidRDefault="003A1972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E4F6A24" w14:textId="5F4054D6" w:rsidR="003A1972" w:rsidRPr="00BD117A" w:rsidRDefault="003A1972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7A7C005" w14:textId="420384C9" w:rsidR="003A1972" w:rsidRPr="00BD117A" w:rsidRDefault="003A1972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397E6199" w14:textId="44EA38EB" w:rsidR="003A1972" w:rsidRPr="00BD117A" w:rsidRDefault="003A1972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07305FF" w14:textId="68967AE4" w:rsidR="003A1972" w:rsidRPr="00BD117A" w:rsidRDefault="003A1972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7B9D231" w14:textId="6FF56FC4" w:rsidR="003A1972" w:rsidRPr="00BD117A" w:rsidRDefault="003A1972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EC17160" w14:textId="2D2B6996" w:rsidR="003A1972" w:rsidRPr="00BD117A" w:rsidRDefault="003A1972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E2745F7" w14:textId="757E58BC" w:rsidR="003A1972" w:rsidRPr="00BD117A" w:rsidRDefault="003A1972">
            <w:pPr>
              <w:jc w:val="center"/>
            </w:pPr>
            <w:r w:rsidRPr="00BD117A">
              <w:t>O</w:t>
            </w:r>
          </w:p>
        </w:tc>
      </w:tr>
      <w:tr w:rsidR="00BF1027" w:rsidRPr="00BD117A" w14:paraId="4BA0A84B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126E895" w14:textId="7508A38D" w:rsidR="00BF1027" w:rsidRPr="00BD117A" w:rsidRDefault="00627697">
            <w:proofErr w:type="spellStart"/>
            <w:r w:rsidRPr="00BD117A">
              <w:t>Opportunity</w:t>
            </w:r>
            <w:proofErr w:type="spellEnd"/>
            <w:r w:rsidRPr="00BD117A">
              <w:t xml:space="preserve"> &lt;-&gt; Przyczyna przegrania</w:t>
            </w:r>
          </w:p>
        </w:tc>
        <w:tc>
          <w:tcPr>
            <w:tcW w:w="993" w:type="dxa"/>
            <w:vAlign w:val="center"/>
          </w:tcPr>
          <w:p w14:paraId="4CB53C6C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5FDBE016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130A408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121179F0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37F940D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05F827A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B1D4E4C" w14:textId="77777777" w:rsidR="00BF1027" w:rsidRPr="00BD117A" w:rsidRDefault="00BF102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E519A7D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</w:tr>
      <w:tr w:rsidR="00BF1027" w:rsidRPr="00BD117A" w14:paraId="6D7031A4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6D651AE3" w14:textId="29CC1921" w:rsidR="00BF1027" w:rsidRPr="00BD117A" w:rsidRDefault="0025525B">
            <w:r w:rsidRPr="00BD117A">
              <w:t>Pakiet</w:t>
            </w:r>
          </w:p>
        </w:tc>
        <w:tc>
          <w:tcPr>
            <w:tcW w:w="993" w:type="dxa"/>
            <w:vAlign w:val="center"/>
          </w:tcPr>
          <w:p w14:paraId="5AC567E8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6230096B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7E63B6A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068240C8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DFBE204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31A977B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E323654" w14:textId="77777777" w:rsidR="00BF1027" w:rsidRPr="00BD117A" w:rsidRDefault="00BF102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75B1CE4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</w:tr>
      <w:tr w:rsidR="00BF1027" w:rsidRPr="00BD117A" w14:paraId="3EC03FC2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42D401E" w14:textId="2322C611" w:rsidR="00BF1027" w:rsidRPr="00BD117A" w:rsidRDefault="0025525B">
            <w:r w:rsidRPr="00BD117A">
              <w:t>Pakiet oferty cenowej</w:t>
            </w:r>
          </w:p>
        </w:tc>
        <w:tc>
          <w:tcPr>
            <w:tcW w:w="993" w:type="dxa"/>
            <w:vAlign w:val="center"/>
          </w:tcPr>
          <w:p w14:paraId="570162CA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6B37B972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3D230FD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41AE4D60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6DB3231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221653B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63563B2" w14:textId="77777777" w:rsidR="00BF1027" w:rsidRPr="00BD117A" w:rsidRDefault="00BF102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93E86A6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</w:tr>
      <w:tr w:rsidR="00BF1027" w:rsidRPr="00BD117A" w14:paraId="05465AD5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05ACAD1" w14:textId="2C5DF6C8" w:rsidR="00BF1027" w:rsidRPr="00BD117A" w:rsidRDefault="00A518C5">
            <w:r w:rsidRPr="00BD117A">
              <w:t>Placówka</w:t>
            </w:r>
          </w:p>
        </w:tc>
        <w:tc>
          <w:tcPr>
            <w:tcW w:w="993" w:type="dxa"/>
            <w:vAlign w:val="center"/>
          </w:tcPr>
          <w:p w14:paraId="6623AFDB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021E4F30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FD083C2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5D5B8078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A5C6805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60F34EC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06E28E8" w14:textId="77777777" w:rsidR="00BF1027" w:rsidRPr="00BD117A" w:rsidRDefault="00BF102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D24510E" w14:textId="77777777" w:rsidR="00BF1027" w:rsidRPr="00BD117A" w:rsidRDefault="00BF1027">
            <w:pPr>
              <w:jc w:val="center"/>
            </w:pPr>
            <w:r w:rsidRPr="00BD117A">
              <w:t>O</w:t>
            </w:r>
          </w:p>
        </w:tc>
      </w:tr>
      <w:tr w:rsidR="00BF1027" w:rsidRPr="00BD117A" w14:paraId="4677730F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8D3F09C" w14:textId="6C89AC0D" w:rsidR="00BF1027" w:rsidRPr="00BD117A" w:rsidRDefault="00A518C5">
            <w:r w:rsidRPr="00BD117A">
              <w:t>Placówka oferty cenowej</w:t>
            </w:r>
          </w:p>
        </w:tc>
        <w:tc>
          <w:tcPr>
            <w:tcW w:w="993" w:type="dxa"/>
            <w:vAlign w:val="center"/>
          </w:tcPr>
          <w:p w14:paraId="65C25A79" w14:textId="554B468A" w:rsidR="00BF1027" w:rsidRPr="00BD117A" w:rsidRDefault="00A518C5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C15D0EF" w14:textId="6680D530" w:rsidR="00BF1027" w:rsidRPr="00BD117A" w:rsidRDefault="0007065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BFD6021" w14:textId="79AE6E7C" w:rsidR="00BF1027" w:rsidRPr="00BD117A" w:rsidRDefault="00E27505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25D9CD7" w14:textId="18C3024A" w:rsidR="00BF1027" w:rsidRPr="00BD117A" w:rsidRDefault="00E242A8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C56CF8E" w14:textId="0C3B960C" w:rsidR="00BF1027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9654031" w14:textId="04ECA141" w:rsidR="00BF1027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C5C8E2F" w14:textId="7676BC18" w:rsidR="00BF1027" w:rsidRPr="00BD117A" w:rsidRDefault="00E242A8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5C7A0FA" w14:textId="441AD9AF" w:rsidR="00BF1027" w:rsidRPr="00BD117A" w:rsidRDefault="00E242A8">
            <w:pPr>
              <w:jc w:val="center"/>
            </w:pPr>
            <w:r w:rsidRPr="00BD117A">
              <w:t>O</w:t>
            </w:r>
          </w:p>
        </w:tc>
      </w:tr>
      <w:tr w:rsidR="00E242A8" w:rsidRPr="00BD117A" w14:paraId="764E7730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D206726" w14:textId="0236D251" w:rsidR="00E242A8" w:rsidRPr="00BD117A" w:rsidRDefault="009A0E1D">
            <w:r w:rsidRPr="00BD117A">
              <w:lastRenderedPageBreak/>
              <w:t>Pozycja ZPZK</w:t>
            </w:r>
          </w:p>
        </w:tc>
        <w:tc>
          <w:tcPr>
            <w:tcW w:w="993" w:type="dxa"/>
            <w:vAlign w:val="center"/>
          </w:tcPr>
          <w:p w14:paraId="5F221104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38F3BC2B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9867ECE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37BBA617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4DF8092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D542E10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1781187" w14:textId="77777777" w:rsidR="00E242A8" w:rsidRPr="00BD117A" w:rsidRDefault="00E242A8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645294F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</w:tr>
      <w:tr w:rsidR="00E242A8" w:rsidRPr="00BD117A" w14:paraId="7EE1B4BF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B3F752F" w14:textId="56BDDC51" w:rsidR="00E242A8" w:rsidRPr="00BD117A" w:rsidRDefault="009A0E1D">
            <w:r w:rsidRPr="00BD117A">
              <w:t>Pozycja ZPZK &lt;-&gt; Produkt Dopasowany</w:t>
            </w:r>
          </w:p>
        </w:tc>
        <w:tc>
          <w:tcPr>
            <w:tcW w:w="993" w:type="dxa"/>
            <w:vAlign w:val="center"/>
          </w:tcPr>
          <w:p w14:paraId="0C7F5296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0B8FF50D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CB89BD0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413E34DB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0A7E9B8A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621B8C7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6BA743F" w14:textId="77777777" w:rsidR="00E242A8" w:rsidRPr="00BD117A" w:rsidRDefault="00E242A8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7A0A7970" w14:textId="77777777" w:rsidR="00E242A8" w:rsidRPr="00BD117A" w:rsidRDefault="00E242A8">
            <w:pPr>
              <w:jc w:val="center"/>
            </w:pPr>
            <w:r w:rsidRPr="00BD117A">
              <w:t>O</w:t>
            </w:r>
          </w:p>
        </w:tc>
      </w:tr>
      <w:tr w:rsidR="009F2E65" w:rsidRPr="00BD117A" w14:paraId="0075978B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44407D9" w14:textId="67069418" w:rsidR="009F2E65" w:rsidRPr="00BD117A" w:rsidRDefault="009F2E65">
            <w:r w:rsidRPr="00BD117A">
              <w:t>Producent</w:t>
            </w:r>
          </w:p>
        </w:tc>
        <w:tc>
          <w:tcPr>
            <w:tcW w:w="993" w:type="dxa"/>
            <w:vAlign w:val="center"/>
          </w:tcPr>
          <w:p w14:paraId="40EDB17A" w14:textId="14625BCE" w:rsidR="009F2E65" w:rsidRPr="00BD117A" w:rsidRDefault="00F60721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79BE5E26" w14:textId="555ED4F1" w:rsidR="009F2E65" w:rsidRPr="00BD117A" w:rsidRDefault="00F6072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72EC6ED" w14:textId="16B26666" w:rsidR="009F2E65" w:rsidRPr="00BD117A" w:rsidRDefault="00E431FA">
            <w:pPr>
              <w:jc w:val="center"/>
            </w:pPr>
            <w:r w:rsidRPr="00BD117A">
              <w:t>EN</w:t>
            </w:r>
          </w:p>
        </w:tc>
        <w:tc>
          <w:tcPr>
            <w:tcW w:w="919" w:type="dxa"/>
            <w:vAlign w:val="center"/>
          </w:tcPr>
          <w:p w14:paraId="789233F5" w14:textId="3EC301AE" w:rsidR="009F2E65" w:rsidRPr="00BD117A" w:rsidRDefault="00E431F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BE0313F" w14:textId="5A244541" w:rsidR="009F2E65" w:rsidRPr="00BD117A" w:rsidRDefault="00E431FA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02CDFF74" w14:textId="3C81AEAC" w:rsidR="009F2E65" w:rsidRPr="00BD117A" w:rsidRDefault="00E431FA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3CDB625" w14:textId="445FC8E1" w:rsidR="009F2E65" w:rsidRPr="00BD117A" w:rsidRDefault="00E431F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75D17B56" w14:textId="29AA26B2" w:rsidR="009F2E65" w:rsidRPr="00BD117A" w:rsidRDefault="00E431FA">
            <w:pPr>
              <w:jc w:val="center"/>
            </w:pPr>
            <w:r w:rsidRPr="00BD117A">
              <w:t>O</w:t>
            </w:r>
          </w:p>
        </w:tc>
      </w:tr>
      <w:tr w:rsidR="00B769D2" w:rsidRPr="00BD117A" w14:paraId="10879D4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DC066AB" w14:textId="2466B962" w:rsidR="00B769D2" w:rsidRPr="00BD117A" w:rsidRDefault="00B769D2">
            <w:r w:rsidRPr="00BD117A">
              <w:t xml:space="preserve">Producent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993" w:type="dxa"/>
            <w:vAlign w:val="center"/>
          </w:tcPr>
          <w:p w14:paraId="192F77EE" w14:textId="77777777" w:rsidR="00B769D2" w:rsidRPr="00BD117A" w:rsidRDefault="00B769D2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4D1895B7" w14:textId="77777777" w:rsidR="00B769D2" w:rsidRPr="00BD117A" w:rsidRDefault="00B769D2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334666C" w14:textId="77777777" w:rsidR="00B769D2" w:rsidRPr="00BD117A" w:rsidRDefault="00B769D2">
            <w:pPr>
              <w:jc w:val="center"/>
            </w:pPr>
            <w:r w:rsidRPr="00BD117A">
              <w:t>EN</w:t>
            </w:r>
          </w:p>
        </w:tc>
        <w:tc>
          <w:tcPr>
            <w:tcW w:w="919" w:type="dxa"/>
            <w:vAlign w:val="center"/>
          </w:tcPr>
          <w:p w14:paraId="4C4A0803" w14:textId="77777777" w:rsidR="00B769D2" w:rsidRPr="00BD117A" w:rsidRDefault="00B769D2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F223F91" w14:textId="77777777" w:rsidR="00B769D2" w:rsidRPr="00BD117A" w:rsidRDefault="00B769D2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FED8DC4" w14:textId="77777777" w:rsidR="00B769D2" w:rsidRPr="00BD117A" w:rsidRDefault="00B769D2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7648E38" w14:textId="77777777" w:rsidR="00B769D2" w:rsidRPr="00BD117A" w:rsidRDefault="00B769D2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7B0B11E" w14:textId="77777777" w:rsidR="00B769D2" w:rsidRPr="00BD117A" w:rsidRDefault="00B769D2">
            <w:pPr>
              <w:jc w:val="center"/>
            </w:pPr>
            <w:r w:rsidRPr="00BD117A">
              <w:t>O</w:t>
            </w:r>
          </w:p>
        </w:tc>
      </w:tr>
      <w:tr w:rsidR="00B769D2" w:rsidRPr="00BD117A" w14:paraId="087E3BC3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383BE31" w14:textId="512640D3" w:rsidR="00B769D2" w:rsidRPr="00BD117A" w:rsidRDefault="006C43A0">
            <w:r w:rsidRPr="00BD117A">
              <w:t>Producent Preferowany</w:t>
            </w:r>
          </w:p>
        </w:tc>
        <w:tc>
          <w:tcPr>
            <w:tcW w:w="993" w:type="dxa"/>
            <w:vAlign w:val="center"/>
          </w:tcPr>
          <w:p w14:paraId="0024485A" w14:textId="77777777" w:rsidR="00B769D2" w:rsidRPr="00BD117A" w:rsidRDefault="00B769D2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0AF8636A" w14:textId="77777777" w:rsidR="00B769D2" w:rsidRPr="00BD117A" w:rsidRDefault="00B769D2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60A8E41" w14:textId="77777777" w:rsidR="00B769D2" w:rsidRPr="00BD117A" w:rsidRDefault="00B769D2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0E005D67" w14:textId="77777777" w:rsidR="00B769D2" w:rsidRPr="00BD117A" w:rsidRDefault="00B769D2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F0BDE1B" w14:textId="77777777" w:rsidR="00B769D2" w:rsidRPr="00BD117A" w:rsidRDefault="00B769D2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55499A9" w14:textId="77777777" w:rsidR="00B769D2" w:rsidRPr="00BD117A" w:rsidRDefault="00B769D2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5997B8CB" w14:textId="77777777" w:rsidR="00B769D2" w:rsidRPr="00BD117A" w:rsidRDefault="00B769D2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C9919C4" w14:textId="77777777" w:rsidR="00B769D2" w:rsidRPr="00BD117A" w:rsidRDefault="00B769D2">
            <w:pPr>
              <w:jc w:val="center"/>
            </w:pPr>
            <w:r w:rsidRPr="00BD117A">
              <w:t>O</w:t>
            </w:r>
          </w:p>
        </w:tc>
      </w:tr>
      <w:tr w:rsidR="006C43A0" w:rsidRPr="00BD117A" w14:paraId="19BCF0B4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391AD41" w14:textId="316ADEF9" w:rsidR="006C43A0" w:rsidRPr="00BD117A" w:rsidRDefault="006C43A0">
            <w:r w:rsidRPr="00BD117A">
              <w:t>Produkt Dopasowany</w:t>
            </w:r>
          </w:p>
        </w:tc>
        <w:tc>
          <w:tcPr>
            <w:tcW w:w="993" w:type="dxa"/>
            <w:vAlign w:val="center"/>
          </w:tcPr>
          <w:p w14:paraId="46B05ED8" w14:textId="77777777" w:rsidR="006C43A0" w:rsidRPr="00BD117A" w:rsidRDefault="006C43A0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77336233" w14:textId="77777777" w:rsidR="006C43A0" w:rsidRPr="00BD117A" w:rsidRDefault="006C43A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94B47A6" w14:textId="77777777" w:rsidR="006C43A0" w:rsidRPr="00BD117A" w:rsidRDefault="006C43A0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28086E5E" w14:textId="77777777" w:rsidR="006C43A0" w:rsidRPr="00BD117A" w:rsidRDefault="006C43A0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67ED56D" w14:textId="77777777" w:rsidR="006C43A0" w:rsidRPr="00BD117A" w:rsidRDefault="006C43A0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ACEA92A" w14:textId="77777777" w:rsidR="006C43A0" w:rsidRPr="00BD117A" w:rsidRDefault="006C43A0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553C7FAE" w14:textId="77777777" w:rsidR="006C43A0" w:rsidRPr="00BD117A" w:rsidRDefault="006C43A0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CFB24BC" w14:textId="77777777" w:rsidR="006C43A0" w:rsidRPr="00BD117A" w:rsidRDefault="006C43A0">
            <w:pPr>
              <w:jc w:val="center"/>
            </w:pPr>
            <w:r w:rsidRPr="00BD117A">
              <w:t>O</w:t>
            </w:r>
          </w:p>
        </w:tc>
      </w:tr>
      <w:tr w:rsidR="00710F2F" w:rsidRPr="00BD117A" w14:paraId="32E882E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2173CC2" w14:textId="66D66D1B" w:rsidR="00710F2F" w:rsidRPr="00BD117A" w:rsidRDefault="00710F2F">
            <w:r w:rsidRPr="00BD117A">
              <w:t>Produkt oferty cenowej</w:t>
            </w:r>
          </w:p>
        </w:tc>
        <w:tc>
          <w:tcPr>
            <w:tcW w:w="993" w:type="dxa"/>
            <w:vAlign w:val="center"/>
          </w:tcPr>
          <w:p w14:paraId="4082BE03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72C04344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4E18129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6A24ECAA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5982FBE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A6C5AC6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9E3341A" w14:textId="77777777" w:rsidR="00710F2F" w:rsidRPr="00BD117A" w:rsidRDefault="00710F2F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C527893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</w:tr>
      <w:tr w:rsidR="00710F2F" w:rsidRPr="00BD117A" w14:paraId="6C9E5034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B24A34A" w14:textId="62E64B2B" w:rsidR="00710F2F" w:rsidRPr="00BD117A" w:rsidRDefault="00710F2F">
            <w:r w:rsidRPr="00BD117A">
              <w:t>Produkt Przetargu</w:t>
            </w:r>
          </w:p>
        </w:tc>
        <w:tc>
          <w:tcPr>
            <w:tcW w:w="993" w:type="dxa"/>
            <w:vAlign w:val="center"/>
          </w:tcPr>
          <w:p w14:paraId="579918BC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2756CFBF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86C97FF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090FE1AA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150E9EF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82B51FC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0F51A6C" w14:textId="77777777" w:rsidR="00710F2F" w:rsidRPr="00BD117A" w:rsidRDefault="00710F2F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6036DF6" w14:textId="77777777" w:rsidR="00710F2F" w:rsidRPr="00BD117A" w:rsidRDefault="00710F2F">
            <w:pPr>
              <w:jc w:val="center"/>
            </w:pPr>
            <w:r w:rsidRPr="00BD117A">
              <w:t>O</w:t>
            </w:r>
          </w:p>
        </w:tc>
      </w:tr>
      <w:tr w:rsidR="0014788B" w:rsidRPr="00BD117A" w14:paraId="28DE0BA1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B5DAD64" w14:textId="3D5EBC82" w:rsidR="0014788B" w:rsidRPr="00BD117A" w:rsidRDefault="0014788B">
            <w:r w:rsidRPr="00BD117A">
              <w:t>Przyczyna przegrania</w:t>
            </w:r>
          </w:p>
        </w:tc>
        <w:tc>
          <w:tcPr>
            <w:tcW w:w="993" w:type="dxa"/>
            <w:vAlign w:val="center"/>
          </w:tcPr>
          <w:p w14:paraId="63D1B084" w14:textId="77777777" w:rsidR="0014788B" w:rsidRPr="00BD117A" w:rsidRDefault="0014788B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7E6D93F6" w14:textId="77777777" w:rsidR="0014788B" w:rsidRPr="00BD117A" w:rsidRDefault="0014788B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CD246AB" w14:textId="77777777" w:rsidR="0014788B" w:rsidRPr="00BD117A" w:rsidRDefault="0014788B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39EDE32A" w14:textId="77777777" w:rsidR="0014788B" w:rsidRPr="00BD117A" w:rsidRDefault="0014788B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630A250" w14:textId="77777777" w:rsidR="0014788B" w:rsidRPr="00BD117A" w:rsidRDefault="0014788B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2CFD205" w14:textId="77777777" w:rsidR="0014788B" w:rsidRPr="00BD117A" w:rsidRDefault="0014788B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9B8E681" w14:textId="77777777" w:rsidR="0014788B" w:rsidRPr="00BD117A" w:rsidRDefault="0014788B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56FB0CB" w14:textId="77777777" w:rsidR="0014788B" w:rsidRPr="00BD117A" w:rsidRDefault="0014788B">
            <w:pPr>
              <w:jc w:val="center"/>
            </w:pPr>
            <w:r w:rsidRPr="00BD117A">
              <w:t>O</w:t>
            </w:r>
          </w:p>
        </w:tc>
      </w:tr>
      <w:tr w:rsidR="0014788B" w:rsidRPr="00BD117A" w14:paraId="1E204681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6729EAA" w14:textId="26C41C21" w:rsidR="0014788B" w:rsidRPr="00BD117A" w:rsidRDefault="0014788B">
            <w:r w:rsidRPr="00BD117A">
              <w:t>Płatnik</w:t>
            </w:r>
          </w:p>
        </w:tc>
        <w:tc>
          <w:tcPr>
            <w:tcW w:w="993" w:type="dxa"/>
            <w:vAlign w:val="center"/>
          </w:tcPr>
          <w:p w14:paraId="263DDEFD" w14:textId="20F01F71" w:rsidR="0014788B" w:rsidRPr="00BD117A" w:rsidRDefault="00A96AE4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EA053DF" w14:textId="77777777" w:rsidR="0014788B" w:rsidRPr="00BD117A" w:rsidRDefault="0014788B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7BE622F" w14:textId="478B1FA3" w:rsidR="0014788B" w:rsidRPr="00BD117A" w:rsidRDefault="00A96AE4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3DC98C8D" w14:textId="121C7E92" w:rsidR="0014788B" w:rsidRPr="00BD117A" w:rsidRDefault="00A96AE4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821D124" w14:textId="77777777" w:rsidR="0014788B" w:rsidRPr="00BD117A" w:rsidRDefault="0014788B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4613CB3" w14:textId="77777777" w:rsidR="0014788B" w:rsidRPr="00BD117A" w:rsidRDefault="0014788B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1628B26" w14:textId="77777777" w:rsidR="0014788B" w:rsidRPr="00BD117A" w:rsidRDefault="0014788B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C810EC4" w14:textId="77777777" w:rsidR="0014788B" w:rsidRPr="00BD117A" w:rsidRDefault="0014788B">
            <w:pPr>
              <w:jc w:val="center"/>
            </w:pPr>
            <w:r w:rsidRPr="00BD117A">
              <w:t>O</w:t>
            </w:r>
          </w:p>
        </w:tc>
      </w:tr>
      <w:tr w:rsidR="00A01B16" w:rsidRPr="00BD117A" w14:paraId="25E56F5D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6105A0A" w14:textId="1390E67E" w:rsidR="00A01B16" w:rsidRPr="00BD117A" w:rsidRDefault="00A01B16">
            <w:r w:rsidRPr="00BD117A">
              <w:t>Struktura Przetargu</w:t>
            </w:r>
          </w:p>
        </w:tc>
        <w:tc>
          <w:tcPr>
            <w:tcW w:w="993" w:type="dxa"/>
            <w:vAlign w:val="center"/>
          </w:tcPr>
          <w:p w14:paraId="5C5AEDCD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2761A5D8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824172C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4B99ECAB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B19355C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120F113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7CD3A0C" w14:textId="77777777" w:rsidR="00A01B16" w:rsidRPr="00BD117A" w:rsidRDefault="00A01B16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738B787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</w:tr>
      <w:tr w:rsidR="00A96AE4" w:rsidRPr="00BD117A" w14:paraId="37631595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9D54BE0" w14:textId="2F082812" w:rsidR="00A96AE4" w:rsidRPr="00BD117A" w:rsidRDefault="00A01B16">
            <w:r w:rsidRPr="00BD117A">
              <w:t>Substancja czynna</w:t>
            </w:r>
          </w:p>
        </w:tc>
        <w:tc>
          <w:tcPr>
            <w:tcW w:w="993" w:type="dxa"/>
            <w:vAlign w:val="center"/>
          </w:tcPr>
          <w:p w14:paraId="76CCAC3C" w14:textId="77777777" w:rsidR="00A96AE4" w:rsidRPr="00BD117A" w:rsidRDefault="00A96AE4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4F86E2A" w14:textId="77777777" w:rsidR="00A96AE4" w:rsidRPr="00BD117A" w:rsidRDefault="00A96AE4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9A6F82E" w14:textId="77777777" w:rsidR="00A96AE4" w:rsidRPr="00BD117A" w:rsidRDefault="00A96AE4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58BDC05" w14:textId="77777777" w:rsidR="00A96AE4" w:rsidRPr="00BD117A" w:rsidRDefault="00A96AE4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1848775" w14:textId="77777777" w:rsidR="00A96AE4" w:rsidRPr="00BD117A" w:rsidRDefault="00A96AE4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44D4C99" w14:textId="77777777" w:rsidR="00A96AE4" w:rsidRPr="00BD117A" w:rsidRDefault="00A96AE4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54807328" w14:textId="77777777" w:rsidR="00A96AE4" w:rsidRPr="00BD117A" w:rsidRDefault="00A96AE4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ECE9CD2" w14:textId="77777777" w:rsidR="00A96AE4" w:rsidRPr="00BD117A" w:rsidRDefault="00A96AE4">
            <w:pPr>
              <w:jc w:val="center"/>
            </w:pPr>
            <w:r w:rsidRPr="00BD117A">
              <w:t>O</w:t>
            </w:r>
          </w:p>
        </w:tc>
      </w:tr>
      <w:tr w:rsidR="00A01B16" w:rsidRPr="00BD117A" w14:paraId="0A1F6FC0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8E71DB5" w14:textId="6B7F763E" w:rsidR="00A01B16" w:rsidRPr="00BD117A" w:rsidRDefault="00D551EC">
            <w:r w:rsidRPr="00BD117A">
              <w:t>Szablon</w:t>
            </w:r>
          </w:p>
        </w:tc>
        <w:tc>
          <w:tcPr>
            <w:tcW w:w="993" w:type="dxa"/>
            <w:vAlign w:val="center"/>
          </w:tcPr>
          <w:p w14:paraId="156B697F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54BADE37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FEBBCD9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31B894A5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12B402E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349EE11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63ED55A" w14:textId="77777777" w:rsidR="00A01B16" w:rsidRPr="00BD117A" w:rsidRDefault="00A01B16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38B82A3" w14:textId="77777777" w:rsidR="00A01B16" w:rsidRPr="00BD117A" w:rsidRDefault="00A01B16">
            <w:pPr>
              <w:jc w:val="center"/>
            </w:pPr>
            <w:r w:rsidRPr="00BD117A">
              <w:t>O</w:t>
            </w:r>
          </w:p>
        </w:tc>
      </w:tr>
      <w:tr w:rsidR="007311C5" w:rsidRPr="00BD117A" w14:paraId="14400ECD" w14:textId="77777777" w:rsidTr="00D2487C">
        <w:trPr>
          <w:ins w:id="305" w:author="Filip Wilczyński" w:date="2023-12-20T15:20:00Z"/>
        </w:trPr>
        <w:tc>
          <w:tcPr>
            <w:tcW w:w="1696" w:type="dxa"/>
            <w:shd w:val="clear" w:color="auto" w:fill="FBD4B4" w:themeFill="accent6" w:themeFillTint="66"/>
            <w:vAlign w:val="center"/>
          </w:tcPr>
          <w:p w14:paraId="0087A340" w14:textId="54AB564B" w:rsidR="007311C5" w:rsidRPr="00BD117A" w:rsidRDefault="007311C5">
            <w:pPr>
              <w:rPr>
                <w:ins w:id="306" w:author="Filip Wilczyński" w:date="2023-12-20T15:20:00Z"/>
              </w:rPr>
            </w:pPr>
            <w:ins w:id="307" w:author="Filip Wilczyński" w:date="2023-12-20T15:20:00Z">
              <w:r>
                <w:t>Szablon zmiany postaci</w:t>
              </w:r>
            </w:ins>
          </w:p>
        </w:tc>
        <w:tc>
          <w:tcPr>
            <w:tcW w:w="993" w:type="dxa"/>
            <w:vAlign w:val="center"/>
          </w:tcPr>
          <w:p w14:paraId="6E8E7E20" w14:textId="7A08955E" w:rsidR="007311C5" w:rsidRPr="00BD117A" w:rsidRDefault="007311C5">
            <w:pPr>
              <w:jc w:val="center"/>
              <w:rPr>
                <w:ins w:id="308" w:author="Filip Wilczyński" w:date="2023-12-20T15:20:00Z"/>
              </w:rPr>
            </w:pPr>
            <w:ins w:id="309" w:author="Filip Wilczyński" w:date="2023-12-20T15:20:00Z">
              <w:r>
                <w:t>O</w:t>
              </w:r>
            </w:ins>
          </w:p>
        </w:tc>
        <w:tc>
          <w:tcPr>
            <w:tcW w:w="714" w:type="dxa"/>
            <w:vAlign w:val="center"/>
          </w:tcPr>
          <w:p w14:paraId="6B899473" w14:textId="25A3F021" w:rsidR="007311C5" w:rsidRPr="00BD117A" w:rsidRDefault="007311C5">
            <w:pPr>
              <w:jc w:val="center"/>
              <w:rPr>
                <w:ins w:id="310" w:author="Filip Wilczyński" w:date="2023-12-20T15:20:00Z"/>
              </w:rPr>
            </w:pPr>
            <w:ins w:id="311" w:author="Filip Wilczyński" w:date="2023-12-20T15:20:00Z">
              <w:r>
                <w:t>O</w:t>
              </w:r>
            </w:ins>
          </w:p>
        </w:tc>
        <w:tc>
          <w:tcPr>
            <w:tcW w:w="612" w:type="dxa"/>
            <w:vAlign w:val="center"/>
          </w:tcPr>
          <w:p w14:paraId="1810EAB4" w14:textId="33DFAED3" w:rsidR="007311C5" w:rsidRPr="00BD117A" w:rsidRDefault="007311C5">
            <w:pPr>
              <w:jc w:val="center"/>
              <w:rPr>
                <w:ins w:id="312" w:author="Filip Wilczyński" w:date="2023-12-20T15:20:00Z"/>
              </w:rPr>
            </w:pPr>
            <w:ins w:id="313" w:author="Filip Wilczyński" w:date="2023-12-20T15:20:00Z">
              <w:r>
                <w:t>O</w:t>
              </w:r>
            </w:ins>
          </w:p>
        </w:tc>
        <w:tc>
          <w:tcPr>
            <w:tcW w:w="919" w:type="dxa"/>
            <w:vAlign w:val="center"/>
          </w:tcPr>
          <w:p w14:paraId="5C08B6A8" w14:textId="16C14032" w:rsidR="007311C5" w:rsidRPr="00BD117A" w:rsidRDefault="007311C5">
            <w:pPr>
              <w:jc w:val="center"/>
              <w:rPr>
                <w:ins w:id="314" w:author="Filip Wilczyński" w:date="2023-12-20T15:20:00Z"/>
              </w:rPr>
            </w:pPr>
            <w:ins w:id="315" w:author="Filip Wilczyński" w:date="2023-12-20T15:20:00Z">
              <w:r>
                <w:t>O</w:t>
              </w:r>
            </w:ins>
          </w:p>
        </w:tc>
        <w:tc>
          <w:tcPr>
            <w:tcW w:w="1008" w:type="dxa"/>
            <w:vAlign w:val="center"/>
          </w:tcPr>
          <w:p w14:paraId="55543EDF" w14:textId="4F54FA0F" w:rsidR="007311C5" w:rsidRPr="00BD117A" w:rsidRDefault="007311C5">
            <w:pPr>
              <w:jc w:val="center"/>
              <w:rPr>
                <w:ins w:id="316" w:author="Filip Wilczyński" w:date="2023-12-20T15:20:00Z"/>
              </w:rPr>
            </w:pPr>
            <w:ins w:id="317" w:author="Filip Wilczyński" w:date="2023-12-20T15:20:00Z">
              <w:r>
                <w:t>O</w:t>
              </w:r>
            </w:ins>
          </w:p>
        </w:tc>
        <w:tc>
          <w:tcPr>
            <w:tcW w:w="1008" w:type="dxa"/>
            <w:vAlign w:val="center"/>
          </w:tcPr>
          <w:p w14:paraId="1BFCC3CF" w14:textId="7CF88147" w:rsidR="007311C5" w:rsidRPr="00BD117A" w:rsidRDefault="007311C5">
            <w:pPr>
              <w:jc w:val="center"/>
              <w:rPr>
                <w:ins w:id="318" w:author="Filip Wilczyński" w:date="2023-12-20T15:20:00Z"/>
              </w:rPr>
            </w:pPr>
            <w:ins w:id="319" w:author="Filip Wilczyński" w:date="2023-12-20T15:20:00Z">
              <w:r>
                <w:t>O</w:t>
              </w:r>
            </w:ins>
          </w:p>
        </w:tc>
        <w:tc>
          <w:tcPr>
            <w:tcW w:w="874" w:type="dxa"/>
            <w:vAlign w:val="center"/>
          </w:tcPr>
          <w:p w14:paraId="4AF0AB06" w14:textId="3BD136E0" w:rsidR="007311C5" w:rsidRPr="00BD117A" w:rsidRDefault="007311C5">
            <w:pPr>
              <w:jc w:val="center"/>
              <w:rPr>
                <w:ins w:id="320" w:author="Filip Wilczyński" w:date="2023-12-20T15:20:00Z"/>
              </w:rPr>
            </w:pPr>
            <w:ins w:id="321" w:author="Filip Wilczyński" w:date="2023-12-20T15:21:00Z">
              <w:r>
                <w:t>NW</w:t>
              </w:r>
            </w:ins>
          </w:p>
        </w:tc>
        <w:tc>
          <w:tcPr>
            <w:tcW w:w="1239" w:type="dxa"/>
            <w:vAlign w:val="center"/>
          </w:tcPr>
          <w:p w14:paraId="0DDDE252" w14:textId="6DF9AC81" w:rsidR="007311C5" w:rsidRPr="00BD117A" w:rsidRDefault="007311C5">
            <w:pPr>
              <w:jc w:val="center"/>
              <w:rPr>
                <w:ins w:id="322" w:author="Filip Wilczyński" w:date="2023-12-20T15:20:00Z"/>
              </w:rPr>
            </w:pPr>
            <w:ins w:id="323" w:author="Filip Wilczyński" w:date="2023-12-20T15:21:00Z">
              <w:r>
                <w:t>O</w:t>
              </w:r>
            </w:ins>
          </w:p>
        </w:tc>
      </w:tr>
      <w:tr w:rsidR="00D551EC" w:rsidRPr="00BD117A" w14:paraId="5083672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3E819E5" w14:textId="7A5946BF" w:rsidR="00D551EC" w:rsidRPr="00BD117A" w:rsidRDefault="00D551EC">
            <w:r w:rsidRPr="00BD117A">
              <w:t>Słownik Kryteriów</w:t>
            </w:r>
          </w:p>
        </w:tc>
        <w:tc>
          <w:tcPr>
            <w:tcW w:w="993" w:type="dxa"/>
            <w:vAlign w:val="center"/>
          </w:tcPr>
          <w:p w14:paraId="4A3612EC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1780D26F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415B8FA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106621B2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9275918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591C6BC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481EC0B" w14:textId="77777777" w:rsidR="00D551EC" w:rsidRPr="00BD117A" w:rsidRDefault="00D551EC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7749425A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</w:tr>
      <w:tr w:rsidR="00D551EC" w:rsidRPr="00BD117A" w14:paraId="3316799C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DFC0A37" w14:textId="0A8AB5F4" w:rsidR="00D551EC" w:rsidRPr="00BD117A" w:rsidRDefault="00D551EC">
            <w:r w:rsidRPr="00BD117A">
              <w:t>Słownik Postaci</w:t>
            </w:r>
          </w:p>
        </w:tc>
        <w:tc>
          <w:tcPr>
            <w:tcW w:w="993" w:type="dxa"/>
            <w:vAlign w:val="center"/>
          </w:tcPr>
          <w:p w14:paraId="5920D17F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5B11D618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64F3235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3745ECC7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09959C0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614CADA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6B6FE90" w14:textId="77777777" w:rsidR="00D551EC" w:rsidRPr="00BD117A" w:rsidRDefault="00D551EC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7550AD55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</w:tr>
      <w:tr w:rsidR="00D551EC" w:rsidRPr="00BD117A" w14:paraId="25AF1CD1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6730CC3" w14:textId="27AFB3AF" w:rsidR="00D551EC" w:rsidRPr="00BD117A" w:rsidRDefault="00D551EC">
            <w:r w:rsidRPr="00BD117A">
              <w:t>Słownik Zamian</w:t>
            </w:r>
          </w:p>
        </w:tc>
        <w:tc>
          <w:tcPr>
            <w:tcW w:w="993" w:type="dxa"/>
            <w:vAlign w:val="center"/>
          </w:tcPr>
          <w:p w14:paraId="06BD5462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285AE847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28DB9DE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52205DD4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EBC623C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C1177EE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532C106" w14:textId="77777777" w:rsidR="00D551EC" w:rsidRPr="00BD117A" w:rsidRDefault="00D551EC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723DBAC" w14:textId="77777777" w:rsidR="00D551EC" w:rsidRPr="00BD117A" w:rsidRDefault="00D551EC">
            <w:pPr>
              <w:jc w:val="center"/>
            </w:pPr>
            <w:r w:rsidRPr="00BD117A">
              <w:t>O</w:t>
            </w:r>
          </w:p>
        </w:tc>
      </w:tr>
      <w:tr w:rsidR="00152D90" w:rsidRPr="00BD117A" w14:paraId="598A617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12C690B" w14:textId="18DEEDCA" w:rsidR="00152D90" w:rsidRPr="00BD117A" w:rsidRDefault="00152D90">
            <w:r w:rsidRPr="00BD117A">
              <w:t>Słowniki grup adresów email</w:t>
            </w:r>
          </w:p>
        </w:tc>
        <w:tc>
          <w:tcPr>
            <w:tcW w:w="993" w:type="dxa"/>
            <w:vAlign w:val="center"/>
          </w:tcPr>
          <w:p w14:paraId="3FC69BC5" w14:textId="77777777" w:rsidR="00152D90" w:rsidRPr="00BD117A" w:rsidRDefault="00152D90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4152A710" w14:textId="77777777" w:rsidR="00152D90" w:rsidRPr="00BD117A" w:rsidRDefault="00152D9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ADFEA21" w14:textId="77777777" w:rsidR="00152D90" w:rsidRPr="00BD117A" w:rsidRDefault="00152D90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1B25BB3F" w14:textId="77777777" w:rsidR="00152D90" w:rsidRPr="00BD117A" w:rsidRDefault="00152D90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18D2FC3" w14:textId="77777777" w:rsidR="00152D90" w:rsidRPr="00BD117A" w:rsidRDefault="00152D90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06E1771" w14:textId="77777777" w:rsidR="00152D90" w:rsidRPr="00BD117A" w:rsidRDefault="00152D90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A862E74" w14:textId="37A4F0AB" w:rsidR="00152D90" w:rsidRPr="00BD117A" w:rsidRDefault="00152D90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18B10145" w14:textId="3F030249" w:rsidR="00152D90" w:rsidRPr="00BD117A" w:rsidRDefault="00152D90">
            <w:pPr>
              <w:jc w:val="center"/>
            </w:pPr>
            <w:r w:rsidRPr="00BD117A">
              <w:t>--</w:t>
            </w:r>
          </w:p>
        </w:tc>
      </w:tr>
      <w:tr w:rsidR="00EE7DDD" w:rsidRPr="00BD117A" w14:paraId="60839CEC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D44F300" w14:textId="66BF44BB" w:rsidR="00EE7DDD" w:rsidRPr="00BD117A" w:rsidRDefault="00031A94">
            <w:r w:rsidRPr="00BD117A">
              <w:t>Typ zmiany oferty</w:t>
            </w:r>
          </w:p>
        </w:tc>
        <w:tc>
          <w:tcPr>
            <w:tcW w:w="993" w:type="dxa"/>
            <w:vAlign w:val="center"/>
          </w:tcPr>
          <w:p w14:paraId="392B24E3" w14:textId="28DC94D3" w:rsidR="00EE7DDD" w:rsidRPr="00BD117A" w:rsidRDefault="00031A94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4732E2CB" w14:textId="314637FF" w:rsidR="00EE7DDD" w:rsidRPr="00BD117A" w:rsidRDefault="00031A94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63366C8" w14:textId="2024405E" w:rsidR="00EE7DDD" w:rsidRPr="00BD117A" w:rsidRDefault="00031A94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7CFAC2BF" w14:textId="2E12C94C" w:rsidR="00EE7DDD" w:rsidRPr="00BD117A" w:rsidRDefault="00031A94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B0E0D27" w14:textId="21C13929" w:rsidR="00EE7DDD" w:rsidRPr="00BD117A" w:rsidRDefault="00031A94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51B5D13" w14:textId="0CBA977D" w:rsidR="00EE7DDD" w:rsidRPr="00BD117A" w:rsidRDefault="00031A94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5CE5574" w14:textId="0AAF86B5" w:rsidR="00EE7DDD" w:rsidRPr="00BD117A" w:rsidRDefault="00031A94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77B11BC7" w14:textId="55B48512" w:rsidR="00EE7DDD" w:rsidRPr="00BD117A" w:rsidRDefault="00031A94">
            <w:pPr>
              <w:jc w:val="center"/>
            </w:pPr>
            <w:r w:rsidRPr="00BD117A">
              <w:t>--</w:t>
            </w:r>
          </w:p>
        </w:tc>
      </w:tr>
      <w:tr w:rsidR="00CD42D2" w:rsidRPr="00BD117A" w14:paraId="56AB474A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5201A76" w14:textId="5DCF8806" w:rsidR="00CD42D2" w:rsidRPr="00BD117A" w:rsidRDefault="00CD42D2">
            <w:r w:rsidRPr="00BD117A">
              <w:t>Umowa OL</w:t>
            </w:r>
          </w:p>
        </w:tc>
        <w:tc>
          <w:tcPr>
            <w:tcW w:w="993" w:type="dxa"/>
            <w:vAlign w:val="center"/>
          </w:tcPr>
          <w:p w14:paraId="7BA3FED3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5D73DC50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0D7C60C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30D5A429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0F077EA8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D92AAA1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EA8B3C8" w14:textId="77777777" w:rsidR="00CD42D2" w:rsidRPr="00BD117A" w:rsidRDefault="00CD42D2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90602EE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</w:tr>
      <w:tr w:rsidR="00CD42D2" w:rsidRPr="00BD117A" w14:paraId="6B49ECDB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DA24370" w14:textId="36FDC0DE" w:rsidR="00CD42D2" w:rsidRPr="00BD117A" w:rsidRDefault="00CD42D2">
            <w:r w:rsidRPr="00BD117A">
              <w:t>Umowa w pakiecie</w:t>
            </w:r>
          </w:p>
        </w:tc>
        <w:tc>
          <w:tcPr>
            <w:tcW w:w="993" w:type="dxa"/>
            <w:vAlign w:val="center"/>
          </w:tcPr>
          <w:p w14:paraId="55022A27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4F180DC8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8D595E8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64E4E6D5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C785564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F70B943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52803AAC" w14:textId="77777777" w:rsidR="00CD42D2" w:rsidRPr="00BD117A" w:rsidRDefault="00CD42D2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C57B1BA" w14:textId="77777777" w:rsidR="00CD42D2" w:rsidRPr="00BD117A" w:rsidRDefault="00CD42D2">
            <w:pPr>
              <w:jc w:val="center"/>
            </w:pPr>
            <w:r w:rsidRPr="00BD117A">
              <w:t>O</w:t>
            </w:r>
          </w:p>
        </w:tc>
      </w:tr>
      <w:tr w:rsidR="00152D90" w:rsidRPr="00BD117A" w14:paraId="02A67B7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3F139DA" w14:textId="5F6ED365" w:rsidR="00152D90" w:rsidRPr="00BD117A" w:rsidRDefault="00944288">
            <w:r w:rsidRPr="00BD117A">
              <w:t>Wersja umowy OP</w:t>
            </w:r>
          </w:p>
        </w:tc>
        <w:tc>
          <w:tcPr>
            <w:tcW w:w="993" w:type="dxa"/>
            <w:vAlign w:val="center"/>
          </w:tcPr>
          <w:p w14:paraId="18453C82" w14:textId="5FC71721" w:rsidR="00152D90" w:rsidRPr="00BD117A" w:rsidRDefault="00944288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332F18AD" w14:textId="73CF2A0C" w:rsidR="00152D90" w:rsidRPr="00BD117A" w:rsidRDefault="00944288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0D26955" w14:textId="552456B3" w:rsidR="00152D90" w:rsidRPr="00BD117A" w:rsidRDefault="00944288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131FBC78" w14:textId="34DFC468" w:rsidR="00152D90" w:rsidRPr="00BD117A" w:rsidRDefault="00944288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38E1239" w14:textId="077E8E58" w:rsidR="00152D90" w:rsidRPr="00BD117A" w:rsidRDefault="00944288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C5DEB40" w14:textId="1D27812A" w:rsidR="00152D90" w:rsidRPr="00BD117A" w:rsidRDefault="00944288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A16C838" w14:textId="12DEAC1F" w:rsidR="00152D90" w:rsidRPr="00BD117A" w:rsidRDefault="00944288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70C019B" w14:textId="037DEFB7" w:rsidR="00152D90" w:rsidRPr="00BD117A" w:rsidRDefault="00944288">
            <w:pPr>
              <w:jc w:val="center"/>
            </w:pPr>
            <w:r w:rsidRPr="00BD117A">
              <w:t>O</w:t>
            </w:r>
          </w:p>
        </w:tc>
      </w:tr>
      <w:tr w:rsidR="007B56C9" w:rsidRPr="00BD117A" w14:paraId="65EA3B45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779526B" w14:textId="7A0B2D40" w:rsidR="007B56C9" w:rsidRPr="00BD117A" w:rsidRDefault="007B56C9">
            <w:r w:rsidRPr="00BD117A">
              <w:lastRenderedPageBreak/>
              <w:t>Zmienne środowiskowe</w:t>
            </w:r>
          </w:p>
        </w:tc>
        <w:tc>
          <w:tcPr>
            <w:tcW w:w="993" w:type="dxa"/>
            <w:vAlign w:val="center"/>
          </w:tcPr>
          <w:p w14:paraId="645BB939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2DDD9E31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A0A9984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73B01D04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65607E8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D7A2705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237DF8F" w14:textId="742CC09E" w:rsidR="007B56C9" w:rsidRPr="00BD117A" w:rsidRDefault="007B56C9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3488246D" w14:textId="40DE694A" w:rsidR="007B56C9" w:rsidRPr="00BD117A" w:rsidRDefault="007B56C9">
            <w:pPr>
              <w:jc w:val="center"/>
            </w:pPr>
            <w:r w:rsidRPr="00BD117A">
              <w:t>--</w:t>
            </w:r>
          </w:p>
        </w:tc>
      </w:tr>
      <w:tr w:rsidR="007B56C9" w:rsidRPr="00BD117A" w14:paraId="48DB24FB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9D3E1C5" w14:textId="39BA5901" w:rsidR="007B56C9" w:rsidRPr="00BD117A" w:rsidRDefault="007B56C9">
            <w:r w:rsidRPr="00BD117A">
              <w:t>ZPZK</w:t>
            </w:r>
          </w:p>
        </w:tc>
        <w:tc>
          <w:tcPr>
            <w:tcW w:w="993" w:type="dxa"/>
            <w:vAlign w:val="center"/>
          </w:tcPr>
          <w:p w14:paraId="7088FD3C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5267C940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2A09029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14C77506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2E13208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449485A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A6990AB" w14:textId="77777777" w:rsidR="007B56C9" w:rsidRPr="00BD117A" w:rsidRDefault="007B56C9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EDFC025" w14:textId="77777777" w:rsidR="007B56C9" w:rsidRPr="00BD117A" w:rsidRDefault="007B56C9">
            <w:pPr>
              <w:jc w:val="center"/>
            </w:pPr>
            <w:r w:rsidRPr="00BD117A">
              <w:t>O</w:t>
            </w:r>
          </w:p>
        </w:tc>
      </w:tr>
    </w:tbl>
    <w:p w14:paraId="0921B3BB" w14:textId="61CB0D01" w:rsidR="00B43452" w:rsidRPr="00BD117A" w:rsidRDefault="00E610F3" w:rsidP="00E610F3">
      <w:pPr>
        <w:spacing w:before="0" w:after="200" w:line="276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D8641C4" w14:textId="3C3443B9" w:rsidR="007E7F73" w:rsidRPr="00BD117A" w:rsidRDefault="007E7F73" w:rsidP="007E7F73">
      <w:pPr>
        <w:pStyle w:val="Nagwek3"/>
        <w:rPr>
          <w:rFonts w:eastAsiaTheme="minorEastAsia"/>
        </w:rPr>
      </w:pPr>
      <w:bookmarkStart w:id="324" w:name="_Toc151315838"/>
      <w:r w:rsidRPr="00BD117A">
        <w:lastRenderedPageBreak/>
        <w:t>[CRM] Menadżer PP</w:t>
      </w:r>
      <w:bookmarkEnd w:id="324"/>
    </w:p>
    <w:p w14:paraId="4F6048F0" w14:textId="77777777" w:rsidR="00767E33" w:rsidRDefault="00767E33" w:rsidP="00767E33"/>
    <w:p w14:paraId="3BDAF7AE" w14:textId="77777777" w:rsidR="00767E33" w:rsidRPr="00BD117A" w:rsidRDefault="00767E33" w:rsidP="00767E33">
      <w:r w:rsidRPr="00BD117A">
        <w:t xml:space="preserve">Legenda poziomu uprawnień: </w:t>
      </w:r>
    </w:p>
    <w:p w14:paraId="5A5C958B" w14:textId="77777777" w:rsidR="00767E33" w:rsidRPr="00BD117A" w:rsidRDefault="00767E33" w:rsidP="00767E33">
      <w:r w:rsidRPr="00BD117A">
        <w:t>NW – Nie wybrano</w:t>
      </w:r>
    </w:p>
    <w:p w14:paraId="2CE1CC57" w14:textId="77777777" w:rsidR="00767E33" w:rsidRPr="00BD117A" w:rsidRDefault="00767E33" w:rsidP="00767E33">
      <w:r w:rsidRPr="00BD117A">
        <w:t>U – Użytkownik</w:t>
      </w:r>
    </w:p>
    <w:p w14:paraId="6D68ED16" w14:textId="77777777" w:rsidR="00767E33" w:rsidRPr="00BD117A" w:rsidRDefault="00767E33" w:rsidP="00767E33">
      <w:r w:rsidRPr="00BD117A">
        <w:t>JB – Jednostka biznesowa</w:t>
      </w:r>
    </w:p>
    <w:p w14:paraId="6D5C49C5" w14:textId="77777777" w:rsidR="00767E33" w:rsidRPr="00BD117A" w:rsidRDefault="00767E33" w:rsidP="00767E33">
      <w:r w:rsidRPr="00BD117A">
        <w:t xml:space="preserve">EN – Element </w:t>
      </w:r>
      <w:proofErr w:type="spellStart"/>
      <w:r w:rsidRPr="00BD117A">
        <w:t>nadrz</w:t>
      </w:r>
      <w:proofErr w:type="spellEnd"/>
      <w:r w:rsidRPr="00BD117A">
        <w:t xml:space="preserve">.: </w:t>
      </w:r>
      <w:proofErr w:type="spellStart"/>
      <w:r w:rsidRPr="00BD117A">
        <w:t>podrz</w:t>
      </w:r>
      <w:proofErr w:type="spellEnd"/>
      <w:r w:rsidRPr="00BD117A">
        <w:t xml:space="preserve">. jedn. </w:t>
      </w:r>
      <w:proofErr w:type="spellStart"/>
      <w:r w:rsidRPr="00BD117A">
        <w:t>bizn</w:t>
      </w:r>
      <w:proofErr w:type="spellEnd"/>
      <w:r w:rsidRPr="00BD117A">
        <w:t>.</w:t>
      </w:r>
    </w:p>
    <w:p w14:paraId="0886F03F" w14:textId="77777777" w:rsidR="00767E33" w:rsidRPr="00BD117A" w:rsidRDefault="00767E33" w:rsidP="00767E33">
      <w:r w:rsidRPr="00BD117A">
        <w:t>O – Organizacja</w:t>
      </w:r>
    </w:p>
    <w:p w14:paraId="3BBB6718" w14:textId="77777777" w:rsidR="00767E33" w:rsidRPr="00BD117A" w:rsidRDefault="00767E33" w:rsidP="00767E33">
      <w:r w:rsidRPr="00BD117A">
        <w:t>-- – nie dotyczy</w:t>
      </w:r>
    </w:p>
    <w:p w14:paraId="4BE8D8D3" w14:textId="77777777" w:rsidR="007E7F73" w:rsidRPr="00BD117A" w:rsidRDefault="007E7F73" w:rsidP="00B43452">
      <w:pPr>
        <w:rPr>
          <w:rFonts w:eastAsiaTheme="minorEastAsia"/>
        </w:rPr>
      </w:pPr>
    </w:p>
    <w:tbl>
      <w:tblPr>
        <w:tblW w:w="9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714"/>
        <w:gridCol w:w="612"/>
        <w:gridCol w:w="919"/>
        <w:gridCol w:w="1008"/>
        <w:gridCol w:w="1008"/>
        <w:gridCol w:w="874"/>
        <w:gridCol w:w="1239"/>
      </w:tblGrid>
      <w:tr w:rsidR="00E55891" w:rsidRPr="00BD117A" w14:paraId="0E79DD84" w14:textId="77777777" w:rsidTr="00E610F3">
        <w:trPr>
          <w:tblHeader/>
        </w:trPr>
        <w:tc>
          <w:tcPr>
            <w:tcW w:w="1696" w:type="dxa"/>
            <w:shd w:val="clear" w:color="auto" w:fill="FABF8F" w:themeFill="accent6" w:themeFillTint="99"/>
            <w:vAlign w:val="center"/>
          </w:tcPr>
          <w:p w14:paraId="38B833AC" w14:textId="77777777" w:rsidR="00E55891" w:rsidRPr="00F027BC" w:rsidRDefault="00E55891">
            <w:pPr>
              <w:rPr>
                <w:b/>
                <w:bCs/>
              </w:rPr>
            </w:pPr>
            <w:r w:rsidRPr="00F027BC">
              <w:rPr>
                <w:b/>
                <w:bCs/>
              </w:rPr>
              <w:t>Rola:</w:t>
            </w:r>
          </w:p>
          <w:p w14:paraId="0DA32F58" w14:textId="7AD2D52D" w:rsidR="00E55891" w:rsidRPr="00BD117A" w:rsidRDefault="0071522E">
            <w:r w:rsidRPr="00F027BC">
              <w:rPr>
                <w:b/>
                <w:bCs/>
              </w:rPr>
              <w:t>[CRM] Menadżer PP</w:t>
            </w:r>
          </w:p>
        </w:tc>
        <w:tc>
          <w:tcPr>
            <w:tcW w:w="7367" w:type="dxa"/>
            <w:gridSpan w:val="8"/>
            <w:shd w:val="clear" w:color="auto" w:fill="FABF8F" w:themeFill="accent6" w:themeFillTint="99"/>
            <w:vAlign w:val="center"/>
          </w:tcPr>
          <w:p w14:paraId="485C0D5F" w14:textId="77777777" w:rsidR="00E55891" w:rsidRPr="00F027BC" w:rsidRDefault="00E55891">
            <w:pPr>
              <w:jc w:val="center"/>
              <w:rPr>
                <w:b/>
                <w:bCs/>
              </w:rPr>
            </w:pPr>
            <w:r w:rsidRPr="00F027BC">
              <w:rPr>
                <w:b/>
                <w:bCs/>
              </w:rPr>
              <w:t>Uprawnienia</w:t>
            </w:r>
          </w:p>
        </w:tc>
      </w:tr>
      <w:tr w:rsidR="00E55891" w:rsidRPr="00BD117A" w14:paraId="3988F0E8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7433C8EC" w14:textId="77777777" w:rsidR="00E55891" w:rsidRPr="00BD117A" w:rsidRDefault="00E55891">
            <w:r w:rsidRPr="00BD117A">
              <w:t>Rekordy podstawowe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01AFF9E1" w14:textId="77777777" w:rsidR="00E55891" w:rsidRPr="00BD117A" w:rsidRDefault="00E55891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5711CED4" w14:textId="77777777" w:rsidR="00E55891" w:rsidRPr="00BD117A" w:rsidRDefault="00E55891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61388DA8" w14:textId="77777777" w:rsidR="00E55891" w:rsidRPr="00BD117A" w:rsidRDefault="00E55891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519F536D" w14:textId="77777777" w:rsidR="00E55891" w:rsidRPr="00BD117A" w:rsidRDefault="00E55891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68505DED" w14:textId="77777777" w:rsidR="00E55891" w:rsidRPr="00BD117A" w:rsidRDefault="00E55891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6E304B6D" w14:textId="77777777" w:rsidR="00E55891" w:rsidRPr="00BD117A" w:rsidRDefault="00E55891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4DCA77E1" w14:textId="77777777" w:rsidR="00E55891" w:rsidRPr="00BD117A" w:rsidRDefault="00E55891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6B65C023" w14:textId="77777777" w:rsidR="00E55891" w:rsidRPr="00BD117A" w:rsidRDefault="00E55891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E55891" w:rsidRPr="00BD117A" w14:paraId="35D2E627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58EC73A" w14:textId="77777777" w:rsidR="00E55891" w:rsidRPr="00BD117A" w:rsidRDefault="00E55891">
            <w:r w:rsidRPr="00BD117A">
              <w:t>Kolejka</w:t>
            </w:r>
          </w:p>
        </w:tc>
        <w:tc>
          <w:tcPr>
            <w:tcW w:w="993" w:type="dxa"/>
            <w:vAlign w:val="center"/>
          </w:tcPr>
          <w:p w14:paraId="617DD8D4" w14:textId="77777777" w:rsidR="00E55891" w:rsidRPr="00BD117A" w:rsidRDefault="00E55891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3F43846" w14:textId="77777777" w:rsidR="00E55891" w:rsidRPr="00BD117A" w:rsidRDefault="00E5589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B1FA78D" w14:textId="77777777" w:rsidR="00E55891" w:rsidRPr="00BD117A" w:rsidRDefault="00E55891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86BA90F" w14:textId="77777777" w:rsidR="00E55891" w:rsidRPr="00BD117A" w:rsidRDefault="00E5589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541804F" w14:textId="77777777" w:rsidR="00E55891" w:rsidRPr="00BD117A" w:rsidRDefault="00E55891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CE44B11" w14:textId="77777777" w:rsidR="00E55891" w:rsidRPr="00BD117A" w:rsidRDefault="00E55891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D208205" w14:textId="77777777" w:rsidR="00E55891" w:rsidRPr="00BD117A" w:rsidRDefault="00E55891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6328F885" w14:textId="77777777" w:rsidR="00E55891" w:rsidRPr="00BD117A" w:rsidRDefault="00E55891">
            <w:pPr>
              <w:jc w:val="center"/>
            </w:pPr>
            <w:r w:rsidRPr="00BD117A">
              <w:t>NW</w:t>
            </w:r>
          </w:p>
        </w:tc>
      </w:tr>
      <w:tr w:rsidR="00F360D9" w:rsidRPr="00BD117A" w14:paraId="430DA34A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69D9F76B" w14:textId="1515F8D0" w:rsidR="00F360D9" w:rsidRPr="00BD117A" w:rsidRDefault="00F360D9">
            <w:r w:rsidRPr="00BD117A">
              <w:t>Kontakt</w:t>
            </w:r>
          </w:p>
        </w:tc>
        <w:tc>
          <w:tcPr>
            <w:tcW w:w="993" w:type="dxa"/>
            <w:vAlign w:val="center"/>
          </w:tcPr>
          <w:p w14:paraId="69F5C006" w14:textId="77777777" w:rsidR="00F360D9" w:rsidRPr="00BD117A" w:rsidRDefault="00F360D9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13D4A590" w14:textId="77777777" w:rsidR="00F360D9" w:rsidRPr="00BD117A" w:rsidRDefault="00F360D9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FE030B2" w14:textId="77777777" w:rsidR="00F360D9" w:rsidRPr="00BD117A" w:rsidRDefault="00F360D9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36B8FD06" w14:textId="77777777" w:rsidR="00F360D9" w:rsidRPr="00BD117A" w:rsidRDefault="00F360D9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1CF9948" w14:textId="77777777" w:rsidR="00F360D9" w:rsidRPr="00BD117A" w:rsidRDefault="00F360D9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43851A6" w14:textId="77777777" w:rsidR="00F360D9" w:rsidRPr="00BD117A" w:rsidRDefault="00F360D9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FA115C3" w14:textId="77777777" w:rsidR="00F360D9" w:rsidRPr="00BD117A" w:rsidRDefault="00F360D9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21CCA61E" w14:textId="77777777" w:rsidR="00F360D9" w:rsidRPr="00BD117A" w:rsidRDefault="00F360D9">
            <w:pPr>
              <w:jc w:val="center"/>
            </w:pPr>
            <w:r w:rsidRPr="00BD117A">
              <w:t>NW</w:t>
            </w:r>
          </w:p>
        </w:tc>
      </w:tr>
      <w:tr w:rsidR="00472F31" w:rsidRPr="00BD117A" w14:paraId="02C5ACC3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6BB01D7" w14:textId="7B85520E" w:rsidR="00472F31" w:rsidRPr="00BD117A" w:rsidRDefault="00472F31">
            <w:r w:rsidRPr="00BD117A">
              <w:t>Punkt sprzedaży</w:t>
            </w:r>
          </w:p>
        </w:tc>
        <w:tc>
          <w:tcPr>
            <w:tcW w:w="993" w:type="dxa"/>
            <w:vAlign w:val="center"/>
          </w:tcPr>
          <w:p w14:paraId="3F42789C" w14:textId="77777777" w:rsidR="00472F31" w:rsidRPr="00BD117A" w:rsidRDefault="00472F31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7419DAE6" w14:textId="77777777" w:rsidR="00472F31" w:rsidRPr="00BD117A" w:rsidRDefault="00472F3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EEFAEC8" w14:textId="77777777" w:rsidR="00472F31" w:rsidRPr="00BD117A" w:rsidRDefault="00472F31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C10E0A2" w14:textId="77777777" w:rsidR="00472F31" w:rsidRPr="00BD117A" w:rsidRDefault="00472F3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E86869C" w14:textId="77777777" w:rsidR="00472F31" w:rsidRPr="00BD117A" w:rsidRDefault="00472F31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9E6EDE7" w14:textId="77777777" w:rsidR="00472F31" w:rsidRPr="00BD117A" w:rsidRDefault="00472F31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5B41B1F3" w14:textId="77777777" w:rsidR="00472F31" w:rsidRPr="00BD117A" w:rsidRDefault="00472F31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02549ADC" w14:textId="77777777" w:rsidR="00472F31" w:rsidRPr="00BD117A" w:rsidRDefault="00472F31">
            <w:pPr>
              <w:jc w:val="center"/>
            </w:pPr>
            <w:r w:rsidRPr="00BD117A">
              <w:t>NW</w:t>
            </w:r>
          </w:p>
        </w:tc>
      </w:tr>
      <w:tr w:rsidR="00F360D9" w:rsidRPr="00BD117A" w14:paraId="59CEB3F1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7D68213" w14:textId="28D7CFDC" w:rsidR="00F360D9" w:rsidRPr="00BD117A" w:rsidRDefault="00472F31">
            <w:r w:rsidRPr="00BD117A">
              <w:t>Raport</w:t>
            </w:r>
          </w:p>
        </w:tc>
        <w:tc>
          <w:tcPr>
            <w:tcW w:w="993" w:type="dxa"/>
            <w:vAlign w:val="center"/>
          </w:tcPr>
          <w:p w14:paraId="5B490671" w14:textId="7A4DE750" w:rsidR="00F360D9" w:rsidRPr="00BD117A" w:rsidRDefault="00472F31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1B88FA57" w14:textId="19AFD157" w:rsidR="00F360D9" w:rsidRPr="00BD117A" w:rsidRDefault="00472F3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0F8948C" w14:textId="08FEB207" w:rsidR="00F360D9" w:rsidRPr="00BD117A" w:rsidRDefault="00472F31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0B67C0DD" w14:textId="2E006B98" w:rsidR="00F360D9" w:rsidRPr="00BD117A" w:rsidRDefault="00472F31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265E9775" w14:textId="00EF2B82" w:rsidR="00F360D9" w:rsidRPr="00BD117A" w:rsidRDefault="00472F3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5E52DB0" w14:textId="1FA48A88" w:rsidR="00F360D9" w:rsidRPr="00BD117A" w:rsidRDefault="00472F31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141665AC" w14:textId="2B08E210" w:rsidR="00F360D9" w:rsidRPr="00BD117A" w:rsidRDefault="00472F31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A473BD2" w14:textId="2805C28D" w:rsidR="00F360D9" w:rsidRPr="00BD117A" w:rsidRDefault="00472F31">
            <w:pPr>
              <w:jc w:val="center"/>
            </w:pPr>
            <w:r w:rsidRPr="00BD117A">
              <w:t>NW</w:t>
            </w:r>
          </w:p>
        </w:tc>
      </w:tr>
      <w:tr w:rsidR="00472F31" w:rsidRPr="00BD117A" w14:paraId="2533C86B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88C61E6" w14:textId="469C4C70" w:rsidR="00472F31" w:rsidRPr="00BD117A" w:rsidRDefault="00472F31">
            <w:r w:rsidRPr="00BD117A">
              <w:t>Szablon wiadomości e-mail</w:t>
            </w:r>
          </w:p>
        </w:tc>
        <w:tc>
          <w:tcPr>
            <w:tcW w:w="993" w:type="dxa"/>
            <w:vAlign w:val="center"/>
          </w:tcPr>
          <w:p w14:paraId="3C94A3D3" w14:textId="4144EEF1" w:rsidR="00472F31" w:rsidRPr="00BD117A" w:rsidRDefault="008677A5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2D5DA574" w14:textId="0C8F6C32" w:rsidR="00472F31" w:rsidRPr="00BD117A" w:rsidRDefault="008677A5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CA117C6" w14:textId="75366911" w:rsidR="00472F31" w:rsidRPr="00BD117A" w:rsidRDefault="008677A5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4B19EF74" w14:textId="4369A624" w:rsidR="00472F31" w:rsidRPr="00BD117A" w:rsidRDefault="008677A5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3D041DF7" w14:textId="47177B62" w:rsidR="00472F31" w:rsidRPr="00BD117A" w:rsidRDefault="008677A5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1FE6AFD" w14:textId="6AE5434E" w:rsidR="00472F31" w:rsidRPr="00BD117A" w:rsidRDefault="008677A5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85B5914" w14:textId="45AA44D1" w:rsidR="00472F31" w:rsidRPr="00BD117A" w:rsidRDefault="008677A5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375470E" w14:textId="301EEB28" w:rsidR="00472F31" w:rsidRPr="00BD117A" w:rsidRDefault="008677A5">
            <w:pPr>
              <w:jc w:val="center"/>
            </w:pPr>
            <w:r w:rsidRPr="00BD117A">
              <w:t>O</w:t>
            </w:r>
          </w:p>
        </w:tc>
      </w:tr>
      <w:tr w:rsidR="008677A5" w:rsidRPr="00BD117A" w14:paraId="55E4C43D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5251675" w14:textId="1F723E1C" w:rsidR="008677A5" w:rsidRPr="00BD117A" w:rsidRDefault="008677A5">
            <w:r w:rsidRPr="00BD117A">
              <w:t>Zmiana oferty</w:t>
            </w:r>
          </w:p>
        </w:tc>
        <w:tc>
          <w:tcPr>
            <w:tcW w:w="993" w:type="dxa"/>
            <w:vAlign w:val="center"/>
          </w:tcPr>
          <w:p w14:paraId="1ADB4572" w14:textId="77777777" w:rsidR="008677A5" w:rsidRPr="00BD117A" w:rsidRDefault="008677A5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6903F011" w14:textId="77777777" w:rsidR="008677A5" w:rsidRPr="00BD117A" w:rsidRDefault="008677A5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71DAB38" w14:textId="31156D10" w:rsidR="008677A5" w:rsidRPr="00BD117A" w:rsidRDefault="008677A5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283E6487" w14:textId="30CAA50B" w:rsidR="008677A5" w:rsidRPr="00BD117A" w:rsidRDefault="008677A5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7CA35912" w14:textId="77777777" w:rsidR="008677A5" w:rsidRPr="00BD117A" w:rsidRDefault="008677A5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19CF310" w14:textId="77777777" w:rsidR="008677A5" w:rsidRPr="00BD117A" w:rsidRDefault="008677A5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D257977" w14:textId="77777777" w:rsidR="008677A5" w:rsidRPr="00BD117A" w:rsidRDefault="008677A5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1B19D1A" w14:textId="77777777" w:rsidR="008677A5" w:rsidRPr="00BD117A" w:rsidRDefault="008677A5">
            <w:pPr>
              <w:jc w:val="center"/>
            </w:pPr>
            <w:r w:rsidRPr="00BD117A">
              <w:t>O</w:t>
            </w:r>
          </w:p>
        </w:tc>
      </w:tr>
      <w:tr w:rsidR="00DD7CC0" w:rsidRPr="00BD117A" w14:paraId="01B77189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41CD9ACA" w14:textId="77777777" w:rsidR="00DD7CC0" w:rsidRPr="00BD117A" w:rsidRDefault="00DD7CC0">
            <w:r w:rsidRPr="00BD117A">
              <w:t>Sprzedaż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07B80F47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3B2ECCBE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0D716679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5274F471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6BD26DA3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02C4F736" w14:textId="77777777" w:rsidR="00DD7CC0" w:rsidRPr="00BD117A" w:rsidRDefault="00DD7CC0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594C82CB" w14:textId="77777777" w:rsidR="00DD7CC0" w:rsidRPr="00BD117A" w:rsidRDefault="00DD7CC0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67429E15" w14:textId="77777777" w:rsidR="00DD7CC0" w:rsidRPr="00BD117A" w:rsidRDefault="00DD7CC0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DD7CC0" w:rsidRPr="00BD117A" w14:paraId="5555444F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58B4971" w14:textId="77777777" w:rsidR="00DD7CC0" w:rsidRPr="00BD117A" w:rsidRDefault="00DD7CC0">
            <w:r w:rsidRPr="00BD117A">
              <w:t>Produkt SAP</w:t>
            </w:r>
          </w:p>
        </w:tc>
        <w:tc>
          <w:tcPr>
            <w:tcW w:w="993" w:type="dxa"/>
            <w:vAlign w:val="center"/>
          </w:tcPr>
          <w:p w14:paraId="7B8D687D" w14:textId="1592AA16" w:rsidR="00DD7CC0" w:rsidRPr="00BD117A" w:rsidRDefault="003022B0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7AEE7EAA" w14:textId="77777777" w:rsidR="00DD7CC0" w:rsidRPr="00BD117A" w:rsidRDefault="00DD7CC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A7E3852" w14:textId="23D91045" w:rsidR="00DD7CC0" w:rsidRPr="00BD117A" w:rsidRDefault="003022B0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7435F4E" w14:textId="77777777" w:rsidR="00DD7CC0" w:rsidRPr="00BD117A" w:rsidRDefault="00DD7CC0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EAC120B" w14:textId="77777777" w:rsidR="00DD7CC0" w:rsidRPr="00BD117A" w:rsidRDefault="00DD7CC0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A3D209D" w14:textId="77777777" w:rsidR="00DD7CC0" w:rsidRPr="00BD117A" w:rsidRDefault="00DD7CC0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619012E" w14:textId="77777777" w:rsidR="00DD7CC0" w:rsidRPr="00BD117A" w:rsidRDefault="00DD7CC0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084EE289" w14:textId="77777777" w:rsidR="00DD7CC0" w:rsidRPr="00BD117A" w:rsidRDefault="00DD7CC0">
            <w:pPr>
              <w:jc w:val="center"/>
            </w:pPr>
            <w:r w:rsidRPr="00BD117A">
              <w:t>--</w:t>
            </w:r>
          </w:p>
        </w:tc>
      </w:tr>
      <w:tr w:rsidR="00DD7CC0" w:rsidRPr="00BD117A" w14:paraId="36A89591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432A80C9" w14:textId="77777777" w:rsidR="00DD7CC0" w:rsidRPr="00BD117A" w:rsidRDefault="00DD7CC0">
            <w:r w:rsidRPr="00BD117A">
              <w:t>Zarządzanie podmiotem gospodarczym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509B830C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78FF5001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75AD1EBC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0D81138D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2BD7C870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10313DB8" w14:textId="77777777" w:rsidR="00DD7CC0" w:rsidRPr="00BD117A" w:rsidRDefault="00DD7CC0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4C1964D4" w14:textId="77777777" w:rsidR="00DD7CC0" w:rsidRPr="00BD117A" w:rsidRDefault="00DD7CC0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053E0092" w14:textId="77777777" w:rsidR="00DD7CC0" w:rsidRPr="00BD117A" w:rsidRDefault="00DD7CC0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DD7CC0" w:rsidRPr="00BD117A" w14:paraId="47000BFC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C7E9BD0" w14:textId="77777777" w:rsidR="00DD7CC0" w:rsidRPr="00BD117A" w:rsidRDefault="00DD7CC0">
            <w:r w:rsidRPr="00BD117A">
              <w:t>Użytkownik</w:t>
            </w:r>
          </w:p>
        </w:tc>
        <w:tc>
          <w:tcPr>
            <w:tcW w:w="993" w:type="dxa"/>
            <w:vAlign w:val="center"/>
          </w:tcPr>
          <w:p w14:paraId="202C66FC" w14:textId="77777777" w:rsidR="00DD7CC0" w:rsidRPr="00BD117A" w:rsidRDefault="00DD7CC0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277A517" w14:textId="77777777" w:rsidR="00DD7CC0" w:rsidRPr="00BD117A" w:rsidRDefault="00DD7CC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3055181" w14:textId="77777777" w:rsidR="00DD7CC0" w:rsidRPr="00BD117A" w:rsidRDefault="00DD7CC0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E1475CA" w14:textId="77777777" w:rsidR="00DD7CC0" w:rsidRPr="00BD117A" w:rsidRDefault="00DD7CC0">
            <w:pPr>
              <w:jc w:val="center"/>
            </w:pPr>
            <w:r w:rsidRPr="00BD117A">
              <w:t>--</w:t>
            </w:r>
          </w:p>
        </w:tc>
        <w:tc>
          <w:tcPr>
            <w:tcW w:w="1008" w:type="dxa"/>
            <w:vAlign w:val="center"/>
          </w:tcPr>
          <w:p w14:paraId="11F79B81" w14:textId="0F308508" w:rsidR="00DD7CC0" w:rsidRPr="00BD117A" w:rsidRDefault="006C0AAF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3156486" w14:textId="6AA95BCB" w:rsidR="00DD7CC0" w:rsidRPr="00BD117A" w:rsidRDefault="006C0AAF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46BE5F84" w14:textId="77777777" w:rsidR="00DD7CC0" w:rsidRPr="00BD117A" w:rsidRDefault="00DD7CC0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106327F1" w14:textId="77777777" w:rsidR="00DD7CC0" w:rsidRPr="00BD117A" w:rsidRDefault="00DD7CC0">
            <w:pPr>
              <w:jc w:val="center"/>
            </w:pPr>
            <w:r w:rsidRPr="00BD117A">
              <w:t>--</w:t>
            </w:r>
          </w:p>
        </w:tc>
      </w:tr>
      <w:tr w:rsidR="00DD7CC0" w:rsidRPr="00BD117A" w14:paraId="673952EB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1FE5A06E" w14:textId="77777777" w:rsidR="00DD7CC0" w:rsidRPr="00BD117A" w:rsidRDefault="00DD7CC0">
            <w:r w:rsidRPr="00BD117A">
              <w:t>Encje niestandardowe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474868FD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3FF08142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089BA888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569D1DEE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649219F6" w14:textId="77777777" w:rsidR="00DD7CC0" w:rsidRPr="00BD117A" w:rsidRDefault="00DD7CC0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53FADECA" w14:textId="77777777" w:rsidR="00DD7CC0" w:rsidRPr="00BD117A" w:rsidRDefault="00DD7CC0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5A41BEDA" w14:textId="77777777" w:rsidR="00DD7CC0" w:rsidRPr="00BD117A" w:rsidRDefault="00DD7CC0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27439860" w14:textId="77777777" w:rsidR="00DD7CC0" w:rsidRPr="00BD117A" w:rsidRDefault="00DD7CC0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DD7CC0" w:rsidRPr="00BD117A" w14:paraId="51D3C85D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D2EFC7B" w14:textId="77777777" w:rsidR="00DD7CC0" w:rsidRPr="00BD117A" w:rsidRDefault="00DD7CC0">
            <w:r w:rsidRPr="00BD117A">
              <w:t>Beneficjent</w:t>
            </w:r>
          </w:p>
        </w:tc>
        <w:tc>
          <w:tcPr>
            <w:tcW w:w="993" w:type="dxa"/>
            <w:vAlign w:val="center"/>
          </w:tcPr>
          <w:p w14:paraId="2E98BEDF" w14:textId="77777777" w:rsidR="00DD7CC0" w:rsidRPr="00BD117A" w:rsidRDefault="00DD7CC0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34DF2FBA" w14:textId="77777777" w:rsidR="00DD7CC0" w:rsidRPr="00BD117A" w:rsidRDefault="00DD7CC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136CDAE" w14:textId="4C5273BB" w:rsidR="00DD7CC0" w:rsidRPr="00BD117A" w:rsidRDefault="00F4275A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5E7D879E" w14:textId="35BD6303" w:rsidR="00DD7CC0" w:rsidRPr="00BD117A" w:rsidRDefault="00F4275A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10C89889" w14:textId="77777777" w:rsidR="00DD7CC0" w:rsidRPr="00BD117A" w:rsidRDefault="00DD7CC0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A9074F7" w14:textId="77777777" w:rsidR="00DD7CC0" w:rsidRPr="00BD117A" w:rsidRDefault="00DD7CC0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2E42696" w14:textId="085D450B" w:rsidR="00DD7CC0" w:rsidRPr="00BD117A" w:rsidRDefault="00F4275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5A90FE6" w14:textId="7B55377E" w:rsidR="00DD7CC0" w:rsidRPr="00BD117A" w:rsidRDefault="00F4275A">
            <w:pPr>
              <w:jc w:val="center"/>
            </w:pPr>
            <w:r w:rsidRPr="00BD117A">
              <w:t>O</w:t>
            </w:r>
          </w:p>
        </w:tc>
      </w:tr>
      <w:tr w:rsidR="008677A5" w:rsidRPr="00BD117A" w14:paraId="3EB443C1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B663C80" w14:textId="0A1A0CF0" w:rsidR="008677A5" w:rsidRPr="00BD117A" w:rsidRDefault="002D7B8F">
            <w:r w:rsidRPr="00BD117A">
              <w:t>Ceny urzędowe MZ</w:t>
            </w:r>
          </w:p>
        </w:tc>
        <w:tc>
          <w:tcPr>
            <w:tcW w:w="993" w:type="dxa"/>
            <w:vAlign w:val="center"/>
          </w:tcPr>
          <w:p w14:paraId="0C2BC608" w14:textId="78FCF02E" w:rsidR="008677A5" w:rsidRPr="00BD117A" w:rsidRDefault="002D7B8F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658D7FB" w14:textId="1A97118B" w:rsidR="008677A5" w:rsidRPr="00BD117A" w:rsidRDefault="002D7B8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9627F12" w14:textId="0B1FDD44" w:rsidR="008677A5" w:rsidRPr="00BD117A" w:rsidRDefault="002D7B8F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72B18291" w14:textId="7DA94C89" w:rsidR="008677A5" w:rsidRPr="00BD117A" w:rsidRDefault="002D7B8F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EEAFB40" w14:textId="494AF209" w:rsidR="008677A5" w:rsidRPr="00BD117A" w:rsidRDefault="002D7B8F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7B5826B" w14:textId="781FBA6B" w:rsidR="008677A5" w:rsidRPr="00BD117A" w:rsidRDefault="002D7B8F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4959173D" w14:textId="48B6C7DB" w:rsidR="008677A5" w:rsidRPr="00BD117A" w:rsidRDefault="002D7B8F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79DD6D3A" w14:textId="4514E69F" w:rsidR="008677A5" w:rsidRPr="00BD117A" w:rsidRDefault="002D7B8F">
            <w:pPr>
              <w:jc w:val="center"/>
            </w:pPr>
            <w:r w:rsidRPr="00BD117A">
              <w:t>NW</w:t>
            </w:r>
          </w:p>
        </w:tc>
      </w:tr>
      <w:tr w:rsidR="00EF41FF" w:rsidRPr="00BD117A" w14:paraId="3C865D00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B1425A3" w14:textId="7538734A" w:rsidR="00EF41FF" w:rsidRPr="00BD117A" w:rsidRDefault="00EF41FF">
            <w:r w:rsidRPr="00BD117A">
              <w:t>Dokument</w:t>
            </w:r>
          </w:p>
        </w:tc>
        <w:tc>
          <w:tcPr>
            <w:tcW w:w="993" w:type="dxa"/>
            <w:vAlign w:val="center"/>
          </w:tcPr>
          <w:p w14:paraId="2EF4BFD9" w14:textId="3D2AEEE3" w:rsidR="00EF41FF" w:rsidRPr="00BD117A" w:rsidRDefault="00EF41FF">
            <w:pPr>
              <w:jc w:val="center"/>
            </w:pPr>
            <w:r w:rsidRPr="00BD117A">
              <w:t>JB</w:t>
            </w:r>
          </w:p>
        </w:tc>
        <w:tc>
          <w:tcPr>
            <w:tcW w:w="714" w:type="dxa"/>
            <w:vAlign w:val="center"/>
          </w:tcPr>
          <w:p w14:paraId="7E70B54E" w14:textId="38FFB735" w:rsidR="00EF41FF" w:rsidRPr="00BD117A" w:rsidRDefault="00EF41FF">
            <w:pPr>
              <w:jc w:val="center"/>
            </w:pPr>
            <w:r w:rsidRPr="00BD117A">
              <w:t>JB</w:t>
            </w:r>
          </w:p>
        </w:tc>
        <w:tc>
          <w:tcPr>
            <w:tcW w:w="612" w:type="dxa"/>
            <w:vAlign w:val="center"/>
          </w:tcPr>
          <w:p w14:paraId="44E86A7F" w14:textId="1D372628" w:rsidR="00EF41FF" w:rsidRPr="00BD117A" w:rsidRDefault="00EF41FF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234A590A" w14:textId="67BFA04D" w:rsidR="00EF41FF" w:rsidRPr="00BD117A" w:rsidRDefault="00EF41FF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7646925F" w14:textId="60BBCF51" w:rsidR="00EF41FF" w:rsidRPr="00BD117A" w:rsidRDefault="00EF41FF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0C6A3A21" w14:textId="3A37365E" w:rsidR="00EF41FF" w:rsidRPr="00BD117A" w:rsidRDefault="00EF41FF">
            <w:pPr>
              <w:jc w:val="center"/>
            </w:pPr>
            <w:r w:rsidRPr="00BD117A">
              <w:t>JB</w:t>
            </w:r>
          </w:p>
        </w:tc>
        <w:tc>
          <w:tcPr>
            <w:tcW w:w="874" w:type="dxa"/>
            <w:vAlign w:val="center"/>
          </w:tcPr>
          <w:p w14:paraId="6244C1F4" w14:textId="3681AB03" w:rsidR="00EF41FF" w:rsidRPr="00BD117A" w:rsidRDefault="00EF41FF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02D18FCD" w14:textId="0494D88D" w:rsidR="00EF41FF" w:rsidRPr="00BD117A" w:rsidRDefault="00EF41FF">
            <w:pPr>
              <w:jc w:val="center"/>
            </w:pPr>
            <w:r w:rsidRPr="00BD117A">
              <w:t>JB</w:t>
            </w:r>
          </w:p>
        </w:tc>
      </w:tr>
      <w:tr w:rsidR="00F90DD2" w:rsidRPr="00BD117A" w14:paraId="32166A7A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25839EA" w14:textId="2E4682DD" w:rsidR="00F90DD2" w:rsidRPr="00BD117A" w:rsidRDefault="000333B7">
            <w:proofErr w:type="spellStart"/>
            <w:r w:rsidRPr="00BD117A">
              <w:t>DrugForm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993" w:type="dxa"/>
            <w:vAlign w:val="center"/>
          </w:tcPr>
          <w:p w14:paraId="7DB288C4" w14:textId="3DBE3C76" w:rsidR="00F90DD2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4535C156" w14:textId="46225EE5" w:rsidR="00F90DD2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A46DD14" w14:textId="10C5F11F" w:rsidR="00F90DD2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B9C2421" w14:textId="2102B3A7" w:rsidR="00F90DD2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022D3FD" w14:textId="7FB2D7D8" w:rsidR="00F90DD2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32B6E20" w14:textId="0B0F72EE" w:rsidR="00F90DD2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42C739B" w14:textId="5064B6A2" w:rsidR="00F90DD2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85BBAB4" w14:textId="3C2B711D" w:rsidR="00F90DD2" w:rsidRPr="00BD117A" w:rsidRDefault="000333B7">
            <w:pPr>
              <w:jc w:val="center"/>
            </w:pPr>
            <w:r w:rsidRPr="00BD117A">
              <w:t>NW</w:t>
            </w:r>
          </w:p>
        </w:tc>
      </w:tr>
      <w:tr w:rsidR="000333B7" w:rsidRPr="00BD117A" w14:paraId="7AAE2BA2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865C4E4" w14:textId="57C807DC" w:rsidR="000333B7" w:rsidRPr="00BD117A" w:rsidRDefault="000333B7">
            <w:proofErr w:type="spellStart"/>
            <w:r w:rsidRPr="00BD117A">
              <w:t>DrugPharmindex</w:t>
            </w:r>
            <w:proofErr w:type="spellEnd"/>
          </w:p>
        </w:tc>
        <w:tc>
          <w:tcPr>
            <w:tcW w:w="993" w:type="dxa"/>
            <w:vAlign w:val="center"/>
          </w:tcPr>
          <w:p w14:paraId="733F5955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053117B" w14:textId="77777777" w:rsidR="000333B7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DD28268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3FE1D11C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51FE66D" w14:textId="77777777" w:rsidR="000333B7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3D7D9D6" w14:textId="77777777" w:rsidR="000333B7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ACCB258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9E2BE60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</w:tr>
      <w:tr w:rsidR="000333B7" w:rsidRPr="00BD117A" w14:paraId="1114AB3D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FE264DB" w14:textId="03EE4785" w:rsidR="000333B7" w:rsidRPr="00BD117A" w:rsidRDefault="000333B7">
            <w:r w:rsidRPr="00BD117A">
              <w:lastRenderedPageBreak/>
              <w:t>Grupa zakupowa</w:t>
            </w:r>
          </w:p>
        </w:tc>
        <w:tc>
          <w:tcPr>
            <w:tcW w:w="993" w:type="dxa"/>
            <w:vAlign w:val="center"/>
          </w:tcPr>
          <w:p w14:paraId="1B43E88C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173D052C" w14:textId="77777777" w:rsidR="000333B7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AFC394F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592F5ABF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8B9436E" w14:textId="77777777" w:rsidR="000333B7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65C97F8" w14:textId="77777777" w:rsidR="000333B7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93EEA18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DA7953A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</w:tr>
      <w:tr w:rsidR="000333B7" w:rsidRPr="00BD117A" w14:paraId="18ABBB6B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6E02F61A" w14:textId="33DDEB8A" w:rsidR="000333B7" w:rsidRPr="00BD117A" w:rsidRDefault="000333B7">
            <w:r w:rsidRPr="00BD117A">
              <w:t>Klient</w:t>
            </w:r>
          </w:p>
        </w:tc>
        <w:tc>
          <w:tcPr>
            <w:tcW w:w="993" w:type="dxa"/>
            <w:vAlign w:val="center"/>
          </w:tcPr>
          <w:p w14:paraId="02A8242F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780BF5F" w14:textId="77777777" w:rsidR="000333B7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13A5E00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7352990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D8868E1" w14:textId="77777777" w:rsidR="000333B7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52C6B55" w14:textId="77777777" w:rsidR="000333B7" w:rsidRPr="00BD117A" w:rsidRDefault="000333B7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41E95CA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4652E3D" w14:textId="77777777" w:rsidR="000333B7" w:rsidRPr="00BD117A" w:rsidRDefault="000333B7">
            <w:pPr>
              <w:jc w:val="center"/>
            </w:pPr>
            <w:r w:rsidRPr="00BD117A">
              <w:t>NW</w:t>
            </w:r>
          </w:p>
        </w:tc>
      </w:tr>
      <w:tr w:rsidR="00B66CB7" w:rsidRPr="00BD117A" w14:paraId="74D235B3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75B69CA" w14:textId="446158D9" w:rsidR="00B66CB7" w:rsidRPr="00BD117A" w:rsidRDefault="00B66CB7">
            <w:r w:rsidRPr="00BD117A">
              <w:t>Kryteria Szablonu</w:t>
            </w:r>
          </w:p>
        </w:tc>
        <w:tc>
          <w:tcPr>
            <w:tcW w:w="993" w:type="dxa"/>
            <w:vAlign w:val="center"/>
          </w:tcPr>
          <w:p w14:paraId="08F65EC0" w14:textId="4CB473E4" w:rsidR="00B66CB7" w:rsidRPr="00BD117A" w:rsidRDefault="00B66CB7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6E9DA2AC" w14:textId="77777777" w:rsidR="00B66CB7" w:rsidRPr="00BD117A" w:rsidRDefault="00B66CB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0767FCB" w14:textId="368A83BB" w:rsidR="00B66CB7" w:rsidRPr="00BD117A" w:rsidRDefault="00B66CB7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4D116A62" w14:textId="5D61726B" w:rsidR="00B66CB7" w:rsidRPr="00BD117A" w:rsidRDefault="00B66CB7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302B1110" w14:textId="77777777" w:rsidR="00B66CB7" w:rsidRPr="00BD117A" w:rsidRDefault="00B66CB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F3A5605" w14:textId="77777777" w:rsidR="00B66CB7" w:rsidRPr="00BD117A" w:rsidRDefault="00B66CB7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C02FB65" w14:textId="77777777" w:rsidR="00B66CB7" w:rsidRPr="00BD117A" w:rsidRDefault="00B66CB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9733C04" w14:textId="10F55BBD" w:rsidR="00B66CB7" w:rsidRPr="00BD117A" w:rsidRDefault="00B66CB7">
            <w:pPr>
              <w:jc w:val="center"/>
            </w:pPr>
            <w:r w:rsidRPr="00BD117A">
              <w:t>O</w:t>
            </w:r>
          </w:p>
        </w:tc>
      </w:tr>
      <w:tr w:rsidR="000333B7" w:rsidRPr="00BD117A" w14:paraId="07C00EC3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D1D6B3E" w14:textId="5CE45B74" w:rsidR="000333B7" w:rsidRPr="00BD117A" w:rsidRDefault="00C64932">
            <w:r w:rsidRPr="00BD117A">
              <w:t>Matryca Zmian Postaci</w:t>
            </w:r>
          </w:p>
        </w:tc>
        <w:tc>
          <w:tcPr>
            <w:tcW w:w="993" w:type="dxa"/>
            <w:vAlign w:val="center"/>
          </w:tcPr>
          <w:p w14:paraId="6CA82707" w14:textId="4DCCB3C9" w:rsidR="000333B7" w:rsidRPr="00BD117A" w:rsidRDefault="0094046A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9EE1AFA" w14:textId="6A6D8E94" w:rsidR="000333B7" w:rsidRPr="00BD117A" w:rsidRDefault="0080418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E8D9DCC" w14:textId="0E82AC52" w:rsidR="000333B7" w:rsidRPr="00BD117A" w:rsidRDefault="0080418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9EB5EB1" w14:textId="591A6536" w:rsidR="000333B7" w:rsidRPr="00BD117A" w:rsidRDefault="0080418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59CA65D" w14:textId="5D90343B" w:rsidR="000333B7" w:rsidRPr="00BD117A" w:rsidRDefault="0080418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5A6ED23" w14:textId="657931F7" w:rsidR="000333B7" w:rsidRPr="00BD117A" w:rsidRDefault="00804186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4FE45020" w14:textId="1CE5E39A" w:rsidR="000333B7" w:rsidRPr="00BD117A" w:rsidRDefault="00804186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4E2B17F" w14:textId="0D6EBEE4" w:rsidR="000333B7" w:rsidRPr="00BD117A" w:rsidRDefault="00804186">
            <w:pPr>
              <w:jc w:val="center"/>
            </w:pPr>
            <w:r w:rsidRPr="00BD117A">
              <w:t>NW</w:t>
            </w:r>
          </w:p>
        </w:tc>
      </w:tr>
      <w:tr w:rsidR="008677A5" w:rsidRPr="00BD117A" w14:paraId="3F6F1FD5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699C41E" w14:textId="6E087ADE" w:rsidR="008677A5" w:rsidRPr="00BD117A" w:rsidRDefault="00C64932">
            <w:r w:rsidRPr="00BD117A">
              <w:t>Matryca Zmian Postaci Przetargu</w:t>
            </w:r>
          </w:p>
        </w:tc>
        <w:tc>
          <w:tcPr>
            <w:tcW w:w="993" w:type="dxa"/>
            <w:vAlign w:val="center"/>
          </w:tcPr>
          <w:p w14:paraId="540556F0" w14:textId="565E8E02" w:rsidR="008677A5" w:rsidRPr="00BD117A" w:rsidRDefault="00C64932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6BE51D30" w14:textId="047ACA35" w:rsidR="008677A5" w:rsidRPr="00BD117A" w:rsidRDefault="00C64932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F9D98C6" w14:textId="62A7EFD2" w:rsidR="008677A5" w:rsidRPr="00BD117A" w:rsidRDefault="00C64932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6BFAB1C7" w14:textId="5FA83769" w:rsidR="008677A5" w:rsidRPr="00BD117A" w:rsidRDefault="00C64932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0B8314EF" w14:textId="5362951B" w:rsidR="008677A5" w:rsidRPr="00BD117A" w:rsidRDefault="00C64932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EC6CF32" w14:textId="07FEFE1C" w:rsidR="008677A5" w:rsidRPr="00BD117A" w:rsidRDefault="00C64932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C0777BF" w14:textId="7D782BAC" w:rsidR="008677A5" w:rsidRPr="00BD117A" w:rsidRDefault="00C64932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7589B845" w14:textId="063055BB" w:rsidR="008677A5" w:rsidRPr="00BD117A" w:rsidRDefault="00C64932">
            <w:pPr>
              <w:jc w:val="center"/>
            </w:pPr>
            <w:r w:rsidRPr="00BD117A">
              <w:t>O</w:t>
            </w:r>
          </w:p>
        </w:tc>
      </w:tr>
      <w:tr w:rsidR="00C64932" w:rsidRPr="00BD117A" w14:paraId="0BF9B4A2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4FC9DBA" w14:textId="02B732D7" w:rsidR="00C64932" w:rsidRPr="00BD117A" w:rsidRDefault="00C64932">
            <w:r w:rsidRPr="00BD117A">
              <w:t>Oferta cenowa</w:t>
            </w:r>
          </w:p>
        </w:tc>
        <w:tc>
          <w:tcPr>
            <w:tcW w:w="993" w:type="dxa"/>
            <w:vAlign w:val="center"/>
          </w:tcPr>
          <w:p w14:paraId="1A3BCC4D" w14:textId="52482722" w:rsidR="00C64932" w:rsidRPr="00BD117A" w:rsidRDefault="00C64932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31976D3" w14:textId="35122E33" w:rsidR="00C64932" w:rsidRPr="00BD117A" w:rsidRDefault="00C64932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2F02FC2" w14:textId="1583351E" w:rsidR="00C64932" w:rsidRPr="00BD117A" w:rsidRDefault="00C64932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5364D44F" w14:textId="4E643396" w:rsidR="00C64932" w:rsidRPr="00BD117A" w:rsidRDefault="00C64932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E31B954" w14:textId="478C4B21" w:rsidR="00C64932" w:rsidRPr="00BD117A" w:rsidRDefault="00C64932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49FAD86" w14:textId="4BD7E6D7" w:rsidR="00C64932" w:rsidRPr="00BD117A" w:rsidRDefault="00C64932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6CD0B7A2" w14:textId="5460BC5C" w:rsidR="00C64932" w:rsidRPr="00BD117A" w:rsidRDefault="00C64932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E21A668" w14:textId="78078AB2" w:rsidR="00C64932" w:rsidRPr="00BD117A" w:rsidRDefault="00C64932">
            <w:pPr>
              <w:jc w:val="center"/>
            </w:pPr>
            <w:r w:rsidRPr="00BD117A">
              <w:t>NW</w:t>
            </w:r>
          </w:p>
        </w:tc>
      </w:tr>
      <w:tr w:rsidR="00264FB2" w:rsidRPr="00BD117A" w14:paraId="6E5680B4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883A520" w14:textId="7FBCBE85" w:rsidR="00264FB2" w:rsidRPr="00BD117A" w:rsidRDefault="00264FB2">
            <w:proofErr w:type="spellStart"/>
            <w:r w:rsidRPr="00BD117A">
              <w:t>Opportunity</w:t>
            </w:r>
            <w:proofErr w:type="spellEnd"/>
            <w:r w:rsidRPr="00BD117A">
              <w:t xml:space="preserve"> &lt;-&gt;</w:t>
            </w:r>
            <w:r w:rsidR="00CC794D" w:rsidRPr="00BD117A">
              <w:t xml:space="preserve"> Przyczyna przegrania</w:t>
            </w:r>
          </w:p>
        </w:tc>
        <w:tc>
          <w:tcPr>
            <w:tcW w:w="993" w:type="dxa"/>
            <w:vAlign w:val="center"/>
          </w:tcPr>
          <w:p w14:paraId="4D62B0C3" w14:textId="18E82F15" w:rsidR="00264FB2" w:rsidRPr="00BD117A" w:rsidRDefault="004937C4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5E241782" w14:textId="1E6302E3" w:rsidR="00264FB2" w:rsidRPr="00BD117A" w:rsidRDefault="004937C4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9A6BAEF" w14:textId="5C929BD5" w:rsidR="00264FB2" w:rsidRPr="00BD117A" w:rsidRDefault="004937C4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7C5E1B18" w14:textId="33F5ADEB" w:rsidR="00264FB2" w:rsidRPr="00BD117A" w:rsidRDefault="004937C4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4142515E" w14:textId="731DD1A1" w:rsidR="00264FB2" w:rsidRPr="00BD117A" w:rsidRDefault="004937C4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838617C" w14:textId="5A0015B5" w:rsidR="00264FB2" w:rsidRPr="00BD117A" w:rsidRDefault="004937C4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6009FD3" w14:textId="504DA349" w:rsidR="00264FB2" w:rsidRPr="00BD117A" w:rsidRDefault="004937C4">
            <w:pPr>
              <w:jc w:val="center"/>
            </w:pPr>
            <w:r w:rsidRPr="00BD117A">
              <w:t>U</w:t>
            </w:r>
          </w:p>
        </w:tc>
        <w:tc>
          <w:tcPr>
            <w:tcW w:w="1239" w:type="dxa"/>
            <w:vAlign w:val="center"/>
          </w:tcPr>
          <w:p w14:paraId="310029F6" w14:textId="4D7DFBE3" w:rsidR="00264FB2" w:rsidRPr="00BD117A" w:rsidRDefault="004937C4">
            <w:pPr>
              <w:jc w:val="center"/>
            </w:pPr>
            <w:r w:rsidRPr="00BD117A">
              <w:t>O</w:t>
            </w:r>
          </w:p>
        </w:tc>
      </w:tr>
      <w:tr w:rsidR="004937C4" w:rsidRPr="00BD117A" w14:paraId="35FE2784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095DD35" w14:textId="67B8537C" w:rsidR="004937C4" w:rsidRPr="00BD117A" w:rsidRDefault="000950CE">
            <w:r w:rsidRPr="00BD117A">
              <w:t>Pakiet</w:t>
            </w:r>
          </w:p>
        </w:tc>
        <w:tc>
          <w:tcPr>
            <w:tcW w:w="993" w:type="dxa"/>
            <w:vAlign w:val="center"/>
          </w:tcPr>
          <w:p w14:paraId="3053F440" w14:textId="77777777" w:rsidR="004937C4" w:rsidRPr="00BD117A" w:rsidRDefault="004937C4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1FCE055B" w14:textId="77777777" w:rsidR="004937C4" w:rsidRPr="00BD117A" w:rsidRDefault="004937C4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DB04030" w14:textId="77777777" w:rsidR="004937C4" w:rsidRPr="00BD117A" w:rsidRDefault="004937C4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2D9B39E5" w14:textId="272118F5" w:rsidR="004937C4" w:rsidRPr="00BD117A" w:rsidRDefault="00AD0F21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3708D278" w14:textId="77777777" w:rsidR="004937C4" w:rsidRPr="00BD117A" w:rsidRDefault="004937C4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87F1BFC" w14:textId="77777777" w:rsidR="004937C4" w:rsidRPr="00BD117A" w:rsidRDefault="004937C4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F617CF1" w14:textId="77777777" w:rsidR="004937C4" w:rsidRPr="00BD117A" w:rsidRDefault="004937C4">
            <w:pPr>
              <w:jc w:val="center"/>
            </w:pPr>
            <w:r w:rsidRPr="00BD117A">
              <w:t>U</w:t>
            </w:r>
          </w:p>
        </w:tc>
        <w:tc>
          <w:tcPr>
            <w:tcW w:w="1239" w:type="dxa"/>
            <w:vAlign w:val="center"/>
          </w:tcPr>
          <w:p w14:paraId="0A03270F" w14:textId="77777777" w:rsidR="004937C4" w:rsidRPr="00BD117A" w:rsidRDefault="004937C4">
            <w:pPr>
              <w:jc w:val="center"/>
            </w:pPr>
            <w:r w:rsidRPr="00BD117A">
              <w:t>O</w:t>
            </w:r>
          </w:p>
        </w:tc>
      </w:tr>
      <w:tr w:rsidR="00AD0F21" w:rsidRPr="00BD117A" w14:paraId="3B7E47D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1D2BA4B" w14:textId="18CC3AF1" w:rsidR="00AD0F21" w:rsidRPr="00BD117A" w:rsidRDefault="000950CE">
            <w:r w:rsidRPr="00BD117A">
              <w:t>Pakiet oferty cenowej</w:t>
            </w:r>
          </w:p>
        </w:tc>
        <w:tc>
          <w:tcPr>
            <w:tcW w:w="993" w:type="dxa"/>
            <w:vAlign w:val="center"/>
          </w:tcPr>
          <w:p w14:paraId="0C416F2B" w14:textId="77777777" w:rsidR="00AD0F21" w:rsidRPr="00BD117A" w:rsidRDefault="00AD0F21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455286A3" w14:textId="77777777" w:rsidR="00AD0F21" w:rsidRPr="00BD117A" w:rsidRDefault="00AD0F2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A03E6A9" w14:textId="77777777" w:rsidR="00AD0F21" w:rsidRPr="00BD117A" w:rsidRDefault="00AD0F21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52B4A893" w14:textId="77777777" w:rsidR="00AD0F21" w:rsidRPr="00BD117A" w:rsidRDefault="00AD0F2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7B3FEAB" w14:textId="77777777" w:rsidR="00AD0F21" w:rsidRPr="00BD117A" w:rsidRDefault="00AD0F2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F3DDC35" w14:textId="77777777" w:rsidR="00AD0F21" w:rsidRPr="00BD117A" w:rsidRDefault="00AD0F21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1335C149" w14:textId="77777777" w:rsidR="00AD0F21" w:rsidRPr="00BD117A" w:rsidRDefault="00AD0F21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044D3CE" w14:textId="77777777" w:rsidR="00AD0F21" w:rsidRPr="00BD117A" w:rsidRDefault="00AD0F21">
            <w:pPr>
              <w:jc w:val="center"/>
            </w:pPr>
            <w:r w:rsidRPr="00BD117A">
              <w:t>NW</w:t>
            </w:r>
          </w:p>
        </w:tc>
      </w:tr>
      <w:tr w:rsidR="00AD0F21" w:rsidRPr="00BD117A" w14:paraId="3D571725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BC728D9" w14:textId="617319AE" w:rsidR="00AD0F21" w:rsidRPr="00BD117A" w:rsidRDefault="000950CE">
            <w:r w:rsidRPr="00BD117A">
              <w:t>Placówka</w:t>
            </w:r>
          </w:p>
        </w:tc>
        <w:tc>
          <w:tcPr>
            <w:tcW w:w="993" w:type="dxa"/>
            <w:vAlign w:val="center"/>
          </w:tcPr>
          <w:p w14:paraId="6276EF5C" w14:textId="77777777" w:rsidR="00AD0F21" w:rsidRPr="00BD117A" w:rsidRDefault="00AD0F21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07C99728" w14:textId="77777777" w:rsidR="00AD0F21" w:rsidRPr="00BD117A" w:rsidRDefault="00AD0F2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BB8A13C" w14:textId="77777777" w:rsidR="00AD0F21" w:rsidRPr="00BD117A" w:rsidRDefault="00AD0F21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550E747B" w14:textId="67B80A67" w:rsidR="00AD0F21" w:rsidRPr="00BD117A" w:rsidRDefault="000950CE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26976BED" w14:textId="77777777" w:rsidR="00AD0F21" w:rsidRPr="00BD117A" w:rsidRDefault="00AD0F21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A142364" w14:textId="77777777" w:rsidR="00AD0F21" w:rsidRPr="00BD117A" w:rsidRDefault="00AD0F21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19E60F6" w14:textId="77777777" w:rsidR="00AD0F21" w:rsidRPr="00BD117A" w:rsidRDefault="00AD0F21">
            <w:pPr>
              <w:jc w:val="center"/>
            </w:pPr>
            <w:r w:rsidRPr="00BD117A">
              <w:t>U</w:t>
            </w:r>
          </w:p>
        </w:tc>
        <w:tc>
          <w:tcPr>
            <w:tcW w:w="1239" w:type="dxa"/>
            <w:vAlign w:val="center"/>
          </w:tcPr>
          <w:p w14:paraId="03FA8899" w14:textId="77777777" w:rsidR="00AD0F21" w:rsidRPr="00BD117A" w:rsidRDefault="00AD0F21">
            <w:pPr>
              <w:jc w:val="center"/>
            </w:pPr>
            <w:r w:rsidRPr="00BD117A">
              <w:t>O</w:t>
            </w:r>
          </w:p>
        </w:tc>
      </w:tr>
      <w:tr w:rsidR="007F0C10" w:rsidRPr="00BD117A" w14:paraId="4DB4621D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8FB0AD5" w14:textId="4BD8E2E2" w:rsidR="007F0C10" w:rsidRPr="00BD117A" w:rsidRDefault="007F0C10">
            <w:r w:rsidRPr="00BD117A">
              <w:t>Placówka oferty cenowej</w:t>
            </w:r>
          </w:p>
        </w:tc>
        <w:tc>
          <w:tcPr>
            <w:tcW w:w="993" w:type="dxa"/>
            <w:vAlign w:val="center"/>
          </w:tcPr>
          <w:p w14:paraId="11DB5F47" w14:textId="77777777" w:rsidR="007F0C10" w:rsidRPr="00BD117A" w:rsidRDefault="007F0C10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7E2EEBA" w14:textId="77777777" w:rsidR="007F0C10" w:rsidRPr="00BD117A" w:rsidRDefault="007F0C1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7ED176F" w14:textId="77777777" w:rsidR="007F0C10" w:rsidRPr="00BD117A" w:rsidRDefault="007F0C10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DA8CA33" w14:textId="77777777" w:rsidR="007F0C10" w:rsidRPr="00BD117A" w:rsidRDefault="007F0C10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F61EE4D" w14:textId="77777777" w:rsidR="007F0C10" w:rsidRPr="00BD117A" w:rsidRDefault="007F0C10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AFFEFD7" w14:textId="77777777" w:rsidR="007F0C10" w:rsidRPr="00BD117A" w:rsidRDefault="007F0C10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77A0EC49" w14:textId="77777777" w:rsidR="007F0C10" w:rsidRPr="00BD117A" w:rsidRDefault="007F0C10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73959CFC" w14:textId="77777777" w:rsidR="007F0C10" w:rsidRPr="00BD117A" w:rsidRDefault="007F0C10">
            <w:pPr>
              <w:jc w:val="center"/>
            </w:pPr>
            <w:r w:rsidRPr="00BD117A">
              <w:t>NW</w:t>
            </w:r>
          </w:p>
        </w:tc>
      </w:tr>
      <w:tr w:rsidR="007F0C10" w:rsidRPr="00BD117A" w14:paraId="05494738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6EA774EA" w14:textId="1186BB6F" w:rsidR="007F0C10" w:rsidRPr="00BD117A" w:rsidRDefault="007F0C10">
            <w:r w:rsidRPr="00BD117A">
              <w:t>Pozycja ZPZK</w:t>
            </w:r>
          </w:p>
        </w:tc>
        <w:tc>
          <w:tcPr>
            <w:tcW w:w="993" w:type="dxa"/>
            <w:vAlign w:val="center"/>
          </w:tcPr>
          <w:p w14:paraId="293D2986" w14:textId="77777777" w:rsidR="007F0C10" w:rsidRPr="00BD117A" w:rsidRDefault="007F0C10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2A6EBE8A" w14:textId="77777777" w:rsidR="007F0C10" w:rsidRPr="00BD117A" w:rsidRDefault="007F0C1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5908B32" w14:textId="73CF3A88" w:rsidR="007F0C10" w:rsidRPr="00BD117A" w:rsidRDefault="007F0C10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4538FFEA" w14:textId="77777777" w:rsidR="007F0C10" w:rsidRPr="00BD117A" w:rsidRDefault="007F0C10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36BE8C80" w14:textId="77777777" w:rsidR="007F0C10" w:rsidRPr="00BD117A" w:rsidRDefault="007F0C10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720D1D5" w14:textId="77777777" w:rsidR="007F0C10" w:rsidRPr="00BD117A" w:rsidRDefault="007F0C10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511EAF38" w14:textId="77777777" w:rsidR="007F0C10" w:rsidRPr="00BD117A" w:rsidRDefault="007F0C10">
            <w:pPr>
              <w:jc w:val="center"/>
            </w:pPr>
            <w:r w:rsidRPr="00BD117A">
              <w:t>U</w:t>
            </w:r>
          </w:p>
        </w:tc>
        <w:tc>
          <w:tcPr>
            <w:tcW w:w="1239" w:type="dxa"/>
            <w:vAlign w:val="center"/>
          </w:tcPr>
          <w:p w14:paraId="2134E531" w14:textId="77777777" w:rsidR="007F0C10" w:rsidRPr="00BD117A" w:rsidRDefault="007F0C10">
            <w:pPr>
              <w:jc w:val="center"/>
            </w:pPr>
            <w:r w:rsidRPr="00BD117A">
              <w:t>O</w:t>
            </w:r>
          </w:p>
        </w:tc>
      </w:tr>
      <w:tr w:rsidR="007F0C10" w:rsidRPr="00BD117A" w14:paraId="51DCB57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8653D6C" w14:textId="1BC5B90D" w:rsidR="007F0C10" w:rsidRPr="00BD117A" w:rsidRDefault="007F0C10">
            <w:r w:rsidRPr="00BD117A">
              <w:t>Pozycja ZPZK &lt;-&gt; Produkt Dopasowany</w:t>
            </w:r>
          </w:p>
        </w:tc>
        <w:tc>
          <w:tcPr>
            <w:tcW w:w="993" w:type="dxa"/>
            <w:vAlign w:val="center"/>
          </w:tcPr>
          <w:p w14:paraId="2EF2117B" w14:textId="77777777" w:rsidR="007F0C10" w:rsidRPr="00BD117A" w:rsidRDefault="007F0C10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17957856" w14:textId="77777777" w:rsidR="007F0C10" w:rsidRPr="00BD117A" w:rsidRDefault="007F0C1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C363280" w14:textId="77777777" w:rsidR="007F0C10" w:rsidRPr="00BD117A" w:rsidRDefault="007F0C10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263C43FD" w14:textId="77777777" w:rsidR="007F0C10" w:rsidRPr="00BD117A" w:rsidRDefault="007F0C10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7108F6DB" w14:textId="77777777" w:rsidR="007F0C10" w:rsidRPr="00BD117A" w:rsidRDefault="007F0C10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FF3275E" w14:textId="77777777" w:rsidR="007F0C10" w:rsidRPr="00BD117A" w:rsidRDefault="007F0C10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E3A2C13" w14:textId="77777777" w:rsidR="007F0C10" w:rsidRPr="00BD117A" w:rsidRDefault="007F0C10">
            <w:pPr>
              <w:jc w:val="center"/>
            </w:pPr>
            <w:r w:rsidRPr="00BD117A">
              <w:t>U</w:t>
            </w:r>
          </w:p>
        </w:tc>
        <w:tc>
          <w:tcPr>
            <w:tcW w:w="1239" w:type="dxa"/>
            <w:vAlign w:val="center"/>
          </w:tcPr>
          <w:p w14:paraId="08B9902D" w14:textId="77777777" w:rsidR="007F0C10" w:rsidRPr="00BD117A" w:rsidRDefault="007F0C10">
            <w:pPr>
              <w:jc w:val="center"/>
            </w:pPr>
            <w:r w:rsidRPr="00BD117A">
              <w:t>O</w:t>
            </w:r>
          </w:p>
        </w:tc>
      </w:tr>
      <w:tr w:rsidR="006843A1" w:rsidRPr="00BD117A" w14:paraId="475A0D0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2E1DCCE" w14:textId="17E5C3C9" w:rsidR="006843A1" w:rsidRPr="00BD117A" w:rsidRDefault="006843A1">
            <w:r w:rsidRPr="00BD117A">
              <w:t>Producent</w:t>
            </w:r>
          </w:p>
        </w:tc>
        <w:tc>
          <w:tcPr>
            <w:tcW w:w="993" w:type="dxa"/>
            <w:vAlign w:val="center"/>
          </w:tcPr>
          <w:p w14:paraId="3DE0BC34" w14:textId="77777777" w:rsidR="006843A1" w:rsidRPr="00BD117A" w:rsidRDefault="006843A1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71A0E9E9" w14:textId="77777777" w:rsidR="006843A1" w:rsidRPr="00BD117A" w:rsidRDefault="006843A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53A7360" w14:textId="77777777" w:rsidR="006843A1" w:rsidRPr="00BD117A" w:rsidRDefault="006843A1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E68FAB8" w14:textId="77777777" w:rsidR="006843A1" w:rsidRPr="00BD117A" w:rsidRDefault="006843A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C6764AC" w14:textId="77777777" w:rsidR="006843A1" w:rsidRPr="00BD117A" w:rsidRDefault="006843A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58DEFD4" w14:textId="77777777" w:rsidR="006843A1" w:rsidRPr="00BD117A" w:rsidRDefault="006843A1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21366D96" w14:textId="77777777" w:rsidR="006843A1" w:rsidRPr="00BD117A" w:rsidRDefault="006843A1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016D79A" w14:textId="77777777" w:rsidR="006843A1" w:rsidRPr="00BD117A" w:rsidRDefault="006843A1">
            <w:pPr>
              <w:jc w:val="center"/>
            </w:pPr>
            <w:r w:rsidRPr="00BD117A">
              <w:t>NW</w:t>
            </w:r>
          </w:p>
        </w:tc>
      </w:tr>
      <w:tr w:rsidR="006843A1" w:rsidRPr="00BD117A" w14:paraId="30B9CE6B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48462F1" w14:textId="4246567C" w:rsidR="006843A1" w:rsidRPr="00BD117A" w:rsidRDefault="006843A1">
            <w:r w:rsidRPr="00BD117A">
              <w:t>Producent</w:t>
            </w:r>
            <w:r w:rsidR="002A1049" w:rsidRPr="00BD117A">
              <w:t xml:space="preserve"> Preferowany</w:t>
            </w:r>
          </w:p>
        </w:tc>
        <w:tc>
          <w:tcPr>
            <w:tcW w:w="993" w:type="dxa"/>
            <w:vAlign w:val="center"/>
          </w:tcPr>
          <w:p w14:paraId="55D486F9" w14:textId="77777777" w:rsidR="006843A1" w:rsidRPr="00BD117A" w:rsidRDefault="006843A1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554AECFA" w14:textId="77777777" w:rsidR="006843A1" w:rsidRPr="00BD117A" w:rsidRDefault="006843A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6720997" w14:textId="6C201FC6" w:rsidR="006843A1" w:rsidRPr="00BD117A" w:rsidRDefault="002A1049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4FE6A65E" w14:textId="77777777" w:rsidR="006843A1" w:rsidRPr="00BD117A" w:rsidRDefault="006843A1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5E894D0C" w14:textId="77777777" w:rsidR="006843A1" w:rsidRPr="00BD117A" w:rsidRDefault="006843A1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45DAA96" w14:textId="77777777" w:rsidR="006843A1" w:rsidRPr="00BD117A" w:rsidRDefault="006843A1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866258B" w14:textId="77777777" w:rsidR="006843A1" w:rsidRPr="00BD117A" w:rsidRDefault="006843A1">
            <w:pPr>
              <w:jc w:val="center"/>
            </w:pPr>
            <w:r w:rsidRPr="00BD117A">
              <w:t>U</w:t>
            </w:r>
          </w:p>
        </w:tc>
        <w:tc>
          <w:tcPr>
            <w:tcW w:w="1239" w:type="dxa"/>
            <w:vAlign w:val="center"/>
          </w:tcPr>
          <w:p w14:paraId="71BB124B" w14:textId="77777777" w:rsidR="006843A1" w:rsidRPr="00BD117A" w:rsidRDefault="006843A1">
            <w:pPr>
              <w:jc w:val="center"/>
            </w:pPr>
            <w:r w:rsidRPr="00BD117A">
              <w:t>O</w:t>
            </w:r>
          </w:p>
        </w:tc>
      </w:tr>
      <w:tr w:rsidR="006843A1" w:rsidRPr="00BD117A" w14:paraId="1A04BF2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6330AC6C" w14:textId="3D00FD6C" w:rsidR="006843A1" w:rsidRPr="00BD117A" w:rsidRDefault="00E3220D">
            <w:r w:rsidRPr="00BD117A">
              <w:t>Produkt Dopasowany</w:t>
            </w:r>
          </w:p>
        </w:tc>
        <w:tc>
          <w:tcPr>
            <w:tcW w:w="993" w:type="dxa"/>
            <w:vAlign w:val="center"/>
          </w:tcPr>
          <w:p w14:paraId="5D5384FF" w14:textId="77777777" w:rsidR="006843A1" w:rsidRPr="00BD117A" w:rsidRDefault="006843A1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68221BB4" w14:textId="77777777" w:rsidR="006843A1" w:rsidRPr="00BD117A" w:rsidRDefault="006843A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F8DA5E6" w14:textId="0283A277" w:rsidR="006843A1" w:rsidRPr="00BD117A" w:rsidRDefault="00E3220D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78225CC4" w14:textId="661358CF" w:rsidR="006843A1" w:rsidRPr="00BD117A" w:rsidRDefault="00E3220D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594DC0EA" w14:textId="77777777" w:rsidR="006843A1" w:rsidRPr="00BD117A" w:rsidRDefault="006843A1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6EEB8A3" w14:textId="77777777" w:rsidR="006843A1" w:rsidRPr="00BD117A" w:rsidRDefault="006843A1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5F2E00B5" w14:textId="77777777" w:rsidR="006843A1" w:rsidRPr="00BD117A" w:rsidRDefault="006843A1">
            <w:pPr>
              <w:jc w:val="center"/>
            </w:pPr>
            <w:r w:rsidRPr="00BD117A">
              <w:t>U</w:t>
            </w:r>
          </w:p>
        </w:tc>
        <w:tc>
          <w:tcPr>
            <w:tcW w:w="1239" w:type="dxa"/>
            <w:vAlign w:val="center"/>
          </w:tcPr>
          <w:p w14:paraId="02DE0224" w14:textId="77777777" w:rsidR="006843A1" w:rsidRPr="00BD117A" w:rsidRDefault="006843A1">
            <w:pPr>
              <w:jc w:val="center"/>
            </w:pPr>
            <w:r w:rsidRPr="00BD117A">
              <w:t>O</w:t>
            </w:r>
          </w:p>
        </w:tc>
      </w:tr>
      <w:tr w:rsidR="006843A1" w:rsidRPr="00BD117A" w14:paraId="5FB16BE0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C0F561E" w14:textId="1B7919FB" w:rsidR="006843A1" w:rsidRPr="00BD117A" w:rsidRDefault="00447D09">
            <w:r w:rsidRPr="00BD117A">
              <w:t xml:space="preserve">Produkt </w:t>
            </w:r>
            <w:r w:rsidR="00B47178" w:rsidRPr="00BD117A">
              <w:t>oferty cenowej</w:t>
            </w:r>
          </w:p>
        </w:tc>
        <w:tc>
          <w:tcPr>
            <w:tcW w:w="993" w:type="dxa"/>
            <w:vAlign w:val="center"/>
          </w:tcPr>
          <w:p w14:paraId="7367ADE3" w14:textId="7B375F1C" w:rsidR="006843A1" w:rsidRPr="00BD117A" w:rsidRDefault="00B47178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B86DA5E" w14:textId="1648B48E" w:rsidR="006843A1" w:rsidRPr="00BD117A" w:rsidRDefault="00B47178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F74408F" w14:textId="786C4873" w:rsidR="006843A1" w:rsidRPr="00BD117A" w:rsidRDefault="00B47178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9DD83E5" w14:textId="25C680D5" w:rsidR="006843A1" w:rsidRPr="00BD117A" w:rsidRDefault="00B47178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219A8C7" w14:textId="4B4932A3" w:rsidR="006843A1" w:rsidRPr="00BD117A" w:rsidRDefault="00B47178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0D6CCA2A" w14:textId="52286716" w:rsidR="006843A1" w:rsidRPr="00BD117A" w:rsidRDefault="00B47178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1946801" w14:textId="07E9A369" w:rsidR="006843A1" w:rsidRPr="00BD117A" w:rsidRDefault="00B47178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566B16C" w14:textId="292EB5E8" w:rsidR="006843A1" w:rsidRPr="00BD117A" w:rsidRDefault="00B47178">
            <w:pPr>
              <w:jc w:val="center"/>
            </w:pPr>
            <w:r w:rsidRPr="00BD117A">
              <w:t>O</w:t>
            </w:r>
          </w:p>
        </w:tc>
      </w:tr>
      <w:tr w:rsidR="00BD13EF" w:rsidRPr="00BD117A" w14:paraId="75291C9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DA0155E" w14:textId="6F1560E5" w:rsidR="00BD13EF" w:rsidRPr="00BD117A" w:rsidRDefault="00BD13EF">
            <w:r w:rsidRPr="00BD117A">
              <w:t>Produkt Przetargu</w:t>
            </w:r>
          </w:p>
        </w:tc>
        <w:tc>
          <w:tcPr>
            <w:tcW w:w="993" w:type="dxa"/>
            <w:vAlign w:val="center"/>
          </w:tcPr>
          <w:p w14:paraId="0160AC44" w14:textId="77777777" w:rsidR="00BD13EF" w:rsidRPr="00BD117A" w:rsidRDefault="00BD13EF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74BD681E" w14:textId="77777777" w:rsidR="00BD13EF" w:rsidRPr="00BD117A" w:rsidRDefault="00BD13E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15048AD" w14:textId="77777777" w:rsidR="00BD13EF" w:rsidRPr="00BD117A" w:rsidRDefault="00BD13EF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2000EAF1" w14:textId="77777777" w:rsidR="00BD13EF" w:rsidRPr="00BD117A" w:rsidRDefault="00BD13EF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5E41EE13" w14:textId="77777777" w:rsidR="00BD13EF" w:rsidRPr="00BD117A" w:rsidRDefault="00BD13EF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2573688" w14:textId="77777777" w:rsidR="00BD13EF" w:rsidRPr="00BD117A" w:rsidRDefault="00BD13EF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6D3BAE7" w14:textId="77777777" w:rsidR="00BD13EF" w:rsidRPr="00BD117A" w:rsidRDefault="00BD13EF">
            <w:pPr>
              <w:jc w:val="center"/>
            </w:pPr>
            <w:r w:rsidRPr="00BD117A">
              <w:t>U</w:t>
            </w:r>
          </w:p>
        </w:tc>
        <w:tc>
          <w:tcPr>
            <w:tcW w:w="1239" w:type="dxa"/>
            <w:vAlign w:val="center"/>
          </w:tcPr>
          <w:p w14:paraId="03B5EBF1" w14:textId="77777777" w:rsidR="00BD13EF" w:rsidRPr="00BD117A" w:rsidRDefault="00BD13EF">
            <w:pPr>
              <w:jc w:val="center"/>
            </w:pPr>
            <w:r w:rsidRPr="00BD117A">
              <w:t>O</w:t>
            </w:r>
          </w:p>
        </w:tc>
      </w:tr>
      <w:tr w:rsidR="006B392E" w:rsidRPr="00BD117A" w14:paraId="24D1A862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D0438CE" w14:textId="30BD4F82" w:rsidR="006B392E" w:rsidRPr="00BD117A" w:rsidRDefault="006B392E">
            <w:r w:rsidRPr="00BD117A">
              <w:t>Przyczyna przegrania</w:t>
            </w:r>
          </w:p>
        </w:tc>
        <w:tc>
          <w:tcPr>
            <w:tcW w:w="993" w:type="dxa"/>
            <w:vAlign w:val="center"/>
          </w:tcPr>
          <w:p w14:paraId="06041925" w14:textId="77777777" w:rsidR="006B392E" w:rsidRPr="00BD117A" w:rsidRDefault="006B392E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66455FE7" w14:textId="77777777" w:rsidR="006B392E" w:rsidRPr="00BD117A" w:rsidRDefault="006B392E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E7D1B5B" w14:textId="39EC96A9" w:rsidR="006B392E" w:rsidRPr="00BD117A" w:rsidRDefault="006B392E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708F1DE4" w14:textId="31DCF193" w:rsidR="006B392E" w:rsidRPr="00BD117A" w:rsidRDefault="006B392E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3D7A97A2" w14:textId="77777777" w:rsidR="006B392E" w:rsidRPr="00BD117A" w:rsidRDefault="006B392E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317F998" w14:textId="77777777" w:rsidR="006B392E" w:rsidRPr="00BD117A" w:rsidRDefault="006B392E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9CF0A97" w14:textId="3F4D0DD4" w:rsidR="006B392E" w:rsidRPr="00BD117A" w:rsidRDefault="006B392E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6D642E8" w14:textId="77777777" w:rsidR="006B392E" w:rsidRPr="00BD117A" w:rsidRDefault="006B392E">
            <w:pPr>
              <w:jc w:val="center"/>
            </w:pPr>
            <w:r w:rsidRPr="00BD117A">
              <w:t>O</w:t>
            </w:r>
          </w:p>
        </w:tc>
      </w:tr>
      <w:tr w:rsidR="00FF5827" w:rsidRPr="00BD117A" w14:paraId="68676467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54AC126" w14:textId="2EC6807F" w:rsidR="00FF5827" w:rsidRPr="00BD117A" w:rsidRDefault="00FF5827">
            <w:r w:rsidRPr="00BD117A">
              <w:t>Struktura Przetargu</w:t>
            </w:r>
          </w:p>
        </w:tc>
        <w:tc>
          <w:tcPr>
            <w:tcW w:w="993" w:type="dxa"/>
            <w:vAlign w:val="center"/>
          </w:tcPr>
          <w:p w14:paraId="5FE09A7B" w14:textId="77777777" w:rsidR="00FF5827" w:rsidRPr="00BD117A" w:rsidRDefault="00FF5827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46934C0E" w14:textId="77777777" w:rsidR="00FF5827" w:rsidRPr="00BD117A" w:rsidRDefault="00FF582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BD99A18" w14:textId="2D539120" w:rsidR="00FF5827" w:rsidRPr="00BD117A" w:rsidRDefault="005B3063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05F93881" w14:textId="77777777" w:rsidR="00FF5827" w:rsidRPr="00BD117A" w:rsidRDefault="00FF5827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44F95FAA" w14:textId="77777777" w:rsidR="00FF5827" w:rsidRPr="00BD117A" w:rsidRDefault="00FF5827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DD7DC71" w14:textId="77777777" w:rsidR="00FF5827" w:rsidRPr="00BD117A" w:rsidRDefault="00FF5827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D30B32A" w14:textId="77777777" w:rsidR="00FF5827" w:rsidRPr="00BD117A" w:rsidRDefault="00FF582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0564379" w14:textId="77777777" w:rsidR="00FF5827" w:rsidRPr="00BD117A" w:rsidRDefault="00FF5827">
            <w:pPr>
              <w:jc w:val="center"/>
            </w:pPr>
            <w:r w:rsidRPr="00BD117A">
              <w:t>O</w:t>
            </w:r>
          </w:p>
        </w:tc>
      </w:tr>
      <w:tr w:rsidR="00B47178" w:rsidRPr="00BD117A" w14:paraId="0B706D93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7E1DFBA" w14:textId="6C0881A1" w:rsidR="00B47178" w:rsidRPr="00BD117A" w:rsidRDefault="00F91258">
            <w:r w:rsidRPr="00BD117A">
              <w:t>Substancja czynna</w:t>
            </w:r>
          </w:p>
        </w:tc>
        <w:tc>
          <w:tcPr>
            <w:tcW w:w="993" w:type="dxa"/>
            <w:vAlign w:val="center"/>
          </w:tcPr>
          <w:p w14:paraId="3F50B6DD" w14:textId="1DFB9EC8" w:rsidR="00B47178" w:rsidRPr="00BD117A" w:rsidRDefault="004C42CF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16842364" w14:textId="59073067" w:rsidR="00B47178" w:rsidRPr="00BD117A" w:rsidRDefault="004C42C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64E6467" w14:textId="2D41FF66" w:rsidR="00B47178" w:rsidRPr="00BD117A" w:rsidRDefault="004C42CF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86EC2A5" w14:textId="2279AB88" w:rsidR="00B47178" w:rsidRPr="00BD117A" w:rsidRDefault="004C42CF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C2E1E1D" w14:textId="5CA8ABF7" w:rsidR="00B47178" w:rsidRPr="00BD117A" w:rsidRDefault="004C42CF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0462723" w14:textId="41368221" w:rsidR="00B47178" w:rsidRPr="00BD117A" w:rsidRDefault="004C42CF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6E583311" w14:textId="05F87744" w:rsidR="00B47178" w:rsidRPr="00BD117A" w:rsidRDefault="004C42CF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8AC0CB6" w14:textId="4329C27E" w:rsidR="00B47178" w:rsidRPr="00BD117A" w:rsidRDefault="004C42CF">
            <w:pPr>
              <w:jc w:val="center"/>
            </w:pPr>
            <w:r w:rsidRPr="00BD117A">
              <w:t>NW</w:t>
            </w:r>
          </w:p>
        </w:tc>
      </w:tr>
      <w:tr w:rsidR="003A665D" w:rsidRPr="00BD117A" w14:paraId="6EA010D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DCA7B83" w14:textId="46549231" w:rsidR="003A665D" w:rsidRPr="00BD117A" w:rsidRDefault="003A665D">
            <w:r w:rsidRPr="00BD117A">
              <w:lastRenderedPageBreak/>
              <w:t>Szablon</w:t>
            </w:r>
          </w:p>
        </w:tc>
        <w:tc>
          <w:tcPr>
            <w:tcW w:w="993" w:type="dxa"/>
            <w:vAlign w:val="center"/>
          </w:tcPr>
          <w:p w14:paraId="6BF1300C" w14:textId="77777777" w:rsidR="003A665D" w:rsidRPr="00BD117A" w:rsidRDefault="003A665D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1ECD25F0" w14:textId="77777777" w:rsidR="003A665D" w:rsidRPr="00BD117A" w:rsidRDefault="003A665D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F35191E" w14:textId="77777777" w:rsidR="003A665D" w:rsidRPr="00BD117A" w:rsidRDefault="003A665D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73115ED3" w14:textId="77777777" w:rsidR="003A665D" w:rsidRPr="00BD117A" w:rsidRDefault="003A665D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7C6FB711" w14:textId="77777777" w:rsidR="003A665D" w:rsidRPr="00BD117A" w:rsidRDefault="003A665D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4CEEF19" w14:textId="77777777" w:rsidR="003A665D" w:rsidRPr="00BD117A" w:rsidRDefault="003A665D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1B78FE2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A17D055" w14:textId="77777777" w:rsidR="003A665D" w:rsidRPr="00BD117A" w:rsidRDefault="003A665D">
            <w:pPr>
              <w:jc w:val="center"/>
            </w:pPr>
            <w:r w:rsidRPr="00BD117A">
              <w:t>O</w:t>
            </w:r>
          </w:p>
        </w:tc>
      </w:tr>
      <w:tr w:rsidR="00C85225" w:rsidRPr="00BD117A" w14:paraId="0D4C0C2D" w14:textId="77777777" w:rsidTr="00D2487C">
        <w:trPr>
          <w:ins w:id="325" w:author="Filip Wilczyński" w:date="2023-12-18T18:04:00Z"/>
        </w:trPr>
        <w:tc>
          <w:tcPr>
            <w:tcW w:w="1696" w:type="dxa"/>
            <w:shd w:val="clear" w:color="auto" w:fill="FBD4B4" w:themeFill="accent6" w:themeFillTint="66"/>
            <w:vAlign w:val="center"/>
          </w:tcPr>
          <w:p w14:paraId="79F9B704" w14:textId="74C4BCCB" w:rsidR="00C85225" w:rsidRPr="00BD117A" w:rsidRDefault="00C85225">
            <w:pPr>
              <w:rPr>
                <w:ins w:id="326" w:author="Filip Wilczyński" w:date="2023-12-18T18:04:00Z"/>
              </w:rPr>
            </w:pPr>
            <w:ins w:id="327" w:author="Filip Wilczyński" w:date="2023-12-18T18:05:00Z">
              <w:r>
                <w:t>Szablon zmiany postaci</w:t>
              </w:r>
            </w:ins>
          </w:p>
        </w:tc>
        <w:tc>
          <w:tcPr>
            <w:tcW w:w="993" w:type="dxa"/>
            <w:vAlign w:val="center"/>
          </w:tcPr>
          <w:p w14:paraId="7BEEFB2D" w14:textId="6F843601" w:rsidR="00C85225" w:rsidRPr="00BD117A" w:rsidRDefault="00572AD2">
            <w:pPr>
              <w:jc w:val="center"/>
              <w:rPr>
                <w:ins w:id="328" w:author="Filip Wilczyński" w:date="2023-12-18T18:04:00Z"/>
              </w:rPr>
            </w:pPr>
            <w:ins w:id="329" w:author="Filip Wilczyński" w:date="2023-12-18T18:12:00Z">
              <w:r>
                <w:t>U</w:t>
              </w:r>
            </w:ins>
          </w:p>
        </w:tc>
        <w:tc>
          <w:tcPr>
            <w:tcW w:w="714" w:type="dxa"/>
            <w:vAlign w:val="center"/>
          </w:tcPr>
          <w:p w14:paraId="1A26EEC0" w14:textId="4A5043C4" w:rsidR="00C85225" w:rsidRPr="00BD117A" w:rsidRDefault="00572AD2">
            <w:pPr>
              <w:jc w:val="center"/>
              <w:rPr>
                <w:ins w:id="330" w:author="Filip Wilczyński" w:date="2023-12-18T18:04:00Z"/>
              </w:rPr>
            </w:pPr>
            <w:ins w:id="331" w:author="Filip Wilczyński" w:date="2023-12-18T18:12:00Z">
              <w:r>
                <w:t>O</w:t>
              </w:r>
            </w:ins>
          </w:p>
        </w:tc>
        <w:tc>
          <w:tcPr>
            <w:tcW w:w="612" w:type="dxa"/>
            <w:vAlign w:val="center"/>
          </w:tcPr>
          <w:p w14:paraId="62A209E6" w14:textId="4539096D" w:rsidR="00C85225" w:rsidRPr="00BD117A" w:rsidRDefault="00572AD2">
            <w:pPr>
              <w:jc w:val="center"/>
              <w:rPr>
                <w:ins w:id="332" w:author="Filip Wilczyński" w:date="2023-12-18T18:04:00Z"/>
              </w:rPr>
            </w:pPr>
            <w:ins w:id="333" w:author="Filip Wilczyński" w:date="2023-12-18T18:12:00Z">
              <w:r>
                <w:t>JB</w:t>
              </w:r>
            </w:ins>
          </w:p>
        </w:tc>
        <w:tc>
          <w:tcPr>
            <w:tcW w:w="919" w:type="dxa"/>
            <w:vAlign w:val="center"/>
          </w:tcPr>
          <w:p w14:paraId="7D62A7B3" w14:textId="435F0EA8" w:rsidR="00C85225" w:rsidRPr="00BD117A" w:rsidRDefault="00572AD2">
            <w:pPr>
              <w:jc w:val="center"/>
              <w:rPr>
                <w:ins w:id="334" w:author="Filip Wilczyński" w:date="2023-12-18T18:04:00Z"/>
              </w:rPr>
            </w:pPr>
            <w:ins w:id="335" w:author="Filip Wilczyński" w:date="2023-12-18T18:12:00Z">
              <w:r>
                <w:t>U</w:t>
              </w:r>
            </w:ins>
          </w:p>
        </w:tc>
        <w:tc>
          <w:tcPr>
            <w:tcW w:w="1008" w:type="dxa"/>
            <w:vAlign w:val="center"/>
          </w:tcPr>
          <w:p w14:paraId="4CC8747D" w14:textId="5B1A75E3" w:rsidR="00C85225" w:rsidRPr="00BD117A" w:rsidRDefault="00572AD2">
            <w:pPr>
              <w:jc w:val="center"/>
              <w:rPr>
                <w:ins w:id="336" w:author="Filip Wilczyński" w:date="2023-12-18T18:04:00Z"/>
              </w:rPr>
            </w:pPr>
            <w:ins w:id="337" w:author="Filip Wilczyński" w:date="2023-12-18T18:12:00Z">
              <w:r>
                <w:t>O</w:t>
              </w:r>
            </w:ins>
          </w:p>
        </w:tc>
        <w:tc>
          <w:tcPr>
            <w:tcW w:w="1008" w:type="dxa"/>
            <w:vAlign w:val="center"/>
          </w:tcPr>
          <w:p w14:paraId="4129BFFE" w14:textId="14AE5304" w:rsidR="00C85225" w:rsidRPr="00BD117A" w:rsidRDefault="00572AD2">
            <w:pPr>
              <w:jc w:val="center"/>
              <w:rPr>
                <w:ins w:id="338" w:author="Filip Wilczyński" w:date="2023-12-18T18:04:00Z"/>
              </w:rPr>
            </w:pPr>
            <w:ins w:id="339" w:author="Filip Wilczyński" w:date="2023-12-18T18:12:00Z">
              <w:r>
                <w:t>O</w:t>
              </w:r>
            </w:ins>
          </w:p>
        </w:tc>
        <w:tc>
          <w:tcPr>
            <w:tcW w:w="874" w:type="dxa"/>
            <w:vAlign w:val="center"/>
          </w:tcPr>
          <w:p w14:paraId="79B75248" w14:textId="2CB2D542" w:rsidR="00C85225" w:rsidRPr="00BD117A" w:rsidRDefault="00572AD2">
            <w:pPr>
              <w:jc w:val="center"/>
              <w:rPr>
                <w:ins w:id="340" w:author="Filip Wilczyński" w:date="2023-12-18T18:04:00Z"/>
              </w:rPr>
            </w:pPr>
            <w:ins w:id="341" w:author="Filip Wilczyński" w:date="2023-12-18T18:12:00Z">
              <w:r>
                <w:t>NW</w:t>
              </w:r>
            </w:ins>
          </w:p>
        </w:tc>
        <w:tc>
          <w:tcPr>
            <w:tcW w:w="1239" w:type="dxa"/>
            <w:vAlign w:val="center"/>
          </w:tcPr>
          <w:p w14:paraId="08DC7A4A" w14:textId="24D60605" w:rsidR="00C85225" w:rsidRPr="00BD117A" w:rsidRDefault="00572AD2">
            <w:pPr>
              <w:jc w:val="center"/>
              <w:rPr>
                <w:ins w:id="342" w:author="Filip Wilczyński" w:date="2023-12-18T18:04:00Z"/>
              </w:rPr>
            </w:pPr>
            <w:ins w:id="343" w:author="Filip Wilczyński" w:date="2023-12-18T18:12:00Z">
              <w:r>
                <w:t>O</w:t>
              </w:r>
            </w:ins>
          </w:p>
        </w:tc>
      </w:tr>
      <w:tr w:rsidR="003A665D" w:rsidRPr="00BD117A" w14:paraId="2D1F01B0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4971A35" w14:textId="60DDF985" w:rsidR="003A665D" w:rsidRPr="00BD117A" w:rsidRDefault="003A665D">
            <w:r w:rsidRPr="00BD117A">
              <w:t>Słownik Kryteriów</w:t>
            </w:r>
          </w:p>
        </w:tc>
        <w:tc>
          <w:tcPr>
            <w:tcW w:w="993" w:type="dxa"/>
            <w:vAlign w:val="center"/>
          </w:tcPr>
          <w:p w14:paraId="73D53E24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6BDD194" w14:textId="77777777" w:rsidR="003A665D" w:rsidRPr="00BD117A" w:rsidRDefault="003A665D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B1E0730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5A068FE8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8CB9E75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68ACCEA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55E401C0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7240D4D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</w:tr>
      <w:tr w:rsidR="003A665D" w:rsidRPr="00BD117A" w14:paraId="62DD9E13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990980E" w14:textId="20C2E61B" w:rsidR="003A665D" w:rsidRPr="00BD117A" w:rsidRDefault="003A665D">
            <w:r w:rsidRPr="00BD117A">
              <w:t xml:space="preserve">Słownik </w:t>
            </w:r>
            <w:r w:rsidR="00F364B3" w:rsidRPr="00BD117A">
              <w:t>Postaci</w:t>
            </w:r>
          </w:p>
        </w:tc>
        <w:tc>
          <w:tcPr>
            <w:tcW w:w="993" w:type="dxa"/>
            <w:vAlign w:val="center"/>
          </w:tcPr>
          <w:p w14:paraId="5B25FFC4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BD1E243" w14:textId="77777777" w:rsidR="003A665D" w:rsidRPr="00BD117A" w:rsidRDefault="003A665D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DE1F8F0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0117C571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7FE20A6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B37344F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4FDE7BEC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544FE54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</w:tr>
      <w:tr w:rsidR="003A665D" w:rsidRPr="00BD117A" w14:paraId="4D0CE7FC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6B063CA1" w14:textId="2054360E" w:rsidR="003A665D" w:rsidRPr="00BD117A" w:rsidRDefault="00F364B3">
            <w:r w:rsidRPr="00BD117A">
              <w:t>Słownik Zamian</w:t>
            </w:r>
          </w:p>
        </w:tc>
        <w:tc>
          <w:tcPr>
            <w:tcW w:w="993" w:type="dxa"/>
            <w:vAlign w:val="center"/>
          </w:tcPr>
          <w:p w14:paraId="6950E4BF" w14:textId="5C3C1256" w:rsidR="003A665D" w:rsidRPr="00BD117A" w:rsidRDefault="00F364B3">
            <w:pPr>
              <w:jc w:val="center"/>
            </w:pPr>
            <w:r w:rsidRPr="00BD117A">
              <w:t>JB</w:t>
            </w:r>
          </w:p>
        </w:tc>
        <w:tc>
          <w:tcPr>
            <w:tcW w:w="714" w:type="dxa"/>
            <w:vAlign w:val="center"/>
          </w:tcPr>
          <w:p w14:paraId="5F6461C1" w14:textId="77777777" w:rsidR="003A665D" w:rsidRPr="00BD117A" w:rsidRDefault="003A665D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907184F" w14:textId="1C40B810" w:rsidR="003A665D" w:rsidRPr="00BD117A" w:rsidRDefault="00F364B3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103C5775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5F3E54A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8B03428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0ACDA825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EB83D1B" w14:textId="77777777" w:rsidR="003A665D" w:rsidRPr="00BD117A" w:rsidRDefault="003A665D">
            <w:pPr>
              <w:jc w:val="center"/>
            </w:pPr>
            <w:r w:rsidRPr="00BD117A">
              <w:t>NW</w:t>
            </w:r>
          </w:p>
        </w:tc>
      </w:tr>
      <w:tr w:rsidR="00557C35" w:rsidRPr="00BD117A" w14:paraId="21A0CFA8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247C50D" w14:textId="1BEBE693" w:rsidR="00557C35" w:rsidRPr="00BD117A" w:rsidRDefault="00557C35">
            <w:r w:rsidRPr="00BD117A">
              <w:t>Umowa OL</w:t>
            </w:r>
          </w:p>
        </w:tc>
        <w:tc>
          <w:tcPr>
            <w:tcW w:w="993" w:type="dxa"/>
            <w:vAlign w:val="center"/>
          </w:tcPr>
          <w:p w14:paraId="465F6FD8" w14:textId="77777777" w:rsidR="00557C35" w:rsidRPr="00BD117A" w:rsidRDefault="00557C35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56528F81" w14:textId="77777777" w:rsidR="00557C35" w:rsidRPr="00BD117A" w:rsidRDefault="00557C35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8582021" w14:textId="77777777" w:rsidR="00557C35" w:rsidRPr="00BD117A" w:rsidRDefault="00557C35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27D56AC8" w14:textId="7DB4DE3F" w:rsidR="00557C35" w:rsidRPr="00BD117A" w:rsidRDefault="0057497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16E3780" w14:textId="77777777" w:rsidR="00557C35" w:rsidRPr="00BD117A" w:rsidRDefault="00557C35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C53EFDC" w14:textId="77777777" w:rsidR="00557C35" w:rsidRPr="00BD117A" w:rsidRDefault="00557C35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B2593E6" w14:textId="77777777" w:rsidR="00557C35" w:rsidRPr="00BD117A" w:rsidRDefault="00557C35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BA7DB9C" w14:textId="77777777" w:rsidR="00557C35" w:rsidRPr="00BD117A" w:rsidRDefault="00557C35">
            <w:pPr>
              <w:jc w:val="center"/>
            </w:pPr>
            <w:r w:rsidRPr="00BD117A">
              <w:t>O</w:t>
            </w:r>
          </w:p>
        </w:tc>
      </w:tr>
      <w:tr w:rsidR="0057497A" w:rsidRPr="00BD117A" w14:paraId="5285D490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EBF014A" w14:textId="614487BA" w:rsidR="0057497A" w:rsidRPr="00BD117A" w:rsidRDefault="00424F06">
            <w:r w:rsidRPr="00BD117A">
              <w:t>Umowa w pakiecie</w:t>
            </w:r>
          </w:p>
        </w:tc>
        <w:tc>
          <w:tcPr>
            <w:tcW w:w="993" w:type="dxa"/>
            <w:vAlign w:val="center"/>
          </w:tcPr>
          <w:p w14:paraId="20A124AA" w14:textId="77777777" w:rsidR="0057497A" w:rsidRPr="00BD117A" w:rsidRDefault="0057497A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61084ABF" w14:textId="77777777" w:rsidR="0057497A" w:rsidRPr="00BD117A" w:rsidRDefault="0057497A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6287C0C" w14:textId="77777777" w:rsidR="0057497A" w:rsidRPr="00BD117A" w:rsidRDefault="0057497A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2A2B9919" w14:textId="77777777" w:rsidR="0057497A" w:rsidRPr="00BD117A" w:rsidRDefault="0057497A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659D2B85" w14:textId="77777777" w:rsidR="0057497A" w:rsidRPr="00BD117A" w:rsidRDefault="0057497A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99B8C8B" w14:textId="77777777" w:rsidR="0057497A" w:rsidRPr="00BD117A" w:rsidRDefault="0057497A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F6B9AAB" w14:textId="77777777" w:rsidR="0057497A" w:rsidRPr="00BD117A" w:rsidRDefault="0057497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E197AB9" w14:textId="77777777" w:rsidR="0057497A" w:rsidRPr="00BD117A" w:rsidRDefault="0057497A">
            <w:pPr>
              <w:jc w:val="center"/>
            </w:pPr>
            <w:r w:rsidRPr="00BD117A">
              <w:t>O</w:t>
            </w:r>
          </w:p>
        </w:tc>
      </w:tr>
      <w:tr w:rsidR="002515C8" w:rsidRPr="00BD117A" w14:paraId="0163B27C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5D063B6" w14:textId="37CCF556" w:rsidR="002515C8" w:rsidRPr="00BD117A" w:rsidRDefault="008120A4">
            <w:r w:rsidRPr="00BD117A">
              <w:t>ZPZK</w:t>
            </w:r>
          </w:p>
        </w:tc>
        <w:tc>
          <w:tcPr>
            <w:tcW w:w="993" w:type="dxa"/>
            <w:vAlign w:val="center"/>
          </w:tcPr>
          <w:p w14:paraId="368E215F" w14:textId="77777777" w:rsidR="002515C8" w:rsidRPr="00BD117A" w:rsidRDefault="002515C8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05A314B4" w14:textId="77777777" w:rsidR="002515C8" w:rsidRPr="00BD117A" w:rsidRDefault="002515C8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C5DF30A" w14:textId="77777777" w:rsidR="002515C8" w:rsidRPr="00BD117A" w:rsidRDefault="002515C8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1B41A293" w14:textId="77777777" w:rsidR="002515C8" w:rsidRPr="00BD117A" w:rsidRDefault="002515C8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40069002" w14:textId="77777777" w:rsidR="002515C8" w:rsidRPr="00BD117A" w:rsidRDefault="002515C8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6CF75D1" w14:textId="77777777" w:rsidR="002515C8" w:rsidRPr="00BD117A" w:rsidRDefault="002515C8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FE7ABA3" w14:textId="77777777" w:rsidR="002515C8" w:rsidRPr="00BD117A" w:rsidRDefault="002515C8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5B08ED1" w14:textId="77777777" w:rsidR="002515C8" w:rsidRPr="00BD117A" w:rsidRDefault="002515C8">
            <w:pPr>
              <w:jc w:val="center"/>
            </w:pPr>
            <w:r w:rsidRPr="00BD117A">
              <w:t>O</w:t>
            </w:r>
          </w:p>
        </w:tc>
      </w:tr>
    </w:tbl>
    <w:p w14:paraId="7A69333D" w14:textId="77777777" w:rsidR="008120A4" w:rsidRPr="00BD117A" w:rsidRDefault="008120A4" w:rsidP="008120A4">
      <w:r w:rsidRPr="00BD117A">
        <w:t xml:space="preserve">Legenda poziomu uprawnień: </w:t>
      </w:r>
    </w:p>
    <w:p w14:paraId="30DF9EED" w14:textId="77777777" w:rsidR="008120A4" w:rsidRPr="00BD117A" w:rsidRDefault="008120A4" w:rsidP="008120A4">
      <w:r w:rsidRPr="00BD117A">
        <w:t>NW – Nie wybrano</w:t>
      </w:r>
    </w:p>
    <w:p w14:paraId="0DE0B601" w14:textId="77777777" w:rsidR="008120A4" w:rsidRPr="00BD117A" w:rsidRDefault="008120A4" w:rsidP="008120A4">
      <w:r w:rsidRPr="00BD117A">
        <w:t>U – Użytkownik</w:t>
      </w:r>
    </w:p>
    <w:p w14:paraId="00B2F7EB" w14:textId="77777777" w:rsidR="008120A4" w:rsidRPr="00BD117A" w:rsidRDefault="008120A4" w:rsidP="008120A4">
      <w:r w:rsidRPr="00BD117A">
        <w:t>JB – Jednostka biznesowa</w:t>
      </w:r>
    </w:p>
    <w:p w14:paraId="6CDDA4A5" w14:textId="77777777" w:rsidR="008120A4" w:rsidRPr="00BD117A" w:rsidRDefault="008120A4" w:rsidP="008120A4">
      <w:r w:rsidRPr="00BD117A">
        <w:t xml:space="preserve">EN – Element </w:t>
      </w:r>
      <w:proofErr w:type="spellStart"/>
      <w:r w:rsidRPr="00BD117A">
        <w:t>nadrz</w:t>
      </w:r>
      <w:proofErr w:type="spellEnd"/>
      <w:r w:rsidRPr="00BD117A">
        <w:t xml:space="preserve">.: </w:t>
      </w:r>
      <w:proofErr w:type="spellStart"/>
      <w:r w:rsidRPr="00BD117A">
        <w:t>podrz</w:t>
      </w:r>
      <w:proofErr w:type="spellEnd"/>
      <w:r w:rsidRPr="00BD117A">
        <w:t xml:space="preserve">. jedn. </w:t>
      </w:r>
      <w:proofErr w:type="spellStart"/>
      <w:r w:rsidRPr="00BD117A">
        <w:t>bizn</w:t>
      </w:r>
      <w:proofErr w:type="spellEnd"/>
      <w:r w:rsidRPr="00BD117A">
        <w:t>.</w:t>
      </w:r>
    </w:p>
    <w:p w14:paraId="0E024994" w14:textId="77777777" w:rsidR="008120A4" w:rsidRPr="00BD117A" w:rsidRDefault="008120A4" w:rsidP="008120A4">
      <w:r w:rsidRPr="00BD117A">
        <w:t>O – Organizacja</w:t>
      </w:r>
    </w:p>
    <w:p w14:paraId="0022237D" w14:textId="64C8467D" w:rsidR="00E55891" w:rsidRPr="00BD117A" w:rsidRDefault="008120A4" w:rsidP="00B43452">
      <w:r w:rsidRPr="00BD117A">
        <w:t>-- – nie dotyczy</w:t>
      </w:r>
    </w:p>
    <w:p w14:paraId="209AEF8E" w14:textId="6C849A6C" w:rsidR="008120A4" w:rsidRPr="00BD117A" w:rsidRDefault="00E610F3" w:rsidP="00E610F3">
      <w:pPr>
        <w:spacing w:before="0" w:after="200" w:line="276" w:lineRule="auto"/>
      </w:pPr>
      <w:r>
        <w:br w:type="page"/>
      </w:r>
    </w:p>
    <w:p w14:paraId="39FA4B69" w14:textId="76700F56" w:rsidR="008120A4" w:rsidRPr="00BD117A" w:rsidRDefault="007E7F73" w:rsidP="007E7F73">
      <w:pPr>
        <w:pStyle w:val="Nagwek3"/>
      </w:pPr>
      <w:bookmarkStart w:id="344" w:name="_Toc151315839"/>
      <w:r w:rsidRPr="00BD117A">
        <w:lastRenderedPageBreak/>
        <w:t xml:space="preserve">[CRM] </w:t>
      </w:r>
      <w:proofErr w:type="spellStart"/>
      <w:r w:rsidRPr="00BD117A">
        <w:t>Przetargowiec</w:t>
      </w:r>
      <w:bookmarkEnd w:id="344"/>
      <w:proofErr w:type="spellEnd"/>
    </w:p>
    <w:p w14:paraId="79863990" w14:textId="77777777" w:rsidR="001C66C0" w:rsidRDefault="001C66C0" w:rsidP="001C66C0"/>
    <w:p w14:paraId="2A124296" w14:textId="0DFB3754" w:rsidR="001C66C0" w:rsidRPr="00BD117A" w:rsidRDefault="001C66C0" w:rsidP="001C66C0">
      <w:r w:rsidRPr="00BD117A">
        <w:t xml:space="preserve">Legenda poziomu uprawnień: </w:t>
      </w:r>
    </w:p>
    <w:p w14:paraId="19914318" w14:textId="77777777" w:rsidR="001C66C0" w:rsidRPr="00BD117A" w:rsidRDefault="001C66C0" w:rsidP="001C66C0">
      <w:r w:rsidRPr="00BD117A">
        <w:t>NW – Nie wybrano</w:t>
      </w:r>
    </w:p>
    <w:p w14:paraId="74C7B7F2" w14:textId="77777777" w:rsidR="001C66C0" w:rsidRPr="00BD117A" w:rsidRDefault="001C66C0" w:rsidP="001C66C0">
      <w:r w:rsidRPr="00BD117A">
        <w:t>U – Użytkownik</w:t>
      </w:r>
    </w:p>
    <w:p w14:paraId="2CE8C304" w14:textId="77777777" w:rsidR="001C66C0" w:rsidRPr="00BD117A" w:rsidRDefault="001C66C0" w:rsidP="001C66C0">
      <w:r w:rsidRPr="00BD117A">
        <w:t>JB – Jednostka biznesowa</w:t>
      </w:r>
    </w:p>
    <w:p w14:paraId="788E2CEB" w14:textId="77777777" w:rsidR="001C66C0" w:rsidRPr="00BD117A" w:rsidRDefault="001C66C0" w:rsidP="001C66C0">
      <w:r w:rsidRPr="00BD117A">
        <w:t xml:space="preserve">EN – Element </w:t>
      </w:r>
      <w:proofErr w:type="spellStart"/>
      <w:r w:rsidRPr="00BD117A">
        <w:t>nadrz</w:t>
      </w:r>
      <w:proofErr w:type="spellEnd"/>
      <w:r w:rsidRPr="00BD117A">
        <w:t xml:space="preserve">.: </w:t>
      </w:r>
      <w:proofErr w:type="spellStart"/>
      <w:r w:rsidRPr="00BD117A">
        <w:t>podrz</w:t>
      </w:r>
      <w:proofErr w:type="spellEnd"/>
      <w:r w:rsidRPr="00BD117A">
        <w:t xml:space="preserve">. jedn. </w:t>
      </w:r>
      <w:proofErr w:type="spellStart"/>
      <w:r w:rsidRPr="00BD117A">
        <w:t>bizn</w:t>
      </w:r>
      <w:proofErr w:type="spellEnd"/>
      <w:r w:rsidRPr="00BD117A">
        <w:t>.</w:t>
      </w:r>
    </w:p>
    <w:p w14:paraId="015E239E" w14:textId="77777777" w:rsidR="001C66C0" w:rsidRPr="00BD117A" w:rsidRDefault="001C66C0" w:rsidP="001C66C0">
      <w:r w:rsidRPr="00BD117A">
        <w:t>O – Organizacja</w:t>
      </w:r>
    </w:p>
    <w:p w14:paraId="13891BC6" w14:textId="77777777" w:rsidR="001C66C0" w:rsidRPr="00BD117A" w:rsidRDefault="001C66C0" w:rsidP="001C66C0">
      <w:r w:rsidRPr="00BD117A">
        <w:t>-- – nie dotyczy</w:t>
      </w:r>
    </w:p>
    <w:p w14:paraId="028AE246" w14:textId="77777777" w:rsidR="009A099A" w:rsidRPr="00BD117A" w:rsidRDefault="009A099A" w:rsidP="00B43452">
      <w:pPr>
        <w:rPr>
          <w:rFonts w:eastAsiaTheme="minorEastAsia"/>
        </w:rPr>
      </w:pPr>
    </w:p>
    <w:tbl>
      <w:tblPr>
        <w:tblW w:w="9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714"/>
        <w:gridCol w:w="612"/>
        <w:gridCol w:w="919"/>
        <w:gridCol w:w="1008"/>
        <w:gridCol w:w="1008"/>
        <w:gridCol w:w="874"/>
        <w:gridCol w:w="1239"/>
      </w:tblGrid>
      <w:tr w:rsidR="00284C69" w:rsidRPr="00BD117A" w14:paraId="1D79676C" w14:textId="1FE81BD0" w:rsidTr="00D2487C">
        <w:trPr>
          <w:tblHeader/>
        </w:trPr>
        <w:tc>
          <w:tcPr>
            <w:tcW w:w="1696" w:type="dxa"/>
            <w:shd w:val="clear" w:color="auto" w:fill="FABF8F" w:themeFill="accent6" w:themeFillTint="99"/>
            <w:vAlign w:val="center"/>
          </w:tcPr>
          <w:p w14:paraId="4257F0D0" w14:textId="77777777" w:rsidR="00284C69" w:rsidRPr="001C66C0" w:rsidRDefault="00284C69" w:rsidP="002104A5">
            <w:pPr>
              <w:rPr>
                <w:b/>
                <w:bCs/>
              </w:rPr>
            </w:pPr>
            <w:r w:rsidRPr="001C66C0">
              <w:rPr>
                <w:b/>
                <w:bCs/>
              </w:rPr>
              <w:t>Rola:</w:t>
            </w:r>
          </w:p>
          <w:p w14:paraId="186D1007" w14:textId="350600C2" w:rsidR="00284C69" w:rsidRPr="00BD117A" w:rsidRDefault="00284C69" w:rsidP="002104A5">
            <w:r w:rsidRPr="001C66C0">
              <w:rPr>
                <w:b/>
                <w:bCs/>
              </w:rPr>
              <w:t xml:space="preserve">[CRM] </w:t>
            </w:r>
            <w:proofErr w:type="spellStart"/>
            <w:r w:rsidRPr="001C66C0">
              <w:rPr>
                <w:b/>
                <w:bCs/>
              </w:rPr>
              <w:t>Przetargowiec</w:t>
            </w:r>
            <w:proofErr w:type="spellEnd"/>
            <w:r w:rsidRPr="00BD117A">
              <w:t xml:space="preserve"> </w:t>
            </w:r>
          </w:p>
        </w:tc>
        <w:tc>
          <w:tcPr>
            <w:tcW w:w="7367" w:type="dxa"/>
            <w:gridSpan w:val="8"/>
            <w:shd w:val="clear" w:color="auto" w:fill="FABF8F" w:themeFill="accent6" w:themeFillTint="99"/>
            <w:vAlign w:val="center"/>
          </w:tcPr>
          <w:p w14:paraId="267FC27F" w14:textId="161663E5" w:rsidR="00284C69" w:rsidRPr="001C66C0" w:rsidRDefault="00284C69" w:rsidP="00E75676">
            <w:pPr>
              <w:jc w:val="center"/>
              <w:rPr>
                <w:b/>
                <w:bCs/>
              </w:rPr>
            </w:pPr>
            <w:r w:rsidRPr="001C66C0">
              <w:rPr>
                <w:b/>
                <w:bCs/>
              </w:rPr>
              <w:t>Uprawnienia</w:t>
            </w:r>
          </w:p>
        </w:tc>
      </w:tr>
      <w:tr w:rsidR="009737E0" w:rsidRPr="00BD117A" w14:paraId="5AE56C46" w14:textId="17CE09D2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558163AA" w14:textId="25C17ABE" w:rsidR="00284C69" w:rsidRPr="00BD117A" w:rsidRDefault="009344BE" w:rsidP="002104A5">
            <w:r w:rsidRPr="00BD117A">
              <w:t>Rekord</w:t>
            </w:r>
            <w:r w:rsidR="009D4424" w:rsidRPr="00BD117A">
              <w:t>y podstawowe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5FD94AE5" w14:textId="0FC7EEF1" w:rsidR="00284C69" w:rsidRPr="00BD117A" w:rsidRDefault="00284C69" w:rsidP="00EA4D18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2E1B20BD" w14:textId="378D2A1D" w:rsidR="00284C69" w:rsidRPr="00BD117A" w:rsidRDefault="00284C69" w:rsidP="00EA4D18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61C3BB90" w14:textId="1E1BF45B" w:rsidR="00284C69" w:rsidRPr="00BD117A" w:rsidRDefault="00284C69" w:rsidP="00EA4D18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2CFF7967" w14:textId="14393DAF" w:rsidR="00284C69" w:rsidRPr="00BD117A" w:rsidRDefault="00284C69" w:rsidP="00EA4D18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5FE12215" w14:textId="474856BD" w:rsidR="00284C69" w:rsidRPr="00BD117A" w:rsidRDefault="00284C69" w:rsidP="00EA4D18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41E4C3A8" w14:textId="43AF476D" w:rsidR="00284C69" w:rsidRPr="00BD117A" w:rsidRDefault="00284C69" w:rsidP="00EA4D18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7A558176" w14:textId="07FA5174" w:rsidR="00284C69" w:rsidRPr="00BD117A" w:rsidRDefault="00284C69" w:rsidP="00EA4D18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565B7B07" w14:textId="545119DE" w:rsidR="00284C69" w:rsidRPr="00BD117A" w:rsidRDefault="00284C69" w:rsidP="00EA4D18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9737E0" w:rsidRPr="00BD117A" w14:paraId="60663BB2" w14:textId="5B727B35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816D79C" w14:textId="7DEBAC74" w:rsidR="00284C69" w:rsidRPr="00BD117A" w:rsidRDefault="00284C69" w:rsidP="002104A5">
            <w:r w:rsidRPr="00BD117A">
              <w:t>Działanie</w:t>
            </w:r>
          </w:p>
        </w:tc>
        <w:tc>
          <w:tcPr>
            <w:tcW w:w="993" w:type="dxa"/>
            <w:vAlign w:val="center"/>
          </w:tcPr>
          <w:p w14:paraId="5F5A5AAE" w14:textId="55A6BF3A" w:rsidR="00284C69" w:rsidRPr="00BD117A" w:rsidRDefault="00284C69" w:rsidP="00E7567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2855AB57" w14:textId="637340F7" w:rsidR="00284C69" w:rsidRPr="00BD117A" w:rsidRDefault="00284C69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99AF22F" w14:textId="03A912F3" w:rsidR="00284C69" w:rsidRPr="00BD117A" w:rsidRDefault="00284C69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4849DD26" w14:textId="5DA66BF0" w:rsidR="00284C69" w:rsidRPr="00BD117A" w:rsidRDefault="00284C69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4B5E02F" w14:textId="346A79D9" w:rsidR="00284C69" w:rsidRPr="00BD117A" w:rsidRDefault="009737E0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269A967" w14:textId="73D137F2" w:rsidR="00284C69" w:rsidRPr="00BD117A" w:rsidRDefault="009737E0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113D2FB" w14:textId="3C5C2F02" w:rsidR="00284C69" w:rsidRPr="00BD117A" w:rsidRDefault="009737E0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51ED7C44" w14:textId="651A52EF" w:rsidR="00284C69" w:rsidRPr="00BD117A" w:rsidRDefault="009737E0" w:rsidP="00E75676">
            <w:pPr>
              <w:jc w:val="center"/>
            </w:pPr>
            <w:r w:rsidRPr="00BD117A">
              <w:t>NW</w:t>
            </w:r>
          </w:p>
        </w:tc>
      </w:tr>
      <w:tr w:rsidR="00117974" w:rsidRPr="00BD117A" w14:paraId="7938D961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ABFEF92" w14:textId="1C8ECC69" w:rsidR="00117974" w:rsidRPr="00BD117A" w:rsidRDefault="00117974" w:rsidP="002104A5">
            <w:r w:rsidRPr="00BD117A">
              <w:t>Import danych</w:t>
            </w:r>
          </w:p>
        </w:tc>
        <w:tc>
          <w:tcPr>
            <w:tcW w:w="993" w:type="dxa"/>
            <w:vAlign w:val="center"/>
          </w:tcPr>
          <w:p w14:paraId="70568D20" w14:textId="5910F917" w:rsidR="00117974" w:rsidRPr="00BD117A" w:rsidRDefault="00AD6AA7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437103B4" w14:textId="7B30BDD2" w:rsidR="00117974" w:rsidRPr="00BD117A" w:rsidRDefault="00AD6AA7" w:rsidP="00E75676">
            <w:pPr>
              <w:jc w:val="center"/>
            </w:pPr>
            <w:r w:rsidRPr="00BD117A">
              <w:t>U</w:t>
            </w:r>
          </w:p>
        </w:tc>
        <w:tc>
          <w:tcPr>
            <w:tcW w:w="612" w:type="dxa"/>
            <w:vAlign w:val="center"/>
          </w:tcPr>
          <w:p w14:paraId="61A7ECA0" w14:textId="17EF12A9" w:rsidR="00117974" w:rsidRPr="00BD117A" w:rsidRDefault="00AD6AA7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022DA6F9" w14:textId="49AB8A20" w:rsidR="00117974" w:rsidRPr="00BD117A" w:rsidRDefault="00AD6AA7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2C6B40B3" w14:textId="54DED852" w:rsidR="00117974" w:rsidRPr="00BD117A" w:rsidRDefault="00AD6AA7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299DED3F" w14:textId="041DB4CF" w:rsidR="00117974" w:rsidRPr="00BD117A" w:rsidRDefault="00AD6AA7" w:rsidP="00E75676">
            <w:pPr>
              <w:jc w:val="center"/>
            </w:pPr>
            <w:r w:rsidRPr="00BD117A">
              <w:t>U</w:t>
            </w:r>
          </w:p>
        </w:tc>
        <w:tc>
          <w:tcPr>
            <w:tcW w:w="874" w:type="dxa"/>
            <w:vAlign w:val="center"/>
          </w:tcPr>
          <w:p w14:paraId="2AA348AE" w14:textId="78D7BEBE" w:rsidR="00117974" w:rsidRPr="00BD117A" w:rsidRDefault="002917BE" w:rsidP="00E75676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527F6EE" w14:textId="08684C9E" w:rsidR="00117974" w:rsidRPr="00BD117A" w:rsidRDefault="002917BE" w:rsidP="00E75676">
            <w:pPr>
              <w:jc w:val="center"/>
            </w:pPr>
            <w:r w:rsidRPr="00BD117A">
              <w:t>NW</w:t>
            </w:r>
          </w:p>
        </w:tc>
      </w:tr>
      <w:tr w:rsidR="00AD1F93" w:rsidRPr="00BD117A" w14:paraId="173FFAFA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F987FBB" w14:textId="305C3DAA" w:rsidR="00AD1F93" w:rsidRPr="00BD117A" w:rsidRDefault="002F144A" w:rsidP="002104A5">
            <w:r w:rsidRPr="00BD117A">
              <w:t>Kolejka</w:t>
            </w:r>
          </w:p>
        </w:tc>
        <w:tc>
          <w:tcPr>
            <w:tcW w:w="993" w:type="dxa"/>
            <w:vAlign w:val="center"/>
          </w:tcPr>
          <w:p w14:paraId="3868EED8" w14:textId="3934240B" w:rsidR="00AD1F93" w:rsidRPr="00BD117A" w:rsidRDefault="005516AD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C9F9A01" w14:textId="64D9576D" w:rsidR="00AD1F93" w:rsidRPr="00BD117A" w:rsidRDefault="005516AD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1E3E16C" w14:textId="573D338A" w:rsidR="00AD1F93" w:rsidRPr="00BD117A" w:rsidRDefault="005516AD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E4BA389" w14:textId="20577C03" w:rsidR="00AD1F93" w:rsidRPr="00BD117A" w:rsidRDefault="005516AD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6CD7432" w14:textId="00FBDFCC" w:rsidR="00AD1F93" w:rsidRPr="00BD117A" w:rsidRDefault="005516AD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2EF8033" w14:textId="59C53780" w:rsidR="00AD1F93" w:rsidRPr="00BD117A" w:rsidRDefault="005516AD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5915FCCB" w14:textId="7DEF11A6" w:rsidR="00AD1F93" w:rsidRPr="00BD117A" w:rsidRDefault="005516AD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3B8FD089" w14:textId="61EF14AA" w:rsidR="00AD1F93" w:rsidRPr="00BD117A" w:rsidRDefault="005516AD" w:rsidP="00E75676">
            <w:pPr>
              <w:jc w:val="center"/>
            </w:pPr>
            <w:r w:rsidRPr="00BD117A">
              <w:t>NW</w:t>
            </w:r>
          </w:p>
        </w:tc>
      </w:tr>
      <w:tr w:rsidR="002F144A" w:rsidRPr="00BD117A" w14:paraId="10D39553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312A2D4" w14:textId="2E3291AD" w:rsidR="002F144A" w:rsidRPr="00BD117A" w:rsidRDefault="00A84DCE" w:rsidP="002104A5">
            <w:r w:rsidRPr="00BD117A">
              <w:t>Kreator sieci Web</w:t>
            </w:r>
          </w:p>
        </w:tc>
        <w:tc>
          <w:tcPr>
            <w:tcW w:w="993" w:type="dxa"/>
            <w:vAlign w:val="center"/>
          </w:tcPr>
          <w:p w14:paraId="1CFD5E7B" w14:textId="206CE0D5" w:rsidR="002F144A" w:rsidRPr="00BD117A" w:rsidRDefault="00C26CFA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F1E68C1" w14:textId="727F8060" w:rsidR="002F144A" w:rsidRPr="00BD117A" w:rsidRDefault="00C26CFA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CA58650" w14:textId="0BFA0BE5" w:rsidR="002F144A" w:rsidRPr="00BD117A" w:rsidRDefault="00C26CFA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51E6881" w14:textId="12A712BB" w:rsidR="002F144A" w:rsidRPr="00BD117A" w:rsidRDefault="00C26CFA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A9BF49B" w14:textId="7ECDBBF4" w:rsidR="002F144A" w:rsidRPr="00BD117A" w:rsidRDefault="000B41FA" w:rsidP="00E75676">
            <w:pPr>
              <w:jc w:val="center"/>
            </w:pPr>
            <w:r w:rsidRPr="00BD117A">
              <w:t>--</w:t>
            </w:r>
          </w:p>
        </w:tc>
        <w:tc>
          <w:tcPr>
            <w:tcW w:w="1008" w:type="dxa"/>
            <w:vAlign w:val="center"/>
          </w:tcPr>
          <w:p w14:paraId="0C03ACB0" w14:textId="4C87916C" w:rsidR="002F144A" w:rsidRPr="00BD117A" w:rsidRDefault="000B41FA" w:rsidP="00E75676">
            <w:pPr>
              <w:jc w:val="center"/>
            </w:pPr>
            <w:r w:rsidRPr="00BD117A">
              <w:t>--</w:t>
            </w:r>
          </w:p>
        </w:tc>
        <w:tc>
          <w:tcPr>
            <w:tcW w:w="874" w:type="dxa"/>
            <w:vAlign w:val="center"/>
          </w:tcPr>
          <w:p w14:paraId="04048F44" w14:textId="21A04F5C" w:rsidR="002F144A" w:rsidRPr="00BD117A" w:rsidRDefault="000B41FA" w:rsidP="00E75676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3DF8E770" w14:textId="14A3B983" w:rsidR="002F144A" w:rsidRPr="00BD117A" w:rsidRDefault="000B41FA" w:rsidP="00E75676">
            <w:pPr>
              <w:jc w:val="center"/>
            </w:pPr>
            <w:r w:rsidRPr="00BD117A">
              <w:t>--</w:t>
            </w:r>
          </w:p>
        </w:tc>
      </w:tr>
      <w:tr w:rsidR="002F144A" w:rsidRPr="00BD117A" w14:paraId="17218C25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631382D" w14:textId="7A96F0ED" w:rsidR="002F144A" w:rsidRPr="00BD117A" w:rsidRDefault="00D93158" w:rsidP="002104A5">
            <w:r w:rsidRPr="00BD117A">
              <w:t>Mapowanie danych</w:t>
            </w:r>
          </w:p>
        </w:tc>
        <w:tc>
          <w:tcPr>
            <w:tcW w:w="993" w:type="dxa"/>
            <w:vAlign w:val="center"/>
          </w:tcPr>
          <w:p w14:paraId="4944D2BD" w14:textId="0A9270D7" w:rsidR="002F144A" w:rsidRPr="00BD117A" w:rsidRDefault="00747A6A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705585EF" w14:textId="2EFFAD6A" w:rsidR="002F144A" w:rsidRPr="00BD117A" w:rsidRDefault="00747A6A" w:rsidP="00E75676">
            <w:pPr>
              <w:jc w:val="center"/>
            </w:pPr>
            <w:r w:rsidRPr="00BD117A">
              <w:t>U</w:t>
            </w:r>
          </w:p>
        </w:tc>
        <w:tc>
          <w:tcPr>
            <w:tcW w:w="612" w:type="dxa"/>
            <w:vAlign w:val="center"/>
          </w:tcPr>
          <w:p w14:paraId="1C000389" w14:textId="21AC9606" w:rsidR="002F144A" w:rsidRPr="00BD117A" w:rsidRDefault="00747A6A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47944CDA" w14:textId="00CCBE21" w:rsidR="002F144A" w:rsidRPr="00BD117A" w:rsidRDefault="00747A6A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F5515DF" w14:textId="750427D6" w:rsidR="002F144A" w:rsidRPr="00BD117A" w:rsidRDefault="00747A6A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1E34DB37" w14:textId="3B793DC5" w:rsidR="002F144A" w:rsidRPr="00BD117A" w:rsidRDefault="00747A6A" w:rsidP="00E75676">
            <w:pPr>
              <w:jc w:val="center"/>
            </w:pPr>
            <w:r w:rsidRPr="00BD117A">
              <w:t>U</w:t>
            </w:r>
          </w:p>
        </w:tc>
        <w:tc>
          <w:tcPr>
            <w:tcW w:w="874" w:type="dxa"/>
            <w:vAlign w:val="center"/>
          </w:tcPr>
          <w:p w14:paraId="6CCA803B" w14:textId="49A6B2F5" w:rsidR="002F144A" w:rsidRPr="00BD117A" w:rsidRDefault="00747A6A" w:rsidP="00E75676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FA63A91" w14:textId="1B2C38F9" w:rsidR="002F144A" w:rsidRPr="00BD117A" w:rsidRDefault="00747A6A" w:rsidP="00E75676">
            <w:pPr>
              <w:jc w:val="center"/>
            </w:pPr>
            <w:r w:rsidRPr="00BD117A">
              <w:t>NW</w:t>
            </w:r>
          </w:p>
        </w:tc>
      </w:tr>
      <w:tr w:rsidR="002F144A" w:rsidRPr="00BD117A" w14:paraId="4BA0F9D5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69552DBC" w14:textId="7BE0B3B6" w:rsidR="002F144A" w:rsidRPr="00BD117A" w:rsidRDefault="008B1483" w:rsidP="002104A5">
            <w:r w:rsidRPr="00BD117A">
              <w:t>Notatka</w:t>
            </w:r>
          </w:p>
        </w:tc>
        <w:tc>
          <w:tcPr>
            <w:tcW w:w="993" w:type="dxa"/>
            <w:vAlign w:val="center"/>
          </w:tcPr>
          <w:p w14:paraId="03C8868D" w14:textId="15AAC1FF" w:rsidR="002F144A" w:rsidRPr="00BD117A" w:rsidRDefault="00A64E51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3EDE8F5D" w14:textId="35568A70" w:rsidR="002F144A" w:rsidRPr="00BD117A" w:rsidRDefault="00A64E51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B2EA8D7" w14:textId="1CE0A076" w:rsidR="002F144A" w:rsidRPr="00BD117A" w:rsidRDefault="00A64E51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481039F0" w14:textId="62314C46" w:rsidR="002F144A" w:rsidRPr="00BD117A" w:rsidRDefault="00A64E51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318B9384" w14:textId="5C18C586" w:rsidR="002F144A" w:rsidRPr="00BD117A" w:rsidRDefault="00A64E51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52A6F4EF" w14:textId="70E0F9DC" w:rsidR="002F144A" w:rsidRPr="00BD117A" w:rsidRDefault="00A64E51" w:rsidP="00E75676">
            <w:pPr>
              <w:jc w:val="center"/>
            </w:pPr>
            <w:r w:rsidRPr="00BD117A">
              <w:t>U</w:t>
            </w:r>
          </w:p>
        </w:tc>
        <w:tc>
          <w:tcPr>
            <w:tcW w:w="874" w:type="dxa"/>
            <w:vAlign w:val="center"/>
          </w:tcPr>
          <w:p w14:paraId="6A0F67B0" w14:textId="01DE6689" w:rsidR="002F144A" w:rsidRPr="00BD117A" w:rsidRDefault="00A64E51" w:rsidP="00E75676">
            <w:pPr>
              <w:jc w:val="center"/>
            </w:pPr>
            <w:r w:rsidRPr="00BD117A">
              <w:t>U</w:t>
            </w:r>
          </w:p>
        </w:tc>
        <w:tc>
          <w:tcPr>
            <w:tcW w:w="1239" w:type="dxa"/>
            <w:vAlign w:val="center"/>
          </w:tcPr>
          <w:p w14:paraId="6C09B63C" w14:textId="4C1041C1" w:rsidR="002F144A" w:rsidRPr="00BD117A" w:rsidRDefault="00A64E51" w:rsidP="00E75676">
            <w:pPr>
              <w:jc w:val="center"/>
            </w:pPr>
            <w:r w:rsidRPr="00BD117A">
              <w:t>U</w:t>
            </w:r>
          </w:p>
        </w:tc>
      </w:tr>
      <w:tr w:rsidR="002F144A" w:rsidRPr="00BD117A" w14:paraId="55FBB44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5D0625B" w14:textId="492AB018" w:rsidR="002F144A" w:rsidRPr="00BD117A" w:rsidRDefault="008B1483" w:rsidP="002104A5">
            <w:r w:rsidRPr="00BD117A">
              <w:t>Plik źródłowy importu</w:t>
            </w:r>
          </w:p>
        </w:tc>
        <w:tc>
          <w:tcPr>
            <w:tcW w:w="993" w:type="dxa"/>
            <w:vAlign w:val="center"/>
          </w:tcPr>
          <w:p w14:paraId="365A2B47" w14:textId="44FF670A" w:rsidR="002F144A" w:rsidRPr="00BD117A" w:rsidRDefault="00C71459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3C3B240D" w14:textId="1520C513" w:rsidR="002F144A" w:rsidRPr="00BD117A" w:rsidRDefault="00C71459" w:rsidP="00E75676">
            <w:pPr>
              <w:jc w:val="center"/>
            </w:pPr>
            <w:r w:rsidRPr="00BD117A">
              <w:t>U</w:t>
            </w:r>
          </w:p>
        </w:tc>
        <w:tc>
          <w:tcPr>
            <w:tcW w:w="612" w:type="dxa"/>
            <w:vAlign w:val="center"/>
          </w:tcPr>
          <w:p w14:paraId="43E2D7B8" w14:textId="25352699" w:rsidR="002F144A" w:rsidRPr="00BD117A" w:rsidRDefault="00C71459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707A953E" w14:textId="594FB606" w:rsidR="002F144A" w:rsidRPr="00BD117A" w:rsidRDefault="00C71459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9BC5ED7" w14:textId="03167402" w:rsidR="002F144A" w:rsidRPr="00BD117A" w:rsidRDefault="00C71459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3A8F2690" w14:textId="0F6D1B97" w:rsidR="002F144A" w:rsidRPr="00BD117A" w:rsidRDefault="00C71459" w:rsidP="00E75676">
            <w:pPr>
              <w:jc w:val="center"/>
            </w:pPr>
            <w:r w:rsidRPr="00BD117A">
              <w:t>U</w:t>
            </w:r>
          </w:p>
        </w:tc>
        <w:tc>
          <w:tcPr>
            <w:tcW w:w="874" w:type="dxa"/>
            <w:vAlign w:val="center"/>
          </w:tcPr>
          <w:p w14:paraId="20C72E97" w14:textId="6206E822" w:rsidR="002F144A" w:rsidRPr="00BD117A" w:rsidRDefault="00C71459" w:rsidP="00E75676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4532D40" w14:textId="3E044608" w:rsidR="002F144A" w:rsidRPr="00BD117A" w:rsidRDefault="00C71459" w:rsidP="00E75676">
            <w:pPr>
              <w:jc w:val="center"/>
            </w:pPr>
            <w:r w:rsidRPr="00BD117A">
              <w:t>NW</w:t>
            </w:r>
          </w:p>
        </w:tc>
      </w:tr>
      <w:tr w:rsidR="002F144A" w:rsidRPr="00BD117A" w14:paraId="7662B53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106ED7D" w14:textId="5D559885" w:rsidR="002F144A" w:rsidRPr="00BD117A" w:rsidRDefault="00FC7EC0" w:rsidP="002104A5">
            <w:r w:rsidRPr="00BD117A">
              <w:t>Punkt sprzedaży</w:t>
            </w:r>
          </w:p>
        </w:tc>
        <w:tc>
          <w:tcPr>
            <w:tcW w:w="993" w:type="dxa"/>
            <w:vAlign w:val="center"/>
          </w:tcPr>
          <w:p w14:paraId="01D196A7" w14:textId="1F28D981" w:rsidR="002F144A" w:rsidRPr="00BD117A" w:rsidRDefault="00621EAB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08D27A9" w14:textId="67C81F6F" w:rsidR="002F144A" w:rsidRPr="00BD117A" w:rsidRDefault="00C71459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2375D11" w14:textId="662471A6" w:rsidR="002F144A" w:rsidRPr="00BD117A" w:rsidRDefault="00621EAB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0FA1829" w14:textId="65902691" w:rsidR="002F144A" w:rsidRPr="00BD117A" w:rsidRDefault="00621EAB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57DC592" w14:textId="1283CFDE" w:rsidR="002F144A" w:rsidRPr="00BD117A" w:rsidRDefault="00621EAB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511425C" w14:textId="1B9F915D" w:rsidR="002F144A" w:rsidRPr="00BD117A" w:rsidRDefault="00621EAB" w:rsidP="00E75676">
            <w:pPr>
              <w:jc w:val="center"/>
            </w:pPr>
            <w:r w:rsidRPr="00BD117A">
              <w:t>JB</w:t>
            </w:r>
          </w:p>
        </w:tc>
        <w:tc>
          <w:tcPr>
            <w:tcW w:w="874" w:type="dxa"/>
            <w:vAlign w:val="center"/>
          </w:tcPr>
          <w:p w14:paraId="122BB8D6" w14:textId="47C2AD6B" w:rsidR="002F144A" w:rsidRPr="00BD117A" w:rsidRDefault="00621EAB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325EB56C" w14:textId="1E52B255" w:rsidR="002F144A" w:rsidRPr="00BD117A" w:rsidRDefault="00621EAB" w:rsidP="00E75676">
            <w:pPr>
              <w:jc w:val="center"/>
            </w:pPr>
            <w:r w:rsidRPr="00BD117A">
              <w:t>NW</w:t>
            </w:r>
          </w:p>
        </w:tc>
      </w:tr>
      <w:tr w:rsidR="00FC7EC0" w:rsidRPr="00BD117A" w14:paraId="29AFB3A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A9C3052" w14:textId="557DBBE4" w:rsidR="00FC7EC0" w:rsidRPr="00BD117A" w:rsidRDefault="00FC7EC0" w:rsidP="002104A5">
            <w:r w:rsidRPr="00BD117A">
              <w:t>Strona kreatora</w:t>
            </w:r>
          </w:p>
        </w:tc>
        <w:tc>
          <w:tcPr>
            <w:tcW w:w="993" w:type="dxa"/>
            <w:vAlign w:val="center"/>
          </w:tcPr>
          <w:p w14:paraId="64F6A216" w14:textId="0B7FF833" w:rsidR="00FC7EC0" w:rsidRPr="00BD117A" w:rsidRDefault="00DF559C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4B52033" w14:textId="14AEA86C" w:rsidR="00FC7EC0" w:rsidRPr="00BD117A" w:rsidRDefault="00DF559C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3A1282F" w14:textId="47618283" w:rsidR="00FC7EC0" w:rsidRPr="00BD117A" w:rsidRDefault="00DF559C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288F5CE1" w14:textId="02D8A818" w:rsidR="00FC7EC0" w:rsidRPr="00BD117A" w:rsidRDefault="00DF559C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EEAFA5C" w14:textId="1FCA96F0" w:rsidR="00FC7EC0" w:rsidRPr="00BD117A" w:rsidRDefault="00AC2478" w:rsidP="00E75676">
            <w:pPr>
              <w:jc w:val="center"/>
            </w:pPr>
            <w:r w:rsidRPr="00BD117A">
              <w:t>--</w:t>
            </w:r>
          </w:p>
        </w:tc>
        <w:tc>
          <w:tcPr>
            <w:tcW w:w="1008" w:type="dxa"/>
            <w:vAlign w:val="center"/>
          </w:tcPr>
          <w:p w14:paraId="37934E00" w14:textId="2ACE9A87" w:rsidR="00FC7EC0" w:rsidRPr="00BD117A" w:rsidRDefault="00AC2478" w:rsidP="00E75676">
            <w:pPr>
              <w:jc w:val="center"/>
            </w:pPr>
            <w:r w:rsidRPr="00BD117A">
              <w:t>--</w:t>
            </w:r>
          </w:p>
        </w:tc>
        <w:tc>
          <w:tcPr>
            <w:tcW w:w="874" w:type="dxa"/>
            <w:vAlign w:val="center"/>
          </w:tcPr>
          <w:p w14:paraId="292420C8" w14:textId="677BB023" w:rsidR="00FC7EC0" w:rsidRPr="00BD117A" w:rsidRDefault="00AC2478" w:rsidP="00E75676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6A0A56C5" w14:textId="02B6713A" w:rsidR="00FC7EC0" w:rsidRPr="00BD117A" w:rsidRDefault="00AC2478" w:rsidP="00E75676">
            <w:pPr>
              <w:jc w:val="center"/>
            </w:pPr>
            <w:r w:rsidRPr="00BD117A">
              <w:t>--</w:t>
            </w:r>
          </w:p>
        </w:tc>
      </w:tr>
      <w:tr w:rsidR="00724329" w:rsidRPr="00BD117A" w14:paraId="67B4B16B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7420148" w14:textId="4533009E" w:rsidR="00724329" w:rsidRPr="00BD117A" w:rsidRDefault="00724329" w:rsidP="002104A5">
            <w:r w:rsidRPr="00BD117A">
              <w:t>Szablon wiadomości e-mail</w:t>
            </w:r>
          </w:p>
        </w:tc>
        <w:tc>
          <w:tcPr>
            <w:tcW w:w="993" w:type="dxa"/>
            <w:vAlign w:val="center"/>
          </w:tcPr>
          <w:p w14:paraId="0A37CFD9" w14:textId="4812792D" w:rsidR="00724329" w:rsidRPr="00BD117A" w:rsidRDefault="00621D82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1A2D5D26" w14:textId="536440B0" w:rsidR="00724329" w:rsidRPr="00BD117A" w:rsidRDefault="00621D82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95B3FD0" w14:textId="7EB3D0F5" w:rsidR="00724329" w:rsidRPr="00BD117A" w:rsidRDefault="00621D82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1CABF391" w14:textId="46F9F835" w:rsidR="00724329" w:rsidRPr="00BD117A" w:rsidRDefault="00621D82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0BABD5D3" w14:textId="7FCF18DE" w:rsidR="00724329" w:rsidRPr="00BD117A" w:rsidRDefault="00621D82" w:rsidP="00E75676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5A36B274" w14:textId="70006C8F" w:rsidR="00724329" w:rsidRPr="00BD117A" w:rsidRDefault="00356FEC" w:rsidP="00E75676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7F68EBD2" w14:textId="1D8BA37B" w:rsidR="00724329" w:rsidRPr="00BD117A" w:rsidRDefault="00621D82" w:rsidP="00E75676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772BD5C4" w14:textId="110B7689" w:rsidR="00724329" w:rsidRPr="00BD117A" w:rsidRDefault="00621D82" w:rsidP="00E75676">
            <w:pPr>
              <w:jc w:val="center"/>
            </w:pPr>
            <w:r w:rsidRPr="00BD117A">
              <w:t>JB</w:t>
            </w:r>
          </w:p>
        </w:tc>
      </w:tr>
      <w:tr w:rsidR="00265823" w:rsidRPr="00BD117A" w14:paraId="719AB092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0591539" w14:textId="096F826E" w:rsidR="00265823" w:rsidRPr="00BD117A" w:rsidRDefault="00265823" w:rsidP="002104A5">
            <w:r w:rsidRPr="00BD117A">
              <w:t>Uprawnienie dostępu do kreatora sieci Web</w:t>
            </w:r>
          </w:p>
        </w:tc>
        <w:tc>
          <w:tcPr>
            <w:tcW w:w="993" w:type="dxa"/>
            <w:vAlign w:val="center"/>
          </w:tcPr>
          <w:p w14:paraId="448FD8AA" w14:textId="26118971" w:rsidR="00265823" w:rsidRPr="00BD117A" w:rsidRDefault="00C74B4D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D77CAFF" w14:textId="71A022E2" w:rsidR="00265823" w:rsidRPr="00BD117A" w:rsidRDefault="00C74B4D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7B37F4A" w14:textId="09D2867A" w:rsidR="00265823" w:rsidRPr="00BD117A" w:rsidRDefault="00C74B4D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C270DE1" w14:textId="6C7DA24D" w:rsidR="00265823" w:rsidRPr="00BD117A" w:rsidRDefault="00C74B4D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14C3BF8" w14:textId="1B4ED746" w:rsidR="00265823" w:rsidRPr="00BD117A" w:rsidRDefault="00C74B4D" w:rsidP="00E75676">
            <w:pPr>
              <w:jc w:val="center"/>
            </w:pPr>
            <w:r w:rsidRPr="00BD117A">
              <w:t>--</w:t>
            </w:r>
          </w:p>
        </w:tc>
        <w:tc>
          <w:tcPr>
            <w:tcW w:w="1008" w:type="dxa"/>
            <w:vAlign w:val="center"/>
          </w:tcPr>
          <w:p w14:paraId="04A55AA9" w14:textId="739726DB" w:rsidR="00265823" w:rsidRPr="00BD117A" w:rsidRDefault="00C74B4D" w:rsidP="00E75676">
            <w:pPr>
              <w:jc w:val="center"/>
            </w:pPr>
            <w:r w:rsidRPr="00BD117A">
              <w:t>--</w:t>
            </w:r>
          </w:p>
        </w:tc>
        <w:tc>
          <w:tcPr>
            <w:tcW w:w="874" w:type="dxa"/>
            <w:vAlign w:val="center"/>
          </w:tcPr>
          <w:p w14:paraId="5693B666" w14:textId="766B1D61" w:rsidR="00265823" w:rsidRPr="00BD117A" w:rsidRDefault="00C74B4D" w:rsidP="00E75676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7BC938F3" w14:textId="3BE8EB85" w:rsidR="00265823" w:rsidRPr="00BD117A" w:rsidRDefault="00C74B4D" w:rsidP="00E75676">
            <w:pPr>
              <w:jc w:val="center"/>
            </w:pPr>
            <w:r w:rsidRPr="00BD117A">
              <w:t>--</w:t>
            </w:r>
          </w:p>
        </w:tc>
      </w:tr>
      <w:tr w:rsidR="00265823" w:rsidRPr="00BD117A" w14:paraId="1FDE03F7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033C365" w14:textId="43CB7FB9" w:rsidR="00265823" w:rsidRPr="00BD117A" w:rsidRDefault="00265823" w:rsidP="002104A5">
            <w:r w:rsidRPr="00BD117A">
              <w:t>Zmiana oferty</w:t>
            </w:r>
          </w:p>
        </w:tc>
        <w:tc>
          <w:tcPr>
            <w:tcW w:w="993" w:type="dxa"/>
            <w:vAlign w:val="center"/>
          </w:tcPr>
          <w:p w14:paraId="2CDBC119" w14:textId="399D30EB" w:rsidR="00265823" w:rsidRPr="00BD117A" w:rsidRDefault="008E38C9" w:rsidP="00E75676">
            <w:pPr>
              <w:jc w:val="center"/>
            </w:pPr>
            <w:r w:rsidRPr="00BD117A">
              <w:t>JB</w:t>
            </w:r>
          </w:p>
        </w:tc>
        <w:tc>
          <w:tcPr>
            <w:tcW w:w="714" w:type="dxa"/>
            <w:vAlign w:val="center"/>
          </w:tcPr>
          <w:p w14:paraId="058BB9E5" w14:textId="0DBABD70" w:rsidR="00265823" w:rsidRPr="00BD117A" w:rsidRDefault="00CE1A6A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C67498D" w14:textId="557DC44F" w:rsidR="00265823" w:rsidRPr="00BD117A" w:rsidRDefault="00CE1A6A" w:rsidP="00E75676">
            <w:pPr>
              <w:jc w:val="center"/>
            </w:pPr>
            <w:r w:rsidRPr="00BD117A">
              <w:t>EN</w:t>
            </w:r>
          </w:p>
        </w:tc>
        <w:tc>
          <w:tcPr>
            <w:tcW w:w="919" w:type="dxa"/>
            <w:vAlign w:val="center"/>
          </w:tcPr>
          <w:p w14:paraId="017D8B61" w14:textId="293311FD" w:rsidR="00265823" w:rsidRPr="00BD117A" w:rsidRDefault="008E38C9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858C3F5" w14:textId="005DCB25" w:rsidR="00265823" w:rsidRPr="00BD117A" w:rsidRDefault="00CE1A6A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0625EEE" w14:textId="50023951" w:rsidR="00265823" w:rsidRPr="00BD117A" w:rsidRDefault="00CE1A6A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8E095FF" w14:textId="3B4CEAF8" w:rsidR="00265823" w:rsidRPr="00BD117A" w:rsidRDefault="00CE1A6A" w:rsidP="00E75676">
            <w:pPr>
              <w:jc w:val="center"/>
            </w:pPr>
            <w:r w:rsidRPr="00BD117A">
              <w:t>EN</w:t>
            </w:r>
          </w:p>
        </w:tc>
        <w:tc>
          <w:tcPr>
            <w:tcW w:w="1239" w:type="dxa"/>
            <w:vAlign w:val="center"/>
          </w:tcPr>
          <w:p w14:paraId="4AE720B1" w14:textId="2745DF98" w:rsidR="00265823" w:rsidRPr="00BD117A" w:rsidRDefault="008E38C9" w:rsidP="00E75676">
            <w:pPr>
              <w:jc w:val="center"/>
            </w:pPr>
            <w:r w:rsidRPr="00BD117A">
              <w:t>NW</w:t>
            </w:r>
          </w:p>
        </w:tc>
      </w:tr>
      <w:tr w:rsidR="00265823" w:rsidRPr="00BD117A" w14:paraId="496A5954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6B6C36AB" w14:textId="1B5BB5F3" w:rsidR="00265823" w:rsidRPr="00BD117A" w:rsidRDefault="00135A85">
            <w:r w:rsidRPr="00BD117A">
              <w:t>Sprzedaż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317A412C" w14:textId="77777777" w:rsidR="00265823" w:rsidRPr="00BD117A" w:rsidRDefault="00265823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3A2302FC" w14:textId="77777777" w:rsidR="00265823" w:rsidRPr="00BD117A" w:rsidRDefault="00265823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6C365AC1" w14:textId="77777777" w:rsidR="00265823" w:rsidRPr="00BD117A" w:rsidRDefault="00265823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7C449CD0" w14:textId="77777777" w:rsidR="00265823" w:rsidRPr="00BD117A" w:rsidRDefault="00265823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6F40DDC2" w14:textId="77777777" w:rsidR="00265823" w:rsidRPr="00BD117A" w:rsidRDefault="00265823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2688419B" w14:textId="77777777" w:rsidR="00265823" w:rsidRPr="00BD117A" w:rsidRDefault="00265823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5449A0F6" w14:textId="77777777" w:rsidR="00265823" w:rsidRPr="00BD117A" w:rsidRDefault="00265823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27B0EC6A" w14:textId="77777777" w:rsidR="00265823" w:rsidRPr="00BD117A" w:rsidRDefault="00265823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2F144A" w:rsidRPr="00BD117A" w14:paraId="09D19C1F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8C3A500" w14:textId="03D0F858" w:rsidR="002F144A" w:rsidRPr="00BD117A" w:rsidRDefault="00135A85" w:rsidP="002104A5">
            <w:r w:rsidRPr="00BD117A">
              <w:t>Produkt SAP</w:t>
            </w:r>
          </w:p>
        </w:tc>
        <w:tc>
          <w:tcPr>
            <w:tcW w:w="993" w:type="dxa"/>
            <w:vAlign w:val="center"/>
          </w:tcPr>
          <w:p w14:paraId="549DA599" w14:textId="0F3FD20A" w:rsidR="002F144A" w:rsidRPr="00BD117A" w:rsidRDefault="001707CF" w:rsidP="00E7567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3EE6CC0D" w14:textId="1E6976D1" w:rsidR="002F144A" w:rsidRPr="00BD117A" w:rsidRDefault="001707CF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72EF706" w14:textId="4EFFF7B5" w:rsidR="002F144A" w:rsidRPr="00BD117A" w:rsidRDefault="001707CF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1FC77507" w14:textId="7E153930" w:rsidR="002F144A" w:rsidRPr="00BD117A" w:rsidRDefault="001707CF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1E14AD6" w14:textId="4CCEB50B" w:rsidR="002F144A" w:rsidRPr="00BD117A" w:rsidRDefault="001707CF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B00BD8B" w14:textId="31043C1E" w:rsidR="002F144A" w:rsidRPr="00BD117A" w:rsidRDefault="001707CF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6747A79" w14:textId="1609F31B" w:rsidR="002F144A" w:rsidRPr="00BD117A" w:rsidRDefault="001707CF" w:rsidP="00E75676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1D8B7343" w14:textId="61983ADA" w:rsidR="002F144A" w:rsidRPr="00BD117A" w:rsidRDefault="001707CF" w:rsidP="00E75676">
            <w:pPr>
              <w:jc w:val="center"/>
            </w:pPr>
            <w:r w:rsidRPr="00BD117A">
              <w:t>--</w:t>
            </w:r>
          </w:p>
        </w:tc>
      </w:tr>
      <w:tr w:rsidR="0021783A" w:rsidRPr="00BD117A" w14:paraId="7A4BFE69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21F35369" w14:textId="4FE68A97" w:rsidR="0021783A" w:rsidRPr="00BD117A" w:rsidRDefault="0021783A">
            <w:r w:rsidRPr="00BD117A">
              <w:t>Zarządzanie podmiotem gospodarczym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0ED394AD" w14:textId="77777777" w:rsidR="0021783A" w:rsidRPr="00BD117A" w:rsidRDefault="0021783A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65FB66CB" w14:textId="77777777" w:rsidR="0021783A" w:rsidRPr="00BD117A" w:rsidRDefault="0021783A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78A3718E" w14:textId="77777777" w:rsidR="0021783A" w:rsidRPr="00BD117A" w:rsidRDefault="0021783A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31483F6F" w14:textId="77777777" w:rsidR="0021783A" w:rsidRPr="00BD117A" w:rsidRDefault="0021783A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3BB66010" w14:textId="77777777" w:rsidR="0021783A" w:rsidRPr="00BD117A" w:rsidRDefault="0021783A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5E901E60" w14:textId="77777777" w:rsidR="0021783A" w:rsidRPr="00BD117A" w:rsidRDefault="0021783A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59EA3D89" w14:textId="77777777" w:rsidR="0021783A" w:rsidRPr="00BD117A" w:rsidRDefault="0021783A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0A47A9DB" w14:textId="77777777" w:rsidR="0021783A" w:rsidRPr="00BD117A" w:rsidRDefault="0021783A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265823" w:rsidRPr="00BD117A" w14:paraId="15B21214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077FE7B" w14:textId="70233DCA" w:rsidR="00265823" w:rsidRPr="00BD117A" w:rsidRDefault="00496B33" w:rsidP="002104A5">
            <w:r w:rsidRPr="00BD117A">
              <w:lastRenderedPageBreak/>
              <w:t>Użytkownik</w:t>
            </w:r>
          </w:p>
        </w:tc>
        <w:tc>
          <w:tcPr>
            <w:tcW w:w="993" w:type="dxa"/>
            <w:vAlign w:val="center"/>
          </w:tcPr>
          <w:p w14:paraId="666A6AB4" w14:textId="69DD0019" w:rsidR="00265823" w:rsidRPr="00BD117A" w:rsidRDefault="00EB474C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1B8C7A2C" w14:textId="048E9C53" w:rsidR="00265823" w:rsidRPr="00BD117A" w:rsidRDefault="00EB6D43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737AA58" w14:textId="30715A8F" w:rsidR="00265823" w:rsidRPr="00BD117A" w:rsidRDefault="00EB474C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2D8EF34C" w14:textId="4A6F8CE3" w:rsidR="00265823" w:rsidRPr="00BD117A" w:rsidRDefault="00EB474C" w:rsidP="00E75676">
            <w:pPr>
              <w:jc w:val="center"/>
            </w:pPr>
            <w:r w:rsidRPr="00BD117A">
              <w:t>--</w:t>
            </w:r>
          </w:p>
        </w:tc>
        <w:tc>
          <w:tcPr>
            <w:tcW w:w="1008" w:type="dxa"/>
            <w:vAlign w:val="center"/>
          </w:tcPr>
          <w:p w14:paraId="601871DD" w14:textId="4969AE58" w:rsidR="00265823" w:rsidRPr="00BD117A" w:rsidRDefault="00EB474C" w:rsidP="00E75676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24D52186" w14:textId="4EB9D61A" w:rsidR="00265823" w:rsidRPr="00BD117A" w:rsidRDefault="00EB474C" w:rsidP="00E75676">
            <w:pPr>
              <w:jc w:val="center"/>
            </w:pPr>
            <w:r w:rsidRPr="00BD117A">
              <w:t>JB</w:t>
            </w:r>
          </w:p>
        </w:tc>
        <w:tc>
          <w:tcPr>
            <w:tcW w:w="874" w:type="dxa"/>
            <w:vAlign w:val="center"/>
          </w:tcPr>
          <w:p w14:paraId="1F73DD49" w14:textId="1C65090D" w:rsidR="00265823" w:rsidRPr="00BD117A" w:rsidRDefault="00EB474C" w:rsidP="00E75676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3AFCF790" w14:textId="39A16B8F" w:rsidR="00265823" w:rsidRPr="00BD117A" w:rsidRDefault="00EB474C" w:rsidP="00E75676">
            <w:pPr>
              <w:jc w:val="center"/>
            </w:pPr>
            <w:r w:rsidRPr="00BD117A">
              <w:t>--</w:t>
            </w:r>
          </w:p>
        </w:tc>
      </w:tr>
      <w:tr w:rsidR="003B39D4" w:rsidRPr="00BD117A" w14:paraId="4C0FD447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88BE4A5" w14:textId="505D203B" w:rsidR="003B39D4" w:rsidRPr="00BD117A" w:rsidRDefault="003B39D4" w:rsidP="002104A5">
            <w:r w:rsidRPr="00BD117A">
              <w:t>Eksportuj do programu Excel</w:t>
            </w:r>
          </w:p>
        </w:tc>
        <w:tc>
          <w:tcPr>
            <w:tcW w:w="7367" w:type="dxa"/>
            <w:gridSpan w:val="8"/>
            <w:vAlign w:val="center"/>
          </w:tcPr>
          <w:p w14:paraId="516C8AA6" w14:textId="294FFD8D" w:rsidR="003B39D4" w:rsidRPr="00BD117A" w:rsidRDefault="003B39D4" w:rsidP="00E75676">
            <w:pPr>
              <w:jc w:val="center"/>
            </w:pPr>
            <w:r w:rsidRPr="00BD117A">
              <w:t>O</w:t>
            </w:r>
          </w:p>
        </w:tc>
      </w:tr>
      <w:tr w:rsidR="00496B33" w:rsidRPr="00BD117A" w14:paraId="6AE2406E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63369F84" w14:textId="47772414" w:rsidR="00496B33" w:rsidRPr="00BD117A" w:rsidRDefault="00660D31">
            <w:r w:rsidRPr="00BD117A">
              <w:t>Dostosowywanie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419272A7" w14:textId="77777777" w:rsidR="00496B33" w:rsidRPr="00BD117A" w:rsidRDefault="00496B33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2A45597F" w14:textId="77777777" w:rsidR="00496B33" w:rsidRPr="00BD117A" w:rsidRDefault="00496B33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41871509" w14:textId="77777777" w:rsidR="00496B33" w:rsidRPr="00BD117A" w:rsidRDefault="00496B33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763EC113" w14:textId="77777777" w:rsidR="00496B33" w:rsidRPr="00BD117A" w:rsidRDefault="00496B33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6081E8B1" w14:textId="77777777" w:rsidR="00496B33" w:rsidRPr="00BD117A" w:rsidRDefault="00496B33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72C8B2A1" w14:textId="77777777" w:rsidR="00496B33" w:rsidRPr="00BD117A" w:rsidRDefault="00496B33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1879ACA6" w14:textId="77777777" w:rsidR="00496B33" w:rsidRPr="00BD117A" w:rsidRDefault="00496B33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0EE10DFC" w14:textId="77777777" w:rsidR="00496B33" w:rsidRPr="00BD117A" w:rsidRDefault="00496B33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496B33" w:rsidRPr="00BD117A" w14:paraId="4443418D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E03BACE" w14:textId="66B82B34" w:rsidR="00496B33" w:rsidRPr="00BD117A" w:rsidRDefault="00660D31" w:rsidP="002104A5">
            <w:r w:rsidRPr="00BD117A">
              <w:t>Zadanie importu</w:t>
            </w:r>
          </w:p>
        </w:tc>
        <w:tc>
          <w:tcPr>
            <w:tcW w:w="993" w:type="dxa"/>
            <w:vAlign w:val="center"/>
          </w:tcPr>
          <w:p w14:paraId="702259CF" w14:textId="0C61F475" w:rsidR="00496B33" w:rsidRPr="00BD117A" w:rsidRDefault="003C2C67" w:rsidP="00E75676">
            <w:pPr>
              <w:jc w:val="center"/>
            </w:pPr>
            <w:r w:rsidRPr="00BD117A">
              <w:t>--</w:t>
            </w:r>
          </w:p>
        </w:tc>
        <w:tc>
          <w:tcPr>
            <w:tcW w:w="714" w:type="dxa"/>
            <w:vAlign w:val="center"/>
          </w:tcPr>
          <w:p w14:paraId="70DC4678" w14:textId="1E19BA35" w:rsidR="00496B33" w:rsidRPr="00BD117A" w:rsidRDefault="003C2C67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D885591" w14:textId="5C09523A" w:rsidR="00496B33" w:rsidRPr="00BD117A" w:rsidRDefault="003C2C67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02476BC7" w14:textId="6CA46624" w:rsidR="00496B33" w:rsidRPr="00BD117A" w:rsidRDefault="003C2C67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08FE6B71" w14:textId="0AD69103" w:rsidR="00496B33" w:rsidRPr="00BD117A" w:rsidRDefault="003C2C67" w:rsidP="00E75676">
            <w:pPr>
              <w:jc w:val="center"/>
            </w:pPr>
            <w:r w:rsidRPr="00BD117A">
              <w:t>--</w:t>
            </w:r>
          </w:p>
        </w:tc>
        <w:tc>
          <w:tcPr>
            <w:tcW w:w="1008" w:type="dxa"/>
            <w:vAlign w:val="center"/>
          </w:tcPr>
          <w:p w14:paraId="236C7FBC" w14:textId="7B5D4700" w:rsidR="00496B33" w:rsidRPr="00BD117A" w:rsidRDefault="003C2C67" w:rsidP="00E75676">
            <w:pPr>
              <w:jc w:val="center"/>
            </w:pPr>
            <w:r w:rsidRPr="00BD117A">
              <w:t>--</w:t>
            </w:r>
          </w:p>
        </w:tc>
        <w:tc>
          <w:tcPr>
            <w:tcW w:w="874" w:type="dxa"/>
            <w:vAlign w:val="center"/>
          </w:tcPr>
          <w:p w14:paraId="146D03D1" w14:textId="114706B1" w:rsidR="00496B33" w:rsidRPr="00BD117A" w:rsidRDefault="003C2C67" w:rsidP="00E75676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353819D1" w14:textId="43BBFE5B" w:rsidR="00496B33" w:rsidRPr="00BD117A" w:rsidRDefault="003C2C67" w:rsidP="00E75676">
            <w:pPr>
              <w:jc w:val="center"/>
            </w:pPr>
            <w:r w:rsidRPr="00BD117A">
              <w:t>--</w:t>
            </w:r>
          </w:p>
        </w:tc>
      </w:tr>
      <w:tr w:rsidR="00660D31" w:rsidRPr="00BD117A" w14:paraId="516028E5" w14:textId="77777777" w:rsidTr="00D2487C">
        <w:tc>
          <w:tcPr>
            <w:tcW w:w="1696" w:type="dxa"/>
            <w:shd w:val="clear" w:color="auto" w:fill="FABF8F" w:themeFill="accent6" w:themeFillTint="99"/>
            <w:vAlign w:val="center"/>
          </w:tcPr>
          <w:p w14:paraId="0074A53C" w14:textId="083A32A3" w:rsidR="00660D31" w:rsidRPr="00BD117A" w:rsidRDefault="004E1EFC">
            <w:r w:rsidRPr="00BD117A">
              <w:t>Encje niestandardowe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15F3917E" w14:textId="77777777" w:rsidR="00660D31" w:rsidRPr="00BD117A" w:rsidRDefault="00660D31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3C214612" w14:textId="77777777" w:rsidR="00660D31" w:rsidRPr="00BD117A" w:rsidRDefault="00660D31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638A07D3" w14:textId="77777777" w:rsidR="00660D31" w:rsidRPr="00BD117A" w:rsidRDefault="00660D31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415B25BC" w14:textId="77777777" w:rsidR="00660D31" w:rsidRPr="00BD117A" w:rsidRDefault="00660D31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60C36F57" w14:textId="77777777" w:rsidR="00660D31" w:rsidRPr="00BD117A" w:rsidRDefault="00660D31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449358D6" w14:textId="77777777" w:rsidR="00660D31" w:rsidRPr="00BD117A" w:rsidRDefault="00660D31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63C3E9B9" w14:textId="77777777" w:rsidR="00660D31" w:rsidRPr="00BD117A" w:rsidRDefault="00660D31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6DEA5232" w14:textId="77777777" w:rsidR="00660D31" w:rsidRPr="00BD117A" w:rsidRDefault="00660D31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660D31" w:rsidRPr="00BD117A" w14:paraId="7862C6E1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A964258" w14:textId="6C258D1F" w:rsidR="00660D31" w:rsidRPr="00BD117A" w:rsidRDefault="004E1EFC" w:rsidP="002104A5">
            <w:r w:rsidRPr="00BD117A">
              <w:t>Beneficjent</w:t>
            </w:r>
          </w:p>
        </w:tc>
        <w:tc>
          <w:tcPr>
            <w:tcW w:w="993" w:type="dxa"/>
            <w:vAlign w:val="center"/>
          </w:tcPr>
          <w:p w14:paraId="517C1352" w14:textId="17F61221" w:rsidR="00660D31" w:rsidRPr="00BD117A" w:rsidRDefault="00F32C42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1FFE0A1B" w14:textId="5428004B" w:rsidR="00660D31" w:rsidRPr="00BD117A" w:rsidRDefault="006E69F9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FD67510" w14:textId="14811C85" w:rsidR="00660D31" w:rsidRPr="00BD117A" w:rsidRDefault="006E69F9" w:rsidP="00E75676">
            <w:pPr>
              <w:jc w:val="center"/>
            </w:pPr>
            <w:r w:rsidRPr="00BD117A">
              <w:t>EN</w:t>
            </w:r>
          </w:p>
        </w:tc>
        <w:tc>
          <w:tcPr>
            <w:tcW w:w="919" w:type="dxa"/>
            <w:vAlign w:val="center"/>
          </w:tcPr>
          <w:p w14:paraId="1155DD0D" w14:textId="1FD3B571" w:rsidR="00660D31" w:rsidRPr="00BD117A" w:rsidRDefault="006E69F9" w:rsidP="00E75676">
            <w:pPr>
              <w:jc w:val="center"/>
            </w:pPr>
            <w:r w:rsidRPr="00BD117A">
              <w:t>EN</w:t>
            </w:r>
          </w:p>
        </w:tc>
        <w:tc>
          <w:tcPr>
            <w:tcW w:w="1008" w:type="dxa"/>
            <w:vAlign w:val="center"/>
          </w:tcPr>
          <w:p w14:paraId="260E077A" w14:textId="17E47A62" w:rsidR="00660D31" w:rsidRPr="00BD117A" w:rsidRDefault="006E69F9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03419F4D" w14:textId="3337BC46" w:rsidR="00660D31" w:rsidRPr="00BD117A" w:rsidRDefault="006E69F9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789077F" w14:textId="3E9CE4CC" w:rsidR="00660D31" w:rsidRPr="00BD117A" w:rsidRDefault="00D36A99" w:rsidP="00E75676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2EF1414C" w14:textId="05F47819" w:rsidR="00660D31" w:rsidRPr="00BD117A" w:rsidRDefault="00D36A99" w:rsidP="00E75676">
            <w:pPr>
              <w:jc w:val="center"/>
            </w:pPr>
            <w:r w:rsidRPr="00BD117A">
              <w:t>JB</w:t>
            </w:r>
          </w:p>
        </w:tc>
      </w:tr>
      <w:tr w:rsidR="004E1EFC" w:rsidRPr="00BD117A" w14:paraId="2771450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67D7C76" w14:textId="017857BC" w:rsidR="004E1EFC" w:rsidRPr="00BD117A" w:rsidRDefault="004E1EFC" w:rsidP="002104A5">
            <w:r w:rsidRPr="00BD117A">
              <w:t>Biuro sprzedaży</w:t>
            </w:r>
          </w:p>
        </w:tc>
        <w:tc>
          <w:tcPr>
            <w:tcW w:w="993" w:type="dxa"/>
            <w:vAlign w:val="center"/>
          </w:tcPr>
          <w:p w14:paraId="471CBF0A" w14:textId="60E522BA" w:rsidR="004E1EFC" w:rsidRPr="00BD117A" w:rsidRDefault="001B2734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4D9CC5C" w14:textId="2FE5D53C" w:rsidR="004E1EFC" w:rsidRPr="00BD117A" w:rsidRDefault="001B2734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281A437" w14:textId="5FC551F4" w:rsidR="004E1EFC" w:rsidRPr="00BD117A" w:rsidRDefault="001B2734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2858DB2" w14:textId="211FA930" w:rsidR="004E1EFC" w:rsidRPr="00BD117A" w:rsidRDefault="001B2734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899DCF3" w14:textId="633AB185" w:rsidR="004E1EFC" w:rsidRPr="00BD117A" w:rsidRDefault="001B2734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01BE36B7" w14:textId="1E028F28" w:rsidR="004E1EFC" w:rsidRPr="00BD117A" w:rsidRDefault="001B2734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945B530" w14:textId="1443EE19" w:rsidR="004E1EFC" w:rsidRPr="00BD117A" w:rsidRDefault="00D36A99" w:rsidP="00E75676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0244E0D0" w14:textId="01BD7704" w:rsidR="004E1EFC" w:rsidRPr="00BD117A" w:rsidRDefault="00D36A99" w:rsidP="00E75676">
            <w:pPr>
              <w:jc w:val="center"/>
            </w:pPr>
            <w:r w:rsidRPr="00BD117A">
              <w:t>--</w:t>
            </w:r>
          </w:p>
        </w:tc>
      </w:tr>
      <w:tr w:rsidR="004E1EFC" w:rsidRPr="00BD117A" w14:paraId="7726E72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24D3AE1" w14:textId="02FF9668" w:rsidR="004E1EFC" w:rsidRPr="00BD117A" w:rsidRDefault="00A31F9C" w:rsidP="002104A5">
            <w:r w:rsidRPr="00BD117A">
              <w:t>Cennik producenta</w:t>
            </w:r>
          </w:p>
        </w:tc>
        <w:tc>
          <w:tcPr>
            <w:tcW w:w="993" w:type="dxa"/>
            <w:vAlign w:val="center"/>
          </w:tcPr>
          <w:p w14:paraId="27D89831" w14:textId="49613B8D" w:rsidR="004E1EFC" w:rsidRPr="00BD117A" w:rsidRDefault="00885836" w:rsidP="00E7567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3B534A18" w14:textId="32366FAF" w:rsidR="004E1EFC" w:rsidRPr="00BD117A" w:rsidRDefault="00885836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54E60B3" w14:textId="6D674FC8" w:rsidR="004E1EFC" w:rsidRPr="00BD117A" w:rsidRDefault="00885836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2AE06EAC" w14:textId="2F6CA93D" w:rsidR="004E1EFC" w:rsidRPr="00BD117A" w:rsidRDefault="00885836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F02866F" w14:textId="76A54D1E" w:rsidR="004E1EFC" w:rsidRPr="00BD117A" w:rsidRDefault="00885836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EEC5B3E" w14:textId="3E8C6E6F" w:rsidR="004E1EFC" w:rsidRPr="00BD117A" w:rsidRDefault="00885836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C752A5E" w14:textId="2C757FF4" w:rsidR="004E1EFC" w:rsidRPr="00BD117A" w:rsidRDefault="00885836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65E757F9" w14:textId="32BA6F23" w:rsidR="004E1EFC" w:rsidRPr="00BD117A" w:rsidRDefault="00885836" w:rsidP="00E75676">
            <w:pPr>
              <w:jc w:val="center"/>
            </w:pPr>
            <w:r w:rsidRPr="00BD117A">
              <w:t>O</w:t>
            </w:r>
          </w:p>
        </w:tc>
      </w:tr>
      <w:tr w:rsidR="00A31F9C" w:rsidRPr="00BD117A" w14:paraId="4DD528F8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33D4998" w14:textId="17E85796" w:rsidR="00A31F9C" w:rsidRPr="00BD117A" w:rsidRDefault="00A31F9C" w:rsidP="002104A5">
            <w:r w:rsidRPr="00BD117A">
              <w:t>Ceny urzędowe MZ</w:t>
            </w:r>
          </w:p>
        </w:tc>
        <w:tc>
          <w:tcPr>
            <w:tcW w:w="993" w:type="dxa"/>
            <w:vAlign w:val="center"/>
          </w:tcPr>
          <w:p w14:paraId="513D13C6" w14:textId="6520EBBA" w:rsidR="00A31F9C" w:rsidRPr="00BD117A" w:rsidRDefault="00885836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F2C7EAE" w14:textId="3B0034E2" w:rsidR="00A31F9C" w:rsidRPr="00BD117A" w:rsidRDefault="00885836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9049454" w14:textId="2EC96AC5" w:rsidR="00A31F9C" w:rsidRPr="00BD117A" w:rsidRDefault="00885836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FBB406C" w14:textId="459A2BA4" w:rsidR="00A31F9C" w:rsidRPr="00BD117A" w:rsidRDefault="00885836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DA323E8" w14:textId="100502D5" w:rsidR="00A31F9C" w:rsidRPr="00BD117A" w:rsidRDefault="00885836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6A56FB9" w14:textId="612819BC" w:rsidR="00A31F9C" w:rsidRPr="00BD117A" w:rsidRDefault="00885836" w:rsidP="00E75676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33BBCA2C" w14:textId="1AC23466" w:rsidR="00A31F9C" w:rsidRPr="00BD117A" w:rsidRDefault="00885836" w:rsidP="00E75676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647DC24" w14:textId="49C0BC85" w:rsidR="00A31F9C" w:rsidRPr="00BD117A" w:rsidRDefault="00885836" w:rsidP="00E75676">
            <w:pPr>
              <w:jc w:val="center"/>
            </w:pPr>
            <w:r w:rsidRPr="00BD117A">
              <w:t>NW</w:t>
            </w:r>
          </w:p>
        </w:tc>
      </w:tr>
      <w:tr w:rsidR="00A31F9C" w:rsidRPr="00BD117A" w14:paraId="11033DFF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A5693B2" w14:textId="4B1FDD6F" w:rsidR="00A31F9C" w:rsidRPr="00BD117A" w:rsidRDefault="00F2723E" w:rsidP="002104A5">
            <w:r w:rsidRPr="00BD117A">
              <w:t>Dokument</w:t>
            </w:r>
          </w:p>
        </w:tc>
        <w:tc>
          <w:tcPr>
            <w:tcW w:w="993" w:type="dxa"/>
            <w:vAlign w:val="center"/>
          </w:tcPr>
          <w:p w14:paraId="366CD680" w14:textId="49D0FF74" w:rsidR="00A31F9C" w:rsidRPr="00BD117A" w:rsidRDefault="00885836" w:rsidP="00E75676">
            <w:pPr>
              <w:jc w:val="center"/>
            </w:pPr>
            <w:r w:rsidRPr="00BD117A">
              <w:t>JB</w:t>
            </w:r>
          </w:p>
        </w:tc>
        <w:tc>
          <w:tcPr>
            <w:tcW w:w="714" w:type="dxa"/>
            <w:vAlign w:val="center"/>
          </w:tcPr>
          <w:p w14:paraId="086DC73E" w14:textId="082FCC90" w:rsidR="00A31F9C" w:rsidRPr="00BD117A" w:rsidRDefault="004608AB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68147B9" w14:textId="2CC7716D" w:rsidR="00A31F9C" w:rsidRPr="00BD117A" w:rsidRDefault="004608AB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58A978DF" w14:textId="126001C0" w:rsidR="00A31F9C" w:rsidRPr="00BD117A" w:rsidRDefault="004608AB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788ED5CE" w14:textId="7A573684" w:rsidR="00A31F9C" w:rsidRPr="00BD117A" w:rsidRDefault="004608AB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AAD3507" w14:textId="7ED35093" w:rsidR="00A31F9C" w:rsidRPr="00BD117A" w:rsidRDefault="004608AB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1D80452" w14:textId="47388C46" w:rsidR="00A31F9C" w:rsidRPr="00BD117A" w:rsidRDefault="004608AB" w:rsidP="00E75676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572A68CC" w14:textId="07A9A65D" w:rsidR="00A31F9C" w:rsidRPr="00BD117A" w:rsidRDefault="004608AB" w:rsidP="00E75676">
            <w:pPr>
              <w:jc w:val="center"/>
            </w:pPr>
            <w:r w:rsidRPr="00BD117A">
              <w:t>JB</w:t>
            </w:r>
          </w:p>
        </w:tc>
      </w:tr>
      <w:tr w:rsidR="007C6C4A" w:rsidRPr="00BD117A" w14:paraId="1CA79302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F0F9FE6" w14:textId="3585AFEE" w:rsidR="007C6C4A" w:rsidRPr="00BD117A" w:rsidRDefault="007C6C4A" w:rsidP="002104A5">
            <w:proofErr w:type="spellStart"/>
            <w:r w:rsidRPr="00BD117A">
              <w:t>DrugForm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993" w:type="dxa"/>
            <w:vAlign w:val="center"/>
          </w:tcPr>
          <w:p w14:paraId="75761E95" w14:textId="701F7FB1" w:rsidR="007C6C4A" w:rsidRPr="00BD117A" w:rsidRDefault="00311E8B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4F8026C6" w14:textId="048C8AD2" w:rsidR="007C6C4A" w:rsidRPr="00BD117A" w:rsidRDefault="00311E8B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25C6275" w14:textId="60D20C20" w:rsidR="007C6C4A" w:rsidRPr="00BD117A" w:rsidRDefault="00311E8B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2D39E4E4" w14:textId="1E3F7C34" w:rsidR="007C6C4A" w:rsidRPr="00BD117A" w:rsidRDefault="00311E8B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10ED620" w14:textId="1EB6490C" w:rsidR="007C6C4A" w:rsidRPr="00BD117A" w:rsidRDefault="00311E8B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1394531" w14:textId="521D1206" w:rsidR="007C6C4A" w:rsidRPr="00BD117A" w:rsidRDefault="00311E8B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D205227" w14:textId="404940A7" w:rsidR="007C6C4A" w:rsidRPr="00BD117A" w:rsidRDefault="00311E8B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7BFC647A" w14:textId="554223A7" w:rsidR="007C6C4A" w:rsidRPr="00BD117A" w:rsidRDefault="00311E8B" w:rsidP="00E75676">
            <w:pPr>
              <w:jc w:val="center"/>
            </w:pPr>
            <w:r w:rsidRPr="00BD117A">
              <w:t>O</w:t>
            </w:r>
          </w:p>
        </w:tc>
      </w:tr>
      <w:tr w:rsidR="007C6C4A" w:rsidRPr="00BD117A" w14:paraId="41ADA05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50A8850" w14:textId="46EB43BC" w:rsidR="007C6C4A" w:rsidRPr="00BD117A" w:rsidRDefault="007C6C4A" w:rsidP="002104A5">
            <w:proofErr w:type="spellStart"/>
            <w:r w:rsidRPr="00BD117A">
              <w:t>Drug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993" w:type="dxa"/>
            <w:vAlign w:val="center"/>
          </w:tcPr>
          <w:p w14:paraId="101C43A0" w14:textId="65B9DACD" w:rsidR="007C6C4A" w:rsidRPr="00BD117A" w:rsidRDefault="0004296F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75B0D72" w14:textId="014AEC44" w:rsidR="007C6C4A" w:rsidRPr="00BD117A" w:rsidRDefault="0004296F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B1F8A5B" w14:textId="429BFBBE" w:rsidR="007C6C4A" w:rsidRPr="00BD117A" w:rsidRDefault="0004296F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340BAAE3" w14:textId="560E1274" w:rsidR="007C6C4A" w:rsidRPr="00BD117A" w:rsidRDefault="0004296F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EA79A9C" w14:textId="74E6D291" w:rsidR="007C6C4A" w:rsidRPr="00BD117A" w:rsidRDefault="0004296F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EE32BD6" w14:textId="5628EA21" w:rsidR="007C6C4A" w:rsidRPr="00BD117A" w:rsidRDefault="0004296F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C15906D" w14:textId="7AAACBBA" w:rsidR="007C6C4A" w:rsidRPr="00BD117A" w:rsidRDefault="0004296F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52527DB6" w14:textId="05569350" w:rsidR="007C6C4A" w:rsidRPr="00BD117A" w:rsidRDefault="0004296F" w:rsidP="00E75676">
            <w:pPr>
              <w:jc w:val="center"/>
            </w:pPr>
            <w:r w:rsidRPr="00BD117A">
              <w:t>O</w:t>
            </w:r>
          </w:p>
        </w:tc>
      </w:tr>
      <w:tr w:rsidR="007C6C4A" w:rsidRPr="00BD117A" w14:paraId="6661625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6F7CB8D8" w14:textId="340C13EF" w:rsidR="007C6C4A" w:rsidRPr="00BD117A" w:rsidRDefault="006E6DFE" w:rsidP="002104A5">
            <w:r w:rsidRPr="00BD117A">
              <w:t>Grupa zakupowa</w:t>
            </w:r>
          </w:p>
        </w:tc>
        <w:tc>
          <w:tcPr>
            <w:tcW w:w="993" w:type="dxa"/>
            <w:vAlign w:val="center"/>
          </w:tcPr>
          <w:p w14:paraId="1ECC35A0" w14:textId="242F755F" w:rsidR="007C6C4A" w:rsidRPr="00BD117A" w:rsidRDefault="0058367A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1B31F80B" w14:textId="4BB6703D" w:rsidR="007C6C4A" w:rsidRPr="00BD117A" w:rsidRDefault="0058367A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7058B52" w14:textId="6880E99C" w:rsidR="007C6C4A" w:rsidRPr="00BD117A" w:rsidRDefault="0058367A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5ABEB403" w14:textId="6B93EE8E" w:rsidR="007C6C4A" w:rsidRPr="00BD117A" w:rsidRDefault="0058367A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10CAE28" w14:textId="2533BE2A" w:rsidR="007C6C4A" w:rsidRPr="00BD117A" w:rsidRDefault="0058367A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E8210EB" w14:textId="4D131F68" w:rsidR="007C6C4A" w:rsidRPr="00BD117A" w:rsidRDefault="0058367A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ECFDFCA" w14:textId="71A8C3ED" w:rsidR="007C6C4A" w:rsidRPr="00BD117A" w:rsidRDefault="0058367A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27C908BF" w14:textId="7271518E" w:rsidR="007C6C4A" w:rsidRPr="00BD117A" w:rsidRDefault="0058367A" w:rsidP="00E75676">
            <w:pPr>
              <w:jc w:val="center"/>
            </w:pPr>
            <w:r w:rsidRPr="00BD117A">
              <w:t>O</w:t>
            </w:r>
          </w:p>
        </w:tc>
      </w:tr>
      <w:tr w:rsidR="006E6DFE" w:rsidRPr="00BD117A" w14:paraId="58B86388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E68D09A" w14:textId="705D2CBD" w:rsidR="006E6DFE" w:rsidRPr="00BD117A" w:rsidRDefault="006E6DFE" w:rsidP="002104A5">
            <w:r w:rsidRPr="00BD117A">
              <w:t>Kryteria Szablonu</w:t>
            </w:r>
          </w:p>
        </w:tc>
        <w:tc>
          <w:tcPr>
            <w:tcW w:w="993" w:type="dxa"/>
            <w:vAlign w:val="center"/>
          </w:tcPr>
          <w:p w14:paraId="56177E75" w14:textId="5BDE9DF7" w:rsidR="006E6DFE" w:rsidRPr="00BD117A" w:rsidRDefault="00383AB3" w:rsidP="00E7567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5E5B3887" w14:textId="065EE6B9" w:rsidR="006E6DFE" w:rsidRPr="00BD117A" w:rsidRDefault="00383AB3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C946DB4" w14:textId="1E5FCA3F" w:rsidR="006E6DFE" w:rsidRPr="00BD117A" w:rsidRDefault="00383AB3" w:rsidP="00E75676">
            <w:pPr>
              <w:jc w:val="center"/>
            </w:pPr>
            <w:r w:rsidRPr="00BD117A">
              <w:t>EN</w:t>
            </w:r>
          </w:p>
        </w:tc>
        <w:tc>
          <w:tcPr>
            <w:tcW w:w="919" w:type="dxa"/>
            <w:vAlign w:val="center"/>
          </w:tcPr>
          <w:p w14:paraId="15418A5B" w14:textId="0052BB89" w:rsidR="006E6DFE" w:rsidRPr="00BD117A" w:rsidRDefault="0058367A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0E657132" w14:textId="01C60075" w:rsidR="006E6DFE" w:rsidRPr="00BD117A" w:rsidRDefault="00383AB3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4B43E1D" w14:textId="240C334A" w:rsidR="006E6DFE" w:rsidRPr="00BD117A" w:rsidRDefault="00383AB3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1BFCC27" w14:textId="03186CDD" w:rsidR="006E6DFE" w:rsidRPr="00BD117A" w:rsidRDefault="00383AB3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6607EA67" w14:textId="5B150FA2" w:rsidR="006E6DFE" w:rsidRPr="00BD117A" w:rsidRDefault="00383AB3" w:rsidP="00E75676">
            <w:pPr>
              <w:jc w:val="center"/>
            </w:pPr>
            <w:r w:rsidRPr="00BD117A">
              <w:t>O</w:t>
            </w:r>
          </w:p>
        </w:tc>
      </w:tr>
      <w:tr w:rsidR="006E6DFE" w:rsidRPr="00BD117A" w14:paraId="328C4E20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2B4CE7F" w14:textId="4F7E86B4" w:rsidR="006E6DFE" w:rsidRPr="00BD117A" w:rsidRDefault="00253417" w:rsidP="002104A5">
            <w:r w:rsidRPr="00BD117A">
              <w:t>Matryca Zmian Postaci</w:t>
            </w:r>
          </w:p>
        </w:tc>
        <w:tc>
          <w:tcPr>
            <w:tcW w:w="993" w:type="dxa"/>
            <w:vAlign w:val="center"/>
          </w:tcPr>
          <w:p w14:paraId="5D62AE89" w14:textId="6772D07B" w:rsidR="006E6DFE" w:rsidRPr="00BD117A" w:rsidRDefault="00E21F01" w:rsidP="00E7567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2DCE93CA" w14:textId="3AB4E2F0" w:rsidR="006E6DFE" w:rsidRPr="00BD117A" w:rsidRDefault="00E21F01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90873F0" w14:textId="3CE2C040" w:rsidR="006E6DFE" w:rsidRPr="00BD117A" w:rsidRDefault="00383AB3" w:rsidP="00E75676">
            <w:pPr>
              <w:jc w:val="center"/>
            </w:pPr>
            <w:r w:rsidRPr="00BD117A">
              <w:t>EN</w:t>
            </w:r>
          </w:p>
        </w:tc>
        <w:tc>
          <w:tcPr>
            <w:tcW w:w="919" w:type="dxa"/>
            <w:vAlign w:val="center"/>
          </w:tcPr>
          <w:p w14:paraId="0454A9F0" w14:textId="26460677" w:rsidR="006E6DFE" w:rsidRPr="00BD117A" w:rsidRDefault="00E21F01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F08174E" w14:textId="4872EC60" w:rsidR="006E6DFE" w:rsidRPr="00BD117A" w:rsidRDefault="00E21F01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472F13D" w14:textId="7BE2FAE2" w:rsidR="006E6DFE" w:rsidRPr="00BD117A" w:rsidRDefault="00E21F01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89D8C33" w14:textId="4DBFB267" w:rsidR="006E6DFE" w:rsidRPr="00BD117A" w:rsidRDefault="00E21F01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0F184E9B" w14:textId="4E2BEE76" w:rsidR="006E6DFE" w:rsidRPr="00BD117A" w:rsidRDefault="00E21F01" w:rsidP="00E75676">
            <w:pPr>
              <w:jc w:val="center"/>
            </w:pPr>
            <w:r w:rsidRPr="00BD117A">
              <w:t>O</w:t>
            </w:r>
          </w:p>
        </w:tc>
      </w:tr>
      <w:tr w:rsidR="00253417" w:rsidRPr="00BD117A" w14:paraId="115A32E5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9C42489" w14:textId="1AC52A4B" w:rsidR="00253417" w:rsidRPr="00BD117A" w:rsidRDefault="00253417" w:rsidP="002104A5">
            <w:r w:rsidRPr="00BD117A">
              <w:t>Matryca Zmian Postaci Przetargu</w:t>
            </w:r>
          </w:p>
        </w:tc>
        <w:tc>
          <w:tcPr>
            <w:tcW w:w="993" w:type="dxa"/>
            <w:vAlign w:val="center"/>
          </w:tcPr>
          <w:p w14:paraId="64BA65A6" w14:textId="68E764C9" w:rsidR="00253417" w:rsidRPr="00BD117A" w:rsidRDefault="00524F6F" w:rsidP="00E7567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5DDA6EE3" w14:textId="10126AD5" w:rsidR="00253417" w:rsidRPr="00BD117A" w:rsidRDefault="00524F6F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FDCF5A6" w14:textId="5F91CCB1" w:rsidR="00253417" w:rsidRPr="00BD117A" w:rsidRDefault="00E21F01" w:rsidP="00E75676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7AC8AC74" w14:textId="2B2FEEC2" w:rsidR="00253417" w:rsidRPr="00BD117A" w:rsidRDefault="00524F6F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7F8CE575" w14:textId="2D9931DD" w:rsidR="00253417" w:rsidRPr="00BD117A" w:rsidRDefault="00524F6F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B4BBB81" w14:textId="691AC5DF" w:rsidR="00253417" w:rsidRPr="00BD117A" w:rsidRDefault="00524F6F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3652367" w14:textId="4325ED01" w:rsidR="00253417" w:rsidRPr="00BD117A" w:rsidRDefault="00524F6F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5A0BCA3C" w14:textId="210215E8" w:rsidR="00253417" w:rsidRPr="00BD117A" w:rsidRDefault="00524F6F" w:rsidP="00E75676">
            <w:pPr>
              <w:jc w:val="center"/>
            </w:pPr>
            <w:r w:rsidRPr="00BD117A">
              <w:t>O</w:t>
            </w:r>
          </w:p>
        </w:tc>
      </w:tr>
      <w:tr w:rsidR="00253417" w:rsidRPr="00BD117A" w14:paraId="64180E7B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9BAA984" w14:textId="01299610" w:rsidR="00253417" w:rsidRPr="00BD117A" w:rsidRDefault="00FB52B2" w:rsidP="002104A5">
            <w:r w:rsidRPr="00BD117A">
              <w:t>Notatka</w:t>
            </w:r>
          </w:p>
        </w:tc>
        <w:tc>
          <w:tcPr>
            <w:tcW w:w="993" w:type="dxa"/>
            <w:vAlign w:val="center"/>
          </w:tcPr>
          <w:p w14:paraId="69061E51" w14:textId="2AC78784" w:rsidR="00253417" w:rsidRPr="00BD117A" w:rsidRDefault="00524F6F" w:rsidP="00E75676">
            <w:pPr>
              <w:jc w:val="center"/>
            </w:pPr>
            <w:r w:rsidRPr="00BD117A">
              <w:t>JB</w:t>
            </w:r>
          </w:p>
        </w:tc>
        <w:tc>
          <w:tcPr>
            <w:tcW w:w="714" w:type="dxa"/>
            <w:vAlign w:val="center"/>
          </w:tcPr>
          <w:p w14:paraId="2AC602D0" w14:textId="323A1A00" w:rsidR="00253417" w:rsidRPr="00BD117A" w:rsidRDefault="0042438F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966A2EF" w14:textId="3915B550" w:rsidR="00253417" w:rsidRPr="00BD117A" w:rsidRDefault="0042438F" w:rsidP="00E75676">
            <w:pPr>
              <w:jc w:val="center"/>
            </w:pPr>
            <w:r w:rsidRPr="00BD117A">
              <w:t>EN</w:t>
            </w:r>
          </w:p>
        </w:tc>
        <w:tc>
          <w:tcPr>
            <w:tcW w:w="919" w:type="dxa"/>
            <w:vAlign w:val="center"/>
          </w:tcPr>
          <w:p w14:paraId="4185553C" w14:textId="02F954E2" w:rsidR="00253417" w:rsidRPr="00BD117A" w:rsidRDefault="0042438F" w:rsidP="00E75676">
            <w:pPr>
              <w:jc w:val="center"/>
            </w:pPr>
            <w:r w:rsidRPr="00BD117A">
              <w:t>EN</w:t>
            </w:r>
          </w:p>
        </w:tc>
        <w:tc>
          <w:tcPr>
            <w:tcW w:w="1008" w:type="dxa"/>
            <w:vAlign w:val="center"/>
          </w:tcPr>
          <w:p w14:paraId="3323B14B" w14:textId="7A0438CE" w:rsidR="00253417" w:rsidRPr="00BD117A" w:rsidRDefault="0042438F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B55638F" w14:textId="0F0440A2" w:rsidR="00253417" w:rsidRPr="00BD117A" w:rsidRDefault="0042438F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5D95292" w14:textId="31303BD4" w:rsidR="00253417" w:rsidRPr="00BD117A" w:rsidRDefault="0042438F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4D417AFD" w14:textId="2273F79A" w:rsidR="00253417" w:rsidRPr="00BD117A" w:rsidRDefault="0042438F" w:rsidP="00E75676">
            <w:pPr>
              <w:jc w:val="center"/>
            </w:pPr>
            <w:r w:rsidRPr="00BD117A">
              <w:t>O</w:t>
            </w:r>
          </w:p>
        </w:tc>
      </w:tr>
      <w:tr w:rsidR="00FB52B2" w:rsidRPr="00BD117A" w14:paraId="4CF4B93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098D105" w14:textId="235FD6EF" w:rsidR="00FB52B2" w:rsidRPr="00BD117A" w:rsidRDefault="00FB52B2" w:rsidP="002104A5">
            <w:r w:rsidRPr="00BD117A">
              <w:t>Oferta cenowa</w:t>
            </w:r>
          </w:p>
        </w:tc>
        <w:tc>
          <w:tcPr>
            <w:tcW w:w="993" w:type="dxa"/>
            <w:vAlign w:val="center"/>
          </w:tcPr>
          <w:p w14:paraId="7197702D" w14:textId="6D0C9BE7" w:rsidR="00FB52B2" w:rsidRPr="00BD117A" w:rsidRDefault="003D615F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9B75380" w14:textId="17C5DE83" w:rsidR="00FB52B2" w:rsidRPr="00BD117A" w:rsidRDefault="003D615F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90B37BB" w14:textId="1CF60928" w:rsidR="00FB52B2" w:rsidRPr="00BD117A" w:rsidRDefault="003D615F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6E65DFCA" w14:textId="73726F5F" w:rsidR="00FB52B2" w:rsidRPr="00BD117A" w:rsidRDefault="003D615F" w:rsidP="00E75676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554746F0" w14:textId="25C9F489" w:rsidR="00FB52B2" w:rsidRPr="00BD117A" w:rsidRDefault="003D615F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A793716" w14:textId="4FB6FDAA" w:rsidR="00FB52B2" w:rsidRPr="00BD117A" w:rsidRDefault="003D615F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7430EED" w14:textId="3A2E510E" w:rsidR="00FB52B2" w:rsidRPr="00BD117A" w:rsidRDefault="003D615F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32A05BF6" w14:textId="1DE847F3" w:rsidR="00FB52B2" w:rsidRPr="00BD117A" w:rsidRDefault="003D615F" w:rsidP="00E75676">
            <w:pPr>
              <w:jc w:val="center"/>
            </w:pPr>
            <w:r w:rsidRPr="00BD117A">
              <w:t>O</w:t>
            </w:r>
          </w:p>
        </w:tc>
      </w:tr>
      <w:tr w:rsidR="00FB52B2" w:rsidRPr="00BD117A" w14:paraId="061E546C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600E031C" w14:textId="755818DF" w:rsidR="00FB52B2" w:rsidRPr="00BD117A" w:rsidRDefault="00FB52B2" w:rsidP="002104A5">
            <w:proofErr w:type="spellStart"/>
            <w:r w:rsidRPr="00BD117A">
              <w:t>Opportunity</w:t>
            </w:r>
            <w:proofErr w:type="spellEnd"/>
            <w:r w:rsidRPr="00BD117A">
              <w:t xml:space="preserve"> &lt;-&gt; Przyczyna przegrania</w:t>
            </w:r>
          </w:p>
        </w:tc>
        <w:tc>
          <w:tcPr>
            <w:tcW w:w="993" w:type="dxa"/>
            <w:vAlign w:val="center"/>
          </w:tcPr>
          <w:p w14:paraId="149A37B2" w14:textId="5093D6F1" w:rsidR="00FB52B2" w:rsidRPr="00BD117A" w:rsidRDefault="00471706" w:rsidP="00E75676">
            <w:pPr>
              <w:jc w:val="center"/>
            </w:pPr>
            <w:r w:rsidRPr="00BD117A">
              <w:t>JB</w:t>
            </w:r>
          </w:p>
        </w:tc>
        <w:tc>
          <w:tcPr>
            <w:tcW w:w="714" w:type="dxa"/>
            <w:vAlign w:val="center"/>
          </w:tcPr>
          <w:p w14:paraId="7B575810" w14:textId="52A9CCC4" w:rsidR="00FB52B2" w:rsidRPr="00BD117A" w:rsidRDefault="00471706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0DA6B0D" w14:textId="572166A6" w:rsidR="00FB52B2" w:rsidRPr="00BD117A" w:rsidRDefault="00471706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3649BAB3" w14:textId="376BDA47" w:rsidR="00FB52B2" w:rsidRPr="00BD117A" w:rsidRDefault="00471706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458C2ADC" w14:textId="592A6B62" w:rsidR="00FB52B2" w:rsidRPr="00BD117A" w:rsidRDefault="001F5F40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D551EDA" w14:textId="4B667002" w:rsidR="00FB52B2" w:rsidRPr="00BD117A" w:rsidRDefault="001F5F40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58D5E5F" w14:textId="68EF82BD" w:rsidR="00FB52B2" w:rsidRPr="00BD117A" w:rsidRDefault="001F5F40" w:rsidP="00E75676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0B6A3FCD" w14:textId="4D83ED10" w:rsidR="00FB52B2" w:rsidRPr="00BD117A" w:rsidRDefault="001F5F40" w:rsidP="00E75676">
            <w:pPr>
              <w:jc w:val="center"/>
            </w:pPr>
            <w:r w:rsidRPr="00BD117A">
              <w:t>JB</w:t>
            </w:r>
          </w:p>
        </w:tc>
      </w:tr>
      <w:tr w:rsidR="0011055F" w:rsidRPr="00BD117A" w14:paraId="0FBF7357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5545509" w14:textId="7D372B53" w:rsidR="0011055F" w:rsidRPr="00BD117A" w:rsidRDefault="0011055F" w:rsidP="002104A5">
            <w:r w:rsidRPr="00BD117A">
              <w:t>Pakiet</w:t>
            </w:r>
          </w:p>
        </w:tc>
        <w:tc>
          <w:tcPr>
            <w:tcW w:w="993" w:type="dxa"/>
            <w:vAlign w:val="center"/>
          </w:tcPr>
          <w:p w14:paraId="0F4EE728" w14:textId="476EC18E" w:rsidR="0011055F" w:rsidRPr="00BD117A" w:rsidRDefault="001F5F40" w:rsidP="00E7567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61069570" w14:textId="7F043248" w:rsidR="0011055F" w:rsidRPr="00BD117A" w:rsidRDefault="001F5F40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49FD476" w14:textId="5F0A0238" w:rsidR="0011055F" w:rsidRPr="00BD117A" w:rsidRDefault="001F5F40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12A6867E" w14:textId="33E3DBA9" w:rsidR="0011055F" w:rsidRPr="00BD117A" w:rsidRDefault="001F5F40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1982382A" w14:textId="1E04072C" w:rsidR="0011055F" w:rsidRPr="00BD117A" w:rsidRDefault="001F5F40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3B15310" w14:textId="1B93DAE2" w:rsidR="0011055F" w:rsidRPr="00BD117A" w:rsidRDefault="001F5F40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4CC624F" w14:textId="1240D6E9" w:rsidR="0011055F" w:rsidRPr="00BD117A" w:rsidRDefault="001F5F40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1FE42DD8" w14:textId="5C817512" w:rsidR="0011055F" w:rsidRPr="00BD117A" w:rsidRDefault="001F5F40" w:rsidP="00E75676">
            <w:pPr>
              <w:jc w:val="center"/>
            </w:pPr>
            <w:r w:rsidRPr="00BD117A">
              <w:t>O</w:t>
            </w:r>
          </w:p>
        </w:tc>
      </w:tr>
      <w:tr w:rsidR="0011055F" w:rsidRPr="00BD117A" w14:paraId="22FF5DB1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3276225" w14:textId="75E37939" w:rsidR="0011055F" w:rsidRPr="00BD117A" w:rsidRDefault="0011055F" w:rsidP="002104A5">
            <w:r w:rsidRPr="00BD117A">
              <w:t>Pakiet oferty cenowej</w:t>
            </w:r>
          </w:p>
        </w:tc>
        <w:tc>
          <w:tcPr>
            <w:tcW w:w="993" w:type="dxa"/>
            <w:vAlign w:val="center"/>
          </w:tcPr>
          <w:p w14:paraId="68ECCF79" w14:textId="36A2987F" w:rsidR="0011055F" w:rsidRPr="00BD117A" w:rsidRDefault="00267C96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FE05156" w14:textId="16C1006E" w:rsidR="0011055F" w:rsidRPr="00BD117A" w:rsidRDefault="00267C96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B9D3E2A" w14:textId="235A7773" w:rsidR="0011055F" w:rsidRPr="00BD117A" w:rsidRDefault="00267C96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A6696A5" w14:textId="3D6F38F9" w:rsidR="0011055F" w:rsidRPr="00BD117A" w:rsidRDefault="00267C96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CADF30F" w14:textId="6EE97A5A" w:rsidR="0011055F" w:rsidRPr="00BD117A" w:rsidRDefault="00267C96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8526C59" w14:textId="0E07BCFE" w:rsidR="0011055F" w:rsidRPr="00BD117A" w:rsidRDefault="00267C96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D1393BC" w14:textId="59EA1E22" w:rsidR="0011055F" w:rsidRPr="00BD117A" w:rsidRDefault="00267C96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33176160" w14:textId="0592F198" w:rsidR="0011055F" w:rsidRPr="00BD117A" w:rsidRDefault="00267C96" w:rsidP="00E75676">
            <w:pPr>
              <w:jc w:val="center"/>
            </w:pPr>
            <w:r w:rsidRPr="00BD117A">
              <w:t>O</w:t>
            </w:r>
          </w:p>
        </w:tc>
      </w:tr>
      <w:tr w:rsidR="00082D20" w:rsidRPr="00BD117A" w14:paraId="3D0750B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649D5342" w14:textId="37557488" w:rsidR="00082D20" w:rsidRPr="00BD117A" w:rsidRDefault="00082D20" w:rsidP="002104A5">
            <w:r w:rsidRPr="00BD117A">
              <w:t>Placówka</w:t>
            </w:r>
          </w:p>
        </w:tc>
        <w:tc>
          <w:tcPr>
            <w:tcW w:w="993" w:type="dxa"/>
            <w:vAlign w:val="center"/>
          </w:tcPr>
          <w:p w14:paraId="028FF2AE" w14:textId="4A8F8926" w:rsidR="00082D20" w:rsidRPr="00BD117A" w:rsidRDefault="00ED0C4B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675DBFAC" w14:textId="74FAB846" w:rsidR="00082D20" w:rsidRPr="00BD117A" w:rsidRDefault="001E62B1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28F07C0" w14:textId="66F0B526" w:rsidR="00082D20" w:rsidRPr="00BD117A" w:rsidRDefault="00ED0C4B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14290833" w14:textId="3B6270D6" w:rsidR="00082D20" w:rsidRPr="00BD117A" w:rsidRDefault="00ED0C4B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052C4FE4" w14:textId="517C5CD3" w:rsidR="00082D20" w:rsidRPr="00BD117A" w:rsidRDefault="001E62B1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0019C9F" w14:textId="2B01ED2F" w:rsidR="00082D20" w:rsidRPr="00BD117A" w:rsidRDefault="001E62B1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8E23B7B" w14:textId="03D03E3F" w:rsidR="00082D20" w:rsidRPr="00BD117A" w:rsidRDefault="00ED0C4B" w:rsidP="00E75676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0A10AE9C" w14:textId="554BB686" w:rsidR="00082D20" w:rsidRPr="00BD117A" w:rsidRDefault="00ED0C4B" w:rsidP="00E75676">
            <w:pPr>
              <w:jc w:val="center"/>
            </w:pPr>
            <w:r w:rsidRPr="00BD117A">
              <w:t>JB</w:t>
            </w:r>
          </w:p>
        </w:tc>
      </w:tr>
      <w:tr w:rsidR="00082D20" w:rsidRPr="00BD117A" w14:paraId="12B84B6C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E6CFAAE" w14:textId="600B1763" w:rsidR="00082D20" w:rsidRPr="00BD117A" w:rsidRDefault="00082D20" w:rsidP="002104A5">
            <w:r w:rsidRPr="00BD117A">
              <w:lastRenderedPageBreak/>
              <w:t>Placówka oferty cenowej</w:t>
            </w:r>
          </w:p>
        </w:tc>
        <w:tc>
          <w:tcPr>
            <w:tcW w:w="993" w:type="dxa"/>
            <w:vAlign w:val="center"/>
          </w:tcPr>
          <w:p w14:paraId="35D9E3FE" w14:textId="67EBF51E" w:rsidR="00082D20" w:rsidRPr="00BD117A" w:rsidRDefault="001E62B1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30C47A4" w14:textId="6853B329" w:rsidR="00082D20" w:rsidRPr="00BD117A" w:rsidRDefault="00854605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925132E" w14:textId="6E0D16F7" w:rsidR="00082D20" w:rsidRPr="00BD117A" w:rsidRDefault="00854605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6E5D92D1" w14:textId="1F70225F" w:rsidR="00082D20" w:rsidRPr="00BD117A" w:rsidRDefault="001E62B1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6D65B39" w14:textId="0736F13A" w:rsidR="00082D20" w:rsidRPr="00BD117A" w:rsidRDefault="00854605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8765547" w14:textId="61D0FC56" w:rsidR="00082D20" w:rsidRPr="00BD117A" w:rsidRDefault="00854605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EB247C8" w14:textId="296D46E9" w:rsidR="00082D20" w:rsidRPr="00BD117A" w:rsidRDefault="00854605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087885F9" w14:textId="6046200D" w:rsidR="00082D20" w:rsidRPr="00BD117A" w:rsidRDefault="00854605" w:rsidP="00E75676">
            <w:pPr>
              <w:jc w:val="center"/>
            </w:pPr>
            <w:r w:rsidRPr="00BD117A">
              <w:t>O</w:t>
            </w:r>
          </w:p>
        </w:tc>
      </w:tr>
      <w:tr w:rsidR="00082D20" w:rsidRPr="00BD117A" w14:paraId="6CCA7AB2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30E0F2C" w14:textId="48EB2DFD" w:rsidR="00082D20" w:rsidRPr="00BD117A" w:rsidRDefault="00082D20" w:rsidP="002104A5">
            <w:r w:rsidRPr="00BD117A">
              <w:t>Pozycja cenni</w:t>
            </w:r>
            <w:r w:rsidR="001A7E42" w:rsidRPr="00BD117A">
              <w:t>ka producenta</w:t>
            </w:r>
          </w:p>
        </w:tc>
        <w:tc>
          <w:tcPr>
            <w:tcW w:w="993" w:type="dxa"/>
            <w:vAlign w:val="center"/>
          </w:tcPr>
          <w:p w14:paraId="5D68E5B9" w14:textId="5850AB44" w:rsidR="00082D20" w:rsidRPr="00BD117A" w:rsidRDefault="003A637B" w:rsidP="00E7567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1C41C2C6" w14:textId="29C7456B" w:rsidR="00082D20" w:rsidRPr="00BD117A" w:rsidRDefault="003A637B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1D9F43B" w14:textId="5CBEDB0F" w:rsidR="00082D20" w:rsidRPr="00BD117A" w:rsidRDefault="003A637B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417B4E28" w14:textId="20E6A957" w:rsidR="00082D20" w:rsidRPr="00BD117A" w:rsidRDefault="003A637B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2721C63" w14:textId="4BFB2EBE" w:rsidR="00082D20" w:rsidRPr="00BD117A" w:rsidRDefault="003A637B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EB7E338" w14:textId="7E3D1B71" w:rsidR="00082D20" w:rsidRPr="00BD117A" w:rsidRDefault="003A637B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F94D2B4" w14:textId="0952B7E3" w:rsidR="00082D20" w:rsidRPr="00BD117A" w:rsidRDefault="003A637B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1B642ACB" w14:textId="4565406D" w:rsidR="00082D20" w:rsidRPr="00BD117A" w:rsidRDefault="003A637B" w:rsidP="00E75676">
            <w:pPr>
              <w:jc w:val="center"/>
            </w:pPr>
            <w:r w:rsidRPr="00BD117A">
              <w:t>O</w:t>
            </w:r>
          </w:p>
        </w:tc>
      </w:tr>
      <w:tr w:rsidR="001A7E42" w:rsidRPr="00BD117A" w14:paraId="6055C67F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19FDE1C2" w14:textId="557CF63C" w:rsidR="001A7E42" w:rsidRPr="00BD117A" w:rsidRDefault="001A7E42" w:rsidP="002104A5">
            <w:r w:rsidRPr="00BD117A">
              <w:t>Pozycja ZPZK</w:t>
            </w:r>
          </w:p>
        </w:tc>
        <w:tc>
          <w:tcPr>
            <w:tcW w:w="993" w:type="dxa"/>
            <w:vAlign w:val="center"/>
          </w:tcPr>
          <w:p w14:paraId="3BCAA066" w14:textId="7ED14B7C" w:rsidR="001A7E42" w:rsidRPr="00BD117A" w:rsidRDefault="00036FFD" w:rsidP="00E7567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6778497C" w14:textId="1E5BEBE7" w:rsidR="001A7E42" w:rsidRPr="00BD117A" w:rsidRDefault="0082280A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CA8117C" w14:textId="19BBEDB5" w:rsidR="001A7E42" w:rsidRPr="00BD117A" w:rsidRDefault="00D078E4" w:rsidP="00E75676">
            <w:pPr>
              <w:jc w:val="center"/>
            </w:pPr>
            <w:ins w:id="345" w:author="Filip Wilczyński" w:date="2023-12-18T15:16:00Z">
              <w:r>
                <w:t>O</w:t>
              </w:r>
            </w:ins>
            <w:del w:id="346" w:author="Filip Wilczyński" w:date="2023-12-18T15:16:00Z">
              <w:r w:rsidR="0082280A" w:rsidRPr="00BD117A" w:rsidDel="00E6630C">
                <w:delText>JB</w:delText>
              </w:r>
            </w:del>
          </w:p>
        </w:tc>
        <w:tc>
          <w:tcPr>
            <w:tcW w:w="919" w:type="dxa"/>
            <w:vAlign w:val="center"/>
          </w:tcPr>
          <w:p w14:paraId="26B38A0E" w14:textId="1965A6AD" w:rsidR="001A7E42" w:rsidRPr="00BD117A" w:rsidRDefault="00D078E4" w:rsidP="00E75676">
            <w:pPr>
              <w:jc w:val="center"/>
            </w:pPr>
            <w:ins w:id="347" w:author="Filip Wilczyński" w:date="2023-12-18T15:16:00Z">
              <w:r>
                <w:t>O</w:t>
              </w:r>
            </w:ins>
            <w:del w:id="348" w:author="Filip Wilczyński" w:date="2023-12-18T15:16:00Z">
              <w:r w:rsidR="0082280A" w:rsidRPr="00BD117A" w:rsidDel="00D078E4">
                <w:delText>JB</w:delText>
              </w:r>
            </w:del>
          </w:p>
        </w:tc>
        <w:tc>
          <w:tcPr>
            <w:tcW w:w="1008" w:type="dxa"/>
            <w:vAlign w:val="center"/>
          </w:tcPr>
          <w:p w14:paraId="50C403EA" w14:textId="2AF88B35" w:rsidR="001A7E42" w:rsidRPr="00BD117A" w:rsidRDefault="0082280A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0AD71721" w14:textId="1C0136C4" w:rsidR="001A7E42" w:rsidRPr="00BD117A" w:rsidRDefault="0082280A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89F0EC6" w14:textId="1B7E0669" w:rsidR="001A7E42" w:rsidRPr="00BD117A" w:rsidRDefault="00D078E4" w:rsidP="00E75676">
            <w:pPr>
              <w:jc w:val="center"/>
            </w:pPr>
            <w:ins w:id="349" w:author="Filip Wilczyński" w:date="2023-12-18T15:16:00Z">
              <w:r>
                <w:t>O</w:t>
              </w:r>
            </w:ins>
            <w:del w:id="350" w:author="Filip Wilczyński" w:date="2023-12-18T15:16:00Z">
              <w:r w:rsidR="0082280A" w:rsidRPr="00BD117A" w:rsidDel="00D078E4">
                <w:delText>JB</w:delText>
              </w:r>
            </w:del>
          </w:p>
        </w:tc>
        <w:tc>
          <w:tcPr>
            <w:tcW w:w="1239" w:type="dxa"/>
            <w:vAlign w:val="center"/>
          </w:tcPr>
          <w:p w14:paraId="0906AE34" w14:textId="73030010" w:rsidR="001A7E42" w:rsidRPr="00BD117A" w:rsidRDefault="00D078E4" w:rsidP="00E75676">
            <w:pPr>
              <w:jc w:val="center"/>
            </w:pPr>
            <w:ins w:id="351" w:author="Filip Wilczyński" w:date="2023-12-18T15:16:00Z">
              <w:r>
                <w:t>O</w:t>
              </w:r>
            </w:ins>
            <w:del w:id="352" w:author="Filip Wilczyński" w:date="2023-12-18T15:16:00Z">
              <w:r w:rsidR="0082280A" w:rsidRPr="00BD117A" w:rsidDel="00D078E4">
                <w:delText>JB</w:delText>
              </w:r>
            </w:del>
          </w:p>
        </w:tc>
      </w:tr>
      <w:tr w:rsidR="001A7E42" w:rsidRPr="00BD117A" w14:paraId="62679C42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8DD1AC6" w14:textId="68F6F7DC" w:rsidR="001A7E42" w:rsidRPr="00BD117A" w:rsidRDefault="001A7E42" w:rsidP="002104A5">
            <w:r w:rsidRPr="00BD117A">
              <w:t>Pozycja ZPZK &lt;-&gt; Produkt Dopasowany</w:t>
            </w:r>
          </w:p>
        </w:tc>
        <w:tc>
          <w:tcPr>
            <w:tcW w:w="993" w:type="dxa"/>
            <w:vAlign w:val="center"/>
          </w:tcPr>
          <w:p w14:paraId="1558E929" w14:textId="12B67AF3" w:rsidR="001A7E42" w:rsidRPr="00BD117A" w:rsidRDefault="00D078E4" w:rsidP="00E75676">
            <w:pPr>
              <w:jc w:val="center"/>
            </w:pPr>
            <w:ins w:id="353" w:author="Filip Wilczyński" w:date="2023-12-18T15:16:00Z">
              <w:r>
                <w:t>O</w:t>
              </w:r>
            </w:ins>
            <w:del w:id="354" w:author="Filip Wilczyński" w:date="2023-12-18T15:16:00Z">
              <w:r w:rsidR="0082280A" w:rsidRPr="00BD117A" w:rsidDel="00D078E4">
                <w:delText>JB</w:delText>
              </w:r>
            </w:del>
          </w:p>
        </w:tc>
        <w:tc>
          <w:tcPr>
            <w:tcW w:w="714" w:type="dxa"/>
            <w:vAlign w:val="center"/>
          </w:tcPr>
          <w:p w14:paraId="0EF58B76" w14:textId="067D4897" w:rsidR="001A7E42" w:rsidRPr="00BD117A" w:rsidRDefault="0082280A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CF3DEDE" w14:textId="6E20BF6C" w:rsidR="001A7E42" w:rsidRPr="00BD117A" w:rsidRDefault="00D078E4" w:rsidP="00E75676">
            <w:pPr>
              <w:jc w:val="center"/>
            </w:pPr>
            <w:ins w:id="355" w:author="Filip Wilczyński" w:date="2023-12-18T15:16:00Z">
              <w:r>
                <w:t>O</w:t>
              </w:r>
            </w:ins>
            <w:del w:id="356" w:author="Filip Wilczyński" w:date="2023-12-18T15:16:00Z">
              <w:r w:rsidR="0082280A" w:rsidRPr="00BD117A" w:rsidDel="00D078E4">
                <w:delText>JB</w:delText>
              </w:r>
            </w:del>
          </w:p>
        </w:tc>
        <w:tc>
          <w:tcPr>
            <w:tcW w:w="919" w:type="dxa"/>
            <w:vAlign w:val="center"/>
          </w:tcPr>
          <w:p w14:paraId="32B9E2E9" w14:textId="742C762F" w:rsidR="001A7E42" w:rsidRPr="00BD117A" w:rsidRDefault="00D078E4" w:rsidP="00E75676">
            <w:pPr>
              <w:jc w:val="center"/>
            </w:pPr>
            <w:ins w:id="357" w:author="Filip Wilczyński" w:date="2023-12-18T15:16:00Z">
              <w:r>
                <w:t>O</w:t>
              </w:r>
            </w:ins>
            <w:del w:id="358" w:author="Filip Wilczyński" w:date="2023-12-18T15:16:00Z">
              <w:r w:rsidR="0082280A" w:rsidRPr="00BD117A" w:rsidDel="00D078E4">
                <w:delText>JB</w:delText>
              </w:r>
            </w:del>
          </w:p>
        </w:tc>
        <w:tc>
          <w:tcPr>
            <w:tcW w:w="1008" w:type="dxa"/>
            <w:vAlign w:val="center"/>
          </w:tcPr>
          <w:p w14:paraId="2042CCA7" w14:textId="3BA49186" w:rsidR="001A7E42" w:rsidRPr="00BD117A" w:rsidRDefault="0082280A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DB1EB80" w14:textId="336F9F57" w:rsidR="001A7E42" w:rsidRPr="00BD117A" w:rsidRDefault="0082280A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DA45641" w14:textId="409CD9B8" w:rsidR="001A7E42" w:rsidRPr="00BD117A" w:rsidRDefault="00D078E4" w:rsidP="00E75676">
            <w:pPr>
              <w:jc w:val="center"/>
            </w:pPr>
            <w:ins w:id="359" w:author="Filip Wilczyński" w:date="2023-12-18T15:16:00Z">
              <w:r>
                <w:t>O</w:t>
              </w:r>
            </w:ins>
            <w:del w:id="360" w:author="Filip Wilczyński" w:date="2023-12-18T15:16:00Z">
              <w:r w:rsidR="0082280A" w:rsidRPr="00BD117A" w:rsidDel="00D078E4">
                <w:delText>JB</w:delText>
              </w:r>
            </w:del>
          </w:p>
        </w:tc>
        <w:tc>
          <w:tcPr>
            <w:tcW w:w="1239" w:type="dxa"/>
            <w:vAlign w:val="center"/>
          </w:tcPr>
          <w:p w14:paraId="548DE3C3" w14:textId="3D30C0EA" w:rsidR="001A7E42" w:rsidRPr="00BD117A" w:rsidRDefault="00F167D1" w:rsidP="00E75676">
            <w:pPr>
              <w:jc w:val="center"/>
            </w:pPr>
            <w:ins w:id="361" w:author="Filip Wilczyński" w:date="2023-12-18T15:16:00Z">
              <w:r>
                <w:t>O</w:t>
              </w:r>
            </w:ins>
            <w:del w:id="362" w:author="Filip Wilczyński" w:date="2023-12-18T15:16:00Z">
              <w:r w:rsidR="0082280A" w:rsidRPr="00BD117A" w:rsidDel="00F167D1">
                <w:delText>JB</w:delText>
              </w:r>
            </w:del>
          </w:p>
        </w:tc>
      </w:tr>
      <w:tr w:rsidR="005921B0" w:rsidRPr="00BD117A" w14:paraId="0B88750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372FEAF" w14:textId="0619A0A7" w:rsidR="005921B0" w:rsidRPr="00BD117A" w:rsidRDefault="005921B0" w:rsidP="002104A5">
            <w:r w:rsidRPr="00BD117A">
              <w:t>Producent</w:t>
            </w:r>
          </w:p>
        </w:tc>
        <w:tc>
          <w:tcPr>
            <w:tcW w:w="993" w:type="dxa"/>
            <w:vAlign w:val="center"/>
          </w:tcPr>
          <w:p w14:paraId="1DA17D28" w14:textId="2F0D4FDF" w:rsidR="005921B0" w:rsidRPr="00BD117A" w:rsidRDefault="004C04A8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74B2B7D" w14:textId="2CBDDAEE" w:rsidR="005921B0" w:rsidRPr="00BD117A" w:rsidRDefault="004C04A8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9D050F2" w14:textId="4AB9A0EA" w:rsidR="005921B0" w:rsidRPr="00BD117A" w:rsidRDefault="004C04A8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47BE3B64" w14:textId="2F5DF670" w:rsidR="005921B0" w:rsidRPr="00BD117A" w:rsidRDefault="004C04A8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7F93F52" w14:textId="42C3E481" w:rsidR="005921B0" w:rsidRPr="00BD117A" w:rsidRDefault="004C04A8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FFF1E61" w14:textId="7021FD14" w:rsidR="005921B0" w:rsidRPr="00BD117A" w:rsidRDefault="004C04A8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593D572A" w14:textId="2F38617F" w:rsidR="005921B0" w:rsidRPr="00BD117A" w:rsidRDefault="00E472F8" w:rsidP="00E75676">
            <w:pPr>
              <w:jc w:val="center"/>
            </w:pPr>
            <w:ins w:id="363" w:author="Filip Wilczyński" w:date="2023-12-18T15:17:00Z">
              <w:r>
                <w:t>JB</w:t>
              </w:r>
            </w:ins>
            <w:del w:id="364" w:author="Filip Wilczyński" w:date="2023-12-18T15:17:00Z">
              <w:r w:rsidR="004C04A8" w:rsidRPr="00BD117A" w:rsidDel="00E472F8">
                <w:delText>O</w:delText>
              </w:r>
            </w:del>
          </w:p>
        </w:tc>
        <w:tc>
          <w:tcPr>
            <w:tcW w:w="1239" w:type="dxa"/>
            <w:vAlign w:val="center"/>
          </w:tcPr>
          <w:p w14:paraId="2145BDA0" w14:textId="24B5EE13" w:rsidR="005921B0" w:rsidRPr="00BD117A" w:rsidRDefault="00E472F8" w:rsidP="00E75676">
            <w:pPr>
              <w:jc w:val="center"/>
            </w:pPr>
            <w:ins w:id="365" w:author="Filip Wilczyński" w:date="2023-12-18T15:17:00Z">
              <w:r>
                <w:t>JB</w:t>
              </w:r>
            </w:ins>
            <w:del w:id="366" w:author="Filip Wilczyński" w:date="2023-12-18T15:17:00Z">
              <w:r w:rsidR="004C04A8" w:rsidRPr="00BD117A" w:rsidDel="00E472F8">
                <w:delText>O</w:delText>
              </w:r>
            </w:del>
          </w:p>
        </w:tc>
      </w:tr>
      <w:tr w:rsidR="005921B0" w:rsidRPr="00BD117A" w14:paraId="72097CB2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BE9CB63" w14:textId="5C728CD4" w:rsidR="005921B0" w:rsidRPr="00BD117A" w:rsidRDefault="005921B0" w:rsidP="002104A5">
            <w:r w:rsidRPr="00BD117A">
              <w:t xml:space="preserve">Producent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993" w:type="dxa"/>
            <w:vAlign w:val="center"/>
          </w:tcPr>
          <w:p w14:paraId="532C83A2" w14:textId="68285FA1" w:rsidR="005921B0" w:rsidRPr="00BD117A" w:rsidRDefault="002F320E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DC2C2A1" w14:textId="6FE99A79" w:rsidR="005921B0" w:rsidRPr="00BD117A" w:rsidRDefault="002F320E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3B18017" w14:textId="6FD7FEE1" w:rsidR="005921B0" w:rsidRPr="00BD117A" w:rsidRDefault="002F320E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2B8BD7E3" w14:textId="2EDB0D10" w:rsidR="005921B0" w:rsidRPr="00BD117A" w:rsidRDefault="002F320E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EE5D7AA" w14:textId="2490F894" w:rsidR="005921B0" w:rsidRPr="00BD117A" w:rsidRDefault="002F320E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28F5113" w14:textId="689D1078" w:rsidR="005921B0" w:rsidRPr="00BD117A" w:rsidRDefault="002F320E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F262836" w14:textId="6C8DA91A" w:rsidR="005921B0" w:rsidRPr="00BD117A" w:rsidRDefault="002F320E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45E15F15" w14:textId="119D3EAA" w:rsidR="005921B0" w:rsidRPr="00BD117A" w:rsidRDefault="002F320E" w:rsidP="00E75676">
            <w:pPr>
              <w:jc w:val="center"/>
            </w:pPr>
            <w:r w:rsidRPr="00BD117A">
              <w:t>O</w:t>
            </w:r>
          </w:p>
        </w:tc>
      </w:tr>
      <w:tr w:rsidR="005921B0" w:rsidRPr="00BD117A" w14:paraId="292C001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26CFDEC" w14:textId="56DA51CE" w:rsidR="005921B0" w:rsidRPr="00BD117A" w:rsidRDefault="005921B0" w:rsidP="002104A5">
            <w:r w:rsidRPr="00BD117A">
              <w:t>Producent Preferowany</w:t>
            </w:r>
          </w:p>
        </w:tc>
        <w:tc>
          <w:tcPr>
            <w:tcW w:w="993" w:type="dxa"/>
            <w:vAlign w:val="center"/>
          </w:tcPr>
          <w:p w14:paraId="3A561689" w14:textId="14046925" w:rsidR="005921B0" w:rsidRPr="00BD117A" w:rsidRDefault="00370107" w:rsidP="00E75676">
            <w:pPr>
              <w:jc w:val="center"/>
            </w:pPr>
            <w:r w:rsidRPr="00BD117A">
              <w:t>JB</w:t>
            </w:r>
          </w:p>
        </w:tc>
        <w:tc>
          <w:tcPr>
            <w:tcW w:w="714" w:type="dxa"/>
            <w:vAlign w:val="center"/>
          </w:tcPr>
          <w:p w14:paraId="13AB4A68" w14:textId="08425E1D" w:rsidR="005921B0" w:rsidRPr="00BD117A" w:rsidRDefault="00370107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D5239F2" w14:textId="75213A10" w:rsidR="005921B0" w:rsidRPr="00BD117A" w:rsidRDefault="00370107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4685BB4D" w14:textId="16BD70DD" w:rsidR="005921B0" w:rsidRPr="00BD117A" w:rsidRDefault="00370107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136F5044" w14:textId="7C9F7F82" w:rsidR="005921B0" w:rsidRPr="00BD117A" w:rsidRDefault="00370107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0670BA2" w14:textId="0DEBAB65" w:rsidR="005921B0" w:rsidRPr="00BD117A" w:rsidRDefault="00370107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C3611E7" w14:textId="251AFD43" w:rsidR="005921B0" w:rsidRPr="00BD117A" w:rsidRDefault="00370107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4159B2C5" w14:textId="1772B654" w:rsidR="005921B0" w:rsidRPr="00BD117A" w:rsidRDefault="00370107" w:rsidP="00E75676">
            <w:pPr>
              <w:jc w:val="center"/>
            </w:pPr>
            <w:r w:rsidRPr="00BD117A">
              <w:t>O</w:t>
            </w:r>
          </w:p>
        </w:tc>
      </w:tr>
      <w:tr w:rsidR="005921B0" w:rsidRPr="00BD117A" w14:paraId="6FD673FC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9515BD7" w14:textId="069FEDC0" w:rsidR="005921B0" w:rsidRPr="00BD117A" w:rsidRDefault="001E2DDD" w:rsidP="002104A5">
            <w:r w:rsidRPr="00BD117A">
              <w:t>Produkt Dopasowany</w:t>
            </w:r>
          </w:p>
        </w:tc>
        <w:tc>
          <w:tcPr>
            <w:tcW w:w="993" w:type="dxa"/>
            <w:vAlign w:val="center"/>
          </w:tcPr>
          <w:p w14:paraId="213D1B41" w14:textId="357AD4A0" w:rsidR="005921B0" w:rsidRPr="00BD117A" w:rsidRDefault="00D82AFF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404B3F6A" w14:textId="443BD1E5" w:rsidR="005921B0" w:rsidRPr="00BD117A" w:rsidRDefault="00D82AFF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1CCA532" w14:textId="45F01AE1" w:rsidR="005921B0" w:rsidRPr="00BD117A" w:rsidRDefault="00D82AFF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42EA20EB" w14:textId="5845E4BB" w:rsidR="005921B0" w:rsidRPr="00BD117A" w:rsidRDefault="00ED06A2" w:rsidP="00E75676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2AFDA23A" w14:textId="0C64BAD2" w:rsidR="005921B0" w:rsidRPr="00BD117A" w:rsidRDefault="00ED06A2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F455027" w14:textId="0F5FB873" w:rsidR="005921B0" w:rsidRPr="00BD117A" w:rsidRDefault="00ED06A2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120D425" w14:textId="6633C30E" w:rsidR="005921B0" w:rsidRPr="00BD117A" w:rsidRDefault="00ED06A2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6377391A" w14:textId="6ACEE186" w:rsidR="005921B0" w:rsidRPr="00BD117A" w:rsidRDefault="00ED06A2" w:rsidP="00E75676">
            <w:pPr>
              <w:jc w:val="center"/>
            </w:pPr>
            <w:r w:rsidRPr="00BD117A">
              <w:t>O</w:t>
            </w:r>
          </w:p>
        </w:tc>
      </w:tr>
      <w:tr w:rsidR="001E2DDD" w:rsidRPr="00BD117A" w14:paraId="5AE940B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21460A21" w14:textId="7C2493CF" w:rsidR="001E2DDD" w:rsidRPr="00BD117A" w:rsidRDefault="001E2DDD" w:rsidP="002104A5">
            <w:r w:rsidRPr="00BD117A">
              <w:t>Produkt oferty cenowej</w:t>
            </w:r>
          </w:p>
        </w:tc>
        <w:tc>
          <w:tcPr>
            <w:tcW w:w="993" w:type="dxa"/>
            <w:vAlign w:val="center"/>
          </w:tcPr>
          <w:p w14:paraId="16FF5F4B" w14:textId="55065162" w:rsidR="001E2DDD" w:rsidRPr="00BD117A" w:rsidRDefault="000153EE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DF788C6" w14:textId="6E6CFBFC" w:rsidR="001E2DDD" w:rsidRPr="00BD117A" w:rsidRDefault="000153EE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C470D89" w14:textId="62D66765" w:rsidR="001E2DDD" w:rsidRPr="00BD117A" w:rsidRDefault="00D47C60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CDF3967" w14:textId="5A4EEFFB" w:rsidR="001E2DDD" w:rsidRPr="00BD117A" w:rsidRDefault="00D47C60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AAA0F58" w14:textId="215954BD" w:rsidR="001E2DDD" w:rsidRPr="00BD117A" w:rsidRDefault="00D47C60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91B5E29" w14:textId="7B14A75B" w:rsidR="001E2DDD" w:rsidRPr="00BD117A" w:rsidRDefault="00D47C60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9F837C5" w14:textId="61532AB6" w:rsidR="001E2DDD" w:rsidRPr="00BD117A" w:rsidRDefault="00D47C60" w:rsidP="00E75676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1280311F" w14:textId="1695442F" w:rsidR="001E2DDD" w:rsidRPr="00BD117A" w:rsidRDefault="00D47C60" w:rsidP="00E75676">
            <w:pPr>
              <w:jc w:val="center"/>
            </w:pPr>
            <w:r w:rsidRPr="00BD117A">
              <w:t>JB</w:t>
            </w:r>
          </w:p>
        </w:tc>
      </w:tr>
      <w:tr w:rsidR="00AF1414" w:rsidRPr="00BD117A" w14:paraId="68B7F1E9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11CBAA8" w14:textId="3A21EC9A" w:rsidR="00AF1414" w:rsidRPr="00BD117A" w:rsidRDefault="00AF1414" w:rsidP="002104A5">
            <w:r w:rsidRPr="00BD117A">
              <w:t>Produkt Przetargu</w:t>
            </w:r>
          </w:p>
        </w:tc>
        <w:tc>
          <w:tcPr>
            <w:tcW w:w="993" w:type="dxa"/>
            <w:vAlign w:val="center"/>
          </w:tcPr>
          <w:p w14:paraId="06318997" w14:textId="08F361D8" w:rsidR="00AF1414" w:rsidRPr="00BD117A" w:rsidRDefault="005F18C2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35780F11" w14:textId="7BFD40B4" w:rsidR="00AF1414" w:rsidRPr="00BD117A" w:rsidRDefault="005F18C2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9E6D544" w14:textId="61545A7E" w:rsidR="00AF1414" w:rsidRPr="00BD117A" w:rsidRDefault="00D22363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07908698" w14:textId="5F3E5775" w:rsidR="00AF1414" w:rsidRPr="00BD117A" w:rsidRDefault="008C7129" w:rsidP="00E75676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4E88367B" w14:textId="7C208523" w:rsidR="00AF1414" w:rsidRPr="00BD117A" w:rsidRDefault="00D22363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5A9EEE8A" w14:textId="06A0891A" w:rsidR="00AF1414" w:rsidRPr="00BD117A" w:rsidRDefault="00D22363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E320684" w14:textId="58736756" w:rsidR="00AF1414" w:rsidRPr="00BD117A" w:rsidRDefault="00D22363" w:rsidP="00E75676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0030BC64" w14:textId="4304CBFA" w:rsidR="00AF1414" w:rsidRPr="00BD117A" w:rsidRDefault="00D22363" w:rsidP="00E75676">
            <w:pPr>
              <w:jc w:val="center"/>
            </w:pPr>
            <w:r w:rsidRPr="00BD117A">
              <w:t>JB</w:t>
            </w:r>
          </w:p>
        </w:tc>
      </w:tr>
      <w:tr w:rsidR="00AF1414" w:rsidRPr="00BD117A" w14:paraId="1F029F57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DF5E778" w14:textId="0E495B78" w:rsidR="00AF1414" w:rsidRPr="00BD117A" w:rsidRDefault="00AF1414" w:rsidP="002104A5">
            <w:r w:rsidRPr="00BD117A">
              <w:t>Przyczyna przegrania</w:t>
            </w:r>
          </w:p>
        </w:tc>
        <w:tc>
          <w:tcPr>
            <w:tcW w:w="993" w:type="dxa"/>
            <w:vAlign w:val="center"/>
          </w:tcPr>
          <w:p w14:paraId="3DBDC382" w14:textId="54E2788B" w:rsidR="00AF1414" w:rsidRPr="00BD117A" w:rsidRDefault="00A01D01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340225B3" w14:textId="0F3741FE" w:rsidR="00AF1414" w:rsidRPr="00BD117A" w:rsidRDefault="00A01D01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16D04D7" w14:textId="55EB6A6A" w:rsidR="00AF1414" w:rsidRPr="00BD117A" w:rsidRDefault="00A01D01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5E5F8A83" w14:textId="6CBFD63A" w:rsidR="00AF1414" w:rsidRPr="00BD117A" w:rsidRDefault="00940F94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251BEB3" w14:textId="168A501B" w:rsidR="00AF1414" w:rsidRPr="00BD117A" w:rsidRDefault="00940F94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50D9D36" w14:textId="532FD7FA" w:rsidR="00AF1414" w:rsidRPr="00BD117A" w:rsidRDefault="00940F94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565505B2" w14:textId="6D7D6630" w:rsidR="00AF1414" w:rsidRPr="00BD117A" w:rsidRDefault="00940F94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16C858C8" w14:textId="7EC62D81" w:rsidR="00AF1414" w:rsidRPr="00BD117A" w:rsidRDefault="00940F94" w:rsidP="00E75676">
            <w:pPr>
              <w:jc w:val="center"/>
            </w:pPr>
            <w:r w:rsidRPr="00BD117A">
              <w:t>O</w:t>
            </w:r>
          </w:p>
        </w:tc>
      </w:tr>
      <w:tr w:rsidR="00A704B6" w:rsidRPr="00BD117A" w14:paraId="7922220D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DD4EA2A" w14:textId="3BEFD7C8" w:rsidR="00A704B6" w:rsidRPr="00BD117A" w:rsidRDefault="00A704B6" w:rsidP="002104A5">
            <w:r w:rsidRPr="00BD117A">
              <w:t>Płatnik</w:t>
            </w:r>
          </w:p>
        </w:tc>
        <w:tc>
          <w:tcPr>
            <w:tcW w:w="993" w:type="dxa"/>
            <w:vAlign w:val="center"/>
          </w:tcPr>
          <w:p w14:paraId="7C283B8D" w14:textId="2D475F0C" w:rsidR="00A704B6" w:rsidRPr="00BD117A" w:rsidRDefault="00940F94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E817873" w14:textId="2616127F" w:rsidR="00A704B6" w:rsidRPr="00BD117A" w:rsidRDefault="00940F94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7F6A0BB" w14:textId="37D06263" w:rsidR="00A704B6" w:rsidRPr="00BD117A" w:rsidRDefault="00940F94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0B80EE51" w14:textId="5681F428" w:rsidR="00A704B6" w:rsidRPr="00BD117A" w:rsidRDefault="00940F94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C435EBB" w14:textId="52808D87" w:rsidR="00A704B6" w:rsidRPr="00BD117A" w:rsidRDefault="00940F94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F962CCF" w14:textId="28C25C92" w:rsidR="00A704B6" w:rsidRPr="00BD117A" w:rsidRDefault="00940F94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F41EB38" w14:textId="43660F6D" w:rsidR="00A704B6" w:rsidRPr="00BD117A" w:rsidRDefault="00940F94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4EE9C472" w14:textId="3D6A9FE4" w:rsidR="00A704B6" w:rsidRPr="00BD117A" w:rsidRDefault="00940F94" w:rsidP="00E75676">
            <w:pPr>
              <w:jc w:val="center"/>
            </w:pPr>
            <w:r w:rsidRPr="00BD117A">
              <w:t>O</w:t>
            </w:r>
          </w:p>
        </w:tc>
      </w:tr>
      <w:tr w:rsidR="00A704B6" w:rsidRPr="00BD117A" w14:paraId="522DA13B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08E8B1E" w14:textId="23CBA3ED" w:rsidR="00A704B6" w:rsidRPr="00BD117A" w:rsidRDefault="00A704B6" w:rsidP="002104A5">
            <w:r w:rsidRPr="00BD117A">
              <w:t>Struktura Przetargu</w:t>
            </w:r>
          </w:p>
        </w:tc>
        <w:tc>
          <w:tcPr>
            <w:tcW w:w="993" w:type="dxa"/>
            <w:vAlign w:val="center"/>
          </w:tcPr>
          <w:p w14:paraId="077BEAFF" w14:textId="32DBD0C8" w:rsidR="00A704B6" w:rsidRPr="00BD117A" w:rsidRDefault="00B54827" w:rsidP="00E75676">
            <w:pPr>
              <w:jc w:val="center"/>
            </w:pPr>
            <w:r w:rsidRPr="00BD117A">
              <w:t>EN</w:t>
            </w:r>
          </w:p>
        </w:tc>
        <w:tc>
          <w:tcPr>
            <w:tcW w:w="714" w:type="dxa"/>
            <w:vAlign w:val="center"/>
          </w:tcPr>
          <w:p w14:paraId="37F2FE19" w14:textId="7D707514" w:rsidR="00A704B6" w:rsidRPr="00BD117A" w:rsidRDefault="003162EA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00AC72C" w14:textId="1EE2886E" w:rsidR="00A704B6" w:rsidRPr="00BD117A" w:rsidRDefault="003162EA" w:rsidP="00E75676">
            <w:pPr>
              <w:jc w:val="center"/>
            </w:pPr>
            <w:r w:rsidRPr="00BD117A">
              <w:t>EN</w:t>
            </w:r>
          </w:p>
        </w:tc>
        <w:tc>
          <w:tcPr>
            <w:tcW w:w="919" w:type="dxa"/>
            <w:vAlign w:val="center"/>
          </w:tcPr>
          <w:p w14:paraId="38879E67" w14:textId="73989ACE" w:rsidR="00A704B6" w:rsidRPr="00BD117A" w:rsidRDefault="003162EA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5D4B0D5" w14:textId="4077CF8A" w:rsidR="00A704B6" w:rsidRPr="00BD117A" w:rsidRDefault="003162EA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0B90B393" w14:textId="4F61C0F7" w:rsidR="00A704B6" w:rsidRPr="00BD117A" w:rsidRDefault="003162EA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945B9DC" w14:textId="236246A2" w:rsidR="00A704B6" w:rsidRPr="00BD117A" w:rsidRDefault="003162EA" w:rsidP="00E75676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12F81440" w14:textId="073E5061" w:rsidR="00A704B6" w:rsidRPr="00BD117A" w:rsidRDefault="003162EA" w:rsidP="00E75676">
            <w:pPr>
              <w:jc w:val="center"/>
            </w:pPr>
            <w:r w:rsidRPr="00BD117A">
              <w:t>JB</w:t>
            </w:r>
          </w:p>
        </w:tc>
      </w:tr>
      <w:tr w:rsidR="00A704B6" w:rsidRPr="00BD117A" w14:paraId="06031B8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33D280B" w14:textId="22473E69" w:rsidR="00A704B6" w:rsidRPr="00BD117A" w:rsidRDefault="00F54D13" w:rsidP="002104A5">
            <w:r w:rsidRPr="00BD117A">
              <w:t>Substancja czynna</w:t>
            </w:r>
          </w:p>
        </w:tc>
        <w:tc>
          <w:tcPr>
            <w:tcW w:w="993" w:type="dxa"/>
            <w:vAlign w:val="center"/>
          </w:tcPr>
          <w:p w14:paraId="6C360B6E" w14:textId="1CD2FC3A" w:rsidR="00A704B6" w:rsidRPr="00BD117A" w:rsidRDefault="00E70C1B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70616834" w14:textId="65230586" w:rsidR="00A704B6" w:rsidRPr="00BD117A" w:rsidRDefault="00E70C1B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3E78CCC" w14:textId="5B52982E" w:rsidR="00A704B6" w:rsidRPr="00BD117A" w:rsidRDefault="00E70C1B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5115C54" w14:textId="780E944F" w:rsidR="00A704B6" w:rsidRPr="00BD117A" w:rsidRDefault="00E70C1B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60FE3C6" w14:textId="34B2F374" w:rsidR="00A704B6" w:rsidRPr="00BD117A" w:rsidRDefault="00356248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AA1F3ED" w14:textId="50328AEC" w:rsidR="00A704B6" w:rsidRPr="00BD117A" w:rsidRDefault="00356248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217B27F" w14:textId="3E085B26" w:rsidR="00A704B6" w:rsidRPr="00BD117A" w:rsidRDefault="00356248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4227A574" w14:textId="619D8B5B" w:rsidR="00A704B6" w:rsidRPr="00BD117A" w:rsidRDefault="00356248" w:rsidP="00E75676">
            <w:pPr>
              <w:jc w:val="center"/>
            </w:pPr>
            <w:r w:rsidRPr="00BD117A">
              <w:t>O</w:t>
            </w:r>
          </w:p>
        </w:tc>
      </w:tr>
      <w:tr w:rsidR="00F54D13" w:rsidRPr="00BD117A" w14:paraId="6D6E0441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C57BE38" w14:textId="0BBB090B" w:rsidR="00F54D13" w:rsidRPr="00BD117A" w:rsidRDefault="00F54D13" w:rsidP="002104A5">
            <w:r w:rsidRPr="00BD117A">
              <w:t>Szablon</w:t>
            </w:r>
          </w:p>
        </w:tc>
        <w:tc>
          <w:tcPr>
            <w:tcW w:w="993" w:type="dxa"/>
            <w:vAlign w:val="center"/>
          </w:tcPr>
          <w:p w14:paraId="2D295D49" w14:textId="0523D8BB" w:rsidR="00F54D13" w:rsidRPr="00BD117A" w:rsidRDefault="00C46FBD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26EC856C" w14:textId="4B3E245F" w:rsidR="00F54D13" w:rsidRPr="00BD117A" w:rsidRDefault="00C46FBD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AC75A26" w14:textId="2A063152" w:rsidR="00F54D13" w:rsidRPr="00BD117A" w:rsidRDefault="00C46FBD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2CDA3C72" w14:textId="4A9EE457" w:rsidR="00F54D13" w:rsidRPr="00BD117A" w:rsidRDefault="00C46FBD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4B4DB6AF" w14:textId="4CAAB75E" w:rsidR="00F54D13" w:rsidRPr="00BD117A" w:rsidRDefault="00C46FBD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F66262C" w14:textId="4C498237" w:rsidR="00F54D13" w:rsidRPr="00BD117A" w:rsidRDefault="00C46FBD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CD35495" w14:textId="3B15557E" w:rsidR="00F54D13" w:rsidRPr="00BD117A" w:rsidRDefault="00C46FBD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22608F81" w14:textId="3C7D90A0" w:rsidR="00F54D13" w:rsidRPr="00BD117A" w:rsidRDefault="00C46FBD" w:rsidP="00E75676">
            <w:pPr>
              <w:jc w:val="center"/>
            </w:pPr>
            <w:r w:rsidRPr="00BD117A">
              <w:t>O</w:t>
            </w:r>
          </w:p>
        </w:tc>
      </w:tr>
      <w:tr w:rsidR="00D70B2B" w:rsidRPr="00BD117A" w14:paraId="04DB8702" w14:textId="77777777" w:rsidTr="00D2487C">
        <w:trPr>
          <w:ins w:id="367" w:author="Filip Wilczyński" w:date="2023-12-18T15:19:00Z"/>
        </w:trPr>
        <w:tc>
          <w:tcPr>
            <w:tcW w:w="1696" w:type="dxa"/>
            <w:shd w:val="clear" w:color="auto" w:fill="FBD4B4" w:themeFill="accent6" w:themeFillTint="66"/>
            <w:vAlign w:val="center"/>
          </w:tcPr>
          <w:p w14:paraId="4F09DA60" w14:textId="6EEDF9FE" w:rsidR="00D70B2B" w:rsidRPr="00BD117A" w:rsidRDefault="00D70B2B" w:rsidP="002104A5">
            <w:pPr>
              <w:rPr>
                <w:ins w:id="368" w:author="Filip Wilczyński" w:date="2023-12-18T15:19:00Z"/>
              </w:rPr>
            </w:pPr>
            <w:ins w:id="369" w:author="Filip Wilczyński" w:date="2023-12-18T15:19:00Z">
              <w:r>
                <w:t xml:space="preserve">Szablon </w:t>
              </w:r>
            </w:ins>
            <w:ins w:id="370" w:author="Filip Wilczyński" w:date="2023-12-18T15:20:00Z">
              <w:r w:rsidR="00D03F84">
                <w:t>zmiany postaci</w:t>
              </w:r>
            </w:ins>
          </w:p>
        </w:tc>
        <w:tc>
          <w:tcPr>
            <w:tcW w:w="993" w:type="dxa"/>
            <w:vAlign w:val="center"/>
          </w:tcPr>
          <w:p w14:paraId="480B803F" w14:textId="081CB35C" w:rsidR="00D70B2B" w:rsidRPr="00BD117A" w:rsidRDefault="00D03F84" w:rsidP="00E75676">
            <w:pPr>
              <w:jc w:val="center"/>
              <w:rPr>
                <w:ins w:id="371" w:author="Filip Wilczyński" w:date="2023-12-18T15:19:00Z"/>
              </w:rPr>
            </w:pPr>
            <w:ins w:id="372" w:author="Filip Wilczyński" w:date="2023-12-18T15:20:00Z">
              <w:r>
                <w:t>O</w:t>
              </w:r>
            </w:ins>
          </w:p>
        </w:tc>
        <w:tc>
          <w:tcPr>
            <w:tcW w:w="714" w:type="dxa"/>
            <w:vAlign w:val="center"/>
          </w:tcPr>
          <w:p w14:paraId="7C43D5E3" w14:textId="008102B9" w:rsidR="00D70B2B" w:rsidRPr="00BD117A" w:rsidRDefault="00D03F84" w:rsidP="00E75676">
            <w:pPr>
              <w:jc w:val="center"/>
              <w:rPr>
                <w:ins w:id="373" w:author="Filip Wilczyński" w:date="2023-12-18T15:19:00Z"/>
              </w:rPr>
            </w:pPr>
            <w:ins w:id="374" w:author="Filip Wilczyński" w:date="2023-12-18T15:20:00Z">
              <w:r>
                <w:t>O</w:t>
              </w:r>
            </w:ins>
          </w:p>
        </w:tc>
        <w:tc>
          <w:tcPr>
            <w:tcW w:w="612" w:type="dxa"/>
            <w:vAlign w:val="center"/>
          </w:tcPr>
          <w:p w14:paraId="51715FF9" w14:textId="3ABFC342" w:rsidR="00D70B2B" w:rsidRPr="00BD117A" w:rsidRDefault="00D03F84" w:rsidP="00E75676">
            <w:pPr>
              <w:jc w:val="center"/>
              <w:rPr>
                <w:ins w:id="375" w:author="Filip Wilczyński" w:date="2023-12-18T15:19:00Z"/>
              </w:rPr>
            </w:pPr>
            <w:ins w:id="376" w:author="Filip Wilczyński" w:date="2023-12-18T15:20:00Z">
              <w:r>
                <w:t>O</w:t>
              </w:r>
            </w:ins>
          </w:p>
        </w:tc>
        <w:tc>
          <w:tcPr>
            <w:tcW w:w="919" w:type="dxa"/>
            <w:vAlign w:val="center"/>
          </w:tcPr>
          <w:p w14:paraId="057BACB3" w14:textId="4E5B4D9D" w:rsidR="00D70B2B" w:rsidRPr="00BD117A" w:rsidRDefault="00D03F84" w:rsidP="00E75676">
            <w:pPr>
              <w:jc w:val="center"/>
              <w:rPr>
                <w:ins w:id="377" w:author="Filip Wilczyński" w:date="2023-12-18T15:19:00Z"/>
              </w:rPr>
            </w:pPr>
            <w:ins w:id="378" w:author="Filip Wilczyński" w:date="2023-12-18T15:20:00Z">
              <w:r>
                <w:t>O</w:t>
              </w:r>
            </w:ins>
          </w:p>
        </w:tc>
        <w:tc>
          <w:tcPr>
            <w:tcW w:w="1008" w:type="dxa"/>
            <w:vAlign w:val="center"/>
          </w:tcPr>
          <w:p w14:paraId="749D0F50" w14:textId="77037CD5" w:rsidR="00D70B2B" w:rsidRPr="00BD117A" w:rsidRDefault="00D03F84" w:rsidP="00E75676">
            <w:pPr>
              <w:jc w:val="center"/>
              <w:rPr>
                <w:ins w:id="379" w:author="Filip Wilczyński" w:date="2023-12-18T15:19:00Z"/>
              </w:rPr>
            </w:pPr>
            <w:ins w:id="380" w:author="Filip Wilczyński" w:date="2023-12-18T15:20:00Z">
              <w:r>
                <w:t>O</w:t>
              </w:r>
            </w:ins>
          </w:p>
        </w:tc>
        <w:tc>
          <w:tcPr>
            <w:tcW w:w="1008" w:type="dxa"/>
            <w:vAlign w:val="center"/>
          </w:tcPr>
          <w:p w14:paraId="48616A6C" w14:textId="5F45ACDE" w:rsidR="00D70B2B" w:rsidRPr="00BD117A" w:rsidRDefault="00D03F84" w:rsidP="00E75676">
            <w:pPr>
              <w:jc w:val="center"/>
              <w:rPr>
                <w:ins w:id="381" w:author="Filip Wilczyński" w:date="2023-12-18T15:19:00Z"/>
              </w:rPr>
            </w:pPr>
            <w:ins w:id="382" w:author="Filip Wilczyński" w:date="2023-12-18T15:20:00Z">
              <w:r>
                <w:t>O</w:t>
              </w:r>
            </w:ins>
          </w:p>
        </w:tc>
        <w:tc>
          <w:tcPr>
            <w:tcW w:w="874" w:type="dxa"/>
            <w:vAlign w:val="center"/>
          </w:tcPr>
          <w:p w14:paraId="5C3C7C89" w14:textId="75E4D85D" w:rsidR="00D70B2B" w:rsidRPr="00BD117A" w:rsidRDefault="00D03F84" w:rsidP="00E75676">
            <w:pPr>
              <w:jc w:val="center"/>
              <w:rPr>
                <w:ins w:id="383" w:author="Filip Wilczyński" w:date="2023-12-18T15:19:00Z"/>
              </w:rPr>
            </w:pPr>
            <w:ins w:id="384" w:author="Filip Wilczyński" w:date="2023-12-18T15:20:00Z">
              <w:r>
                <w:t>O</w:t>
              </w:r>
            </w:ins>
          </w:p>
        </w:tc>
        <w:tc>
          <w:tcPr>
            <w:tcW w:w="1239" w:type="dxa"/>
            <w:vAlign w:val="center"/>
          </w:tcPr>
          <w:p w14:paraId="178282AB" w14:textId="12898E77" w:rsidR="00D70B2B" w:rsidRPr="00BD117A" w:rsidRDefault="00D03F84" w:rsidP="00E75676">
            <w:pPr>
              <w:jc w:val="center"/>
              <w:rPr>
                <w:ins w:id="385" w:author="Filip Wilczyński" w:date="2023-12-18T15:19:00Z"/>
              </w:rPr>
            </w:pPr>
            <w:ins w:id="386" w:author="Filip Wilczyński" w:date="2023-12-18T15:20:00Z">
              <w:r>
                <w:t>O</w:t>
              </w:r>
            </w:ins>
          </w:p>
        </w:tc>
      </w:tr>
      <w:tr w:rsidR="0029705E" w:rsidRPr="00BD117A" w14:paraId="67848866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73688EE5" w14:textId="04E511B1" w:rsidR="00F54D13" w:rsidRPr="00BD117A" w:rsidRDefault="000572B2" w:rsidP="002104A5">
            <w:r w:rsidRPr="00BD117A">
              <w:t>Słownik Kryteriów</w:t>
            </w:r>
          </w:p>
        </w:tc>
        <w:tc>
          <w:tcPr>
            <w:tcW w:w="993" w:type="dxa"/>
            <w:vAlign w:val="center"/>
          </w:tcPr>
          <w:p w14:paraId="0D3EE2C0" w14:textId="675B25F7" w:rsidR="00F54D13" w:rsidRPr="00BD117A" w:rsidRDefault="001578B5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408DA775" w14:textId="1229A938" w:rsidR="00F54D13" w:rsidRPr="00BD117A" w:rsidRDefault="001578B5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55E06D4" w14:textId="7C73A3EE" w:rsidR="00F54D13" w:rsidRPr="00BD117A" w:rsidRDefault="001578B5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5338A5E4" w14:textId="68B6428E" w:rsidR="00F54D13" w:rsidRPr="00BD117A" w:rsidRDefault="001578B5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F41027B" w14:textId="2CD72DFB" w:rsidR="00F54D13" w:rsidRPr="00BD117A" w:rsidRDefault="00AB68DD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C08FCAE" w14:textId="560BC4A2" w:rsidR="00F54D13" w:rsidRPr="00BD117A" w:rsidRDefault="00AB68DD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3FD26A70" w14:textId="1C835B83" w:rsidR="00F54D13" w:rsidRPr="00BD117A" w:rsidRDefault="00AB68DD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064A329E" w14:textId="765A7033" w:rsidR="00F54D13" w:rsidRPr="00BD117A" w:rsidRDefault="00AB68DD" w:rsidP="00E75676">
            <w:pPr>
              <w:jc w:val="center"/>
            </w:pPr>
            <w:r w:rsidRPr="00BD117A">
              <w:t>O</w:t>
            </w:r>
          </w:p>
        </w:tc>
      </w:tr>
      <w:tr w:rsidR="0029705E" w:rsidRPr="00BD117A" w14:paraId="45F37347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62D956B6" w14:textId="0C30A361" w:rsidR="000572B2" w:rsidRPr="00BD117A" w:rsidRDefault="000572B2" w:rsidP="002104A5">
            <w:r w:rsidRPr="00BD117A">
              <w:t>Słownik Postaci</w:t>
            </w:r>
          </w:p>
        </w:tc>
        <w:tc>
          <w:tcPr>
            <w:tcW w:w="993" w:type="dxa"/>
            <w:vAlign w:val="center"/>
          </w:tcPr>
          <w:p w14:paraId="46E063F3" w14:textId="7D82BE14" w:rsidR="000572B2" w:rsidRPr="00BD117A" w:rsidRDefault="00106181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9674755" w14:textId="1BC3004D" w:rsidR="000572B2" w:rsidRPr="00BD117A" w:rsidRDefault="00106181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A284A7D" w14:textId="5090A561" w:rsidR="000572B2" w:rsidRPr="00BD117A" w:rsidRDefault="00106181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76BE899B" w14:textId="29FDA19D" w:rsidR="000572B2" w:rsidRPr="00BD117A" w:rsidRDefault="00106181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6B1E43E" w14:textId="022DCB4C" w:rsidR="000572B2" w:rsidRPr="00BD117A" w:rsidRDefault="00106181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718DC569" w14:textId="31DCCC1F" w:rsidR="000572B2" w:rsidRPr="00BD117A" w:rsidRDefault="00106181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66DB3166" w14:textId="7E8F8CDD" w:rsidR="000572B2" w:rsidRPr="00BD117A" w:rsidRDefault="00106181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0202F165" w14:textId="641BF5B1" w:rsidR="000572B2" w:rsidRPr="00BD117A" w:rsidRDefault="00106181" w:rsidP="00E75676">
            <w:pPr>
              <w:jc w:val="center"/>
            </w:pPr>
            <w:r w:rsidRPr="00BD117A">
              <w:t>O</w:t>
            </w:r>
          </w:p>
        </w:tc>
      </w:tr>
      <w:tr w:rsidR="0029705E" w:rsidRPr="00BD117A" w14:paraId="42223800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59F46CEE" w14:textId="09A977B4" w:rsidR="000572B2" w:rsidRPr="00BD117A" w:rsidRDefault="000572B2" w:rsidP="002104A5">
            <w:r w:rsidRPr="00BD117A">
              <w:t xml:space="preserve">Słownik </w:t>
            </w:r>
            <w:r w:rsidR="004D01BA" w:rsidRPr="00BD117A">
              <w:t>Zamian</w:t>
            </w:r>
          </w:p>
        </w:tc>
        <w:tc>
          <w:tcPr>
            <w:tcW w:w="993" w:type="dxa"/>
            <w:vAlign w:val="center"/>
          </w:tcPr>
          <w:p w14:paraId="1103C21A" w14:textId="1FAD6770" w:rsidR="000572B2" w:rsidRPr="00BD117A" w:rsidRDefault="00106181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583A188A" w14:textId="5A65E8E3" w:rsidR="000572B2" w:rsidRPr="00BD117A" w:rsidRDefault="00106181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7CC4FB5" w14:textId="12A424F5" w:rsidR="000572B2" w:rsidRPr="00BD117A" w:rsidRDefault="00106181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041AA9F9" w14:textId="6ADD7F3F" w:rsidR="000572B2" w:rsidRPr="00BD117A" w:rsidRDefault="00BA032E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DF7796C" w14:textId="023CC417" w:rsidR="000572B2" w:rsidRPr="00BD117A" w:rsidRDefault="00106181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69F9CE0B" w14:textId="703B4779" w:rsidR="000572B2" w:rsidRPr="00BD117A" w:rsidRDefault="00106181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2F626379" w14:textId="2D31D1BD" w:rsidR="000572B2" w:rsidRPr="00BD117A" w:rsidRDefault="00106181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6C8EECE0" w14:textId="6B4815E6" w:rsidR="000572B2" w:rsidRPr="00BD117A" w:rsidRDefault="00106181" w:rsidP="00E75676">
            <w:pPr>
              <w:jc w:val="center"/>
            </w:pPr>
            <w:r w:rsidRPr="00BD117A">
              <w:t>O</w:t>
            </w:r>
          </w:p>
        </w:tc>
      </w:tr>
      <w:tr w:rsidR="0029705E" w:rsidRPr="00BD117A" w14:paraId="37037CF7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A106AFE" w14:textId="6BBF8898" w:rsidR="004D01BA" w:rsidRPr="00BD117A" w:rsidRDefault="004D01BA" w:rsidP="002104A5">
            <w:r w:rsidRPr="00BD117A">
              <w:t>Typ zmiany oferty</w:t>
            </w:r>
          </w:p>
        </w:tc>
        <w:tc>
          <w:tcPr>
            <w:tcW w:w="993" w:type="dxa"/>
            <w:vAlign w:val="center"/>
          </w:tcPr>
          <w:p w14:paraId="72E57A32" w14:textId="71BBCA6F" w:rsidR="004D01BA" w:rsidRPr="00BD117A" w:rsidRDefault="00693586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88DCDE4" w14:textId="4C51F983" w:rsidR="004D01BA" w:rsidRPr="00BD117A" w:rsidRDefault="00693586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3209C3D" w14:textId="00DBF7F2" w:rsidR="004D01BA" w:rsidRPr="00BD117A" w:rsidRDefault="00693586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3516A607" w14:textId="1D26666A" w:rsidR="004D01BA" w:rsidRPr="00BD117A" w:rsidRDefault="00693586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0EC3A87" w14:textId="6533BE05" w:rsidR="004D01BA" w:rsidRPr="00BD117A" w:rsidRDefault="00693586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418E1AAB" w14:textId="0D0DAF48" w:rsidR="004D01BA" w:rsidRPr="00BD117A" w:rsidRDefault="00693586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3A1F2DC" w14:textId="7B15CA44" w:rsidR="004D01BA" w:rsidRPr="00BD117A" w:rsidRDefault="00693586" w:rsidP="00E75676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76EE8223" w14:textId="50C944C2" w:rsidR="004D01BA" w:rsidRPr="00BD117A" w:rsidRDefault="00693586" w:rsidP="00E75676">
            <w:pPr>
              <w:jc w:val="center"/>
            </w:pPr>
            <w:r w:rsidRPr="00BD117A">
              <w:t>--</w:t>
            </w:r>
          </w:p>
        </w:tc>
      </w:tr>
      <w:tr w:rsidR="0029705E" w:rsidRPr="00BD117A" w14:paraId="0776E930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6AE3520" w14:textId="28D10D1C" w:rsidR="004D01BA" w:rsidRPr="00BD117A" w:rsidRDefault="004D01BA" w:rsidP="002104A5">
            <w:r w:rsidRPr="00BD117A">
              <w:t>Umowa OL</w:t>
            </w:r>
          </w:p>
        </w:tc>
        <w:tc>
          <w:tcPr>
            <w:tcW w:w="993" w:type="dxa"/>
            <w:vAlign w:val="center"/>
          </w:tcPr>
          <w:p w14:paraId="2438F022" w14:textId="4ED9E8EF" w:rsidR="004D01BA" w:rsidRPr="00BD117A" w:rsidRDefault="0097241B" w:rsidP="00E7567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37610438" w14:textId="18C9EB5C" w:rsidR="004D01BA" w:rsidRPr="00BD117A" w:rsidRDefault="0097241B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FEBB735" w14:textId="1556F201" w:rsidR="004D01BA" w:rsidRPr="00BD117A" w:rsidRDefault="0097241B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30E01E15" w14:textId="438ED213" w:rsidR="004D01BA" w:rsidRPr="00BD117A" w:rsidRDefault="0097241B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0EEDD74" w14:textId="591E0834" w:rsidR="004D01BA" w:rsidRPr="00BD117A" w:rsidRDefault="0097241B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06B26C1B" w14:textId="702DA2E8" w:rsidR="004D01BA" w:rsidRPr="00BD117A" w:rsidRDefault="0097241B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5EA0DCC" w14:textId="21CF8D54" w:rsidR="004D01BA" w:rsidRPr="00BD117A" w:rsidRDefault="0097241B" w:rsidP="00E75676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7F1FF13F" w14:textId="326D8A7C" w:rsidR="004D01BA" w:rsidRPr="00BD117A" w:rsidRDefault="0097241B" w:rsidP="00E75676">
            <w:pPr>
              <w:jc w:val="center"/>
            </w:pPr>
            <w:r w:rsidRPr="00BD117A">
              <w:t>O</w:t>
            </w:r>
          </w:p>
        </w:tc>
      </w:tr>
      <w:tr w:rsidR="0029705E" w:rsidRPr="00BD117A" w14:paraId="154A311E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36403643" w14:textId="2168D36A" w:rsidR="008864F6" w:rsidRPr="00BD117A" w:rsidRDefault="008864F6" w:rsidP="002104A5">
            <w:r w:rsidRPr="00BD117A">
              <w:t>Umowa w pakiecie</w:t>
            </w:r>
          </w:p>
        </w:tc>
        <w:tc>
          <w:tcPr>
            <w:tcW w:w="993" w:type="dxa"/>
            <w:vAlign w:val="center"/>
          </w:tcPr>
          <w:p w14:paraId="586E8A6B" w14:textId="1ACF3791" w:rsidR="008864F6" w:rsidRPr="00BD117A" w:rsidRDefault="001818E4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23C12229" w14:textId="1A936FDC" w:rsidR="008864F6" w:rsidRPr="00BD117A" w:rsidRDefault="001818E4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34838F7" w14:textId="4CEAECB5" w:rsidR="008864F6" w:rsidRPr="00BD117A" w:rsidRDefault="001818E4" w:rsidP="00E75676">
            <w:pPr>
              <w:jc w:val="center"/>
            </w:pPr>
            <w:r w:rsidRPr="00BD117A">
              <w:t>JB</w:t>
            </w:r>
          </w:p>
        </w:tc>
        <w:tc>
          <w:tcPr>
            <w:tcW w:w="919" w:type="dxa"/>
            <w:vAlign w:val="center"/>
          </w:tcPr>
          <w:p w14:paraId="44BE2CCE" w14:textId="6B87CB82" w:rsidR="008864F6" w:rsidRPr="00BD117A" w:rsidRDefault="001818E4" w:rsidP="00E75676">
            <w:pPr>
              <w:jc w:val="center"/>
            </w:pPr>
            <w:r w:rsidRPr="00BD117A">
              <w:t>U</w:t>
            </w:r>
          </w:p>
        </w:tc>
        <w:tc>
          <w:tcPr>
            <w:tcW w:w="1008" w:type="dxa"/>
            <w:vAlign w:val="center"/>
          </w:tcPr>
          <w:p w14:paraId="4EC9A2D7" w14:textId="53972406" w:rsidR="008864F6" w:rsidRPr="00BD117A" w:rsidRDefault="001818E4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879014D" w14:textId="684DE64D" w:rsidR="008864F6" w:rsidRPr="00BD117A" w:rsidRDefault="001818E4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4533AFBA" w14:textId="144FA320" w:rsidR="008864F6" w:rsidRPr="00BD117A" w:rsidRDefault="001818E4" w:rsidP="00E75676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6AE95AB8" w14:textId="6499AFD0" w:rsidR="008864F6" w:rsidRPr="00BD117A" w:rsidRDefault="001818E4" w:rsidP="00E75676">
            <w:pPr>
              <w:jc w:val="center"/>
            </w:pPr>
            <w:r w:rsidRPr="00BD117A">
              <w:t>JB</w:t>
            </w:r>
          </w:p>
        </w:tc>
      </w:tr>
      <w:tr w:rsidR="0029705E" w:rsidRPr="00BD117A" w14:paraId="3D4C6D97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550F126" w14:textId="16A2385D" w:rsidR="008864F6" w:rsidRPr="00BD117A" w:rsidRDefault="008864F6" w:rsidP="002104A5">
            <w:r w:rsidRPr="00BD117A">
              <w:lastRenderedPageBreak/>
              <w:t>Wersja umowy OP</w:t>
            </w:r>
          </w:p>
        </w:tc>
        <w:tc>
          <w:tcPr>
            <w:tcW w:w="993" w:type="dxa"/>
            <w:vAlign w:val="center"/>
          </w:tcPr>
          <w:p w14:paraId="0D3FEE63" w14:textId="0A913BA3" w:rsidR="008864F6" w:rsidRPr="00BD117A" w:rsidRDefault="00D46BCD" w:rsidP="00E75676">
            <w:pPr>
              <w:jc w:val="center"/>
            </w:pPr>
            <w:r w:rsidRPr="00BD117A">
              <w:t>U</w:t>
            </w:r>
          </w:p>
        </w:tc>
        <w:tc>
          <w:tcPr>
            <w:tcW w:w="714" w:type="dxa"/>
            <w:vAlign w:val="center"/>
          </w:tcPr>
          <w:p w14:paraId="68A90C8D" w14:textId="00A98E6C" w:rsidR="008864F6" w:rsidRPr="00BD117A" w:rsidRDefault="00D46BCD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8536D17" w14:textId="03C96D2D" w:rsidR="008864F6" w:rsidRPr="00BD117A" w:rsidRDefault="00D46BCD" w:rsidP="00E75676">
            <w:pPr>
              <w:jc w:val="center"/>
            </w:pPr>
            <w:r w:rsidRPr="00BD117A">
              <w:t>U</w:t>
            </w:r>
          </w:p>
        </w:tc>
        <w:tc>
          <w:tcPr>
            <w:tcW w:w="919" w:type="dxa"/>
            <w:vAlign w:val="center"/>
          </w:tcPr>
          <w:p w14:paraId="738CEC76" w14:textId="54910A1B" w:rsidR="008864F6" w:rsidRPr="00BD117A" w:rsidRDefault="00D46BCD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058544C" w14:textId="64B48404" w:rsidR="008864F6" w:rsidRPr="00BD117A" w:rsidRDefault="00D46BCD" w:rsidP="00E75676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57A68A9A" w14:textId="42B508FA" w:rsidR="008864F6" w:rsidRPr="00BD117A" w:rsidRDefault="00D46BCD" w:rsidP="00E75676">
            <w:pPr>
              <w:jc w:val="center"/>
            </w:pPr>
            <w:r w:rsidRPr="00BD117A">
              <w:t>JB</w:t>
            </w:r>
          </w:p>
        </w:tc>
        <w:tc>
          <w:tcPr>
            <w:tcW w:w="874" w:type="dxa"/>
            <w:vAlign w:val="center"/>
          </w:tcPr>
          <w:p w14:paraId="2B20091E" w14:textId="72DFC27F" w:rsidR="008864F6" w:rsidRPr="00BD117A" w:rsidRDefault="00D46BCD" w:rsidP="00E75676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070A9D97" w14:textId="55F63675" w:rsidR="008864F6" w:rsidRPr="00BD117A" w:rsidRDefault="00D46BCD" w:rsidP="00E75676">
            <w:pPr>
              <w:jc w:val="center"/>
            </w:pPr>
            <w:r w:rsidRPr="00BD117A">
              <w:t>JB</w:t>
            </w:r>
          </w:p>
        </w:tc>
      </w:tr>
      <w:tr w:rsidR="0029705E" w:rsidRPr="00BD117A" w14:paraId="1CA02907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4BFBC8BC" w14:textId="11B0B708" w:rsidR="008864F6" w:rsidRPr="00BD117A" w:rsidRDefault="0053207A" w:rsidP="002104A5">
            <w:r w:rsidRPr="00BD117A">
              <w:t>Zmienne środowiskowe</w:t>
            </w:r>
          </w:p>
        </w:tc>
        <w:tc>
          <w:tcPr>
            <w:tcW w:w="993" w:type="dxa"/>
            <w:vAlign w:val="center"/>
          </w:tcPr>
          <w:p w14:paraId="1550B45C" w14:textId="1345BEA8" w:rsidR="008864F6" w:rsidRPr="00BD117A" w:rsidRDefault="00FE62D1" w:rsidP="00E75676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423DBA7" w14:textId="75AFF052" w:rsidR="008864F6" w:rsidRPr="00BD117A" w:rsidRDefault="00FE62D1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EAE7247" w14:textId="0D24B2B3" w:rsidR="008864F6" w:rsidRPr="00BD117A" w:rsidRDefault="00FE62D1" w:rsidP="00E75676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0562FB1E" w14:textId="0E854BEF" w:rsidR="008864F6" w:rsidRPr="00BD117A" w:rsidRDefault="00FE62D1" w:rsidP="00E75676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14861F9" w14:textId="2ABECA32" w:rsidR="008864F6" w:rsidRPr="00BD117A" w:rsidRDefault="00FE62D1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10E37084" w14:textId="745FA6BE" w:rsidR="008864F6" w:rsidRPr="00BD117A" w:rsidRDefault="00FE62D1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00603061" w14:textId="785F06D5" w:rsidR="008864F6" w:rsidRPr="00BD117A" w:rsidRDefault="00FE62D1" w:rsidP="00E75676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052CA41A" w14:textId="45BFC493" w:rsidR="008864F6" w:rsidRPr="00BD117A" w:rsidRDefault="00FE62D1" w:rsidP="00E75676">
            <w:pPr>
              <w:jc w:val="center"/>
            </w:pPr>
            <w:r w:rsidRPr="00BD117A">
              <w:t>--</w:t>
            </w:r>
          </w:p>
        </w:tc>
      </w:tr>
      <w:tr w:rsidR="0029705E" w:rsidRPr="00BD117A" w14:paraId="538EA240" w14:textId="77777777" w:rsidTr="00D2487C">
        <w:tc>
          <w:tcPr>
            <w:tcW w:w="1696" w:type="dxa"/>
            <w:shd w:val="clear" w:color="auto" w:fill="FBD4B4" w:themeFill="accent6" w:themeFillTint="66"/>
            <w:vAlign w:val="center"/>
          </w:tcPr>
          <w:p w14:paraId="066A6087" w14:textId="066E9FF5" w:rsidR="0021783A" w:rsidRPr="00BD117A" w:rsidRDefault="0053207A" w:rsidP="002104A5">
            <w:r w:rsidRPr="00BD117A">
              <w:t>ZPZK</w:t>
            </w:r>
          </w:p>
        </w:tc>
        <w:tc>
          <w:tcPr>
            <w:tcW w:w="993" w:type="dxa"/>
            <w:vAlign w:val="center"/>
          </w:tcPr>
          <w:p w14:paraId="3A05DF87" w14:textId="51675BE0" w:rsidR="0021783A" w:rsidRPr="00BD117A" w:rsidRDefault="00E24AC9" w:rsidP="00E75676">
            <w:pPr>
              <w:jc w:val="center"/>
            </w:pPr>
            <w:r w:rsidRPr="00BD117A">
              <w:t>O</w:t>
            </w:r>
          </w:p>
        </w:tc>
        <w:tc>
          <w:tcPr>
            <w:tcW w:w="714" w:type="dxa"/>
            <w:vAlign w:val="center"/>
          </w:tcPr>
          <w:p w14:paraId="0E5D18A2" w14:textId="053C7ABE" w:rsidR="0021783A" w:rsidRPr="00BD117A" w:rsidRDefault="00E24AC9" w:rsidP="00E75676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486C97B" w14:textId="7C3D80BE" w:rsidR="0021783A" w:rsidRPr="00BD117A" w:rsidRDefault="00E24AC9" w:rsidP="00E75676">
            <w:pPr>
              <w:jc w:val="center"/>
            </w:pPr>
            <w:r w:rsidRPr="00BD117A">
              <w:t>O</w:t>
            </w:r>
          </w:p>
        </w:tc>
        <w:tc>
          <w:tcPr>
            <w:tcW w:w="919" w:type="dxa"/>
            <w:vAlign w:val="center"/>
          </w:tcPr>
          <w:p w14:paraId="61EC4A39" w14:textId="1641C819" w:rsidR="0021783A" w:rsidRPr="00BD117A" w:rsidRDefault="00E24AC9" w:rsidP="00E75676">
            <w:pPr>
              <w:jc w:val="center"/>
            </w:pPr>
            <w:r w:rsidRPr="00BD117A">
              <w:t>JB</w:t>
            </w:r>
          </w:p>
        </w:tc>
        <w:tc>
          <w:tcPr>
            <w:tcW w:w="1008" w:type="dxa"/>
            <w:vAlign w:val="center"/>
          </w:tcPr>
          <w:p w14:paraId="40E8650B" w14:textId="74A61A2E" w:rsidR="0021783A" w:rsidRPr="00BD117A" w:rsidRDefault="00E24AC9" w:rsidP="00E75676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2E7925E6" w14:textId="23475245" w:rsidR="0021783A" w:rsidRPr="00BD117A" w:rsidRDefault="00E24AC9" w:rsidP="00E75676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78AFA64B" w14:textId="683D62E2" w:rsidR="0021783A" w:rsidRPr="00BD117A" w:rsidRDefault="00C82025" w:rsidP="00E75676">
            <w:pPr>
              <w:jc w:val="center"/>
            </w:pPr>
            <w:r w:rsidRPr="00BD117A">
              <w:t>JB</w:t>
            </w:r>
          </w:p>
        </w:tc>
        <w:tc>
          <w:tcPr>
            <w:tcW w:w="1239" w:type="dxa"/>
            <w:vAlign w:val="center"/>
          </w:tcPr>
          <w:p w14:paraId="058B7EDD" w14:textId="34ADFBE4" w:rsidR="0021783A" w:rsidRPr="00BD117A" w:rsidRDefault="00C82025" w:rsidP="00E75676">
            <w:pPr>
              <w:jc w:val="center"/>
            </w:pPr>
            <w:r w:rsidRPr="00BD117A">
              <w:t>JB</w:t>
            </w:r>
          </w:p>
        </w:tc>
      </w:tr>
    </w:tbl>
    <w:p w14:paraId="41580B9D" w14:textId="37ABE56E" w:rsidR="00B82B8F" w:rsidRPr="00BD117A" w:rsidRDefault="00E610F3" w:rsidP="00E610F3">
      <w:pPr>
        <w:spacing w:before="0" w:after="200" w:line="276" w:lineRule="auto"/>
      </w:pPr>
      <w:r>
        <w:br w:type="page"/>
      </w:r>
    </w:p>
    <w:p w14:paraId="3231A69D" w14:textId="65A2012D" w:rsidR="0084543F" w:rsidRPr="00BD117A" w:rsidRDefault="0065288D" w:rsidP="0065288D">
      <w:pPr>
        <w:pStyle w:val="Nagwek3"/>
        <w:rPr>
          <w:rFonts w:eastAsiaTheme="minorEastAsia"/>
        </w:rPr>
      </w:pPr>
      <w:bookmarkStart w:id="387" w:name="_Toc151315840"/>
      <w:r w:rsidRPr="00BD117A">
        <w:lastRenderedPageBreak/>
        <w:t>[CRM] Telemarketer</w:t>
      </w:r>
      <w:bookmarkEnd w:id="387"/>
    </w:p>
    <w:p w14:paraId="1DF1B5B9" w14:textId="77777777" w:rsidR="003A14A1" w:rsidRDefault="003A14A1" w:rsidP="003A14A1"/>
    <w:p w14:paraId="73370068" w14:textId="25433269" w:rsidR="003A14A1" w:rsidRPr="00BD117A" w:rsidRDefault="003A14A1" w:rsidP="003A14A1">
      <w:r w:rsidRPr="00BD117A">
        <w:t xml:space="preserve">Legenda poziomu uprawnień: </w:t>
      </w:r>
    </w:p>
    <w:p w14:paraId="20179829" w14:textId="77777777" w:rsidR="003A14A1" w:rsidRPr="00BD117A" w:rsidRDefault="003A14A1" w:rsidP="003A14A1">
      <w:r w:rsidRPr="00BD117A">
        <w:t>NW – Nie wybrano</w:t>
      </w:r>
    </w:p>
    <w:p w14:paraId="44351278" w14:textId="77777777" w:rsidR="003A14A1" w:rsidRPr="00BD117A" w:rsidRDefault="003A14A1" w:rsidP="003A14A1">
      <w:r w:rsidRPr="00BD117A">
        <w:t>U – Użytkownik</w:t>
      </w:r>
    </w:p>
    <w:p w14:paraId="43125A90" w14:textId="77777777" w:rsidR="003A14A1" w:rsidRPr="00BD117A" w:rsidRDefault="003A14A1" w:rsidP="003A14A1">
      <w:r w:rsidRPr="00BD117A">
        <w:t>JB – Jednostka biznesowa</w:t>
      </w:r>
    </w:p>
    <w:p w14:paraId="32291F67" w14:textId="77777777" w:rsidR="003A14A1" w:rsidRPr="00BD117A" w:rsidRDefault="003A14A1" w:rsidP="003A14A1">
      <w:r w:rsidRPr="00BD117A">
        <w:t xml:space="preserve">EN – Element </w:t>
      </w:r>
      <w:proofErr w:type="spellStart"/>
      <w:r w:rsidRPr="00BD117A">
        <w:t>nadrz</w:t>
      </w:r>
      <w:proofErr w:type="spellEnd"/>
      <w:r w:rsidRPr="00BD117A">
        <w:t xml:space="preserve">.: </w:t>
      </w:r>
      <w:proofErr w:type="spellStart"/>
      <w:r w:rsidRPr="00BD117A">
        <w:t>podrz</w:t>
      </w:r>
      <w:proofErr w:type="spellEnd"/>
      <w:r w:rsidRPr="00BD117A">
        <w:t xml:space="preserve">. jedn. </w:t>
      </w:r>
      <w:proofErr w:type="spellStart"/>
      <w:r w:rsidRPr="00BD117A">
        <w:t>bizn</w:t>
      </w:r>
      <w:proofErr w:type="spellEnd"/>
      <w:r w:rsidRPr="00BD117A">
        <w:t>.</w:t>
      </w:r>
    </w:p>
    <w:p w14:paraId="6EA68B21" w14:textId="77777777" w:rsidR="003A14A1" w:rsidRPr="00BD117A" w:rsidRDefault="003A14A1" w:rsidP="003A14A1">
      <w:r w:rsidRPr="00BD117A">
        <w:t>O – Organizacja</w:t>
      </w:r>
    </w:p>
    <w:p w14:paraId="06347398" w14:textId="77777777" w:rsidR="003A14A1" w:rsidRPr="00BD117A" w:rsidRDefault="003A14A1" w:rsidP="003A14A1">
      <w:r w:rsidRPr="00BD117A">
        <w:t>-- – nie dotyczy</w:t>
      </w:r>
    </w:p>
    <w:p w14:paraId="3D39E0FF" w14:textId="77777777" w:rsidR="0065288D" w:rsidRPr="00BD117A" w:rsidRDefault="0065288D" w:rsidP="0084543F">
      <w:pPr>
        <w:rPr>
          <w:rFonts w:eastAsiaTheme="minorEastAsia"/>
        </w:rPr>
      </w:pPr>
    </w:p>
    <w:tbl>
      <w:tblPr>
        <w:tblW w:w="9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714"/>
        <w:gridCol w:w="612"/>
        <w:gridCol w:w="919"/>
        <w:gridCol w:w="1008"/>
        <w:gridCol w:w="1008"/>
        <w:gridCol w:w="874"/>
        <w:gridCol w:w="1239"/>
      </w:tblGrid>
      <w:tr w:rsidR="0084543F" w:rsidRPr="00BD117A" w14:paraId="4DE0252F" w14:textId="77777777" w:rsidTr="00E610F3">
        <w:trPr>
          <w:tblHeader/>
        </w:trPr>
        <w:tc>
          <w:tcPr>
            <w:tcW w:w="1696" w:type="dxa"/>
            <w:shd w:val="clear" w:color="auto" w:fill="FABF8F" w:themeFill="accent6" w:themeFillTint="99"/>
            <w:vAlign w:val="center"/>
          </w:tcPr>
          <w:p w14:paraId="35D1B47F" w14:textId="77777777" w:rsidR="0084543F" w:rsidRPr="003A14A1" w:rsidRDefault="0084543F">
            <w:pPr>
              <w:rPr>
                <w:b/>
                <w:bCs/>
              </w:rPr>
            </w:pPr>
            <w:r w:rsidRPr="003A14A1">
              <w:rPr>
                <w:b/>
                <w:bCs/>
              </w:rPr>
              <w:t>Rola:</w:t>
            </w:r>
          </w:p>
          <w:p w14:paraId="49062F59" w14:textId="47197BBA" w:rsidR="0084543F" w:rsidRPr="00BD117A" w:rsidRDefault="0084543F">
            <w:r w:rsidRPr="003A14A1">
              <w:rPr>
                <w:b/>
                <w:bCs/>
              </w:rPr>
              <w:t>[CRM] Telemarketer</w:t>
            </w:r>
          </w:p>
        </w:tc>
        <w:tc>
          <w:tcPr>
            <w:tcW w:w="7367" w:type="dxa"/>
            <w:gridSpan w:val="8"/>
            <w:shd w:val="clear" w:color="auto" w:fill="FABF8F" w:themeFill="accent6" w:themeFillTint="99"/>
            <w:vAlign w:val="center"/>
          </w:tcPr>
          <w:p w14:paraId="0D53408D" w14:textId="77777777" w:rsidR="0084543F" w:rsidRPr="003A14A1" w:rsidRDefault="0084543F">
            <w:pPr>
              <w:jc w:val="center"/>
              <w:rPr>
                <w:b/>
                <w:bCs/>
              </w:rPr>
            </w:pPr>
            <w:r w:rsidRPr="003A14A1">
              <w:rPr>
                <w:b/>
                <w:bCs/>
              </w:rPr>
              <w:t>Uprawnienia</w:t>
            </w:r>
          </w:p>
        </w:tc>
      </w:tr>
      <w:tr w:rsidR="0084543F" w:rsidRPr="00BD117A" w14:paraId="740CA6E6" w14:textId="77777777" w:rsidTr="00E610F3">
        <w:tc>
          <w:tcPr>
            <w:tcW w:w="1696" w:type="dxa"/>
            <w:shd w:val="clear" w:color="auto" w:fill="FABF8F" w:themeFill="accent6" w:themeFillTint="99"/>
            <w:vAlign w:val="center"/>
          </w:tcPr>
          <w:p w14:paraId="2AFF4C40" w14:textId="77777777" w:rsidR="0084543F" w:rsidRPr="00BD117A" w:rsidRDefault="0084543F">
            <w:r w:rsidRPr="00BD117A">
              <w:t>Rekordy podstawowe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1F1CF45D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34D767B5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46B24F03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418E1223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025A9FB6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69ADB82C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487F4C86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56A787AC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84543F" w:rsidRPr="00BD117A" w14:paraId="1D910B85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246BC875" w14:textId="77777777" w:rsidR="0084543F" w:rsidRPr="00BD117A" w:rsidRDefault="0084543F">
            <w:r w:rsidRPr="00BD117A">
              <w:t>Kolejka</w:t>
            </w:r>
          </w:p>
        </w:tc>
        <w:tc>
          <w:tcPr>
            <w:tcW w:w="993" w:type="dxa"/>
            <w:vAlign w:val="center"/>
          </w:tcPr>
          <w:p w14:paraId="55F5F091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71AD021" w14:textId="77777777" w:rsidR="0084543F" w:rsidRPr="00BD117A" w:rsidRDefault="0084543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AAF5995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740C6990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B3AC19C" w14:textId="77777777" w:rsidR="0084543F" w:rsidRPr="00BD117A" w:rsidRDefault="0084543F">
            <w:pPr>
              <w:jc w:val="center"/>
            </w:pPr>
            <w:r w:rsidRPr="00BD117A">
              <w:t>O</w:t>
            </w:r>
          </w:p>
        </w:tc>
        <w:tc>
          <w:tcPr>
            <w:tcW w:w="1008" w:type="dxa"/>
            <w:vAlign w:val="center"/>
          </w:tcPr>
          <w:p w14:paraId="382240BC" w14:textId="77777777" w:rsidR="0084543F" w:rsidRPr="00BD117A" w:rsidRDefault="0084543F">
            <w:pPr>
              <w:jc w:val="center"/>
            </w:pPr>
            <w:r w:rsidRPr="00BD117A">
              <w:t>O</w:t>
            </w:r>
          </w:p>
        </w:tc>
        <w:tc>
          <w:tcPr>
            <w:tcW w:w="874" w:type="dxa"/>
            <w:vAlign w:val="center"/>
          </w:tcPr>
          <w:p w14:paraId="151A3594" w14:textId="77777777" w:rsidR="0084543F" w:rsidRPr="00BD117A" w:rsidRDefault="0084543F">
            <w:pPr>
              <w:jc w:val="center"/>
            </w:pPr>
            <w:r w:rsidRPr="00BD117A">
              <w:t>O</w:t>
            </w:r>
          </w:p>
        </w:tc>
        <w:tc>
          <w:tcPr>
            <w:tcW w:w="1239" w:type="dxa"/>
            <w:vAlign w:val="center"/>
          </w:tcPr>
          <w:p w14:paraId="29863AF8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</w:tr>
      <w:tr w:rsidR="0084543F" w:rsidRPr="00BD117A" w14:paraId="234AEF7D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09E13500" w14:textId="77777777" w:rsidR="0084543F" w:rsidRPr="00BD117A" w:rsidRDefault="0084543F">
            <w:r w:rsidRPr="00BD117A">
              <w:t>Punkt sprzedaży</w:t>
            </w:r>
          </w:p>
        </w:tc>
        <w:tc>
          <w:tcPr>
            <w:tcW w:w="993" w:type="dxa"/>
            <w:vAlign w:val="center"/>
          </w:tcPr>
          <w:p w14:paraId="1FBAF4A1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2477DBB" w14:textId="77777777" w:rsidR="0084543F" w:rsidRPr="00BD117A" w:rsidRDefault="0084543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BAF6671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2F9F263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9D4AB31" w14:textId="548B8139" w:rsidR="0084543F" w:rsidRPr="00BD117A" w:rsidRDefault="00CF0BD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EB82781" w14:textId="1210B144" w:rsidR="0084543F" w:rsidRPr="00BD117A" w:rsidRDefault="00CF0BDC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39D05C40" w14:textId="049F624C" w:rsidR="0084543F" w:rsidRPr="00BD117A" w:rsidRDefault="00CF0BDC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96FDBAB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</w:tr>
      <w:tr w:rsidR="0084543F" w:rsidRPr="00BD117A" w14:paraId="390AF263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0CD24303" w14:textId="77777777" w:rsidR="0084543F" w:rsidRPr="00BD117A" w:rsidRDefault="0084543F">
            <w:r w:rsidRPr="00BD117A">
              <w:t>Raport</w:t>
            </w:r>
          </w:p>
        </w:tc>
        <w:tc>
          <w:tcPr>
            <w:tcW w:w="993" w:type="dxa"/>
            <w:vAlign w:val="center"/>
          </w:tcPr>
          <w:p w14:paraId="79619132" w14:textId="11923BBC" w:rsidR="0084543F" w:rsidRPr="00BD117A" w:rsidRDefault="00CF0BDC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F0C1377" w14:textId="77777777" w:rsidR="0084543F" w:rsidRPr="00BD117A" w:rsidRDefault="0084543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D539012" w14:textId="67E69904" w:rsidR="0084543F" w:rsidRPr="00BD117A" w:rsidRDefault="00CF0BDC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09CB0C90" w14:textId="44FDF92A" w:rsidR="0084543F" w:rsidRPr="00BD117A" w:rsidRDefault="00CF0BD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DAD93E7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70FE979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587C97A7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ED2D38F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</w:tr>
      <w:tr w:rsidR="0084543F" w:rsidRPr="00BD117A" w14:paraId="707E170F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740186D8" w14:textId="77777777" w:rsidR="0084543F" w:rsidRPr="00BD117A" w:rsidRDefault="0084543F">
            <w:r w:rsidRPr="00BD117A">
              <w:t>Szablon wiadomości e-mail</w:t>
            </w:r>
          </w:p>
        </w:tc>
        <w:tc>
          <w:tcPr>
            <w:tcW w:w="993" w:type="dxa"/>
            <w:vAlign w:val="center"/>
          </w:tcPr>
          <w:p w14:paraId="799F0639" w14:textId="6F027255" w:rsidR="0084543F" w:rsidRPr="00BD117A" w:rsidRDefault="00A123C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4BEBF5A" w14:textId="77777777" w:rsidR="0084543F" w:rsidRPr="00BD117A" w:rsidRDefault="0084543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4BFC946" w14:textId="72E76EC7" w:rsidR="0084543F" w:rsidRPr="00BD117A" w:rsidRDefault="00A123C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C993348" w14:textId="5106F63D" w:rsidR="0084543F" w:rsidRPr="00BD117A" w:rsidRDefault="00A123C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C513B7B" w14:textId="2DBE79C0" w:rsidR="0084543F" w:rsidRPr="00BD117A" w:rsidRDefault="00A123C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363ADDB" w14:textId="2FA733EC" w:rsidR="0084543F" w:rsidRPr="00BD117A" w:rsidRDefault="00A123C7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62119208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71C3730" w14:textId="775B0B62" w:rsidR="0084543F" w:rsidRPr="00BD117A" w:rsidRDefault="00A123C7">
            <w:pPr>
              <w:jc w:val="center"/>
            </w:pPr>
            <w:r w:rsidRPr="00BD117A">
              <w:t>NW</w:t>
            </w:r>
          </w:p>
        </w:tc>
      </w:tr>
      <w:tr w:rsidR="0084543F" w:rsidRPr="00BD117A" w14:paraId="1918EFEF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3047867F" w14:textId="77777777" w:rsidR="0084543F" w:rsidRPr="00BD117A" w:rsidRDefault="0084543F">
            <w:r w:rsidRPr="00BD117A">
              <w:t>Zmiana oferty</w:t>
            </w:r>
          </w:p>
        </w:tc>
        <w:tc>
          <w:tcPr>
            <w:tcW w:w="993" w:type="dxa"/>
            <w:vAlign w:val="center"/>
          </w:tcPr>
          <w:p w14:paraId="42FF8D47" w14:textId="501533DC" w:rsidR="0084543F" w:rsidRPr="00BD117A" w:rsidRDefault="00A123C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0DBC025" w14:textId="77777777" w:rsidR="0084543F" w:rsidRPr="00BD117A" w:rsidRDefault="0084543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9674619" w14:textId="056F1EE7" w:rsidR="0084543F" w:rsidRPr="00BD117A" w:rsidRDefault="00A123C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39F9142F" w14:textId="7953D8BA" w:rsidR="0084543F" w:rsidRPr="00BD117A" w:rsidRDefault="00A123C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3882685" w14:textId="7AB74718" w:rsidR="0084543F" w:rsidRPr="00BD117A" w:rsidRDefault="00A123C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93A6ED2" w14:textId="0172F0D4" w:rsidR="0084543F" w:rsidRPr="00BD117A" w:rsidRDefault="00A123C7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11BA321A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F20D1AF" w14:textId="58722F2C" w:rsidR="0084543F" w:rsidRPr="00BD117A" w:rsidRDefault="00A123C7">
            <w:pPr>
              <w:jc w:val="center"/>
            </w:pPr>
            <w:r w:rsidRPr="00BD117A">
              <w:t>NW</w:t>
            </w:r>
          </w:p>
        </w:tc>
      </w:tr>
      <w:tr w:rsidR="0084543F" w:rsidRPr="00BD117A" w14:paraId="032843E4" w14:textId="77777777" w:rsidTr="00E610F3">
        <w:tc>
          <w:tcPr>
            <w:tcW w:w="1696" w:type="dxa"/>
            <w:shd w:val="clear" w:color="auto" w:fill="FABF8F" w:themeFill="accent6" w:themeFillTint="99"/>
            <w:vAlign w:val="center"/>
          </w:tcPr>
          <w:p w14:paraId="6CB950A1" w14:textId="77777777" w:rsidR="0084543F" w:rsidRPr="00BD117A" w:rsidRDefault="0084543F">
            <w:r w:rsidRPr="00BD117A">
              <w:t>Sprzedaż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1C572228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55C62123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2CF215EE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5E40199C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5C2360D1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54462863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22883E79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5FD17FFF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84543F" w:rsidRPr="00BD117A" w14:paraId="2778C98F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3AC124AC" w14:textId="77777777" w:rsidR="0084543F" w:rsidRPr="00BD117A" w:rsidRDefault="0084543F">
            <w:r w:rsidRPr="00BD117A">
              <w:t>Produkt SAP</w:t>
            </w:r>
          </w:p>
        </w:tc>
        <w:tc>
          <w:tcPr>
            <w:tcW w:w="993" w:type="dxa"/>
            <w:vAlign w:val="center"/>
          </w:tcPr>
          <w:p w14:paraId="1EA89FB9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46044064" w14:textId="77777777" w:rsidR="0084543F" w:rsidRPr="00BD117A" w:rsidRDefault="0084543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C272168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74396DE4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A39BF3C" w14:textId="5351AB94" w:rsidR="0084543F" w:rsidRPr="00BD117A" w:rsidRDefault="00206A55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46A40ED" w14:textId="709359B7" w:rsidR="0084543F" w:rsidRPr="00BD117A" w:rsidRDefault="00206A55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2B49C606" w14:textId="77777777" w:rsidR="0084543F" w:rsidRPr="00BD117A" w:rsidRDefault="0084543F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483EACD2" w14:textId="77777777" w:rsidR="0084543F" w:rsidRPr="00BD117A" w:rsidRDefault="0084543F">
            <w:pPr>
              <w:jc w:val="center"/>
            </w:pPr>
            <w:r w:rsidRPr="00BD117A">
              <w:t>--</w:t>
            </w:r>
          </w:p>
        </w:tc>
      </w:tr>
      <w:tr w:rsidR="0084543F" w:rsidRPr="00BD117A" w14:paraId="5C34F3FF" w14:textId="77777777" w:rsidTr="00E610F3">
        <w:tc>
          <w:tcPr>
            <w:tcW w:w="1696" w:type="dxa"/>
            <w:shd w:val="clear" w:color="auto" w:fill="FABF8F" w:themeFill="accent6" w:themeFillTint="99"/>
            <w:vAlign w:val="center"/>
          </w:tcPr>
          <w:p w14:paraId="5FD9418C" w14:textId="77777777" w:rsidR="0084543F" w:rsidRPr="00BD117A" w:rsidRDefault="0084543F">
            <w:r w:rsidRPr="00BD117A">
              <w:t>Zarządzanie podmiotem gospodarczym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2CB48674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2496EDE1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4D308D21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5AA31443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3D4D300C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553910CD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09467D84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7049D9C9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84543F" w:rsidRPr="00BD117A" w14:paraId="645765DB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768160C4" w14:textId="77777777" w:rsidR="0084543F" w:rsidRPr="00BD117A" w:rsidRDefault="0084543F">
            <w:r w:rsidRPr="00BD117A">
              <w:t>Użytkownik</w:t>
            </w:r>
          </w:p>
        </w:tc>
        <w:tc>
          <w:tcPr>
            <w:tcW w:w="993" w:type="dxa"/>
            <w:vAlign w:val="center"/>
          </w:tcPr>
          <w:p w14:paraId="5C6A24F4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F189841" w14:textId="77777777" w:rsidR="0084543F" w:rsidRPr="00BD117A" w:rsidRDefault="0084543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D95D9DF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8D3F4FD" w14:textId="77777777" w:rsidR="0084543F" w:rsidRPr="00BD117A" w:rsidRDefault="0084543F">
            <w:pPr>
              <w:jc w:val="center"/>
            </w:pPr>
            <w:r w:rsidRPr="00BD117A">
              <w:t>--</w:t>
            </w:r>
          </w:p>
        </w:tc>
        <w:tc>
          <w:tcPr>
            <w:tcW w:w="1008" w:type="dxa"/>
            <w:vAlign w:val="center"/>
          </w:tcPr>
          <w:p w14:paraId="166A5180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7C548D6" w14:textId="77777777" w:rsidR="0084543F" w:rsidRPr="00BD117A" w:rsidRDefault="0084543F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3687E919" w14:textId="77777777" w:rsidR="0084543F" w:rsidRPr="00BD117A" w:rsidRDefault="0084543F">
            <w:pPr>
              <w:jc w:val="center"/>
            </w:pPr>
            <w:r w:rsidRPr="00BD117A">
              <w:t>--</w:t>
            </w:r>
          </w:p>
        </w:tc>
        <w:tc>
          <w:tcPr>
            <w:tcW w:w="1239" w:type="dxa"/>
            <w:vAlign w:val="center"/>
          </w:tcPr>
          <w:p w14:paraId="17063622" w14:textId="77777777" w:rsidR="0084543F" w:rsidRPr="00BD117A" w:rsidRDefault="0084543F">
            <w:pPr>
              <w:jc w:val="center"/>
            </w:pPr>
            <w:r w:rsidRPr="00BD117A">
              <w:t>--</w:t>
            </w:r>
          </w:p>
        </w:tc>
      </w:tr>
      <w:tr w:rsidR="0084543F" w:rsidRPr="00BD117A" w14:paraId="043B52A5" w14:textId="77777777" w:rsidTr="00E610F3">
        <w:tc>
          <w:tcPr>
            <w:tcW w:w="1696" w:type="dxa"/>
            <w:shd w:val="clear" w:color="auto" w:fill="FABF8F" w:themeFill="accent6" w:themeFillTint="99"/>
            <w:vAlign w:val="center"/>
          </w:tcPr>
          <w:p w14:paraId="431660FE" w14:textId="77777777" w:rsidR="0084543F" w:rsidRPr="00BD117A" w:rsidRDefault="0084543F">
            <w:r w:rsidRPr="00BD117A">
              <w:t>Encje niestandardowe</w:t>
            </w:r>
          </w:p>
        </w:tc>
        <w:tc>
          <w:tcPr>
            <w:tcW w:w="993" w:type="dxa"/>
            <w:shd w:val="clear" w:color="auto" w:fill="FABF8F" w:themeFill="accent6" w:themeFillTint="99"/>
            <w:vAlign w:val="center"/>
          </w:tcPr>
          <w:p w14:paraId="4C93CADC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Tworzenie</w:t>
            </w:r>
          </w:p>
        </w:tc>
        <w:tc>
          <w:tcPr>
            <w:tcW w:w="714" w:type="dxa"/>
            <w:shd w:val="clear" w:color="auto" w:fill="FABF8F" w:themeFill="accent6" w:themeFillTint="99"/>
            <w:vAlign w:val="center"/>
          </w:tcPr>
          <w:p w14:paraId="5CDA4AEA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Odczyt</w:t>
            </w:r>
          </w:p>
        </w:tc>
        <w:tc>
          <w:tcPr>
            <w:tcW w:w="612" w:type="dxa"/>
            <w:shd w:val="clear" w:color="auto" w:fill="FABF8F" w:themeFill="accent6" w:themeFillTint="99"/>
            <w:vAlign w:val="center"/>
          </w:tcPr>
          <w:p w14:paraId="3D78C98D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Zapis</w:t>
            </w:r>
          </w:p>
        </w:tc>
        <w:tc>
          <w:tcPr>
            <w:tcW w:w="919" w:type="dxa"/>
            <w:shd w:val="clear" w:color="auto" w:fill="FABF8F" w:themeFill="accent6" w:themeFillTint="99"/>
            <w:vAlign w:val="center"/>
          </w:tcPr>
          <w:p w14:paraId="5DD8F831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Usuwanie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67B66510" w14:textId="77777777" w:rsidR="0084543F" w:rsidRPr="00BD117A" w:rsidRDefault="0084543F">
            <w:pPr>
              <w:jc w:val="center"/>
            </w:pPr>
            <w:r w:rsidRPr="00BD117A">
              <w:rPr>
                <w:sz w:val="16"/>
                <w:szCs w:val="20"/>
              </w:rPr>
              <w:t>Dołączanie</w:t>
            </w:r>
          </w:p>
        </w:tc>
        <w:tc>
          <w:tcPr>
            <w:tcW w:w="1008" w:type="dxa"/>
            <w:shd w:val="clear" w:color="auto" w:fill="FABF8F" w:themeFill="accent6" w:themeFillTint="99"/>
            <w:vAlign w:val="center"/>
          </w:tcPr>
          <w:p w14:paraId="5B4FFAEA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Dołączanie do</w:t>
            </w:r>
          </w:p>
        </w:tc>
        <w:tc>
          <w:tcPr>
            <w:tcW w:w="874" w:type="dxa"/>
            <w:shd w:val="clear" w:color="auto" w:fill="FABF8F" w:themeFill="accent6" w:themeFillTint="99"/>
            <w:vAlign w:val="center"/>
          </w:tcPr>
          <w:p w14:paraId="2659D6A0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Przypisz</w:t>
            </w:r>
          </w:p>
        </w:tc>
        <w:tc>
          <w:tcPr>
            <w:tcW w:w="1239" w:type="dxa"/>
            <w:shd w:val="clear" w:color="auto" w:fill="FABF8F" w:themeFill="accent6" w:themeFillTint="99"/>
            <w:vAlign w:val="center"/>
          </w:tcPr>
          <w:p w14:paraId="5F8B7604" w14:textId="77777777" w:rsidR="0084543F" w:rsidRPr="00BD117A" w:rsidRDefault="0084543F">
            <w:pPr>
              <w:jc w:val="center"/>
              <w:rPr>
                <w:sz w:val="16"/>
                <w:szCs w:val="20"/>
              </w:rPr>
            </w:pPr>
            <w:r w:rsidRPr="00BD117A">
              <w:rPr>
                <w:sz w:val="16"/>
                <w:szCs w:val="20"/>
              </w:rPr>
              <w:t>Udostępnianie</w:t>
            </w:r>
          </w:p>
        </w:tc>
      </w:tr>
      <w:tr w:rsidR="0084543F" w:rsidRPr="00BD117A" w14:paraId="24C7BC91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72DE3996" w14:textId="77777777" w:rsidR="0084543F" w:rsidRPr="00BD117A" w:rsidRDefault="0084543F">
            <w:r w:rsidRPr="00BD117A">
              <w:t>Beneficjent</w:t>
            </w:r>
          </w:p>
        </w:tc>
        <w:tc>
          <w:tcPr>
            <w:tcW w:w="993" w:type="dxa"/>
            <w:vAlign w:val="center"/>
          </w:tcPr>
          <w:p w14:paraId="525431CB" w14:textId="1F26D138" w:rsidR="0084543F" w:rsidRPr="00BD117A" w:rsidRDefault="00206A55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3070DCB" w14:textId="77777777" w:rsidR="0084543F" w:rsidRPr="00BD117A" w:rsidRDefault="0084543F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0A8DE71" w14:textId="46D77CC1" w:rsidR="0084543F" w:rsidRPr="00BD117A" w:rsidRDefault="00206A55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296A69A6" w14:textId="2783A556" w:rsidR="0084543F" w:rsidRPr="00BD117A" w:rsidRDefault="00206A55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263D28E" w14:textId="258A9AAF" w:rsidR="0084543F" w:rsidRPr="00BD117A" w:rsidRDefault="00206A55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A9175D6" w14:textId="1EFF57DC" w:rsidR="0084543F" w:rsidRPr="00BD117A" w:rsidRDefault="00206A55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39629472" w14:textId="45FF7008" w:rsidR="0084543F" w:rsidRPr="00BD117A" w:rsidRDefault="00206A55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5E59D14" w14:textId="2189A02E" w:rsidR="0084543F" w:rsidRPr="00BD117A" w:rsidRDefault="00206A55">
            <w:pPr>
              <w:jc w:val="center"/>
            </w:pPr>
            <w:r w:rsidRPr="00BD117A">
              <w:t>NW</w:t>
            </w:r>
          </w:p>
        </w:tc>
      </w:tr>
      <w:tr w:rsidR="00525DB7" w:rsidRPr="00BD117A" w14:paraId="28444D8D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47D42A94" w14:textId="6D01ED92" w:rsidR="00525DB7" w:rsidRPr="00BD117A" w:rsidRDefault="001A7288">
            <w:r w:rsidRPr="00BD117A">
              <w:t>Ceny urzędowe MZ</w:t>
            </w:r>
          </w:p>
        </w:tc>
        <w:tc>
          <w:tcPr>
            <w:tcW w:w="993" w:type="dxa"/>
            <w:vAlign w:val="center"/>
          </w:tcPr>
          <w:p w14:paraId="31724137" w14:textId="77777777" w:rsidR="00525DB7" w:rsidRPr="00BD117A" w:rsidRDefault="00525DB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73C9F78" w14:textId="77777777" w:rsidR="00525DB7" w:rsidRPr="00BD117A" w:rsidRDefault="00525DB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BBE72D2" w14:textId="77777777" w:rsidR="00525DB7" w:rsidRPr="00BD117A" w:rsidRDefault="00525DB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447ACEC" w14:textId="77777777" w:rsidR="00525DB7" w:rsidRPr="00BD117A" w:rsidRDefault="00525DB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CC189EA" w14:textId="77777777" w:rsidR="00525DB7" w:rsidRPr="00BD117A" w:rsidRDefault="00525DB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7D4A7FB" w14:textId="77777777" w:rsidR="00525DB7" w:rsidRPr="00BD117A" w:rsidRDefault="00525DB7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443D1715" w14:textId="77777777" w:rsidR="00525DB7" w:rsidRPr="00BD117A" w:rsidRDefault="00525DB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76AB64BB" w14:textId="77777777" w:rsidR="00525DB7" w:rsidRPr="00BD117A" w:rsidRDefault="00525DB7">
            <w:pPr>
              <w:jc w:val="center"/>
            </w:pPr>
            <w:r w:rsidRPr="00BD117A">
              <w:t>NW</w:t>
            </w:r>
          </w:p>
        </w:tc>
      </w:tr>
      <w:tr w:rsidR="001A7288" w:rsidRPr="00BD117A" w14:paraId="04117AA3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7E03DB71" w14:textId="25ED6924" w:rsidR="001A7288" w:rsidRPr="00BD117A" w:rsidRDefault="001A7288">
            <w:r w:rsidRPr="00BD117A">
              <w:t>Dokument</w:t>
            </w:r>
          </w:p>
        </w:tc>
        <w:tc>
          <w:tcPr>
            <w:tcW w:w="993" w:type="dxa"/>
            <w:vAlign w:val="center"/>
          </w:tcPr>
          <w:p w14:paraId="75068358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15E9CC92" w14:textId="77777777" w:rsidR="001A7288" w:rsidRPr="00BD117A" w:rsidRDefault="001A7288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559AB6B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C12126C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C5977F2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F5B8065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4459515F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1938992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</w:tr>
      <w:tr w:rsidR="001A7288" w:rsidRPr="00BD117A" w14:paraId="382DE788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1FE74C64" w14:textId="163632D7" w:rsidR="001A7288" w:rsidRPr="00BD117A" w:rsidRDefault="001A7288">
            <w:proofErr w:type="spellStart"/>
            <w:r w:rsidRPr="00BD117A">
              <w:t>DrugForm</w:t>
            </w:r>
            <w:proofErr w:type="spellEnd"/>
            <w:r w:rsidRPr="00BD117A">
              <w:t xml:space="preserve"> </w:t>
            </w:r>
            <w:proofErr w:type="spellStart"/>
            <w:r w:rsidRPr="00BD117A">
              <w:t>Pharmindex</w:t>
            </w:r>
            <w:proofErr w:type="spellEnd"/>
          </w:p>
        </w:tc>
        <w:tc>
          <w:tcPr>
            <w:tcW w:w="993" w:type="dxa"/>
            <w:vAlign w:val="center"/>
          </w:tcPr>
          <w:p w14:paraId="076A68A8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183D9DB8" w14:textId="77777777" w:rsidR="001A7288" w:rsidRPr="00BD117A" w:rsidRDefault="001A7288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ED86786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F0844B1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B3FF8F2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03E09B3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6706CAD4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AA006B4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</w:tr>
      <w:tr w:rsidR="001A7288" w:rsidRPr="00BD117A" w14:paraId="67FC53BD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38491894" w14:textId="2C585F68" w:rsidR="001A7288" w:rsidRPr="00BD117A" w:rsidRDefault="001A7288">
            <w:proofErr w:type="spellStart"/>
            <w:r w:rsidRPr="00BD117A">
              <w:t>DrugPharmindex</w:t>
            </w:r>
            <w:proofErr w:type="spellEnd"/>
          </w:p>
        </w:tc>
        <w:tc>
          <w:tcPr>
            <w:tcW w:w="993" w:type="dxa"/>
            <w:vAlign w:val="center"/>
          </w:tcPr>
          <w:p w14:paraId="6740C1A0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A510B7D" w14:textId="77777777" w:rsidR="001A7288" w:rsidRPr="00BD117A" w:rsidRDefault="001A7288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232979F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79EF8719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51ED033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A263A20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6790B25E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517AAB3" w14:textId="77777777" w:rsidR="001A7288" w:rsidRPr="00BD117A" w:rsidRDefault="001A7288">
            <w:pPr>
              <w:jc w:val="center"/>
            </w:pPr>
            <w:r w:rsidRPr="00BD117A">
              <w:t>NW</w:t>
            </w:r>
          </w:p>
        </w:tc>
      </w:tr>
      <w:tr w:rsidR="009B0783" w:rsidRPr="00BD117A" w14:paraId="2C6817C2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61739220" w14:textId="2221D18D" w:rsidR="009B0783" w:rsidRPr="00BD117A" w:rsidRDefault="009B0783">
            <w:r w:rsidRPr="00BD117A">
              <w:t>Grupa zakupowa</w:t>
            </w:r>
          </w:p>
        </w:tc>
        <w:tc>
          <w:tcPr>
            <w:tcW w:w="993" w:type="dxa"/>
            <w:vAlign w:val="center"/>
          </w:tcPr>
          <w:p w14:paraId="29B9BA08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52287AB" w14:textId="77777777" w:rsidR="009B0783" w:rsidRPr="00BD117A" w:rsidRDefault="009B0783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8BB7EE5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3BFFCD84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F7C0EE1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553A3FB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64C6B0A5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5738953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</w:tr>
      <w:tr w:rsidR="009B0783" w:rsidRPr="00BD117A" w14:paraId="24E4E4CD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0670D34F" w14:textId="2EE19784" w:rsidR="009B0783" w:rsidRPr="00BD117A" w:rsidRDefault="009B0783">
            <w:r w:rsidRPr="00BD117A">
              <w:lastRenderedPageBreak/>
              <w:t>Klient</w:t>
            </w:r>
          </w:p>
        </w:tc>
        <w:tc>
          <w:tcPr>
            <w:tcW w:w="993" w:type="dxa"/>
            <w:vAlign w:val="center"/>
          </w:tcPr>
          <w:p w14:paraId="3167434F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18DFDB9" w14:textId="77777777" w:rsidR="009B0783" w:rsidRPr="00BD117A" w:rsidRDefault="009B0783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F4B7BC0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2DD72A8D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28826BC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C42C706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18DA0B05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7FE5907C" w14:textId="77777777" w:rsidR="009B0783" w:rsidRPr="00BD117A" w:rsidRDefault="009B0783">
            <w:pPr>
              <w:jc w:val="center"/>
            </w:pPr>
            <w:r w:rsidRPr="00BD117A">
              <w:t>NW</w:t>
            </w:r>
          </w:p>
        </w:tc>
      </w:tr>
      <w:tr w:rsidR="00311D57" w:rsidRPr="00BD117A" w14:paraId="27F1200F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3A44BED4" w14:textId="694ABE8A" w:rsidR="00311D57" w:rsidRPr="00BD117A" w:rsidRDefault="00311D57">
            <w:r w:rsidRPr="00BD117A">
              <w:t>Kryteria Szablonu</w:t>
            </w:r>
          </w:p>
        </w:tc>
        <w:tc>
          <w:tcPr>
            <w:tcW w:w="993" w:type="dxa"/>
            <w:vAlign w:val="center"/>
          </w:tcPr>
          <w:p w14:paraId="7A59903F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8FFBACB" w14:textId="77777777" w:rsidR="00311D57" w:rsidRPr="00BD117A" w:rsidRDefault="00311D5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5ADEBF7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5C4243FC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53711E8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CB6D8AE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6DA37E86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439C96D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</w:tr>
      <w:tr w:rsidR="00311D57" w:rsidRPr="00BD117A" w14:paraId="42024B28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737CAB1E" w14:textId="03D7DAFD" w:rsidR="00311D57" w:rsidRPr="00BD117A" w:rsidRDefault="00311D57">
            <w:r w:rsidRPr="00BD117A">
              <w:t>Matryca Zmian Postaci</w:t>
            </w:r>
          </w:p>
        </w:tc>
        <w:tc>
          <w:tcPr>
            <w:tcW w:w="993" w:type="dxa"/>
            <w:vAlign w:val="center"/>
          </w:tcPr>
          <w:p w14:paraId="10BD88D3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236C1EB" w14:textId="77777777" w:rsidR="00311D57" w:rsidRPr="00BD117A" w:rsidRDefault="00311D5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9BA4837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A71126A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EDC3B54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1DD0903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77AFAFE6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9FBF567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</w:tr>
      <w:tr w:rsidR="00311D57" w:rsidRPr="00BD117A" w14:paraId="2A10FB96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0AF8DDED" w14:textId="15B3300A" w:rsidR="00311D57" w:rsidRPr="00BD117A" w:rsidRDefault="00311D57">
            <w:r w:rsidRPr="00BD117A">
              <w:t>Matryca Zmian Postaci Przetargu</w:t>
            </w:r>
          </w:p>
        </w:tc>
        <w:tc>
          <w:tcPr>
            <w:tcW w:w="993" w:type="dxa"/>
            <w:vAlign w:val="center"/>
          </w:tcPr>
          <w:p w14:paraId="0866818D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F84B764" w14:textId="77777777" w:rsidR="00311D57" w:rsidRPr="00BD117A" w:rsidRDefault="00311D5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17C67E0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CA9A91C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3C95B82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EC86261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787304C1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F8A5CA4" w14:textId="77777777" w:rsidR="00311D57" w:rsidRPr="00BD117A" w:rsidRDefault="00311D57">
            <w:pPr>
              <w:jc w:val="center"/>
            </w:pPr>
            <w:r w:rsidRPr="00BD117A">
              <w:t>NW</w:t>
            </w:r>
          </w:p>
        </w:tc>
      </w:tr>
      <w:tr w:rsidR="0074487A" w:rsidRPr="00BD117A" w14:paraId="2FF853CE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34DFFB95" w14:textId="280F4795" w:rsidR="0074487A" w:rsidRPr="00BD117A" w:rsidRDefault="00362985">
            <w:r w:rsidRPr="00BD117A">
              <w:t>Oferta cenowa</w:t>
            </w:r>
          </w:p>
        </w:tc>
        <w:tc>
          <w:tcPr>
            <w:tcW w:w="993" w:type="dxa"/>
            <w:vAlign w:val="center"/>
          </w:tcPr>
          <w:p w14:paraId="0FC35148" w14:textId="77777777" w:rsidR="0074487A" w:rsidRPr="00BD117A" w:rsidRDefault="0074487A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311FBF1" w14:textId="77777777" w:rsidR="0074487A" w:rsidRPr="00BD117A" w:rsidRDefault="0074487A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3FB1CA5" w14:textId="77777777" w:rsidR="0074487A" w:rsidRPr="00BD117A" w:rsidRDefault="0074487A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0386ECD1" w14:textId="77777777" w:rsidR="0074487A" w:rsidRPr="00BD117A" w:rsidRDefault="0074487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A37BF9A" w14:textId="77777777" w:rsidR="0074487A" w:rsidRPr="00BD117A" w:rsidRDefault="0074487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7BE6131" w14:textId="77777777" w:rsidR="0074487A" w:rsidRPr="00BD117A" w:rsidRDefault="0074487A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5DA3845E" w14:textId="77777777" w:rsidR="0074487A" w:rsidRPr="00BD117A" w:rsidRDefault="0074487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519F5D2" w14:textId="77777777" w:rsidR="0074487A" w:rsidRPr="00BD117A" w:rsidRDefault="0074487A">
            <w:pPr>
              <w:jc w:val="center"/>
            </w:pPr>
            <w:r w:rsidRPr="00BD117A">
              <w:t>NW</w:t>
            </w:r>
          </w:p>
        </w:tc>
      </w:tr>
      <w:tr w:rsidR="00362985" w:rsidRPr="00BD117A" w14:paraId="6E09A804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6D39D659" w14:textId="6AC81522" w:rsidR="00362985" w:rsidRPr="00BD117A" w:rsidRDefault="00362985">
            <w:proofErr w:type="spellStart"/>
            <w:r w:rsidRPr="00BD117A">
              <w:t>Opportunity</w:t>
            </w:r>
            <w:proofErr w:type="spellEnd"/>
            <w:r w:rsidRPr="00BD117A">
              <w:t xml:space="preserve"> &lt;-&gt; Przyczyna przegrania</w:t>
            </w:r>
          </w:p>
        </w:tc>
        <w:tc>
          <w:tcPr>
            <w:tcW w:w="993" w:type="dxa"/>
            <w:vAlign w:val="center"/>
          </w:tcPr>
          <w:p w14:paraId="5EE10F83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7B1D061A" w14:textId="77777777" w:rsidR="00362985" w:rsidRPr="00BD117A" w:rsidRDefault="00362985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3801AC5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048FACD8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6E69391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6B7E4E3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77D4AFAE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5649089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</w:tr>
      <w:tr w:rsidR="00362985" w:rsidRPr="00BD117A" w14:paraId="3BA84DCB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18DFA447" w14:textId="1218FCF9" w:rsidR="00362985" w:rsidRPr="00BD117A" w:rsidRDefault="00063CCC">
            <w:r w:rsidRPr="00BD117A">
              <w:t>Pakiet</w:t>
            </w:r>
          </w:p>
        </w:tc>
        <w:tc>
          <w:tcPr>
            <w:tcW w:w="993" w:type="dxa"/>
            <w:vAlign w:val="center"/>
          </w:tcPr>
          <w:p w14:paraId="56ADF30F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A527A49" w14:textId="77777777" w:rsidR="00362985" w:rsidRPr="00BD117A" w:rsidRDefault="00362985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92A3BAD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4405109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271A369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C969E28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293E220D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FAD0511" w14:textId="77777777" w:rsidR="00362985" w:rsidRPr="00BD117A" w:rsidRDefault="00362985">
            <w:pPr>
              <w:jc w:val="center"/>
            </w:pPr>
            <w:r w:rsidRPr="00BD117A">
              <w:t>NW</w:t>
            </w:r>
          </w:p>
        </w:tc>
      </w:tr>
      <w:tr w:rsidR="00063CCC" w:rsidRPr="00BD117A" w14:paraId="5D77D70F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63AD9A7F" w14:textId="12D818A0" w:rsidR="00063CCC" w:rsidRPr="00BD117A" w:rsidRDefault="00063CCC">
            <w:r w:rsidRPr="00BD117A">
              <w:t>Pakiet oferty cenowej</w:t>
            </w:r>
          </w:p>
        </w:tc>
        <w:tc>
          <w:tcPr>
            <w:tcW w:w="993" w:type="dxa"/>
            <w:vAlign w:val="center"/>
          </w:tcPr>
          <w:p w14:paraId="160CE344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777551D" w14:textId="77777777" w:rsidR="00063CCC" w:rsidRPr="00BD117A" w:rsidRDefault="00063CCC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808EFDD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59E698D9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E829312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2511C5C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2CB9FB52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75EB430A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</w:tr>
      <w:tr w:rsidR="00063CCC" w:rsidRPr="00BD117A" w14:paraId="1FD1C8E7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073562E8" w14:textId="465D8162" w:rsidR="00063CCC" w:rsidRPr="00BD117A" w:rsidRDefault="00063CCC">
            <w:r w:rsidRPr="00BD117A">
              <w:t>Placówka</w:t>
            </w:r>
          </w:p>
        </w:tc>
        <w:tc>
          <w:tcPr>
            <w:tcW w:w="993" w:type="dxa"/>
            <w:vAlign w:val="center"/>
          </w:tcPr>
          <w:p w14:paraId="26201B46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8C320BA" w14:textId="77777777" w:rsidR="00063CCC" w:rsidRPr="00BD117A" w:rsidRDefault="00063CCC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30CB404F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006EEE25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AB2B3F2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4AE0EB9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5477C345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18B15D8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</w:tr>
      <w:tr w:rsidR="00063CCC" w:rsidRPr="00BD117A" w14:paraId="44D425FC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0C396C23" w14:textId="2859AC6C" w:rsidR="00063CCC" w:rsidRPr="00BD117A" w:rsidRDefault="00063CCC">
            <w:r w:rsidRPr="00BD117A">
              <w:t>Placówka oferty cenowej</w:t>
            </w:r>
          </w:p>
        </w:tc>
        <w:tc>
          <w:tcPr>
            <w:tcW w:w="993" w:type="dxa"/>
            <w:vAlign w:val="center"/>
          </w:tcPr>
          <w:p w14:paraId="11F644E6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FBDD84A" w14:textId="77777777" w:rsidR="00063CCC" w:rsidRPr="00BD117A" w:rsidRDefault="00063CCC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11F5338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9C857FF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5E4A482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F87E505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2B69C9D5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470C221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</w:tr>
      <w:tr w:rsidR="00063CCC" w:rsidRPr="00BD117A" w14:paraId="47AB6EAE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13388347" w14:textId="74C1D09B" w:rsidR="00063CCC" w:rsidRPr="00BD117A" w:rsidRDefault="00144827">
            <w:r w:rsidRPr="00BD117A">
              <w:t>Pozycja ZPZK</w:t>
            </w:r>
          </w:p>
        </w:tc>
        <w:tc>
          <w:tcPr>
            <w:tcW w:w="993" w:type="dxa"/>
            <w:vAlign w:val="center"/>
          </w:tcPr>
          <w:p w14:paraId="7A10FEAD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7907226A" w14:textId="77777777" w:rsidR="00063CCC" w:rsidRPr="00BD117A" w:rsidRDefault="00063CCC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1C0282F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3D2474C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5061F9B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6F72D7D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7398E661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BCB0C80" w14:textId="77777777" w:rsidR="00063CCC" w:rsidRPr="00BD117A" w:rsidRDefault="00063CCC">
            <w:pPr>
              <w:jc w:val="center"/>
            </w:pPr>
            <w:r w:rsidRPr="00BD117A">
              <w:t>NW</w:t>
            </w:r>
          </w:p>
        </w:tc>
      </w:tr>
      <w:tr w:rsidR="00144827" w:rsidRPr="00BD117A" w14:paraId="53B751D0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4A6CC2CB" w14:textId="7435C911" w:rsidR="00144827" w:rsidRPr="00BD117A" w:rsidRDefault="00144827">
            <w:r w:rsidRPr="00BD117A">
              <w:t>Pozycja ZPZK &lt;-&gt; Produkt Dopasowany</w:t>
            </w:r>
          </w:p>
        </w:tc>
        <w:tc>
          <w:tcPr>
            <w:tcW w:w="993" w:type="dxa"/>
            <w:vAlign w:val="center"/>
          </w:tcPr>
          <w:p w14:paraId="4979C295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5F2AA9FD" w14:textId="77777777" w:rsidR="00144827" w:rsidRPr="00BD117A" w:rsidRDefault="0014482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2C84347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57C9B1A4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FB0B8EB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9B30621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13FF1C72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CF30FF0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</w:tr>
      <w:tr w:rsidR="00144827" w:rsidRPr="00BD117A" w14:paraId="20AE3141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4E6F9859" w14:textId="50C5073F" w:rsidR="00144827" w:rsidRPr="00BD117A" w:rsidRDefault="00144827">
            <w:r w:rsidRPr="00BD117A">
              <w:t>Producent</w:t>
            </w:r>
          </w:p>
        </w:tc>
        <w:tc>
          <w:tcPr>
            <w:tcW w:w="993" w:type="dxa"/>
            <w:vAlign w:val="center"/>
          </w:tcPr>
          <w:p w14:paraId="2A345BE2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5B5C6DE" w14:textId="77777777" w:rsidR="00144827" w:rsidRPr="00BD117A" w:rsidRDefault="0014482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199AFD5B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9F64334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77D161B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4C5D916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3525DB36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85785A1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</w:tr>
      <w:tr w:rsidR="00144827" w:rsidRPr="00BD117A" w14:paraId="4838837B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31B3EE27" w14:textId="3144BD62" w:rsidR="00144827" w:rsidRPr="00BD117A" w:rsidRDefault="00AB2238">
            <w:r w:rsidRPr="00BD117A">
              <w:t>Producent Preferowany</w:t>
            </w:r>
          </w:p>
        </w:tc>
        <w:tc>
          <w:tcPr>
            <w:tcW w:w="993" w:type="dxa"/>
            <w:vAlign w:val="center"/>
          </w:tcPr>
          <w:p w14:paraId="5EC42815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6428645" w14:textId="77777777" w:rsidR="00144827" w:rsidRPr="00BD117A" w:rsidRDefault="00144827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125DA55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0435E3D9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2729DB4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218B9C4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299B5099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66FC07E" w14:textId="77777777" w:rsidR="00144827" w:rsidRPr="00BD117A" w:rsidRDefault="00144827">
            <w:pPr>
              <w:jc w:val="center"/>
            </w:pPr>
            <w:r w:rsidRPr="00BD117A">
              <w:t>NW</w:t>
            </w:r>
          </w:p>
        </w:tc>
      </w:tr>
      <w:tr w:rsidR="00EA1820" w:rsidRPr="00BD117A" w14:paraId="2FFFEDCB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35F8557B" w14:textId="0CB7127C" w:rsidR="00EA1820" w:rsidRPr="00BD117A" w:rsidRDefault="00EA1820">
            <w:r w:rsidRPr="00BD117A">
              <w:t>Produkt Dopasowany</w:t>
            </w:r>
          </w:p>
        </w:tc>
        <w:tc>
          <w:tcPr>
            <w:tcW w:w="993" w:type="dxa"/>
            <w:vAlign w:val="center"/>
          </w:tcPr>
          <w:p w14:paraId="12F42D32" w14:textId="77777777" w:rsidR="00EA1820" w:rsidRPr="00BD117A" w:rsidRDefault="00EA1820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C76A504" w14:textId="77777777" w:rsidR="00EA1820" w:rsidRPr="00BD117A" w:rsidRDefault="00EA1820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EA559BB" w14:textId="77777777" w:rsidR="00EA1820" w:rsidRPr="00BD117A" w:rsidRDefault="00EA1820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8701528" w14:textId="77777777" w:rsidR="00EA1820" w:rsidRPr="00BD117A" w:rsidRDefault="00EA1820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EE8582E" w14:textId="77777777" w:rsidR="00EA1820" w:rsidRPr="00BD117A" w:rsidRDefault="00EA1820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28B9C79" w14:textId="77777777" w:rsidR="00EA1820" w:rsidRPr="00BD117A" w:rsidRDefault="00EA1820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50FEBDE6" w14:textId="77777777" w:rsidR="00EA1820" w:rsidRPr="00BD117A" w:rsidRDefault="00EA1820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7C808A1" w14:textId="77777777" w:rsidR="00EA1820" w:rsidRPr="00BD117A" w:rsidRDefault="00EA1820">
            <w:pPr>
              <w:jc w:val="center"/>
            </w:pPr>
            <w:r w:rsidRPr="00BD117A">
              <w:t>NW</w:t>
            </w:r>
          </w:p>
        </w:tc>
      </w:tr>
      <w:tr w:rsidR="0078405D" w:rsidRPr="00BD117A" w14:paraId="79C3A2EA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7D1FE084" w14:textId="238D062D" w:rsidR="0078405D" w:rsidRPr="00BD117A" w:rsidRDefault="0078405D">
            <w:r w:rsidRPr="00BD117A">
              <w:t>Produkt oferty cenowej</w:t>
            </w:r>
          </w:p>
        </w:tc>
        <w:tc>
          <w:tcPr>
            <w:tcW w:w="993" w:type="dxa"/>
            <w:vAlign w:val="center"/>
          </w:tcPr>
          <w:p w14:paraId="4AF51C8B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854CC40" w14:textId="77777777" w:rsidR="0078405D" w:rsidRPr="00BD117A" w:rsidRDefault="0078405D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82C7F3B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E19B4F4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B3FC929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914FF89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659C1C36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0F31D9B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</w:tr>
      <w:tr w:rsidR="0078405D" w:rsidRPr="00BD117A" w14:paraId="653BB2A5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7432B1CE" w14:textId="5F2E6C87" w:rsidR="0078405D" w:rsidRPr="00BD117A" w:rsidRDefault="00B628E8">
            <w:r w:rsidRPr="00BD117A">
              <w:t>Produkt Przetargu</w:t>
            </w:r>
          </w:p>
        </w:tc>
        <w:tc>
          <w:tcPr>
            <w:tcW w:w="993" w:type="dxa"/>
            <w:vAlign w:val="center"/>
          </w:tcPr>
          <w:p w14:paraId="57DC1449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1031674" w14:textId="77777777" w:rsidR="0078405D" w:rsidRPr="00BD117A" w:rsidRDefault="0078405D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E812320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B2D6B4D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87A394C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3F4E7A9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25680A13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3573FEA" w14:textId="77777777" w:rsidR="0078405D" w:rsidRPr="00BD117A" w:rsidRDefault="0078405D">
            <w:pPr>
              <w:jc w:val="center"/>
            </w:pPr>
            <w:r w:rsidRPr="00BD117A">
              <w:t>NW</w:t>
            </w:r>
          </w:p>
        </w:tc>
      </w:tr>
      <w:tr w:rsidR="00B628E8" w:rsidRPr="00BD117A" w14:paraId="6F3C43AF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13064DD0" w14:textId="2E760920" w:rsidR="00B628E8" w:rsidRPr="00BD117A" w:rsidRDefault="00525BAA">
            <w:r w:rsidRPr="00BD117A">
              <w:t>Przyczyna przegrania</w:t>
            </w:r>
          </w:p>
        </w:tc>
        <w:tc>
          <w:tcPr>
            <w:tcW w:w="993" w:type="dxa"/>
            <w:vAlign w:val="center"/>
          </w:tcPr>
          <w:p w14:paraId="73E3E513" w14:textId="77777777" w:rsidR="00B628E8" w:rsidRPr="00BD117A" w:rsidRDefault="00B628E8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8D7F2CE" w14:textId="77777777" w:rsidR="00B628E8" w:rsidRPr="00BD117A" w:rsidRDefault="00B628E8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F8A87B3" w14:textId="77777777" w:rsidR="00B628E8" w:rsidRPr="00BD117A" w:rsidRDefault="00B628E8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084C713" w14:textId="77777777" w:rsidR="00B628E8" w:rsidRPr="00BD117A" w:rsidRDefault="00B628E8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60D61711" w14:textId="77777777" w:rsidR="00B628E8" w:rsidRPr="00BD117A" w:rsidRDefault="00B628E8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03FC7FD" w14:textId="77777777" w:rsidR="00B628E8" w:rsidRPr="00BD117A" w:rsidRDefault="00B628E8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79E7DC18" w14:textId="77777777" w:rsidR="00B628E8" w:rsidRPr="00BD117A" w:rsidRDefault="00B628E8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4EF384D8" w14:textId="77777777" w:rsidR="00B628E8" w:rsidRPr="00BD117A" w:rsidRDefault="00B628E8">
            <w:pPr>
              <w:jc w:val="center"/>
            </w:pPr>
            <w:r w:rsidRPr="00BD117A">
              <w:t>NW</w:t>
            </w:r>
          </w:p>
        </w:tc>
      </w:tr>
      <w:tr w:rsidR="00525BAA" w:rsidRPr="00BD117A" w14:paraId="61DF49EB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0148EBF7" w14:textId="1EF5192E" w:rsidR="00525BAA" w:rsidRPr="00BD117A" w:rsidRDefault="00525BAA">
            <w:r w:rsidRPr="00BD117A">
              <w:t>Płatnik</w:t>
            </w:r>
          </w:p>
        </w:tc>
        <w:tc>
          <w:tcPr>
            <w:tcW w:w="993" w:type="dxa"/>
            <w:vAlign w:val="center"/>
          </w:tcPr>
          <w:p w14:paraId="65912650" w14:textId="77777777" w:rsidR="00525BAA" w:rsidRPr="00BD117A" w:rsidRDefault="00525BAA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C77C520" w14:textId="77777777" w:rsidR="00525BAA" w:rsidRPr="00BD117A" w:rsidRDefault="00525BAA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69D21771" w14:textId="77777777" w:rsidR="00525BAA" w:rsidRPr="00BD117A" w:rsidRDefault="00525BAA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3BDA3A72" w14:textId="77777777" w:rsidR="00525BAA" w:rsidRPr="00BD117A" w:rsidRDefault="00525BA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E00EC93" w14:textId="77777777" w:rsidR="00525BAA" w:rsidRPr="00BD117A" w:rsidRDefault="00525BA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4808FFB" w14:textId="77777777" w:rsidR="00525BAA" w:rsidRPr="00BD117A" w:rsidRDefault="00525BAA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13205C17" w14:textId="77777777" w:rsidR="00525BAA" w:rsidRPr="00BD117A" w:rsidRDefault="00525BA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B7991E8" w14:textId="77777777" w:rsidR="00525BAA" w:rsidRPr="00BD117A" w:rsidRDefault="00525BAA">
            <w:pPr>
              <w:jc w:val="center"/>
            </w:pPr>
            <w:r w:rsidRPr="00BD117A">
              <w:t>NW</w:t>
            </w:r>
          </w:p>
        </w:tc>
      </w:tr>
      <w:tr w:rsidR="0050341B" w:rsidRPr="00BD117A" w14:paraId="7F118FAC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31367EAB" w14:textId="7C2497DA" w:rsidR="0050341B" w:rsidRPr="00BD117A" w:rsidRDefault="008F7CE4">
            <w:r w:rsidRPr="00BD117A">
              <w:t>Struktura Przetargu</w:t>
            </w:r>
          </w:p>
        </w:tc>
        <w:tc>
          <w:tcPr>
            <w:tcW w:w="993" w:type="dxa"/>
            <w:vAlign w:val="center"/>
          </w:tcPr>
          <w:p w14:paraId="12A62FDB" w14:textId="77777777" w:rsidR="0050341B" w:rsidRPr="00BD117A" w:rsidRDefault="0050341B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C868DD9" w14:textId="77777777" w:rsidR="0050341B" w:rsidRPr="00BD117A" w:rsidRDefault="0050341B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0FC7488" w14:textId="77777777" w:rsidR="0050341B" w:rsidRPr="00BD117A" w:rsidRDefault="0050341B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100F4FD0" w14:textId="77777777" w:rsidR="0050341B" w:rsidRPr="00BD117A" w:rsidRDefault="0050341B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675A033" w14:textId="77777777" w:rsidR="0050341B" w:rsidRPr="00BD117A" w:rsidRDefault="0050341B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98FA2DC" w14:textId="77777777" w:rsidR="0050341B" w:rsidRPr="00BD117A" w:rsidRDefault="0050341B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7667C60F" w14:textId="77777777" w:rsidR="0050341B" w:rsidRPr="00BD117A" w:rsidRDefault="0050341B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6261C1F" w14:textId="77777777" w:rsidR="0050341B" w:rsidRPr="00BD117A" w:rsidRDefault="0050341B">
            <w:pPr>
              <w:jc w:val="center"/>
            </w:pPr>
            <w:r w:rsidRPr="00BD117A">
              <w:t>NW</w:t>
            </w:r>
          </w:p>
        </w:tc>
      </w:tr>
      <w:tr w:rsidR="008F7CE4" w:rsidRPr="00BD117A" w14:paraId="03D2A777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22E2887F" w14:textId="787058C5" w:rsidR="008F7CE4" w:rsidRPr="00BD117A" w:rsidRDefault="008F7CE4">
            <w:r w:rsidRPr="00BD117A">
              <w:t>Substancja czynna</w:t>
            </w:r>
          </w:p>
        </w:tc>
        <w:tc>
          <w:tcPr>
            <w:tcW w:w="993" w:type="dxa"/>
            <w:vAlign w:val="center"/>
          </w:tcPr>
          <w:p w14:paraId="679B452E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4AB9D5C5" w14:textId="77777777" w:rsidR="008F7CE4" w:rsidRPr="00BD117A" w:rsidRDefault="008F7CE4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64ABB29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0BFAF082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34E9722F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ACE4F6F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57CA57C6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089629EA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</w:tr>
      <w:tr w:rsidR="008F7CE4" w:rsidRPr="00BD117A" w14:paraId="793226B2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090A8604" w14:textId="640618A7" w:rsidR="008F7CE4" w:rsidRPr="00BD117A" w:rsidRDefault="008F7CE4">
            <w:r w:rsidRPr="00BD117A">
              <w:t>Szablon</w:t>
            </w:r>
          </w:p>
        </w:tc>
        <w:tc>
          <w:tcPr>
            <w:tcW w:w="993" w:type="dxa"/>
            <w:vAlign w:val="center"/>
          </w:tcPr>
          <w:p w14:paraId="73C3F216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F2B1D65" w14:textId="77777777" w:rsidR="008F7CE4" w:rsidRPr="00BD117A" w:rsidRDefault="008F7CE4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41378A4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2A081A53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3E6A79D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12B8F420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5C7A2B0B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55D22068" w14:textId="77777777" w:rsidR="008F7CE4" w:rsidRPr="00BD117A" w:rsidRDefault="008F7CE4">
            <w:pPr>
              <w:jc w:val="center"/>
            </w:pPr>
            <w:r w:rsidRPr="00BD117A">
              <w:t>NW</w:t>
            </w:r>
          </w:p>
        </w:tc>
      </w:tr>
      <w:tr w:rsidR="000278CD" w:rsidRPr="00BD117A" w14:paraId="2B9E644F" w14:textId="77777777" w:rsidTr="00E610F3">
        <w:trPr>
          <w:ins w:id="388" w:author="Filip Wilczyński" w:date="2023-12-18T18:03:00Z"/>
        </w:trPr>
        <w:tc>
          <w:tcPr>
            <w:tcW w:w="1696" w:type="dxa"/>
            <w:shd w:val="clear" w:color="auto" w:fill="FBD4B4" w:themeFill="accent6" w:themeFillTint="66"/>
            <w:vAlign w:val="center"/>
          </w:tcPr>
          <w:p w14:paraId="4D674572" w14:textId="3F432746" w:rsidR="000278CD" w:rsidRPr="00BD117A" w:rsidRDefault="000278CD">
            <w:pPr>
              <w:rPr>
                <w:ins w:id="389" w:author="Filip Wilczyński" w:date="2023-12-18T18:03:00Z"/>
              </w:rPr>
            </w:pPr>
            <w:ins w:id="390" w:author="Filip Wilczyński" w:date="2023-12-18T18:03:00Z">
              <w:r>
                <w:lastRenderedPageBreak/>
                <w:t>Szablon zmiany postaci</w:t>
              </w:r>
            </w:ins>
          </w:p>
        </w:tc>
        <w:tc>
          <w:tcPr>
            <w:tcW w:w="993" w:type="dxa"/>
            <w:vAlign w:val="center"/>
          </w:tcPr>
          <w:p w14:paraId="0DDFF937" w14:textId="1C7CD001" w:rsidR="000278CD" w:rsidRPr="00BD117A" w:rsidRDefault="006E0985">
            <w:pPr>
              <w:jc w:val="center"/>
              <w:rPr>
                <w:ins w:id="391" w:author="Filip Wilczyński" w:date="2023-12-18T18:03:00Z"/>
              </w:rPr>
            </w:pPr>
            <w:ins w:id="392" w:author="Filip Wilczyński" w:date="2023-12-18T18:04:00Z">
              <w:r>
                <w:t>NW</w:t>
              </w:r>
            </w:ins>
          </w:p>
        </w:tc>
        <w:tc>
          <w:tcPr>
            <w:tcW w:w="714" w:type="dxa"/>
            <w:vAlign w:val="center"/>
          </w:tcPr>
          <w:p w14:paraId="64685B71" w14:textId="365D3A78" w:rsidR="000278CD" w:rsidRPr="00BD117A" w:rsidRDefault="006E0985">
            <w:pPr>
              <w:jc w:val="center"/>
              <w:rPr>
                <w:ins w:id="393" w:author="Filip Wilczyński" w:date="2023-12-18T18:03:00Z"/>
              </w:rPr>
            </w:pPr>
            <w:ins w:id="394" w:author="Filip Wilczyński" w:date="2023-12-18T18:04:00Z">
              <w:r>
                <w:t>O</w:t>
              </w:r>
            </w:ins>
          </w:p>
        </w:tc>
        <w:tc>
          <w:tcPr>
            <w:tcW w:w="612" w:type="dxa"/>
            <w:vAlign w:val="center"/>
          </w:tcPr>
          <w:p w14:paraId="1288DB31" w14:textId="6DF82423" w:rsidR="000278CD" w:rsidRPr="00BD117A" w:rsidRDefault="006E0985">
            <w:pPr>
              <w:jc w:val="center"/>
              <w:rPr>
                <w:ins w:id="395" w:author="Filip Wilczyński" w:date="2023-12-18T18:03:00Z"/>
              </w:rPr>
            </w:pPr>
            <w:ins w:id="396" w:author="Filip Wilczyński" w:date="2023-12-18T18:04:00Z">
              <w:r>
                <w:t>NW</w:t>
              </w:r>
            </w:ins>
          </w:p>
        </w:tc>
        <w:tc>
          <w:tcPr>
            <w:tcW w:w="919" w:type="dxa"/>
            <w:vAlign w:val="center"/>
          </w:tcPr>
          <w:p w14:paraId="274D91D0" w14:textId="4CEB88AE" w:rsidR="000278CD" w:rsidRPr="00BD117A" w:rsidRDefault="006E0985">
            <w:pPr>
              <w:jc w:val="center"/>
              <w:rPr>
                <w:ins w:id="397" w:author="Filip Wilczyński" w:date="2023-12-18T18:03:00Z"/>
              </w:rPr>
            </w:pPr>
            <w:ins w:id="398" w:author="Filip Wilczyński" w:date="2023-12-18T18:04:00Z">
              <w:r>
                <w:t>NW</w:t>
              </w:r>
            </w:ins>
          </w:p>
        </w:tc>
        <w:tc>
          <w:tcPr>
            <w:tcW w:w="1008" w:type="dxa"/>
            <w:vAlign w:val="center"/>
          </w:tcPr>
          <w:p w14:paraId="65DF9614" w14:textId="5BD0BF9B" w:rsidR="000278CD" w:rsidRPr="00BD117A" w:rsidRDefault="006E0985">
            <w:pPr>
              <w:jc w:val="center"/>
              <w:rPr>
                <w:ins w:id="399" w:author="Filip Wilczyński" w:date="2023-12-18T18:03:00Z"/>
              </w:rPr>
            </w:pPr>
            <w:ins w:id="400" w:author="Filip Wilczyński" w:date="2023-12-18T18:04:00Z">
              <w:r>
                <w:t>NW</w:t>
              </w:r>
            </w:ins>
          </w:p>
        </w:tc>
        <w:tc>
          <w:tcPr>
            <w:tcW w:w="1008" w:type="dxa"/>
            <w:vAlign w:val="center"/>
          </w:tcPr>
          <w:p w14:paraId="4D8D5BF9" w14:textId="5D04745D" w:rsidR="000278CD" w:rsidRPr="00BD117A" w:rsidRDefault="006E0985">
            <w:pPr>
              <w:jc w:val="center"/>
              <w:rPr>
                <w:ins w:id="401" w:author="Filip Wilczyński" w:date="2023-12-18T18:03:00Z"/>
              </w:rPr>
            </w:pPr>
            <w:ins w:id="402" w:author="Filip Wilczyński" w:date="2023-12-18T18:04:00Z">
              <w:r>
                <w:t>NW</w:t>
              </w:r>
            </w:ins>
          </w:p>
        </w:tc>
        <w:tc>
          <w:tcPr>
            <w:tcW w:w="874" w:type="dxa"/>
            <w:vAlign w:val="center"/>
          </w:tcPr>
          <w:p w14:paraId="430E5013" w14:textId="4DCAD73B" w:rsidR="000278CD" w:rsidRPr="00BD117A" w:rsidRDefault="006E0985">
            <w:pPr>
              <w:jc w:val="center"/>
              <w:rPr>
                <w:ins w:id="403" w:author="Filip Wilczyński" w:date="2023-12-18T18:03:00Z"/>
              </w:rPr>
            </w:pPr>
            <w:ins w:id="404" w:author="Filip Wilczyński" w:date="2023-12-18T18:04:00Z">
              <w:r>
                <w:t>NW</w:t>
              </w:r>
            </w:ins>
          </w:p>
        </w:tc>
        <w:tc>
          <w:tcPr>
            <w:tcW w:w="1239" w:type="dxa"/>
            <w:vAlign w:val="center"/>
          </w:tcPr>
          <w:p w14:paraId="1722C2F8" w14:textId="641C0AA1" w:rsidR="000278CD" w:rsidRPr="00BD117A" w:rsidRDefault="006E0985">
            <w:pPr>
              <w:jc w:val="center"/>
              <w:rPr>
                <w:ins w:id="405" w:author="Filip Wilczyński" w:date="2023-12-18T18:03:00Z"/>
              </w:rPr>
            </w:pPr>
            <w:ins w:id="406" w:author="Filip Wilczyński" w:date="2023-12-18T18:04:00Z">
              <w:r>
                <w:t>NW</w:t>
              </w:r>
            </w:ins>
          </w:p>
        </w:tc>
      </w:tr>
      <w:tr w:rsidR="00840D1A" w:rsidRPr="00BD117A" w14:paraId="51F9CEF3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4FBEC80A" w14:textId="174942E0" w:rsidR="00840D1A" w:rsidRPr="00BD117A" w:rsidRDefault="00840D1A">
            <w:r w:rsidRPr="00BD117A">
              <w:t>Słownik Kryteriów</w:t>
            </w:r>
          </w:p>
        </w:tc>
        <w:tc>
          <w:tcPr>
            <w:tcW w:w="993" w:type="dxa"/>
            <w:vAlign w:val="center"/>
          </w:tcPr>
          <w:p w14:paraId="650CF88E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DA84005" w14:textId="77777777" w:rsidR="00840D1A" w:rsidRPr="00BD117A" w:rsidRDefault="00840D1A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7AACD0E3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52D682D5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A6614A7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932F408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02C89494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63F891AF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</w:tr>
      <w:tr w:rsidR="00840D1A" w:rsidRPr="00BD117A" w14:paraId="76B65431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70974C69" w14:textId="24D0B530" w:rsidR="00840D1A" w:rsidRPr="00BD117A" w:rsidRDefault="00840D1A">
            <w:r w:rsidRPr="00BD117A">
              <w:t>Słownik Postaci</w:t>
            </w:r>
          </w:p>
        </w:tc>
        <w:tc>
          <w:tcPr>
            <w:tcW w:w="993" w:type="dxa"/>
            <w:vAlign w:val="center"/>
          </w:tcPr>
          <w:p w14:paraId="775B4B75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046AB654" w14:textId="77777777" w:rsidR="00840D1A" w:rsidRPr="00BD117A" w:rsidRDefault="00840D1A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CE15A82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3C59E439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5F9544FC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C844F0F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7AD9F8A4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724B812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</w:tr>
      <w:tr w:rsidR="00840D1A" w:rsidRPr="00BD117A" w14:paraId="2A127986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75C3A875" w14:textId="0D16161A" w:rsidR="00840D1A" w:rsidRPr="00BD117A" w:rsidRDefault="00840D1A">
            <w:r w:rsidRPr="00BD117A">
              <w:t>Słownik Zamian</w:t>
            </w:r>
          </w:p>
        </w:tc>
        <w:tc>
          <w:tcPr>
            <w:tcW w:w="993" w:type="dxa"/>
            <w:vAlign w:val="center"/>
          </w:tcPr>
          <w:p w14:paraId="6E228F48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3EDFA3E2" w14:textId="77777777" w:rsidR="00840D1A" w:rsidRPr="00BD117A" w:rsidRDefault="00840D1A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249EF024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006F6328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C3BB359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295C318E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50E5D9D2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1CE220D6" w14:textId="77777777" w:rsidR="00840D1A" w:rsidRPr="00BD117A" w:rsidRDefault="00840D1A">
            <w:pPr>
              <w:jc w:val="center"/>
            </w:pPr>
            <w:r w:rsidRPr="00BD117A">
              <w:t>NW</w:t>
            </w:r>
          </w:p>
        </w:tc>
      </w:tr>
      <w:tr w:rsidR="00922171" w:rsidRPr="00BD117A" w14:paraId="6F1B8065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1651E77C" w14:textId="4A9CD16A" w:rsidR="00922171" w:rsidRPr="00BD117A" w:rsidRDefault="00922171">
            <w:r w:rsidRPr="00BD117A">
              <w:t>Umowa OL</w:t>
            </w:r>
          </w:p>
        </w:tc>
        <w:tc>
          <w:tcPr>
            <w:tcW w:w="993" w:type="dxa"/>
            <w:vAlign w:val="center"/>
          </w:tcPr>
          <w:p w14:paraId="5F2A2CED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700A78BB" w14:textId="77777777" w:rsidR="00922171" w:rsidRPr="00BD117A" w:rsidRDefault="0092217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5CC688B4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47775B73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8FC207F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B777A30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019732F2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08A2789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</w:tr>
      <w:tr w:rsidR="00922171" w:rsidRPr="00BD117A" w14:paraId="2DF1368A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7D1AB8B4" w14:textId="2416615F" w:rsidR="00922171" w:rsidRPr="00BD117A" w:rsidRDefault="00922171">
            <w:r w:rsidRPr="00BD117A">
              <w:t>Umowa w pakiecie</w:t>
            </w:r>
          </w:p>
        </w:tc>
        <w:tc>
          <w:tcPr>
            <w:tcW w:w="993" w:type="dxa"/>
            <w:vAlign w:val="center"/>
          </w:tcPr>
          <w:p w14:paraId="052CD27F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2394046A" w14:textId="77777777" w:rsidR="00922171" w:rsidRPr="00BD117A" w:rsidRDefault="0092217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007A2BC8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9EE3FE4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415FC6C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0A81A470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2A8E1110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27316B61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</w:tr>
      <w:tr w:rsidR="00922171" w:rsidRPr="00BD117A" w14:paraId="64DA6FD6" w14:textId="77777777" w:rsidTr="00E610F3">
        <w:tc>
          <w:tcPr>
            <w:tcW w:w="1696" w:type="dxa"/>
            <w:shd w:val="clear" w:color="auto" w:fill="FBD4B4" w:themeFill="accent6" w:themeFillTint="66"/>
            <w:vAlign w:val="center"/>
          </w:tcPr>
          <w:p w14:paraId="09A24DBC" w14:textId="51495E22" w:rsidR="00922171" w:rsidRPr="00BD117A" w:rsidRDefault="00922171">
            <w:r w:rsidRPr="00BD117A">
              <w:t>ZPZK</w:t>
            </w:r>
          </w:p>
        </w:tc>
        <w:tc>
          <w:tcPr>
            <w:tcW w:w="993" w:type="dxa"/>
            <w:vAlign w:val="center"/>
          </w:tcPr>
          <w:p w14:paraId="328CDF11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714" w:type="dxa"/>
            <w:vAlign w:val="center"/>
          </w:tcPr>
          <w:p w14:paraId="61566ABD" w14:textId="77777777" w:rsidR="00922171" w:rsidRPr="00BD117A" w:rsidRDefault="00922171">
            <w:pPr>
              <w:jc w:val="center"/>
            </w:pPr>
            <w:r w:rsidRPr="00BD117A">
              <w:t>O</w:t>
            </w:r>
          </w:p>
        </w:tc>
        <w:tc>
          <w:tcPr>
            <w:tcW w:w="612" w:type="dxa"/>
            <w:vAlign w:val="center"/>
          </w:tcPr>
          <w:p w14:paraId="4B49AD26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919" w:type="dxa"/>
            <w:vAlign w:val="center"/>
          </w:tcPr>
          <w:p w14:paraId="6484787F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490F9D57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1008" w:type="dxa"/>
            <w:vAlign w:val="center"/>
          </w:tcPr>
          <w:p w14:paraId="77140073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874" w:type="dxa"/>
            <w:vAlign w:val="center"/>
          </w:tcPr>
          <w:p w14:paraId="5562208E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  <w:tc>
          <w:tcPr>
            <w:tcW w:w="1239" w:type="dxa"/>
            <w:vAlign w:val="center"/>
          </w:tcPr>
          <w:p w14:paraId="3087CD44" w14:textId="77777777" w:rsidR="00922171" w:rsidRPr="00BD117A" w:rsidRDefault="00922171">
            <w:pPr>
              <w:jc w:val="center"/>
            </w:pPr>
            <w:r w:rsidRPr="00BD117A">
              <w:t>NW</w:t>
            </w:r>
          </w:p>
        </w:tc>
      </w:tr>
    </w:tbl>
    <w:p w14:paraId="1A2DF819" w14:textId="77777777" w:rsidR="003433D5" w:rsidRPr="00BD117A" w:rsidRDefault="003433D5" w:rsidP="00236D06"/>
    <w:p w14:paraId="2D3FE222" w14:textId="6010D065" w:rsidR="007B53F6" w:rsidRPr="00BD117A" w:rsidRDefault="1A52969B" w:rsidP="78148DF8">
      <w:pPr>
        <w:pStyle w:val="Nagwek1"/>
        <w:rPr>
          <w:rFonts w:eastAsiaTheme="minorEastAsia"/>
        </w:rPr>
      </w:pPr>
      <w:bookmarkStart w:id="407" w:name="_Toc151315841"/>
      <w:bookmarkEnd w:id="293"/>
      <w:bookmarkEnd w:id="294"/>
      <w:r w:rsidRPr="00BD117A">
        <w:lastRenderedPageBreak/>
        <w:t>Załączniki</w:t>
      </w:r>
      <w:bookmarkEnd w:id="407"/>
      <w:r w:rsidRPr="00BD117A">
        <w:tab/>
      </w:r>
    </w:p>
    <w:p w14:paraId="49A90440" w14:textId="77777777" w:rsidR="00085142" w:rsidRPr="00BD117A" w:rsidRDefault="00085142" w:rsidP="00085142">
      <w:pPr>
        <w:pStyle w:val="Nagwek2"/>
        <w:rPr>
          <w:rFonts w:asciiTheme="minorHAnsi" w:eastAsiaTheme="minorEastAsia" w:hAnsiTheme="minorHAnsi" w:cstheme="minorBidi"/>
        </w:rPr>
      </w:pPr>
      <w:bookmarkStart w:id="408" w:name="_Toc151315842"/>
      <w:r w:rsidRPr="00BD117A">
        <w:t>Spis Rysunków</w:t>
      </w:r>
      <w:bookmarkEnd w:id="408"/>
    </w:p>
    <w:p w14:paraId="4BBC8254" w14:textId="0DD3AEFE" w:rsidR="00487F90" w:rsidRDefault="00187D0F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r w:rsidRPr="00BD117A">
        <w:fldChar w:fldCharType="begin"/>
      </w:r>
      <w:r w:rsidRPr="00BD117A">
        <w:instrText>TOC \h \z \c "Rysunek"</w:instrText>
      </w:r>
      <w:r w:rsidRPr="00BD117A">
        <w:fldChar w:fldCharType="separate"/>
      </w:r>
      <w:hyperlink w:anchor="_Toc151315684" w:history="1">
        <w:r w:rsidR="00487F90" w:rsidRPr="00DD4992">
          <w:rPr>
            <w:rStyle w:val="Hipercze"/>
            <w:noProof/>
          </w:rPr>
          <w:t>Rysunek 1 Architektura logiczna</w:t>
        </w:r>
        <w:r w:rsidR="00487F90">
          <w:rPr>
            <w:noProof/>
            <w:webHidden/>
          </w:rPr>
          <w:tab/>
        </w:r>
        <w:r w:rsidR="00487F90">
          <w:rPr>
            <w:noProof/>
            <w:webHidden/>
          </w:rPr>
          <w:fldChar w:fldCharType="begin"/>
        </w:r>
        <w:r w:rsidR="00487F90">
          <w:rPr>
            <w:noProof/>
            <w:webHidden/>
          </w:rPr>
          <w:instrText xml:space="preserve"> PAGEREF _Toc151315684 \h </w:instrText>
        </w:r>
        <w:r w:rsidR="00487F90">
          <w:rPr>
            <w:noProof/>
            <w:webHidden/>
          </w:rPr>
        </w:r>
        <w:r w:rsidR="00487F90">
          <w:rPr>
            <w:noProof/>
            <w:webHidden/>
          </w:rPr>
          <w:fldChar w:fldCharType="separate"/>
        </w:r>
        <w:r w:rsidR="00487F90">
          <w:rPr>
            <w:noProof/>
            <w:webHidden/>
          </w:rPr>
          <w:t>8</w:t>
        </w:r>
        <w:r w:rsidR="00487F90">
          <w:rPr>
            <w:noProof/>
            <w:webHidden/>
          </w:rPr>
          <w:fldChar w:fldCharType="end"/>
        </w:r>
      </w:hyperlink>
    </w:p>
    <w:p w14:paraId="19E0A4D0" w14:textId="539EDDAE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85" w:history="1">
        <w:r w:rsidRPr="00DD4992">
          <w:rPr>
            <w:rStyle w:val="Hipercze"/>
            <w:noProof/>
          </w:rPr>
          <w:t>Rysunek 2 Model danych w Dynamics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1F804D" w14:textId="2C9DD03E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86" w:history="1">
        <w:r w:rsidRPr="00DD4992">
          <w:rPr>
            <w:rStyle w:val="Hipercze"/>
            <w:noProof/>
          </w:rPr>
          <w:t>Rysunek 3 Diagram statusów obiektu Zmiana oferty/Przetarg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589E16B" w14:textId="055810A0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87" w:history="1">
        <w:r w:rsidRPr="00DD4992">
          <w:rPr>
            <w:rStyle w:val="Hipercze"/>
            <w:noProof/>
          </w:rPr>
          <w:t>Rysunek 4 Diagram statusów obiektu Struktura przetargu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5997860" w14:textId="4D808467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88" w:history="1">
        <w:r w:rsidRPr="00DD4992">
          <w:rPr>
            <w:rStyle w:val="Hipercze"/>
            <w:noProof/>
          </w:rPr>
          <w:t>Rysunek 5 Diagram stanów obiektu Oferta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BABBEB0" w14:textId="52CAE0C8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89" w:history="1">
        <w:r w:rsidRPr="00DD4992">
          <w:rPr>
            <w:rStyle w:val="Hipercze"/>
            <w:noProof/>
          </w:rPr>
          <w:t>Rysunek 6 Diagram stanów akceptacji obiektu Oferta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6BF282D" w14:textId="7A3DCDF1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90" w:history="1">
        <w:r w:rsidRPr="00DD4992">
          <w:rPr>
            <w:rStyle w:val="Hipercze"/>
            <w:noProof/>
          </w:rPr>
          <w:t>Rysunek 7 Diagram statusów obiektu Pakiet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E750FB4" w14:textId="45F6EBD2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91" w:history="1">
        <w:r w:rsidRPr="00DD4992">
          <w:rPr>
            <w:rStyle w:val="Hipercze"/>
            <w:noProof/>
          </w:rPr>
          <w:t>Rysunek 8 Diagram statusów obiektu Produkt Przetargu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E83F8F" w14:textId="4A58FF20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92" w:history="1">
        <w:r w:rsidRPr="00DD4992">
          <w:rPr>
            <w:rStyle w:val="Hipercze"/>
            <w:noProof/>
          </w:rPr>
          <w:t>Rysunek 9 Diagram statusów obiektu ZPZK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7DB429D" w14:textId="690403FB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93" w:history="1">
        <w:r w:rsidRPr="00DD4992">
          <w:rPr>
            <w:rStyle w:val="Hipercze"/>
            <w:noProof/>
          </w:rPr>
          <w:t>Rysunek 10 Diagram statusów uwzględniania preferowanych producentów na obiekcie Pakiet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D6A7AD0" w14:textId="31976FEE" w:rsidR="006077DB" w:rsidRPr="00BD117A" w:rsidRDefault="00187D0F" w:rsidP="00B81181">
      <w:pPr>
        <w:spacing w:before="0" w:after="200" w:line="276" w:lineRule="auto"/>
      </w:pPr>
      <w:r w:rsidRPr="00BD117A">
        <w:fldChar w:fldCharType="end"/>
      </w:r>
    </w:p>
    <w:p w14:paraId="41513677" w14:textId="3CB13682" w:rsidR="007B53F6" w:rsidRPr="00BD117A" w:rsidRDefault="46FD0A9B" w:rsidP="78148DF8">
      <w:pPr>
        <w:pStyle w:val="Nagwek2"/>
        <w:rPr>
          <w:rFonts w:asciiTheme="minorHAnsi" w:eastAsiaTheme="minorEastAsia" w:hAnsiTheme="minorHAnsi" w:cstheme="minorBidi"/>
        </w:rPr>
      </w:pPr>
      <w:bookmarkStart w:id="409" w:name="_Toc300158088"/>
      <w:bookmarkStart w:id="410" w:name="_Toc990370887"/>
      <w:bookmarkStart w:id="411" w:name="_Toc94539846"/>
      <w:bookmarkStart w:id="412" w:name="_Toc1825638517"/>
      <w:bookmarkStart w:id="413" w:name="_Toc1520895934"/>
      <w:bookmarkStart w:id="414" w:name="_Toc782009235"/>
      <w:bookmarkStart w:id="415" w:name="_Toc151315843"/>
      <w:r w:rsidRPr="00BD117A">
        <w:t>Spis Tabel</w:t>
      </w:r>
      <w:bookmarkEnd w:id="409"/>
      <w:bookmarkEnd w:id="410"/>
      <w:bookmarkEnd w:id="411"/>
      <w:bookmarkEnd w:id="412"/>
      <w:bookmarkEnd w:id="413"/>
      <w:bookmarkEnd w:id="414"/>
      <w:bookmarkEnd w:id="415"/>
    </w:p>
    <w:p w14:paraId="68B2B8B4" w14:textId="2414737C" w:rsidR="00487F90" w:rsidRDefault="00187D0F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r w:rsidRPr="00BD117A">
        <w:fldChar w:fldCharType="begin"/>
      </w:r>
      <w:r w:rsidRPr="00BD117A">
        <w:instrText xml:space="preserve"> TOC \h \z \c "Tabela" </w:instrText>
      </w:r>
      <w:r w:rsidRPr="00BD117A">
        <w:fldChar w:fldCharType="separate"/>
      </w:r>
      <w:hyperlink w:anchor="_Toc151315695" w:history="1">
        <w:r w:rsidR="00487F90" w:rsidRPr="00A20A76">
          <w:rPr>
            <w:rStyle w:val="Hipercze"/>
            <w:noProof/>
          </w:rPr>
          <w:t>Tabela 1 Wymagania sprzętowe mikroserwisów i usługi Elasticsearch</w:t>
        </w:r>
        <w:r w:rsidR="00487F90">
          <w:rPr>
            <w:noProof/>
            <w:webHidden/>
          </w:rPr>
          <w:tab/>
        </w:r>
        <w:r w:rsidR="00487F90">
          <w:rPr>
            <w:noProof/>
            <w:webHidden/>
          </w:rPr>
          <w:fldChar w:fldCharType="begin"/>
        </w:r>
        <w:r w:rsidR="00487F90">
          <w:rPr>
            <w:noProof/>
            <w:webHidden/>
          </w:rPr>
          <w:instrText xml:space="preserve"> PAGEREF _Toc151315695 \h </w:instrText>
        </w:r>
        <w:r w:rsidR="00487F90">
          <w:rPr>
            <w:noProof/>
            <w:webHidden/>
          </w:rPr>
        </w:r>
        <w:r w:rsidR="00487F90">
          <w:rPr>
            <w:noProof/>
            <w:webHidden/>
          </w:rPr>
          <w:fldChar w:fldCharType="separate"/>
        </w:r>
        <w:r w:rsidR="00487F90">
          <w:rPr>
            <w:noProof/>
            <w:webHidden/>
          </w:rPr>
          <w:t>10</w:t>
        </w:r>
        <w:r w:rsidR="00487F90">
          <w:rPr>
            <w:noProof/>
            <w:webHidden/>
          </w:rPr>
          <w:fldChar w:fldCharType="end"/>
        </w:r>
      </w:hyperlink>
    </w:p>
    <w:p w14:paraId="2B64B1FA" w14:textId="781A9035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96" w:history="1">
        <w:r w:rsidRPr="00A20A76">
          <w:rPr>
            <w:rStyle w:val="Hipercze"/>
            <w:noProof/>
          </w:rPr>
          <w:t>Tabela 2 Wartości graniczne skalowania pionowego dla Elasticsearcha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0C7C77" w14:textId="10A96F1D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97" w:history="1">
        <w:r w:rsidRPr="00A20A76">
          <w:rPr>
            <w:rStyle w:val="Hipercze"/>
            <w:noProof/>
          </w:rPr>
          <w:t>Tabela 3 Wartości graniczne skalowania pionowego dla Mappera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0FC75B" w14:textId="5698AEB2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98" w:history="1">
        <w:r w:rsidRPr="00A20A76">
          <w:rPr>
            <w:rStyle w:val="Hipercze"/>
            <w:noProof/>
          </w:rPr>
          <w:t>Tabela 4 Wartości graniczne skalowania pionowego dla Procesora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5FDE00" w14:textId="1E09775A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699" w:history="1">
        <w:r w:rsidRPr="00A20A76">
          <w:rPr>
            <w:rStyle w:val="Hipercze"/>
            <w:noProof/>
          </w:rPr>
          <w:t>Tabela 5 Szczegóły modelu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D48E13" w14:textId="27D56E67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00" w:history="1">
        <w:r w:rsidRPr="00A20A76">
          <w:rPr>
            <w:rStyle w:val="Hipercze"/>
            <w:noProof/>
          </w:rPr>
          <w:t>Tabela 6 Szczegóły interfejsu wejściowego importera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5B5435" w14:textId="71966BEB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01" w:history="1">
        <w:r w:rsidRPr="00A20A76">
          <w:rPr>
            <w:rStyle w:val="Hipercze"/>
            <w:noProof/>
          </w:rPr>
          <w:t>Tabela 7 Szczegóły interfejsu wejściowego eksportera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BA3EE8" w14:textId="6A888348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02" w:history="1">
        <w:r w:rsidRPr="00A20A76">
          <w:rPr>
            <w:rStyle w:val="Hipercze"/>
            <w:noProof/>
          </w:rPr>
          <w:t>Tabela 8 Szczegóły jsona wejściowego importera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0C3953" w14:textId="209C03B4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03" w:history="1">
        <w:r w:rsidRPr="00A20A76">
          <w:rPr>
            <w:rStyle w:val="Hipercze"/>
            <w:noProof/>
          </w:rPr>
          <w:t>Tabela 9 Parametry produktu uwzględniane w mapowaniu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00067B" w14:textId="6B14671E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04" w:history="1">
        <w:r w:rsidRPr="00A20A76">
          <w:rPr>
            <w:rStyle w:val="Hipercze"/>
            <w:noProof/>
          </w:rPr>
          <w:t>Tabela 10 Parametry pakietu uwzględniane w mapowaniu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059B17" w14:textId="14293EB6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05" w:history="1">
        <w:r w:rsidRPr="00A20A76">
          <w:rPr>
            <w:rStyle w:val="Hipercze"/>
            <w:noProof/>
          </w:rPr>
          <w:t>Tabela 11 Parametry przetargu uwzględniane w mapowaniu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1B853E" w14:textId="5FCE8A25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06" w:history="1">
        <w:r w:rsidRPr="00A20A76">
          <w:rPr>
            <w:rStyle w:val="Hipercze"/>
            <w:noProof/>
          </w:rPr>
          <w:t>Tabela 12 Szczegóły intefejsu wejściowego importera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D364BB" w14:textId="60774280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07" w:history="1">
        <w:r w:rsidRPr="00A20A76">
          <w:rPr>
            <w:rStyle w:val="Hipercze"/>
            <w:noProof/>
          </w:rPr>
          <w:t>Tabela 13 Zawartość JSON wejściowego importera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CC1F2B" w14:textId="31922F9C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08" w:history="1">
        <w:r w:rsidRPr="00A20A76">
          <w:rPr>
            <w:rStyle w:val="Hipercze"/>
            <w:noProof/>
          </w:rPr>
          <w:t>Tabela 14 Żądanie Produktu Przetargu po id Przetargu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D4882A" w14:textId="637B11C9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09" w:history="1">
        <w:r w:rsidRPr="00A20A76">
          <w:rPr>
            <w:rStyle w:val="Hipercze"/>
            <w:noProof/>
          </w:rPr>
          <w:t>Tabela 15 Zawartość ciała zapytania o Produkt Przetargu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78A167" w14:textId="249EDFE4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10" w:history="1">
        <w:r w:rsidRPr="00A20A76">
          <w:rPr>
            <w:rStyle w:val="Hipercze"/>
            <w:noProof/>
          </w:rPr>
          <w:t>Tabela 16 Żądanie Słownika Zamian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D4C6B5" w14:textId="49A37669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11" w:history="1">
        <w:r w:rsidRPr="00A20A76">
          <w:rPr>
            <w:rStyle w:val="Hipercze"/>
            <w:noProof/>
          </w:rPr>
          <w:t>Tabela 17 Odpowiedź na żądanie Słownika Zamian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AD7E2DF" w14:textId="7B215718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12" w:history="1">
        <w:r w:rsidRPr="00A20A76">
          <w:rPr>
            <w:rStyle w:val="Hipercze"/>
            <w:noProof/>
          </w:rPr>
          <w:t>Tabela 18 Żądanie listy produktów z Importera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276C09" w14:textId="08A7EAC9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13" w:history="1">
        <w:r w:rsidRPr="00A20A76">
          <w:rPr>
            <w:rStyle w:val="Hipercze"/>
            <w:noProof/>
          </w:rPr>
          <w:t>Tabela 19 Odpowiedź na żądanie listy produktów z Importera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688C1C" w14:textId="625A174E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14" w:history="1">
        <w:r w:rsidRPr="00A20A76">
          <w:rPr>
            <w:rStyle w:val="Hipercze"/>
            <w:noProof/>
          </w:rPr>
          <w:t>Tabela 20 Żądanie listy produktów z katalogu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D3C4CC" w14:textId="02D90FC4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15" w:history="1">
        <w:r w:rsidRPr="00A20A76">
          <w:rPr>
            <w:rStyle w:val="Hipercze"/>
            <w:noProof/>
          </w:rPr>
          <w:t>Tabela 21 Odpowiedź na żądanie listy produktów z katalogu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31898B" w14:textId="7352222B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16" w:history="1">
        <w:r w:rsidRPr="00A20A76">
          <w:rPr>
            <w:rStyle w:val="Hipercze"/>
            <w:noProof/>
          </w:rPr>
          <w:t>Tabela 22 Model danych - wykaz obiektów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76859E" w14:textId="2ABCC80A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17" w:history="1">
        <w:r w:rsidRPr="00A20A76">
          <w:rPr>
            <w:rStyle w:val="Hipercze"/>
            <w:noProof/>
          </w:rPr>
          <w:t>Tabela 23 Opis obiektów – Adresacja produktów oferty cenowej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EF0DC70" w14:textId="259DE6F9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18" w:history="1">
        <w:r w:rsidRPr="00A20A76">
          <w:rPr>
            <w:rStyle w:val="Hipercze"/>
            <w:noProof/>
          </w:rPr>
          <w:t>Tabela 24 Opis obiektów – Beneficjent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9456697" w14:textId="1F8890F6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19" w:history="1">
        <w:r w:rsidRPr="00A20A76">
          <w:rPr>
            <w:rStyle w:val="Hipercze"/>
            <w:noProof/>
          </w:rPr>
          <w:t>Tabela 25 Opis obiektów – Cennik producenta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67D87A6" w14:textId="68ECCF8B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20" w:history="1">
        <w:r w:rsidRPr="00A20A76">
          <w:rPr>
            <w:rStyle w:val="Hipercze"/>
            <w:noProof/>
          </w:rPr>
          <w:t>Tabela 26 Opis obiektów – Ceny urzędowe MZ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8C9A826" w14:textId="42F8C7AB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21" w:history="1">
        <w:r w:rsidRPr="00A20A76">
          <w:rPr>
            <w:rStyle w:val="Hipercze"/>
            <w:noProof/>
          </w:rPr>
          <w:t>Tabela 27 Opis obiektów – Dokument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B44802A" w14:textId="69E2FC4B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22" w:history="1">
        <w:r w:rsidRPr="00A20A76">
          <w:rPr>
            <w:rStyle w:val="Hipercze"/>
            <w:noProof/>
          </w:rPr>
          <w:t>Tabela 28 Opis obiektów – DrugFormPharmindex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DF5943D" w14:textId="630CEF84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23" w:history="1">
        <w:r w:rsidRPr="00A20A76">
          <w:rPr>
            <w:rStyle w:val="Hipercze"/>
            <w:noProof/>
          </w:rPr>
          <w:t>Tabela 29 Opis obiektów – DrugPharmindex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144BEDA" w14:textId="3EBCEC05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24" w:history="1">
        <w:r w:rsidRPr="00A20A76">
          <w:rPr>
            <w:rStyle w:val="Hipercze"/>
            <w:noProof/>
          </w:rPr>
          <w:t>Tabela 30 Opis obiektów – Kryteria Szablonu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55A911B" w14:textId="528F250E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25" w:history="1">
        <w:r w:rsidRPr="00A20A76">
          <w:rPr>
            <w:rStyle w:val="Hipercze"/>
            <w:noProof/>
          </w:rPr>
          <w:t>Tabela 31 Opis obiektów – Matryca Zmian Postaci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E7D7F77" w14:textId="03F85932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26" w:history="1">
        <w:r w:rsidRPr="00A20A76">
          <w:rPr>
            <w:rStyle w:val="Hipercze"/>
            <w:noProof/>
          </w:rPr>
          <w:t>Tabela 32 Opis obiektów – Matryca Zmian Postaci Przetargu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F8FDD15" w14:textId="5A1611C5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27" w:history="1">
        <w:r w:rsidRPr="00A20A76">
          <w:rPr>
            <w:rStyle w:val="Hipercze"/>
            <w:noProof/>
          </w:rPr>
          <w:t>Tabela 33 Opis obiektów – Oferta cenowa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D215B5A" w14:textId="1D6F5020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28" w:history="1">
        <w:r w:rsidRPr="00A20A76">
          <w:rPr>
            <w:rStyle w:val="Hipercze"/>
            <w:noProof/>
          </w:rPr>
          <w:t>Tabela 34 Opis obiektów – Opportunity &lt;-&gt; Przyczyna przegrania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3BA54AC" w14:textId="7AE02CE9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29" w:history="1">
        <w:r w:rsidRPr="00A20A76">
          <w:rPr>
            <w:rStyle w:val="Hipercze"/>
            <w:noProof/>
          </w:rPr>
          <w:t>Tabela 35 Opis obiektów – Pakiet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E4F478A" w14:textId="5ADA4252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30" w:history="1">
        <w:r w:rsidRPr="00A20A76">
          <w:rPr>
            <w:rStyle w:val="Hipercze"/>
            <w:noProof/>
          </w:rPr>
          <w:t>Tabela 36 Opis obiektów – Pakiet oferty cenowej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278591D" w14:textId="2B7828A2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31" w:history="1">
        <w:r w:rsidRPr="00A20A76">
          <w:rPr>
            <w:rStyle w:val="Hipercze"/>
            <w:noProof/>
          </w:rPr>
          <w:t>Tabela 37 Opis obiektów – Placówka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DFFA186" w14:textId="72012CED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32" w:history="1">
        <w:r w:rsidRPr="00A20A76">
          <w:rPr>
            <w:rStyle w:val="Hipercze"/>
            <w:noProof/>
          </w:rPr>
          <w:t>Tabela 38 Opis obiektów – Placówka oferty cenowej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2E4726B" w14:textId="3F7A9D7C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33" w:history="1">
        <w:r w:rsidRPr="00A20A76">
          <w:rPr>
            <w:rStyle w:val="Hipercze"/>
            <w:noProof/>
          </w:rPr>
          <w:t>Tabela 39 Opis obiektów – Pozycja cennika producenta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106132B" w14:textId="0F6FA933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34" w:history="1">
        <w:r w:rsidRPr="00A20A76">
          <w:rPr>
            <w:rStyle w:val="Hipercze"/>
            <w:noProof/>
          </w:rPr>
          <w:t>Tabela 40 Opis obiektów – Pozycja ZPZK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11A171D" w14:textId="06284F16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35" w:history="1">
        <w:r w:rsidRPr="00A20A76">
          <w:rPr>
            <w:rStyle w:val="Hipercze"/>
            <w:noProof/>
          </w:rPr>
          <w:t>Tabela 41 Opis obiektów – Pozycja ZPZK &lt;-&gt; Produkt Dopasowany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0F590BF" w14:textId="4C864525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36" w:history="1">
        <w:r w:rsidRPr="00A20A76">
          <w:rPr>
            <w:rStyle w:val="Hipercze"/>
            <w:noProof/>
          </w:rPr>
          <w:t>Tabela 42 Opis obiektów – Producent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7BEC7B9" w14:textId="7395CEAE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37" w:history="1">
        <w:r w:rsidRPr="00A20A76">
          <w:rPr>
            <w:rStyle w:val="Hipercze"/>
            <w:noProof/>
          </w:rPr>
          <w:t>Tabela 43 Opis obiektów – Producent Pharmindex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D010A54" w14:textId="7123A63D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38" w:history="1">
        <w:r w:rsidRPr="00A20A76">
          <w:rPr>
            <w:rStyle w:val="Hipercze"/>
            <w:noProof/>
          </w:rPr>
          <w:t>Tabela 44 Opis obiektów – Producent Preferowany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BF617C0" w14:textId="7A3CDC35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39" w:history="1">
        <w:r w:rsidRPr="00A20A76">
          <w:rPr>
            <w:rStyle w:val="Hipercze"/>
            <w:noProof/>
          </w:rPr>
          <w:t>Tabela 45 Opis obiektów – Produkt Dopasowany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0AF9F57F" w14:textId="6988DA25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40" w:history="1">
        <w:r w:rsidRPr="00A20A76">
          <w:rPr>
            <w:rStyle w:val="Hipercze"/>
            <w:noProof/>
          </w:rPr>
          <w:t>Tabela 46 Opis obiektów – Produkt oferty cenowej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24BCD53" w14:textId="059BE9C2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41" w:history="1">
        <w:r w:rsidRPr="00A20A76">
          <w:rPr>
            <w:rStyle w:val="Hipercze"/>
            <w:noProof/>
          </w:rPr>
          <w:t>Tabela 47 Opis obiektów – Produkt Przetargu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2110A7DF" w14:textId="35B8E820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42" w:history="1">
        <w:r w:rsidRPr="00A20A76">
          <w:rPr>
            <w:rStyle w:val="Hipercze"/>
            <w:noProof/>
          </w:rPr>
          <w:t>Tabela 48 Opis obiektów – Produkt SAP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1704CAC4" w14:textId="4FFBF19D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43" w:history="1">
        <w:r w:rsidRPr="00A20A76">
          <w:rPr>
            <w:rStyle w:val="Hipercze"/>
            <w:noProof/>
          </w:rPr>
          <w:t>Tabela 49 Opis obiektów – Przyczyna przegrania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2DE36FE3" w14:textId="7BB99945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44" w:history="1">
        <w:r w:rsidRPr="00A20A76">
          <w:rPr>
            <w:rStyle w:val="Hipercze"/>
            <w:noProof/>
          </w:rPr>
          <w:t>Tabela 50 Opis obiektów – Słownik Kryteriów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0948112A" w14:textId="4DEA8C38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45" w:history="1">
        <w:r w:rsidRPr="00A20A76">
          <w:rPr>
            <w:rStyle w:val="Hipercze"/>
            <w:noProof/>
          </w:rPr>
          <w:t>Tabela 51 Opis obiektów – Słownik Postaci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2CC7267D" w14:textId="6C666F50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46" w:history="1">
        <w:r w:rsidRPr="00A20A76">
          <w:rPr>
            <w:rStyle w:val="Hipercze"/>
            <w:noProof/>
          </w:rPr>
          <w:t>Tabela 52 Opis obiektów – Słownik Zamian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6F1C6605" w14:textId="7D6AFB9A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47" w:history="1">
        <w:r w:rsidRPr="00A20A76">
          <w:rPr>
            <w:rStyle w:val="Hipercze"/>
            <w:noProof/>
          </w:rPr>
          <w:t>Tabela 53 Opis obiektów – Słownik grup adresów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2F82BB23" w14:textId="02B83A9C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48" w:history="1">
        <w:r w:rsidRPr="00A20A76">
          <w:rPr>
            <w:rStyle w:val="Hipercze"/>
            <w:noProof/>
          </w:rPr>
          <w:t>Tabela 54 Opis obiektów – Struktura Przetargu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45520827" w14:textId="37E47BE9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49" w:history="1">
        <w:r w:rsidRPr="00A20A76">
          <w:rPr>
            <w:rStyle w:val="Hipercze"/>
            <w:noProof/>
          </w:rPr>
          <w:t>Tabela 55 Opis obiektów – Substancja czynna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770FA338" w14:textId="0AF209E1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50" w:history="1">
        <w:r w:rsidRPr="00A20A76">
          <w:rPr>
            <w:rStyle w:val="Hipercze"/>
            <w:noProof/>
          </w:rPr>
          <w:t>Tabela 56 Opis obiektów – Szablon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2DF5A07E" w14:textId="00FABD39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51" w:history="1">
        <w:r w:rsidRPr="00A20A76">
          <w:rPr>
            <w:rStyle w:val="Hipercze"/>
            <w:noProof/>
          </w:rPr>
          <w:t>Tabela 57 Opis obiektów – Typ zmiany oferty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431AD312" w14:textId="0CCB0971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52" w:history="1">
        <w:r w:rsidRPr="00A20A76">
          <w:rPr>
            <w:rStyle w:val="Hipercze"/>
            <w:noProof/>
          </w:rPr>
          <w:t>Tabela 58 Opis obiektów – Umowa 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77203672" w14:textId="134EBB0F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53" w:history="1">
        <w:r w:rsidRPr="00A20A76">
          <w:rPr>
            <w:rStyle w:val="Hipercze"/>
            <w:noProof/>
          </w:rPr>
          <w:t>Tabela 59 Opis obiektów – Umowa w pakiecie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29D5BC9C" w14:textId="3981AF27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54" w:history="1">
        <w:r w:rsidRPr="00A20A76">
          <w:rPr>
            <w:rStyle w:val="Hipercze"/>
            <w:noProof/>
          </w:rPr>
          <w:t>Tabela 60 Opis obiektów – Wiadomość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14:paraId="07B176A1" w14:textId="4021048B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55" w:history="1">
        <w:r w:rsidRPr="00A20A76">
          <w:rPr>
            <w:rStyle w:val="Hipercze"/>
            <w:noProof/>
          </w:rPr>
          <w:t>Tabela 61 Opis obiektów – Zmiana oferty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197</w:t>
        </w:r>
        <w:r>
          <w:rPr>
            <w:noProof/>
            <w:webHidden/>
          </w:rPr>
          <w:fldChar w:fldCharType="end"/>
        </w:r>
      </w:hyperlink>
    </w:p>
    <w:p w14:paraId="3E20BCAE" w14:textId="6DBD26D0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56" w:history="1">
        <w:r w:rsidRPr="00A20A76">
          <w:rPr>
            <w:rStyle w:val="Hipercze"/>
            <w:noProof/>
          </w:rPr>
          <w:t>Tabela 62 Opis obiektów – Zmienne Środowiskowe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14:paraId="08F32FEA" w14:textId="6FBFA6B2" w:rsidR="00487F90" w:rsidRDefault="00487F90">
      <w:pPr>
        <w:pStyle w:val="Spisilustracji"/>
        <w:tabs>
          <w:tab w:val="right" w:leader="dot" w:pos="906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51315757" w:history="1">
        <w:r w:rsidRPr="00A20A76">
          <w:rPr>
            <w:rStyle w:val="Hipercze"/>
            <w:noProof/>
          </w:rPr>
          <w:t>Tabela 63 Opis obiektów – ZPZK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_Toc151315757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14:paraId="429752D7" w14:textId="7481C92B" w:rsidR="00B81181" w:rsidRPr="00BD117A" w:rsidRDefault="00187D0F" w:rsidP="00B81181">
      <w:r w:rsidRPr="00BD117A">
        <w:fldChar w:fldCharType="end"/>
      </w:r>
    </w:p>
    <w:sectPr w:rsidR="00B81181" w:rsidRPr="00BD117A" w:rsidSect="000A3A36">
      <w:footerReference w:type="default" r:id="rId31"/>
      <w:pgSz w:w="11907" w:h="16839" w:code="9"/>
      <w:pgMar w:top="1258" w:right="1417" w:bottom="1417" w:left="1417" w:header="227" w:footer="1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5" w:author="Ewa Spiechowicz" w:date="2025-11-18T13:54:00Z" w:initials="ES">
    <w:p w14:paraId="4CF7EA1A" w14:textId="56C745AB" w:rsidR="000711CF" w:rsidRDefault="000711CF">
      <w:pPr>
        <w:pStyle w:val="Tekstkomentarza"/>
      </w:pPr>
      <w:r>
        <w:rPr>
          <w:rStyle w:val="Odwoaniedokomentarza"/>
        </w:rPr>
        <w:annotationRef/>
      </w:r>
      <w:r>
        <w:t xml:space="preserve">Czy to oznacza, że jeżeli wprowadzę synonim postaci i wycofam mapowanie, zmapuje jeszcze raz to wtedy system powinien uwzględnić tą zmianę? Nie trzeba wycofywać mapowania i importu? </w:t>
      </w:r>
      <w:r w:rsidR="001453EB">
        <w:t>Czy tak samo powinien się zachować przy wprowadzeniu synonimu substancji itp.?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F7EA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5E6834" w16cex:dateUtc="2025-11-18T1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F7EA1A" w16cid:durableId="655E68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3E49C" w14:textId="77777777" w:rsidR="00572DB4" w:rsidRPr="00EB7387" w:rsidRDefault="00572DB4">
      <w:r w:rsidRPr="00EB7387">
        <w:separator/>
      </w:r>
    </w:p>
  </w:endnote>
  <w:endnote w:type="continuationSeparator" w:id="0">
    <w:p w14:paraId="1EFD324D" w14:textId="77777777" w:rsidR="00572DB4" w:rsidRPr="00EB7387" w:rsidRDefault="00572DB4">
      <w:r w:rsidRPr="00EB7387">
        <w:continuationSeparator/>
      </w:r>
    </w:p>
  </w:endnote>
  <w:endnote w:type="continuationNotice" w:id="1">
    <w:p w14:paraId="1E9C0256" w14:textId="77777777" w:rsidR="00572DB4" w:rsidRPr="00EB7387" w:rsidRDefault="00572DB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45 Light">
    <w:altName w:val="Arial"/>
    <w:charset w:val="EE"/>
    <w:family w:val="swiss"/>
    <w:pitch w:val="variable"/>
    <w:sig w:usb0="800002AF" w:usb1="5000204A" w:usb2="00000000" w:usb3="00000000" w:csb0="0000009F" w:csb1="00000000"/>
  </w:font>
  <w:font w:name="Helvetica 75">
    <w:altName w:val="Arial"/>
    <w:charset w:val="EE"/>
    <w:family w:val="swiss"/>
    <w:pitch w:val="variable"/>
    <w:sig w:usb0="800002AF" w:usb1="5000204A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65 Medium">
    <w:altName w:val="Arial"/>
    <w:charset w:val="EE"/>
    <w:family w:val="swiss"/>
    <w:pitch w:val="variable"/>
    <w:sig w:usb0="800002AF" w:usb1="5000204A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Shell Dlg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BCC4F" w14:textId="77777777" w:rsidR="000E541A" w:rsidRPr="009063D0" w:rsidRDefault="000E541A" w:rsidP="0048212C">
    <w:pPr>
      <w:pStyle w:val="Stopka"/>
      <w:tabs>
        <w:tab w:val="clear" w:pos="9072"/>
        <w:tab w:val="left" w:pos="4956"/>
        <w:tab w:val="left" w:pos="5664"/>
        <w:tab w:val="left" w:pos="6372"/>
      </w:tabs>
      <w:rPr>
        <w:rFonts w:cs="Arial"/>
        <w:sz w:val="16"/>
        <w:lang w:val="en-US"/>
      </w:rPr>
    </w:pPr>
    <w:r w:rsidRPr="009063D0">
      <w:rPr>
        <w:rFonts w:cs="Arial"/>
        <w:color w:val="FF6600"/>
        <w:sz w:val="16"/>
        <w:lang w:val="en-US"/>
      </w:rPr>
      <w:t xml:space="preserve">Integrated Solutions Sp. z </w:t>
    </w:r>
    <w:proofErr w:type="spellStart"/>
    <w:r w:rsidRPr="009063D0">
      <w:rPr>
        <w:rFonts w:cs="Arial"/>
        <w:color w:val="FF6600"/>
        <w:sz w:val="16"/>
        <w:lang w:val="en-US"/>
      </w:rPr>
      <w:t>o.o.</w:t>
    </w:r>
    <w:proofErr w:type="spellEnd"/>
    <w:r w:rsidRPr="009063D0">
      <w:rPr>
        <w:rFonts w:cs="Arial"/>
        <w:sz w:val="16"/>
        <w:lang w:val="en-US"/>
      </w:rPr>
      <w:tab/>
      <w:t>tel. +48 500 941 464</w:t>
    </w:r>
    <w:r w:rsidRPr="009063D0">
      <w:rPr>
        <w:rFonts w:cs="Arial"/>
        <w:sz w:val="16"/>
        <w:lang w:val="en-US"/>
      </w:rPr>
      <w:tab/>
    </w:r>
    <w:r w:rsidRPr="009063D0">
      <w:rPr>
        <w:rFonts w:cs="Arial"/>
        <w:sz w:val="16"/>
        <w:lang w:val="en-US"/>
      </w:rPr>
      <w:tab/>
    </w:r>
    <w:r w:rsidRPr="009063D0">
      <w:rPr>
        <w:rFonts w:cs="Arial"/>
        <w:sz w:val="16"/>
        <w:lang w:val="en-US"/>
      </w:rPr>
      <w:tab/>
    </w:r>
    <w:r w:rsidRPr="009063D0">
      <w:rPr>
        <w:rFonts w:cs="Arial"/>
        <w:color w:val="FF6600"/>
        <w:sz w:val="16"/>
        <w:lang w:val="en-US"/>
      </w:rPr>
      <w:t>www.I-S.com.pl</w:t>
    </w:r>
    <w:r w:rsidRPr="009063D0">
      <w:rPr>
        <w:rFonts w:cs="Arial"/>
        <w:sz w:val="16"/>
        <w:lang w:val="en-US"/>
      </w:rPr>
      <w:tab/>
    </w:r>
  </w:p>
  <w:p w14:paraId="3259AAE6" w14:textId="77777777" w:rsidR="000E541A" w:rsidRPr="00EB7387" w:rsidRDefault="000E541A" w:rsidP="0048212C">
    <w:pPr>
      <w:pStyle w:val="Stopka"/>
      <w:tabs>
        <w:tab w:val="clear" w:pos="9072"/>
        <w:tab w:val="left" w:pos="4956"/>
        <w:tab w:val="left" w:pos="5664"/>
        <w:tab w:val="left" w:pos="6372"/>
      </w:tabs>
      <w:rPr>
        <w:rFonts w:cs="Arial"/>
        <w:sz w:val="16"/>
      </w:rPr>
    </w:pPr>
    <w:r w:rsidRPr="00EB7387">
      <w:rPr>
        <w:rFonts w:cs="Arial"/>
        <w:sz w:val="16"/>
      </w:rPr>
      <w:t>ul. Skierniewicka 10a, 01-230 Warszawa</w:t>
    </w:r>
    <w:r w:rsidRPr="00EB7387">
      <w:rPr>
        <w:rFonts w:cs="Arial"/>
        <w:sz w:val="16"/>
      </w:rPr>
      <w:tab/>
      <w:t xml:space="preserve">     e-mail: biuro@i-s.com.pl</w:t>
    </w:r>
    <w:r w:rsidRPr="00EB7387">
      <w:rPr>
        <w:rFonts w:cs="Arial"/>
        <w:sz w:val="16"/>
      </w:rPr>
      <w:tab/>
    </w:r>
    <w:r w:rsidRPr="00EB7387">
      <w:rPr>
        <w:rFonts w:cs="Arial"/>
        <w:sz w:val="16"/>
      </w:rPr>
      <w:tab/>
    </w:r>
  </w:p>
  <w:p w14:paraId="34FDF5DF" w14:textId="77777777" w:rsidR="000E541A" w:rsidRPr="00EB7387" w:rsidRDefault="000E541A">
    <w:pPr>
      <w:pStyle w:val="Stopka"/>
      <w:jc w:val="right"/>
      <w:rPr>
        <w:rFonts w:cs="Arial"/>
        <w:bCs/>
        <w:sz w:val="16"/>
      </w:rPr>
    </w:pPr>
    <w:r w:rsidRPr="00EB7387">
      <w:rPr>
        <w:rFonts w:cs="Arial"/>
        <w:sz w:val="16"/>
      </w:rPr>
      <w:t xml:space="preserve">Strona </w:t>
    </w:r>
    <w:r w:rsidRPr="00EB7387">
      <w:rPr>
        <w:rFonts w:cs="Arial"/>
        <w:bCs/>
        <w:sz w:val="16"/>
      </w:rPr>
      <w:fldChar w:fldCharType="begin"/>
    </w:r>
    <w:r w:rsidRPr="00EB7387">
      <w:rPr>
        <w:rFonts w:cs="Arial"/>
        <w:bCs/>
        <w:sz w:val="16"/>
      </w:rPr>
      <w:instrText>PAGE</w:instrText>
    </w:r>
    <w:r w:rsidRPr="00EB7387">
      <w:rPr>
        <w:rFonts w:cs="Arial"/>
        <w:bCs/>
        <w:sz w:val="16"/>
      </w:rPr>
      <w:fldChar w:fldCharType="separate"/>
    </w:r>
    <w:r w:rsidRPr="00EB7387">
      <w:rPr>
        <w:rFonts w:cs="Arial"/>
        <w:bCs/>
        <w:sz w:val="16"/>
      </w:rPr>
      <w:t>23</w:t>
    </w:r>
    <w:r w:rsidRPr="00EB7387">
      <w:rPr>
        <w:rFonts w:cs="Arial"/>
        <w:bCs/>
        <w:sz w:val="16"/>
      </w:rPr>
      <w:fldChar w:fldCharType="end"/>
    </w:r>
    <w:r w:rsidRPr="00EB7387">
      <w:rPr>
        <w:rFonts w:cs="Arial"/>
        <w:sz w:val="16"/>
      </w:rPr>
      <w:t xml:space="preserve"> z </w:t>
    </w:r>
    <w:r w:rsidRPr="00EB7387">
      <w:rPr>
        <w:rFonts w:cs="Arial"/>
        <w:bCs/>
        <w:sz w:val="16"/>
      </w:rPr>
      <w:fldChar w:fldCharType="begin"/>
    </w:r>
    <w:r w:rsidRPr="00EB7387">
      <w:rPr>
        <w:rFonts w:cs="Arial"/>
        <w:bCs/>
        <w:sz w:val="16"/>
      </w:rPr>
      <w:instrText>NUMPAGES</w:instrText>
    </w:r>
    <w:r w:rsidRPr="00EB7387">
      <w:rPr>
        <w:rFonts w:cs="Arial"/>
        <w:bCs/>
        <w:sz w:val="16"/>
      </w:rPr>
      <w:fldChar w:fldCharType="separate"/>
    </w:r>
    <w:r w:rsidRPr="00EB7387">
      <w:rPr>
        <w:rFonts w:cs="Arial"/>
        <w:bCs/>
        <w:sz w:val="16"/>
      </w:rPr>
      <w:t>23</w:t>
    </w:r>
    <w:r w:rsidRPr="00EB7387">
      <w:rPr>
        <w:rFonts w:cs="Arial"/>
        <w:bCs/>
        <w:sz w:val="16"/>
      </w:rPr>
      <w:fldChar w:fldCharType="end"/>
    </w:r>
  </w:p>
  <w:p w14:paraId="0DCE4E52" w14:textId="77777777" w:rsidR="000E541A" w:rsidRPr="00EB7387" w:rsidRDefault="000E541A">
    <w:pPr>
      <w:pStyle w:val="Stopka"/>
      <w:jc w:val="right"/>
      <w:rPr>
        <w:rFonts w:cs="Arial"/>
        <w:sz w:val="16"/>
      </w:rPr>
    </w:pPr>
  </w:p>
  <w:p w14:paraId="3E9F5F41" w14:textId="77777777" w:rsidR="000E541A" w:rsidRPr="00EB7387" w:rsidRDefault="000E541A">
    <w:pPr>
      <w:pStyle w:val="Stopka"/>
      <w:jc w:val="right"/>
      <w:rPr>
        <w:rFonts w:cs="Arial"/>
        <w:sz w:val="16"/>
      </w:rPr>
    </w:pPr>
  </w:p>
  <w:p w14:paraId="031614B0" w14:textId="77777777" w:rsidR="000E541A" w:rsidRPr="00EB7387" w:rsidRDefault="000E541A" w:rsidP="0048212C">
    <w:pPr>
      <w:pStyle w:val="Stopk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9C23A" w14:textId="42048FB8" w:rsidR="000E541A" w:rsidRPr="00EB7387" w:rsidRDefault="000E541A" w:rsidP="004A097B">
    <w:pPr>
      <w:pStyle w:val="Stopka"/>
    </w:pPr>
    <w:r w:rsidRPr="00EB7387">
      <w:t xml:space="preserve">Produkt: </w:t>
    </w:r>
    <w:fldSimple w:instr="DOCPROPERTY  Produkt  \* MERGEFORMAT">
      <w:r w:rsidRPr="00EB7387">
        <w:t>NEUCA.DOK</w:t>
      </w:r>
    </w:fldSimple>
    <w:r w:rsidRPr="00EB7387">
      <w:tab/>
    </w:r>
  </w:p>
  <w:p w14:paraId="270CFDDE" w14:textId="35AF356C" w:rsidR="000E541A" w:rsidRPr="00EB7387" w:rsidRDefault="000E541A" w:rsidP="004A097B">
    <w:pPr>
      <w:pStyle w:val="Stopka"/>
      <w:jc w:val="center"/>
    </w:pPr>
    <w:r w:rsidRPr="00EB7387">
      <w:t xml:space="preserve">Strona </w:t>
    </w:r>
    <w:r w:rsidRPr="00EB7387">
      <w:fldChar w:fldCharType="begin"/>
    </w:r>
    <w:r w:rsidRPr="00EB7387">
      <w:instrText>PAGE   \* MERGEFORMAT</w:instrText>
    </w:r>
    <w:r w:rsidRPr="00EB7387">
      <w:fldChar w:fldCharType="separate"/>
    </w:r>
    <w:r w:rsidR="0075107D" w:rsidRPr="00EB7387">
      <w:t>8</w:t>
    </w:r>
    <w:r w:rsidRPr="00EB7387">
      <w:fldChar w:fldCharType="end"/>
    </w:r>
    <w:r w:rsidR="00B83F5F">
      <w:t xml:space="preserve"> z</w:t>
    </w:r>
    <w:r w:rsidRPr="00EB7387">
      <w:t xml:space="preserve"> </w:t>
    </w:r>
    <w:fldSimple w:instr="DOCPROPERTY  Pages  \* MERGEFORMAT">
      <w:r w:rsidR="00B91CD2">
        <w:t>248</w:t>
      </w:r>
    </w:fldSimple>
  </w:p>
  <w:p w14:paraId="3873FC79" w14:textId="77777777" w:rsidR="000E541A" w:rsidRPr="00EB7387" w:rsidRDefault="000E541A" w:rsidP="004A097B">
    <w:pPr>
      <w:pStyle w:val="Stopka"/>
    </w:pPr>
  </w:p>
  <w:p w14:paraId="54A98B18" w14:textId="77777777" w:rsidR="000E541A" w:rsidRPr="00EB7387" w:rsidRDefault="000E541A" w:rsidP="00392539">
    <w:pPr>
      <w:pStyle w:val="Stopka"/>
      <w:spacing w:after="120"/>
      <w:rPr>
        <w:color w:val="F79646"/>
        <w:spacing w:val="-2"/>
        <w:kern w:val="2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18296"/>
      <w:docPartObj>
        <w:docPartGallery w:val="Page Numbers (Bottom of Page)"/>
        <w:docPartUnique/>
      </w:docPartObj>
    </w:sdtPr>
    <w:sdtContent>
      <w:p w14:paraId="18A5E50D" w14:textId="1A65DB18" w:rsidR="000E541A" w:rsidRPr="00EB7387" w:rsidRDefault="000E541A">
        <w:pPr>
          <w:pStyle w:val="Stopka"/>
          <w:jc w:val="center"/>
        </w:pPr>
        <w:r w:rsidRPr="00EB7387">
          <w:fldChar w:fldCharType="begin"/>
        </w:r>
        <w:r w:rsidRPr="00EB7387">
          <w:instrText xml:space="preserve"> PAGE   \* MERGEFORMAT </w:instrText>
        </w:r>
        <w:r w:rsidRPr="00EB7387">
          <w:fldChar w:fldCharType="separate"/>
        </w:r>
        <w:r w:rsidR="00CB4F80" w:rsidRPr="00EB7387">
          <w:t>92</w:t>
        </w:r>
        <w:r w:rsidRPr="00EB7387">
          <w:fldChar w:fldCharType="end"/>
        </w:r>
      </w:p>
    </w:sdtContent>
  </w:sdt>
  <w:p w14:paraId="7346F1D5" w14:textId="77777777" w:rsidR="000E541A" w:rsidRPr="00EB7387" w:rsidRDefault="000E541A" w:rsidP="0048212C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74CE8" w14:textId="77777777" w:rsidR="00572DB4" w:rsidRPr="00EB7387" w:rsidRDefault="00572DB4">
      <w:r w:rsidRPr="00EB7387">
        <w:separator/>
      </w:r>
    </w:p>
  </w:footnote>
  <w:footnote w:type="continuationSeparator" w:id="0">
    <w:p w14:paraId="6F167C76" w14:textId="77777777" w:rsidR="00572DB4" w:rsidRPr="00EB7387" w:rsidRDefault="00572DB4">
      <w:r w:rsidRPr="00EB7387">
        <w:continuationSeparator/>
      </w:r>
    </w:p>
  </w:footnote>
  <w:footnote w:type="continuationNotice" w:id="1">
    <w:p w14:paraId="54D647BD" w14:textId="77777777" w:rsidR="00572DB4" w:rsidRPr="00EB7387" w:rsidRDefault="00572DB4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752F" w14:textId="77777777" w:rsidR="000E541A" w:rsidRPr="00EB7387" w:rsidRDefault="000E541A" w:rsidP="0048212C">
    <w:pPr>
      <w:autoSpaceDE w:val="0"/>
      <w:autoSpaceDN w:val="0"/>
      <w:adjustRightInd w:val="0"/>
      <w:rPr>
        <w:rFonts w:ascii="MS Shell Dlg" w:hAnsi="MS Shell Dlg" w:cs="MS Shell Dlg"/>
        <w:sz w:val="10"/>
        <w:szCs w:val="10"/>
        <w:lang w:eastAsia="pl-PL"/>
      </w:rPr>
    </w:pPr>
    <w:r w:rsidRPr="00EB7387">
      <w:rPr>
        <w:rFonts w:ascii="Arial" w:hAnsi="Arial" w:cs="Arial"/>
        <w:color w:val="C0C0C0"/>
        <w:szCs w:val="20"/>
      </w:rPr>
      <w:t xml:space="preserve">       </w:t>
    </w:r>
  </w:p>
  <w:p w14:paraId="792A7EC9" w14:textId="77777777" w:rsidR="000E541A" w:rsidRPr="00EB7387" w:rsidRDefault="000E541A" w:rsidP="0048212C">
    <w:pPr>
      <w:pStyle w:val="Nagwek"/>
      <w:rPr>
        <w:rFonts w:ascii="Arial" w:hAnsi="Arial" w:cs="Arial"/>
        <w:color w:val="C0C0C0"/>
        <w:szCs w:val="20"/>
      </w:rPr>
    </w:pPr>
  </w:p>
  <w:p w14:paraId="6E4EE8BE" w14:textId="1F8ED89A" w:rsidR="000E541A" w:rsidRPr="00EB7387" w:rsidRDefault="000E541A" w:rsidP="004D392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51C5F" w14:textId="77777777" w:rsidR="000E541A" w:rsidRPr="00EB7387" w:rsidRDefault="000E541A" w:rsidP="000A3A36">
    <w:pPr>
      <w:pStyle w:val="Nagwek"/>
    </w:pPr>
  </w:p>
  <w:p w14:paraId="69EE573F" w14:textId="635855E2" w:rsidR="000E541A" w:rsidRPr="00EB7387" w:rsidRDefault="000E541A" w:rsidP="000A3A36">
    <w:pPr>
      <w:pStyle w:val="Nagwek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4oCMDly" int2:invalidationBookmarkName="" int2:hashCode="3M0BrmrF0CozIn" int2:id="M2UouWyV">
      <int2:state int2:value="Rejected" int2:type="AugLoop_Text_Critique"/>
    </int2:bookmark>
    <int2:bookmark int2:bookmarkName="_Int_E9YoMhqh" int2:invalidationBookmarkName="" int2:hashCode="zWCF+B3zJ7MgA3" int2:id="TF87uj7G">
      <int2:state int2:value="Rejected" int2:type="AugLoop_Text_Critique"/>
    </int2:bookmark>
    <int2:bookmark int2:bookmarkName="_Int_TojTvcrL" int2:invalidationBookmarkName="" int2:hashCode="3M0BrmrF0CozIn" int2:id="PXS0ZLoz">
      <int2:state int2:value="Rejected" int2:type="AugLoop_Text_Critique"/>
    </int2:bookmark>
    <int2:bookmark int2:bookmarkName="_Int_x2aGcWg9" int2:invalidationBookmarkName="" int2:hashCode="3M0BrmrF0CozIn" int2:id="EQQo5ByS">
      <int2:state int2:value="Rejected" int2:type="AugLoop_Text_Critique"/>
    </int2:bookmark>
    <int2:bookmark int2:bookmarkName="_Int_KEhnSD4e" int2:invalidationBookmarkName="" int2:hashCode="zWCF+B3zJ7MgA3" int2:id="J8Csu6Me">
      <int2:state int2:value="Rejected" int2:type="AugLoop_Text_Critique"/>
    </int2:bookmark>
    <int2:bookmark int2:bookmarkName="_Int_6XcbB7od" int2:invalidationBookmarkName="" int2:hashCode="3M0BrmrF0CozIn" int2:id="31NSwPfI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7BE5C3E"/>
    <w:lvl w:ilvl="0">
      <w:start w:val="1"/>
      <w:numFmt w:val="decimal"/>
      <w:pStyle w:val="Listanumerowana2"/>
      <w:lvlText w:val="%1."/>
      <w:lvlJc w:val="left"/>
      <w:pPr>
        <w:tabs>
          <w:tab w:val="num" w:pos="205"/>
        </w:tabs>
        <w:ind w:left="205" w:hanging="360"/>
      </w:pPr>
    </w:lvl>
  </w:abstractNum>
  <w:abstractNum w:abstractNumId="1" w15:restartNumberingAfterBreak="0">
    <w:nsid w:val="FFFFFF80"/>
    <w:multiLevelType w:val="singleLevel"/>
    <w:tmpl w:val="44FE1B7C"/>
    <w:lvl w:ilvl="0">
      <w:start w:val="1"/>
      <w:numFmt w:val="bullet"/>
      <w:pStyle w:val="Listapunktowan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8A6E0B74"/>
    <w:lvl w:ilvl="0">
      <w:start w:val="1"/>
      <w:numFmt w:val="bullet"/>
      <w:pStyle w:val="Listapunktowan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29420D88"/>
    <w:lvl w:ilvl="0">
      <w:start w:val="1"/>
      <w:numFmt w:val="bullet"/>
      <w:pStyle w:val="Listapunktowan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6AF25292"/>
    <w:lvl w:ilvl="0">
      <w:start w:val="1"/>
      <w:numFmt w:val="bullet"/>
      <w:pStyle w:val="Listapunktowan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A6E08C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5AA25060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02CB4B0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2E07C33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45C7111"/>
    <w:multiLevelType w:val="hybridMultilevel"/>
    <w:tmpl w:val="C186ED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65F8F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46F2763"/>
    <w:multiLevelType w:val="hybridMultilevel"/>
    <w:tmpl w:val="8C400DA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6365A8F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908EBB0"/>
    <w:multiLevelType w:val="hybridMultilevel"/>
    <w:tmpl w:val="FFFFFFFF"/>
    <w:lvl w:ilvl="0" w:tplc="573E5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1CC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648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A5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05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5A0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24A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882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20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228C7"/>
    <w:multiLevelType w:val="hybridMultilevel"/>
    <w:tmpl w:val="29E837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A9230"/>
    <w:multiLevelType w:val="hybridMultilevel"/>
    <w:tmpl w:val="FFFFFFFF"/>
    <w:lvl w:ilvl="0" w:tplc="F6AE1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09E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C09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C1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8E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0C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803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56F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5E4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13C9F"/>
    <w:multiLevelType w:val="hybridMultilevel"/>
    <w:tmpl w:val="A2820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82453"/>
    <w:multiLevelType w:val="hybridMultilevel"/>
    <w:tmpl w:val="FFFFFFFF"/>
    <w:lvl w:ilvl="0" w:tplc="BE94A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C2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43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44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187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1E3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44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AC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400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58B51"/>
    <w:multiLevelType w:val="hybridMultilevel"/>
    <w:tmpl w:val="FFFFFFFF"/>
    <w:lvl w:ilvl="0" w:tplc="36BE78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88C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96A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E6E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E6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02D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B4E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D02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60A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77817"/>
    <w:multiLevelType w:val="hybridMultilevel"/>
    <w:tmpl w:val="FFFFFFFF"/>
    <w:lvl w:ilvl="0" w:tplc="341A4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AEE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9A90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0E5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82A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F6E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68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209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480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17F286"/>
    <w:multiLevelType w:val="hybridMultilevel"/>
    <w:tmpl w:val="FFFFFFFF"/>
    <w:lvl w:ilvl="0" w:tplc="F288E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6C8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4A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B43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2E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167E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424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1C8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D62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C59"/>
    <w:multiLevelType w:val="multilevel"/>
    <w:tmpl w:val="CCD6B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3D4D7540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E2A1CF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5C70F0"/>
    <w:multiLevelType w:val="multilevel"/>
    <w:tmpl w:val="8BD053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2A34A3"/>
    <w:multiLevelType w:val="hybridMultilevel"/>
    <w:tmpl w:val="1150883A"/>
    <w:lvl w:ilvl="0" w:tplc="9FEC9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245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0F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00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848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1AE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CE6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024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38B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9A5830"/>
    <w:multiLevelType w:val="multilevel"/>
    <w:tmpl w:val="8BD053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1545AAA"/>
    <w:multiLevelType w:val="hybridMultilevel"/>
    <w:tmpl w:val="F6385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8849EF"/>
    <w:multiLevelType w:val="hybridMultilevel"/>
    <w:tmpl w:val="3048AD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00451A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496421E"/>
    <w:multiLevelType w:val="multilevel"/>
    <w:tmpl w:val="00506DF8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595E382A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47B0708"/>
    <w:multiLevelType w:val="hybridMultilevel"/>
    <w:tmpl w:val="F482AC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363800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BBD6EA3"/>
    <w:multiLevelType w:val="multilevel"/>
    <w:tmpl w:val="8BD053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5214102"/>
    <w:multiLevelType w:val="hybridMultilevel"/>
    <w:tmpl w:val="6152E1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267569">
    <w:abstractNumId w:val="6"/>
  </w:num>
  <w:num w:numId="2" w16cid:durableId="805004248">
    <w:abstractNumId w:val="4"/>
  </w:num>
  <w:num w:numId="3" w16cid:durableId="604844307">
    <w:abstractNumId w:val="3"/>
  </w:num>
  <w:num w:numId="4" w16cid:durableId="1472096302">
    <w:abstractNumId w:val="2"/>
  </w:num>
  <w:num w:numId="5" w16cid:durableId="2064285098">
    <w:abstractNumId w:val="1"/>
  </w:num>
  <w:num w:numId="6" w16cid:durableId="1014500562">
    <w:abstractNumId w:val="5"/>
  </w:num>
  <w:num w:numId="7" w16cid:durableId="379941028">
    <w:abstractNumId w:val="0"/>
  </w:num>
  <w:num w:numId="8" w16cid:durableId="249318674">
    <w:abstractNumId w:val="22"/>
  </w:num>
  <w:num w:numId="9" w16cid:durableId="2125609262">
    <w:abstractNumId w:val="10"/>
  </w:num>
  <w:num w:numId="10" w16cid:durableId="194975263">
    <w:abstractNumId w:val="24"/>
  </w:num>
  <w:num w:numId="11" w16cid:durableId="1536040153">
    <w:abstractNumId w:val="33"/>
  </w:num>
  <w:num w:numId="12" w16cid:durableId="1509754318">
    <w:abstractNumId w:val="31"/>
  </w:num>
  <w:num w:numId="13" w16cid:durableId="1463039281">
    <w:abstractNumId w:val="29"/>
  </w:num>
  <w:num w:numId="14" w16cid:durableId="1560356846">
    <w:abstractNumId w:val="26"/>
  </w:num>
  <w:num w:numId="15" w16cid:durableId="1774936501">
    <w:abstractNumId w:val="15"/>
  </w:num>
  <w:num w:numId="16" w16cid:durableId="1625699787">
    <w:abstractNumId w:val="36"/>
  </w:num>
  <w:num w:numId="17" w16cid:durableId="725838635">
    <w:abstractNumId w:val="16"/>
  </w:num>
  <w:num w:numId="18" w16cid:durableId="1704791852">
    <w:abstractNumId w:val="21"/>
  </w:num>
  <w:num w:numId="19" w16cid:durableId="2035308439">
    <w:abstractNumId w:val="18"/>
  </w:num>
  <w:num w:numId="20" w16cid:durableId="2075425105">
    <w:abstractNumId w:val="19"/>
  </w:num>
  <w:num w:numId="21" w16cid:durableId="225381551">
    <w:abstractNumId w:val="20"/>
  </w:num>
  <w:num w:numId="22" w16cid:durableId="225073717">
    <w:abstractNumId w:val="14"/>
  </w:num>
  <w:num w:numId="23" w16cid:durableId="1783643163">
    <w:abstractNumId w:val="12"/>
  </w:num>
  <w:num w:numId="24" w16cid:durableId="126319139">
    <w:abstractNumId w:val="28"/>
  </w:num>
  <w:num w:numId="25" w16cid:durableId="434836107">
    <w:abstractNumId w:val="17"/>
  </w:num>
  <w:num w:numId="26" w16cid:durableId="602419134">
    <w:abstractNumId w:val="30"/>
  </w:num>
  <w:num w:numId="27" w16cid:durableId="1755200837">
    <w:abstractNumId w:val="27"/>
  </w:num>
  <w:num w:numId="28" w16cid:durableId="767846506">
    <w:abstractNumId w:val="8"/>
  </w:num>
  <w:num w:numId="29" w16cid:durableId="335379934">
    <w:abstractNumId w:val="11"/>
  </w:num>
  <w:num w:numId="30" w16cid:durableId="957294987">
    <w:abstractNumId w:val="9"/>
  </w:num>
  <w:num w:numId="31" w16cid:durableId="953749281">
    <w:abstractNumId w:val="13"/>
  </w:num>
  <w:num w:numId="32" w16cid:durableId="299191482">
    <w:abstractNumId w:val="25"/>
  </w:num>
  <w:num w:numId="33" w16cid:durableId="205610221">
    <w:abstractNumId w:val="23"/>
  </w:num>
  <w:num w:numId="34" w16cid:durableId="2074304884">
    <w:abstractNumId w:val="35"/>
  </w:num>
  <w:num w:numId="35" w16cid:durableId="1385982711">
    <w:abstractNumId w:val="32"/>
  </w:num>
  <w:num w:numId="36" w16cid:durableId="2033802882">
    <w:abstractNumId w:val="34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wa Spiechowicz">
    <w15:presenceInfo w15:providerId="AD" w15:userId="S::espiechowicz@neuca.pl::04644ed4-59be-4c41-8a7d-67a415eb5653"/>
  </w15:person>
  <w15:person w15:author="Filip Wilczyński">
    <w15:presenceInfo w15:providerId="AD" w15:userId="S::filip.wilczynski@xentivo.pl::c4098ec4-7eaf-41a1-8372-0dd63de290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949"/>
    <w:rsid w:val="0000016E"/>
    <w:rsid w:val="00000391"/>
    <w:rsid w:val="00000504"/>
    <w:rsid w:val="00000833"/>
    <w:rsid w:val="00000896"/>
    <w:rsid w:val="00000923"/>
    <w:rsid w:val="00000A27"/>
    <w:rsid w:val="00000AFC"/>
    <w:rsid w:val="00000B9A"/>
    <w:rsid w:val="00000DBD"/>
    <w:rsid w:val="00000E5E"/>
    <w:rsid w:val="00000EC1"/>
    <w:rsid w:val="00000FD3"/>
    <w:rsid w:val="0000105B"/>
    <w:rsid w:val="00001134"/>
    <w:rsid w:val="00001319"/>
    <w:rsid w:val="000017C4"/>
    <w:rsid w:val="00001A36"/>
    <w:rsid w:val="00001C04"/>
    <w:rsid w:val="00001F8A"/>
    <w:rsid w:val="00002056"/>
    <w:rsid w:val="000021B4"/>
    <w:rsid w:val="000022B2"/>
    <w:rsid w:val="000023F3"/>
    <w:rsid w:val="00002455"/>
    <w:rsid w:val="0000274B"/>
    <w:rsid w:val="00002923"/>
    <w:rsid w:val="000029EE"/>
    <w:rsid w:val="00002DCD"/>
    <w:rsid w:val="00002F8C"/>
    <w:rsid w:val="00003054"/>
    <w:rsid w:val="0000323F"/>
    <w:rsid w:val="000034EA"/>
    <w:rsid w:val="0000377F"/>
    <w:rsid w:val="00003951"/>
    <w:rsid w:val="00003CCF"/>
    <w:rsid w:val="00003E26"/>
    <w:rsid w:val="00003F00"/>
    <w:rsid w:val="00003FCC"/>
    <w:rsid w:val="000040B0"/>
    <w:rsid w:val="00004A9F"/>
    <w:rsid w:val="00004D6F"/>
    <w:rsid w:val="00004E83"/>
    <w:rsid w:val="00004F10"/>
    <w:rsid w:val="000050E2"/>
    <w:rsid w:val="000052BA"/>
    <w:rsid w:val="000052E4"/>
    <w:rsid w:val="000053D3"/>
    <w:rsid w:val="000054DB"/>
    <w:rsid w:val="00005955"/>
    <w:rsid w:val="00005C1B"/>
    <w:rsid w:val="00005E09"/>
    <w:rsid w:val="0000616F"/>
    <w:rsid w:val="0000625F"/>
    <w:rsid w:val="00006262"/>
    <w:rsid w:val="00006712"/>
    <w:rsid w:val="00006835"/>
    <w:rsid w:val="00006A5C"/>
    <w:rsid w:val="00006C90"/>
    <w:rsid w:val="00006DD5"/>
    <w:rsid w:val="00007172"/>
    <w:rsid w:val="00007453"/>
    <w:rsid w:val="0000756F"/>
    <w:rsid w:val="00007634"/>
    <w:rsid w:val="00007697"/>
    <w:rsid w:val="000076B9"/>
    <w:rsid w:val="000078AF"/>
    <w:rsid w:val="00007A7A"/>
    <w:rsid w:val="00007B26"/>
    <w:rsid w:val="00007DE3"/>
    <w:rsid w:val="0001006D"/>
    <w:rsid w:val="0001034D"/>
    <w:rsid w:val="00010401"/>
    <w:rsid w:val="00010516"/>
    <w:rsid w:val="00010537"/>
    <w:rsid w:val="00010671"/>
    <w:rsid w:val="00010C7C"/>
    <w:rsid w:val="00010DB7"/>
    <w:rsid w:val="00010E86"/>
    <w:rsid w:val="00010F7C"/>
    <w:rsid w:val="000110A1"/>
    <w:rsid w:val="00011103"/>
    <w:rsid w:val="00011193"/>
    <w:rsid w:val="000115C4"/>
    <w:rsid w:val="000117BA"/>
    <w:rsid w:val="000118FE"/>
    <w:rsid w:val="00011A61"/>
    <w:rsid w:val="00011B88"/>
    <w:rsid w:val="00011B9C"/>
    <w:rsid w:val="00011CF9"/>
    <w:rsid w:val="00011FE7"/>
    <w:rsid w:val="000129F0"/>
    <w:rsid w:val="00012C3D"/>
    <w:rsid w:val="00012D59"/>
    <w:rsid w:val="00012DFA"/>
    <w:rsid w:val="0001302F"/>
    <w:rsid w:val="00013042"/>
    <w:rsid w:val="0001310E"/>
    <w:rsid w:val="0001325E"/>
    <w:rsid w:val="0001326A"/>
    <w:rsid w:val="00013352"/>
    <w:rsid w:val="000134CC"/>
    <w:rsid w:val="00013551"/>
    <w:rsid w:val="00013616"/>
    <w:rsid w:val="000136E7"/>
    <w:rsid w:val="000137A0"/>
    <w:rsid w:val="00013888"/>
    <w:rsid w:val="000138CA"/>
    <w:rsid w:val="00013953"/>
    <w:rsid w:val="00013AE9"/>
    <w:rsid w:val="00013CF6"/>
    <w:rsid w:val="00013D64"/>
    <w:rsid w:val="00013E4C"/>
    <w:rsid w:val="0001413F"/>
    <w:rsid w:val="00014838"/>
    <w:rsid w:val="00014A81"/>
    <w:rsid w:val="00014F46"/>
    <w:rsid w:val="00014F75"/>
    <w:rsid w:val="000150C7"/>
    <w:rsid w:val="0001515B"/>
    <w:rsid w:val="00015202"/>
    <w:rsid w:val="00015262"/>
    <w:rsid w:val="00015311"/>
    <w:rsid w:val="00015334"/>
    <w:rsid w:val="000153EE"/>
    <w:rsid w:val="0001544E"/>
    <w:rsid w:val="00015467"/>
    <w:rsid w:val="0001548F"/>
    <w:rsid w:val="00015771"/>
    <w:rsid w:val="00015937"/>
    <w:rsid w:val="000159CD"/>
    <w:rsid w:val="00015A7F"/>
    <w:rsid w:val="00015C61"/>
    <w:rsid w:val="00015FD4"/>
    <w:rsid w:val="00016117"/>
    <w:rsid w:val="00016227"/>
    <w:rsid w:val="0001626B"/>
    <w:rsid w:val="00016528"/>
    <w:rsid w:val="000165B4"/>
    <w:rsid w:val="0001664C"/>
    <w:rsid w:val="00016651"/>
    <w:rsid w:val="00016695"/>
    <w:rsid w:val="000166A6"/>
    <w:rsid w:val="00016A3B"/>
    <w:rsid w:val="00016FBF"/>
    <w:rsid w:val="000170BC"/>
    <w:rsid w:val="000171B6"/>
    <w:rsid w:val="000172C7"/>
    <w:rsid w:val="00017330"/>
    <w:rsid w:val="00017400"/>
    <w:rsid w:val="0001771A"/>
    <w:rsid w:val="00017824"/>
    <w:rsid w:val="00017A45"/>
    <w:rsid w:val="00017B39"/>
    <w:rsid w:val="00017BAE"/>
    <w:rsid w:val="00017D5C"/>
    <w:rsid w:val="00017FF8"/>
    <w:rsid w:val="000202B9"/>
    <w:rsid w:val="000202E9"/>
    <w:rsid w:val="000204AF"/>
    <w:rsid w:val="000207CF"/>
    <w:rsid w:val="00020BC4"/>
    <w:rsid w:val="00020C87"/>
    <w:rsid w:val="00020DA4"/>
    <w:rsid w:val="00020E8E"/>
    <w:rsid w:val="00020E90"/>
    <w:rsid w:val="00020F2E"/>
    <w:rsid w:val="000215C1"/>
    <w:rsid w:val="0002168F"/>
    <w:rsid w:val="0002187D"/>
    <w:rsid w:val="000219D5"/>
    <w:rsid w:val="00021A72"/>
    <w:rsid w:val="00021ABF"/>
    <w:rsid w:val="00021C48"/>
    <w:rsid w:val="00021F3D"/>
    <w:rsid w:val="00021F6A"/>
    <w:rsid w:val="00022150"/>
    <w:rsid w:val="0002252A"/>
    <w:rsid w:val="000226A8"/>
    <w:rsid w:val="000228AB"/>
    <w:rsid w:val="00022BD0"/>
    <w:rsid w:val="00022C9C"/>
    <w:rsid w:val="00022CF5"/>
    <w:rsid w:val="00022D70"/>
    <w:rsid w:val="0002342F"/>
    <w:rsid w:val="000235C7"/>
    <w:rsid w:val="0002382A"/>
    <w:rsid w:val="00023D09"/>
    <w:rsid w:val="00023E8A"/>
    <w:rsid w:val="0002401D"/>
    <w:rsid w:val="00024181"/>
    <w:rsid w:val="000245BD"/>
    <w:rsid w:val="00024781"/>
    <w:rsid w:val="00024B5D"/>
    <w:rsid w:val="00024B73"/>
    <w:rsid w:val="00024C10"/>
    <w:rsid w:val="00024C89"/>
    <w:rsid w:val="00024EE5"/>
    <w:rsid w:val="00024F2E"/>
    <w:rsid w:val="00024F7E"/>
    <w:rsid w:val="00025191"/>
    <w:rsid w:val="00025276"/>
    <w:rsid w:val="000256BC"/>
    <w:rsid w:val="00025A79"/>
    <w:rsid w:val="00025F45"/>
    <w:rsid w:val="00025FC4"/>
    <w:rsid w:val="0002600B"/>
    <w:rsid w:val="0002623D"/>
    <w:rsid w:val="0002635E"/>
    <w:rsid w:val="0002658C"/>
    <w:rsid w:val="000266AD"/>
    <w:rsid w:val="000266E8"/>
    <w:rsid w:val="00026705"/>
    <w:rsid w:val="0002677F"/>
    <w:rsid w:val="00026794"/>
    <w:rsid w:val="00026C2E"/>
    <w:rsid w:val="00026DEE"/>
    <w:rsid w:val="00026E21"/>
    <w:rsid w:val="00027223"/>
    <w:rsid w:val="000273AB"/>
    <w:rsid w:val="0002785B"/>
    <w:rsid w:val="000278CD"/>
    <w:rsid w:val="00027B77"/>
    <w:rsid w:val="00027F77"/>
    <w:rsid w:val="00027FE3"/>
    <w:rsid w:val="00030058"/>
    <w:rsid w:val="0003039E"/>
    <w:rsid w:val="0003042F"/>
    <w:rsid w:val="00030443"/>
    <w:rsid w:val="0003060D"/>
    <w:rsid w:val="000309A1"/>
    <w:rsid w:val="000309D6"/>
    <w:rsid w:val="00030E8A"/>
    <w:rsid w:val="00031139"/>
    <w:rsid w:val="000311A1"/>
    <w:rsid w:val="00031434"/>
    <w:rsid w:val="000315CE"/>
    <w:rsid w:val="0003173D"/>
    <w:rsid w:val="0003189E"/>
    <w:rsid w:val="000318E2"/>
    <w:rsid w:val="000318F1"/>
    <w:rsid w:val="00031A94"/>
    <w:rsid w:val="00031B21"/>
    <w:rsid w:val="00031BB3"/>
    <w:rsid w:val="00031CE8"/>
    <w:rsid w:val="00031D2B"/>
    <w:rsid w:val="00032279"/>
    <w:rsid w:val="000322AD"/>
    <w:rsid w:val="000325B0"/>
    <w:rsid w:val="00032744"/>
    <w:rsid w:val="0003289E"/>
    <w:rsid w:val="00032C6A"/>
    <w:rsid w:val="00032F5A"/>
    <w:rsid w:val="000330EA"/>
    <w:rsid w:val="00033290"/>
    <w:rsid w:val="000332C2"/>
    <w:rsid w:val="0003331D"/>
    <w:rsid w:val="000333B7"/>
    <w:rsid w:val="00033477"/>
    <w:rsid w:val="0003398D"/>
    <w:rsid w:val="000339BA"/>
    <w:rsid w:val="00033A1C"/>
    <w:rsid w:val="00033BAB"/>
    <w:rsid w:val="00033CC1"/>
    <w:rsid w:val="00033DE6"/>
    <w:rsid w:val="00033F44"/>
    <w:rsid w:val="000340DE"/>
    <w:rsid w:val="0003426F"/>
    <w:rsid w:val="000342B0"/>
    <w:rsid w:val="0003443C"/>
    <w:rsid w:val="000348DE"/>
    <w:rsid w:val="00034B54"/>
    <w:rsid w:val="00035012"/>
    <w:rsid w:val="000350F1"/>
    <w:rsid w:val="000350F9"/>
    <w:rsid w:val="0003519F"/>
    <w:rsid w:val="00035B15"/>
    <w:rsid w:val="00035BC9"/>
    <w:rsid w:val="00035C03"/>
    <w:rsid w:val="00035D8A"/>
    <w:rsid w:val="000360E7"/>
    <w:rsid w:val="00036462"/>
    <w:rsid w:val="00036691"/>
    <w:rsid w:val="00036979"/>
    <w:rsid w:val="00036B9E"/>
    <w:rsid w:val="00036FFD"/>
    <w:rsid w:val="00037229"/>
    <w:rsid w:val="00037469"/>
    <w:rsid w:val="0003756B"/>
    <w:rsid w:val="00037769"/>
    <w:rsid w:val="00037A17"/>
    <w:rsid w:val="00037AD0"/>
    <w:rsid w:val="00037BE0"/>
    <w:rsid w:val="00037D2C"/>
    <w:rsid w:val="00037E1D"/>
    <w:rsid w:val="00037E97"/>
    <w:rsid w:val="00040258"/>
    <w:rsid w:val="000402E2"/>
    <w:rsid w:val="0004047B"/>
    <w:rsid w:val="000404A5"/>
    <w:rsid w:val="00040607"/>
    <w:rsid w:val="00040B42"/>
    <w:rsid w:val="00040EAC"/>
    <w:rsid w:val="00040F65"/>
    <w:rsid w:val="00040FB6"/>
    <w:rsid w:val="000411C2"/>
    <w:rsid w:val="0004121A"/>
    <w:rsid w:val="00041382"/>
    <w:rsid w:val="000413F5"/>
    <w:rsid w:val="000414F2"/>
    <w:rsid w:val="000415BC"/>
    <w:rsid w:val="00041B2F"/>
    <w:rsid w:val="00041CE8"/>
    <w:rsid w:val="00041D12"/>
    <w:rsid w:val="00042384"/>
    <w:rsid w:val="000424B2"/>
    <w:rsid w:val="00042770"/>
    <w:rsid w:val="0004296F"/>
    <w:rsid w:val="0004299D"/>
    <w:rsid w:val="00042A93"/>
    <w:rsid w:val="00042AE0"/>
    <w:rsid w:val="00042CC2"/>
    <w:rsid w:val="00042D10"/>
    <w:rsid w:val="00042E5D"/>
    <w:rsid w:val="00042F65"/>
    <w:rsid w:val="000432C2"/>
    <w:rsid w:val="000432EE"/>
    <w:rsid w:val="00043704"/>
    <w:rsid w:val="0004380C"/>
    <w:rsid w:val="000439DD"/>
    <w:rsid w:val="00044114"/>
    <w:rsid w:val="000442DC"/>
    <w:rsid w:val="0004440F"/>
    <w:rsid w:val="0004466A"/>
    <w:rsid w:val="000446F4"/>
    <w:rsid w:val="000447A9"/>
    <w:rsid w:val="0004482E"/>
    <w:rsid w:val="00044907"/>
    <w:rsid w:val="00044ABC"/>
    <w:rsid w:val="00044BC4"/>
    <w:rsid w:val="00044D48"/>
    <w:rsid w:val="00044EE8"/>
    <w:rsid w:val="00045672"/>
    <w:rsid w:val="000458AA"/>
    <w:rsid w:val="0004592F"/>
    <w:rsid w:val="000459EC"/>
    <w:rsid w:val="00045A0F"/>
    <w:rsid w:val="00045B09"/>
    <w:rsid w:val="00045C04"/>
    <w:rsid w:val="00045D25"/>
    <w:rsid w:val="00045E56"/>
    <w:rsid w:val="00045FE2"/>
    <w:rsid w:val="00045FE8"/>
    <w:rsid w:val="0004678D"/>
    <w:rsid w:val="000467E4"/>
    <w:rsid w:val="00046830"/>
    <w:rsid w:val="000468AC"/>
    <w:rsid w:val="000468EC"/>
    <w:rsid w:val="00046AA4"/>
    <w:rsid w:val="00046AAC"/>
    <w:rsid w:val="00046BB1"/>
    <w:rsid w:val="00046F70"/>
    <w:rsid w:val="00047173"/>
    <w:rsid w:val="00047250"/>
    <w:rsid w:val="00047432"/>
    <w:rsid w:val="0004753F"/>
    <w:rsid w:val="00047636"/>
    <w:rsid w:val="000476B0"/>
    <w:rsid w:val="0004776E"/>
    <w:rsid w:val="00047824"/>
    <w:rsid w:val="00047A5A"/>
    <w:rsid w:val="00047C06"/>
    <w:rsid w:val="00047E80"/>
    <w:rsid w:val="00050472"/>
    <w:rsid w:val="000508CC"/>
    <w:rsid w:val="00050911"/>
    <w:rsid w:val="00050937"/>
    <w:rsid w:val="00050AC0"/>
    <w:rsid w:val="00050E42"/>
    <w:rsid w:val="00050F04"/>
    <w:rsid w:val="000511BE"/>
    <w:rsid w:val="00051249"/>
    <w:rsid w:val="00051286"/>
    <w:rsid w:val="0005137D"/>
    <w:rsid w:val="00051450"/>
    <w:rsid w:val="000523C4"/>
    <w:rsid w:val="00052476"/>
    <w:rsid w:val="00052600"/>
    <w:rsid w:val="00052621"/>
    <w:rsid w:val="00052664"/>
    <w:rsid w:val="0005266A"/>
    <w:rsid w:val="0005269E"/>
    <w:rsid w:val="00052705"/>
    <w:rsid w:val="00052792"/>
    <w:rsid w:val="000527C0"/>
    <w:rsid w:val="000528B0"/>
    <w:rsid w:val="00052BDB"/>
    <w:rsid w:val="00052F94"/>
    <w:rsid w:val="000530A9"/>
    <w:rsid w:val="0005315B"/>
    <w:rsid w:val="00053275"/>
    <w:rsid w:val="0005329B"/>
    <w:rsid w:val="0005335F"/>
    <w:rsid w:val="00053361"/>
    <w:rsid w:val="00053537"/>
    <w:rsid w:val="00053B07"/>
    <w:rsid w:val="00053C9C"/>
    <w:rsid w:val="00054014"/>
    <w:rsid w:val="00054124"/>
    <w:rsid w:val="000541FC"/>
    <w:rsid w:val="0005475F"/>
    <w:rsid w:val="000548D7"/>
    <w:rsid w:val="00054F6A"/>
    <w:rsid w:val="00055064"/>
    <w:rsid w:val="000550A4"/>
    <w:rsid w:val="00055336"/>
    <w:rsid w:val="00055649"/>
    <w:rsid w:val="000556D9"/>
    <w:rsid w:val="00055764"/>
    <w:rsid w:val="0005580F"/>
    <w:rsid w:val="00055A5B"/>
    <w:rsid w:val="00055FDD"/>
    <w:rsid w:val="00056391"/>
    <w:rsid w:val="0005653A"/>
    <w:rsid w:val="000566E4"/>
    <w:rsid w:val="00056803"/>
    <w:rsid w:val="000569E0"/>
    <w:rsid w:val="00056BBB"/>
    <w:rsid w:val="00056C1E"/>
    <w:rsid w:val="00056C85"/>
    <w:rsid w:val="00056CEB"/>
    <w:rsid w:val="00056E76"/>
    <w:rsid w:val="00056E99"/>
    <w:rsid w:val="00056F8B"/>
    <w:rsid w:val="00057116"/>
    <w:rsid w:val="000572B2"/>
    <w:rsid w:val="000573A2"/>
    <w:rsid w:val="000574DA"/>
    <w:rsid w:val="0005769C"/>
    <w:rsid w:val="00057C59"/>
    <w:rsid w:val="00057FF5"/>
    <w:rsid w:val="00060156"/>
    <w:rsid w:val="00060302"/>
    <w:rsid w:val="000603BE"/>
    <w:rsid w:val="0006080F"/>
    <w:rsid w:val="00060959"/>
    <w:rsid w:val="000609DD"/>
    <w:rsid w:val="00060EE5"/>
    <w:rsid w:val="00060F7D"/>
    <w:rsid w:val="0006149F"/>
    <w:rsid w:val="0006180D"/>
    <w:rsid w:val="0006186B"/>
    <w:rsid w:val="000618C6"/>
    <w:rsid w:val="000619B1"/>
    <w:rsid w:val="00061C2E"/>
    <w:rsid w:val="00061ECC"/>
    <w:rsid w:val="00061F24"/>
    <w:rsid w:val="00061FCA"/>
    <w:rsid w:val="00062243"/>
    <w:rsid w:val="00062344"/>
    <w:rsid w:val="00062644"/>
    <w:rsid w:val="000627D0"/>
    <w:rsid w:val="00062CC7"/>
    <w:rsid w:val="000631E3"/>
    <w:rsid w:val="00063492"/>
    <w:rsid w:val="00063589"/>
    <w:rsid w:val="000637D0"/>
    <w:rsid w:val="00063824"/>
    <w:rsid w:val="00063B0A"/>
    <w:rsid w:val="00063BDF"/>
    <w:rsid w:val="00063C42"/>
    <w:rsid w:val="00063CCC"/>
    <w:rsid w:val="00063CDB"/>
    <w:rsid w:val="00063DCA"/>
    <w:rsid w:val="00063EFE"/>
    <w:rsid w:val="00063FC7"/>
    <w:rsid w:val="00064273"/>
    <w:rsid w:val="00064397"/>
    <w:rsid w:val="000645D6"/>
    <w:rsid w:val="000646CF"/>
    <w:rsid w:val="000647C4"/>
    <w:rsid w:val="00064917"/>
    <w:rsid w:val="00064B1B"/>
    <w:rsid w:val="00064C40"/>
    <w:rsid w:val="00064E2C"/>
    <w:rsid w:val="00064EAD"/>
    <w:rsid w:val="0006513C"/>
    <w:rsid w:val="000651C4"/>
    <w:rsid w:val="0006535F"/>
    <w:rsid w:val="00065B90"/>
    <w:rsid w:val="00066086"/>
    <w:rsid w:val="00066687"/>
    <w:rsid w:val="0006681B"/>
    <w:rsid w:val="00066C42"/>
    <w:rsid w:val="00066CB4"/>
    <w:rsid w:val="00066CF8"/>
    <w:rsid w:val="00066DB7"/>
    <w:rsid w:val="00066F03"/>
    <w:rsid w:val="00067040"/>
    <w:rsid w:val="000670DA"/>
    <w:rsid w:val="0006715D"/>
    <w:rsid w:val="0006725F"/>
    <w:rsid w:val="0006734F"/>
    <w:rsid w:val="0006765E"/>
    <w:rsid w:val="00067A03"/>
    <w:rsid w:val="00067AE3"/>
    <w:rsid w:val="00067CCF"/>
    <w:rsid w:val="00067DD6"/>
    <w:rsid w:val="00067FAE"/>
    <w:rsid w:val="000701A9"/>
    <w:rsid w:val="000701D2"/>
    <w:rsid w:val="0007028F"/>
    <w:rsid w:val="00070650"/>
    <w:rsid w:val="00070762"/>
    <w:rsid w:val="00070884"/>
    <w:rsid w:val="00070A2C"/>
    <w:rsid w:val="00070A3B"/>
    <w:rsid w:val="00070B43"/>
    <w:rsid w:val="00070E62"/>
    <w:rsid w:val="00071191"/>
    <w:rsid w:val="000711CF"/>
    <w:rsid w:val="00071304"/>
    <w:rsid w:val="000716AC"/>
    <w:rsid w:val="000717A0"/>
    <w:rsid w:val="00071BCC"/>
    <w:rsid w:val="00071F5D"/>
    <w:rsid w:val="00071F81"/>
    <w:rsid w:val="0007204F"/>
    <w:rsid w:val="0007211D"/>
    <w:rsid w:val="0007220E"/>
    <w:rsid w:val="00072237"/>
    <w:rsid w:val="0007234F"/>
    <w:rsid w:val="000727C3"/>
    <w:rsid w:val="00072AE7"/>
    <w:rsid w:val="00072DD1"/>
    <w:rsid w:val="00072F38"/>
    <w:rsid w:val="000731CF"/>
    <w:rsid w:val="00073597"/>
    <w:rsid w:val="00073708"/>
    <w:rsid w:val="0007371F"/>
    <w:rsid w:val="0007383E"/>
    <w:rsid w:val="00073A5C"/>
    <w:rsid w:val="00073BC5"/>
    <w:rsid w:val="00073CE6"/>
    <w:rsid w:val="00073DDE"/>
    <w:rsid w:val="00074061"/>
    <w:rsid w:val="00074142"/>
    <w:rsid w:val="000741ED"/>
    <w:rsid w:val="0007420F"/>
    <w:rsid w:val="0007428F"/>
    <w:rsid w:val="000742D0"/>
    <w:rsid w:val="000742EC"/>
    <w:rsid w:val="0007433F"/>
    <w:rsid w:val="000743D9"/>
    <w:rsid w:val="00074D42"/>
    <w:rsid w:val="00074DAC"/>
    <w:rsid w:val="00074F41"/>
    <w:rsid w:val="00074FCA"/>
    <w:rsid w:val="000751BD"/>
    <w:rsid w:val="00075640"/>
    <w:rsid w:val="00075CAA"/>
    <w:rsid w:val="00075CB0"/>
    <w:rsid w:val="00075CD2"/>
    <w:rsid w:val="00075D28"/>
    <w:rsid w:val="00075DFD"/>
    <w:rsid w:val="0007601A"/>
    <w:rsid w:val="0007605A"/>
    <w:rsid w:val="000760E1"/>
    <w:rsid w:val="00076264"/>
    <w:rsid w:val="00076358"/>
    <w:rsid w:val="000763C7"/>
    <w:rsid w:val="000763CF"/>
    <w:rsid w:val="000763F3"/>
    <w:rsid w:val="0007658F"/>
    <w:rsid w:val="00076769"/>
    <w:rsid w:val="0007683C"/>
    <w:rsid w:val="000768AA"/>
    <w:rsid w:val="00076C54"/>
    <w:rsid w:val="00076D07"/>
    <w:rsid w:val="00076FA9"/>
    <w:rsid w:val="000772C7"/>
    <w:rsid w:val="000776BE"/>
    <w:rsid w:val="0007781A"/>
    <w:rsid w:val="00077E82"/>
    <w:rsid w:val="00080065"/>
    <w:rsid w:val="00080573"/>
    <w:rsid w:val="000806A8"/>
    <w:rsid w:val="000806F3"/>
    <w:rsid w:val="00080736"/>
    <w:rsid w:val="00080795"/>
    <w:rsid w:val="00080A1B"/>
    <w:rsid w:val="00080AAB"/>
    <w:rsid w:val="00080AD3"/>
    <w:rsid w:val="00080B20"/>
    <w:rsid w:val="00080BDF"/>
    <w:rsid w:val="00080C2B"/>
    <w:rsid w:val="00080F1C"/>
    <w:rsid w:val="0008104E"/>
    <w:rsid w:val="00081102"/>
    <w:rsid w:val="00081128"/>
    <w:rsid w:val="00081488"/>
    <w:rsid w:val="00081644"/>
    <w:rsid w:val="00081A74"/>
    <w:rsid w:val="00081AA2"/>
    <w:rsid w:val="00081D68"/>
    <w:rsid w:val="00081E6D"/>
    <w:rsid w:val="00081F33"/>
    <w:rsid w:val="0008221B"/>
    <w:rsid w:val="0008224D"/>
    <w:rsid w:val="0008225B"/>
    <w:rsid w:val="000822CA"/>
    <w:rsid w:val="00082391"/>
    <w:rsid w:val="00082A05"/>
    <w:rsid w:val="00082A7A"/>
    <w:rsid w:val="00082AA7"/>
    <w:rsid w:val="00082BAA"/>
    <w:rsid w:val="00082C1A"/>
    <w:rsid w:val="00082D20"/>
    <w:rsid w:val="00082E2E"/>
    <w:rsid w:val="00082E37"/>
    <w:rsid w:val="000830B1"/>
    <w:rsid w:val="0008329A"/>
    <w:rsid w:val="000832D2"/>
    <w:rsid w:val="0008334F"/>
    <w:rsid w:val="000837ED"/>
    <w:rsid w:val="00083810"/>
    <w:rsid w:val="000839B4"/>
    <w:rsid w:val="00083CE4"/>
    <w:rsid w:val="00083EA4"/>
    <w:rsid w:val="000841F8"/>
    <w:rsid w:val="00084240"/>
    <w:rsid w:val="00084490"/>
    <w:rsid w:val="00084633"/>
    <w:rsid w:val="00084808"/>
    <w:rsid w:val="00084897"/>
    <w:rsid w:val="000848D8"/>
    <w:rsid w:val="00084A6B"/>
    <w:rsid w:val="00084CF8"/>
    <w:rsid w:val="00084CFE"/>
    <w:rsid w:val="00084E8A"/>
    <w:rsid w:val="00084FAF"/>
    <w:rsid w:val="000850F9"/>
    <w:rsid w:val="00085142"/>
    <w:rsid w:val="00085240"/>
    <w:rsid w:val="000852CB"/>
    <w:rsid w:val="00085443"/>
    <w:rsid w:val="000855D7"/>
    <w:rsid w:val="0008569D"/>
    <w:rsid w:val="00085825"/>
    <w:rsid w:val="000858FC"/>
    <w:rsid w:val="00085B77"/>
    <w:rsid w:val="00085CB0"/>
    <w:rsid w:val="00085ECF"/>
    <w:rsid w:val="00085F63"/>
    <w:rsid w:val="0008616F"/>
    <w:rsid w:val="000865B5"/>
    <w:rsid w:val="00086901"/>
    <w:rsid w:val="00086A53"/>
    <w:rsid w:val="00086A5A"/>
    <w:rsid w:val="00086AE0"/>
    <w:rsid w:val="00086C73"/>
    <w:rsid w:val="00086CF0"/>
    <w:rsid w:val="00086FE8"/>
    <w:rsid w:val="00087138"/>
    <w:rsid w:val="000872C4"/>
    <w:rsid w:val="00087385"/>
    <w:rsid w:val="00087498"/>
    <w:rsid w:val="0008768C"/>
    <w:rsid w:val="000878FF"/>
    <w:rsid w:val="000879A9"/>
    <w:rsid w:val="00087D26"/>
    <w:rsid w:val="00087E76"/>
    <w:rsid w:val="00087FBA"/>
    <w:rsid w:val="00090133"/>
    <w:rsid w:val="000902CB"/>
    <w:rsid w:val="00090316"/>
    <w:rsid w:val="0009031D"/>
    <w:rsid w:val="0009049E"/>
    <w:rsid w:val="000906CE"/>
    <w:rsid w:val="00090885"/>
    <w:rsid w:val="00090D6E"/>
    <w:rsid w:val="000911E2"/>
    <w:rsid w:val="0009126D"/>
    <w:rsid w:val="00091358"/>
    <w:rsid w:val="000913B4"/>
    <w:rsid w:val="000915DD"/>
    <w:rsid w:val="00091786"/>
    <w:rsid w:val="0009195E"/>
    <w:rsid w:val="00091C00"/>
    <w:rsid w:val="00091CE1"/>
    <w:rsid w:val="00091E24"/>
    <w:rsid w:val="00091EBD"/>
    <w:rsid w:val="00091F02"/>
    <w:rsid w:val="00091FD6"/>
    <w:rsid w:val="00091FFB"/>
    <w:rsid w:val="000920AA"/>
    <w:rsid w:val="00092151"/>
    <w:rsid w:val="00092246"/>
    <w:rsid w:val="000925C1"/>
    <w:rsid w:val="000927CF"/>
    <w:rsid w:val="00092B70"/>
    <w:rsid w:val="00092CCE"/>
    <w:rsid w:val="00092F88"/>
    <w:rsid w:val="00093058"/>
    <w:rsid w:val="0009307E"/>
    <w:rsid w:val="000931F6"/>
    <w:rsid w:val="0009335D"/>
    <w:rsid w:val="00093653"/>
    <w:rsid w:val="00093676"/>
    <w:rsid w:val="0009367C"/>
    <w:rsid w:val="00093939"/>
    <w:rsid w:val="00093A53"/>
    <w:rsid w:val="00093AA2"/>
    <w:rsid w:val="00093CF2"/>
    <w:rsid w:val="00093D85"/>
    <w:rsid w:val="00094228"/>
    <w:rsid w:val="00094492"/>
    <w:rsid w:val="000944F6"/>
    <w:rsid w:val="000948B6"/>
    <w:rsid w:val="000948C2"/>
    <w:rsid w:val="000949FC"/>
    <w:rsid w:val="00094C92"/>
    <w:rsid w:val="00094DDF"/>
    <w:rsid w:val="00094DEC"/>
    <w:rsid w:val="00094E06"/>
    <w:rsid w:val="00094F2D"/>
    <w:rsid w:val="00094F4F"/>
    <w:rsid w:val="000950CE"/>
    <w:rsid w:val="000950D6"/>
    <w:rsid w:val="0009518C"/>
    <w:rsid w:val="000952A6"/>
    <w:rsid w:val="00095354"/>
    <w:rsid w:val="000953FB"/>
    <w:rsid w:val="000954E7"/>
    <w:rsid w:val="000955EF"/>
    <w:rsid w:val="00095980"/>
    <w:rsid w:val="00095A92"/>
    <w:rsid w:val="00095C6F"/>
    <w:rsid w:val="00095C9A"/>
    <w:rsid w:val="00095DAE"/>
    <w:rsid w:val="00095EB3"/>
    <w:rsid w:val="00095EBC"/>
    <w:rsid w:val="00096214"/>
    <w:rsid w:val="00096321"/>
    <w:rsid w:val="00096595"/>
    <w:rsid w:val="00096635"/>
    <w:rsid w:val="00096645"/>
    <w:rsid w:val="000966A9"/>
    <w:rsid w:val="000967B0"/>
    <w:rsid w:val="00096A6A"/>
    <w:rsid w:val="00096C0B"/>
    <w:rsid w:val="00097350"/>
    <w:rsid w:val="0009736D"/>
    <w:rsid w:val="000973F8"/>
    <w:rsid w:val="00097789"/>
    <w:rsid w:val="000977DF"/>
    <w:rsid w:val="00097AE9"/>
    <w:rsid w:val="00097D86"/>
    <w:rsid w:val="00097DD6"/>
    <w:rsid w:val="00097F5B"/>
    <w:rsid w:val="00097FAA"/>
    <w:rsid w:val="000A0281"/>
    <w:rsid w:val="000A0425"/>
    <w:rsid w:val="000A0574"/>
    <w:rsid w:val="000A05B9"/>
    <w:rsid w:val="000A08C5"/>
    <w:rsid w:val="000A0A8E"/>
    <w:rsid w:val="000A0AAA"/>
    <w:rsid w:val="000A0E47"/>
    <w:rsid w:val="000A0EA2"/>
    <w:rsid w:val="000A102F"/>
    <w:rsid w:val="000A10BD"/>
    <w:rsid w:val="000A1252"/>
    <w:rsid w:val="000A1580"/>
    <w:rsid w:val="000A17A1"/>
    <w:rsid w:val="000A17B6"/>
    <w:rsid w:val="000A1837"/>
    <w:rsid w:val="000A1B3E"/>
    <w:rsid w:val="000A1B5F"/>
    <w:rsid w:val="000A1B83"/>
    <w:rsid w:val="000A1B96"/>
    <w:rsid w:val="000A1E7D"/>
    <w:rsid w:val="000A2272"/>
    <w:rsid w:val="000A22E8"/>
    <w:rsid w:val="000A25E5"/>
    <w:rsid w:val="000A28C4"/>
    <w:rsid w:val="000A28DC"/>
    <w:rsid w:val="000A2E12"/>
    <w:rsid w:val="000A2F3B"/>
    <w:rsid w:val="000A2F44"/>
    <w:rsid w:val="000A2F97"/>
    <w:rsid w:val="000A3590"/>
    <w:rsid w:val="000A35B8"/>
    <w:rsid w:val="000A363E"/>
    <w:rsid w:val="000A36C6"/>
    <w:rsid w:val="000A388D"/>
    <w:rsid w:val="000A3994"/>
    <w:rsid w:val="000A3A31"/>
    <w:rsid w:val="000A3A36"/>
    <w:rsid w:val="000A3B35"/>
    <w:rsid w:val="000A417B"/>
    <w:rsid w:val="000A41FD"/>
    <w:rsid w:val="000A42FD"/>
    <w:rsid w:val="000A4485"/>
    <w:rsid w:val="000A45CA"/>
    <w:rsid w:val="000A45D5"/>
    <w:rsid w:val="000A45EA"/>
    <w:rsid w:val="000A47A6"/>
    <w:rsid w:val="000A4833"/>
    <w:rsid w:val="000A4848"/>
    <w:rsid w:val="000A4A15"/>
    <w:rsid w:val="000A4A2A"/>
    <w:rsid w:val="000A4B8E"/>
    <w:rsid w:val="000A4C64"/>
    <w:rsid w:val="000A4E5A"/>
    <w:rsid w:val="000A4F01"/>
    <w:rsid w:val="000A53D8"/>
    <w:rsid w:val="000A5501"/>
    <w:rsid w:val="000A5862"/>
    <w:rsid w:val="000A58F9"/>
    <w:rsid w:val="000A5A2C"/>
    <w:rsid w:val="000A5C89"/>
    <w:rsid w:val="000A5D27"/>
    <w:rsid w:val="000A5F28"/>
    <w:rsid w:val="000A682D"/>
    <w:rsid w:val="000A6D3D"/>
    <w:rsid w:val="000A6D83"/>
    <w:rsid w:val="000A6E3D"/>
    <w:rsid w:val="000A6F66"/>
    <w:rsid w:val="000A6F73"/>
    <w:rsid w:val="000A70C4"/>
    <w:rsid w:val="000A74C6"/>
    <w:rsid w:val="000A7502"/>
    <w:rsid w:val="000A77CF"/>
    <w:rsid w:val="000A7827"/>
    <w:rsid w:val="000A78F4"/>
    <w:rsid w:val="000A7934"/>
    <w:rsid w:val="000A7B87"/>
    <w:rsid w:val="000A7D2A"/>
    <w:rsid w:val="000A7D38"/>
    <w:rsid w:val="000A7DA2"/>
    <w:rsid w:val="000A7EE4"/>
    <w:rsid w:val="000AAB6A"/>
    <w:rsid w:val="000B00D5"/>
    <w:rsid w:val="000B0222"/>
    <w:rsid w:val="000B022A"/>
    <w:rsid w:val="000B02E0"/>
    <w:rsid w:val="000B0332"/>
    <w:rsid w:val="000B0521"/>
    <w:rsid w:val="000B069E"/>
    <w:rsid w:val="000B0829"/>
    <w:rsid w:val="000B0870"/>
    <w:rsid w:val="000B0A4E"/>
    <w:rsid w:val="000B0B19"/>
    <w:rsid w:val="000B0F35"/>
    <w:rsid w:val="000B128D"/>
    <w:rsid w:val="000B143B"/>
    <w:rsid w:val="000B14DB"/>
    <w:rsid w:val="000B159B"/>
    <w:rsid w:val="000B18B0"/>
    <w:rsid w:val="000B1AF2"/>
    <w:rsid w:val="000B1C7B"/>
    <w:rsid w:val="000B1EF8"/>
    <w:rsid w:val="000B232F"/>
    <w:rsid w:val="000B2452"/>
    <w:rsid w:val="000B2613"/>
    <w:rsid w:val="000B2656"/>
    <w:rsid w:val="000B2831"/>
    <w:rsid w:val="000B2916"/>
    <w:rsid w:val="000B2947"/>
    <w:rsid w:val="000B298C"/>
    <w:rsid w:val="000B2B27"/>
    <w:rsid w:val="000B2B7D"/>
    <w:rsid w:val="000B2D70"/>
    <w:rsid w:val="000B2DCE"/>
    <w:rsid w:val="000B32A9"/>
    <w:rsid w:val="000B3780"/>
    <w:rsid w:val="000B37A1"/>
    <w:rsid w:val="000B3984"/>
    <w:rsid w:val="000B3A13"/>
    <w:rsid w:val="000B3B57"/>
    <w:rsid w:val="000B3B89"/>
    <w:rsid w:val="000B3E23"/>
    <w:rsid w:val="000B3F80"/>
    <w:rsid w:val="000B41FA"/>
    <w:rsid w:val="000B44AF"/>
    <w:rsid w:val="000B4B1A"/>
    <w:rsid w:val="000B4B68"/>
    <w:rsid w:val="000B4B99"/>
    <w:rsid w:val="000B4BFE"/>
    <w:rsid w:val="000B4D6C"/>
    <w:rsid w:val="000B4E11"/>
    <w:rsid w:val="000B50DB"/>
    <w:rsid w:val="000B5226"/>
    <w:rsid w:val="000B52AE"/>
    <w:rsid w:val="000B52CA"/>
    <w:rsid w:val="000B5389"/>
    <w:rsid w:val="000B5761"/>
    <w:rsid w:val="000B579D"/>
    <w:rsid w:val="000B5834"/>
    <w:rsid w:val="000B5BA4"/>
    <w:rsid w:val="000B5BE7"/>
    <w:rsid w:val="000B5C54"/>
    <w:rsid w:val="000B6064"/>
    <w:rsid w:val="000B6258"/>
    <w:rsid w:val="000B630F"/>
    <w:rsid w:val="000B6323"/>
    <w:rsid w:val="000B638B"/>
    <w:rsid w:val="000B64FE"/>
    <w:rsid w:val="000B6517"/>
    <w:rsid w:val="000B6555"/>
    <w:rsid w:val="000B674D"/>
    <w:rsid w:val="000B6852"/>
    <w:rsid w:val="000B6A15"/>
    <w:rsid w:val="000B6C07"/>
    <w:rsid w:val="000B6CFC"/>
    <w:rsid w:val="000B709B"/>
    <w:rsid w:val="000B72A7"/>
    <w:rsid w:val="000B7409"/>
    <w:rsid w:val="000B7483"/>
    <w:rsid w:val="000B7598"/>
    <w:rsid w:val="000B7E5C"/>
    <w:rsid w:val="000B7F2E"/>
    <w:rsid w:val="000C050B"/>
    <w:rsid w:val="000C058E"/>
    <w:rsid w:val="000C05CE"/>
    <w:rsid w:val="000C073A"/>
    <w:rsid w:val="000C07F1"/>
    <w:rsid w:val="000C0815"/>
    <w:rsid w:val="000C0A69"/>
    <w:rsid w:val="000C0AE4"/>
    <w:rsid w:val="000C0C43"/>
    <w:rsid w:val="000C0CBC"/>
    <w:rsid w:val="000C125A"/>
    <w:rsid w:val="000C12A6"/>
    <w:rsid w:val="000C1395"/>
    <w:rsid w:val="000C1458"/>
    <w:rsid w:val="000C149D"/>
    <w:rsid w:val="000C1511"/>
    <w:rsid w:val="000C15E6"/>
    <w:rsid w:val="000C1661"/>
    <w:rsid w:val="000C166F"/>
    <w:rsid w:val="000C16BE"/>
    <w:rsid w:val="000C16FE"/>
    <w:rsid w:val="000C18B4"/>
    <w:rsid w:val="000C18BD"/>
    <w:rsid w:val="000C1999"/>
    <w:rsid w:val="000C1A47"/>
    <w:rsid w:val="000C1B15"/>
    <w:rsid w:val="000C21E8"/>
    <w:rsid w:val="000C225F"/>
    <w:rsid w:val="000C264A"/>
    <w:rsid w:val="000C271C"/>
    <w:rsid w:val="000C2796"/>
    <w:rsid w:val="000C2A61"/>
    <w:rsid w:val="000C2BED"/>
    <w:rsid w:val="000C2E1B"/>
    <w:rsid w:val="000C2E6A"/>
    <w:rsid w:val="000C30B7"/>
    <w:rsid w:val="000C32F0"/>
    <w:rsid w:val="000C3540"/>
    <w:rsid w:val="000C3638"/>
    <w:rsid w:val="000C3852"/>
    <w:rsid w:val="000C39EA"/>
    <w:rsid w:val="000C3AD1"/>
    <w:rsid w:val="000C3CE5"/>
    <w:rsid w:val="000C3E76"/>
    <w:rsid w:val="000C41E4"/>
    <w:rsid w:val="000C4465"/>
    <w:rsid w:val="000C45C6"/>
    <w:rsid w:val="000C4808"/>
    <w:rsid w:val="000C4853"/>
    <w:rsid w:val="000C48A5"/>
    <w:rsid w:val="000C4967"/>
    <w:rsid w:val="000C4CB3"/>
    <w:rsid w:val="000C4D3B"/>
    <w:rsid w:val="000C4D9F"/>
    <w:rsid w:val="000C5037"/>
    <w:rsid w:val="000C5352"/>
    <w:rsid w:val="000C56DB"/>
    <w:rsid w:val="000C5A80"/>
    <w:rsid w:val="000C5CD1"/>
    <w:rsid w:val="000C5E0E"/>
    <w:rsid w:val="000C5E39"/>
    <w:rsid w:val="000C5EDB"/>
    <w:rsid w:val="000C5F4F"/>
    <w:rsid w:val="000C605D"/>
    <w:rsid w:val="000C61E1"/>
    <w:rsid w:val="000C6236"/>
    <w:rsid w:val="000C62D5"/>
    <w:rsid w:val="000C6582"/>
    <w:rsid w:val="000C65EB"/>
    <w:rsid w:val="000C67DA"/>
    <w:rsid w:val="000C6D23"/>
    <w:rsid w:val="000C71C4"/>
    <w:rsid w:val="000C7276"/>
    <w:rsid w:val="000C771D"/>
    <w:rsid w:val="000C7799"/>
    <w:rsid w:val="000C7883"/>
    <w:rsid w:val="000C7BF6"/>
    <w:rsid w:val="000C7C0F"/>
    <w:rsid w:val="000D0017"/>
    <w:rsid w:val="000D006F"/>
    <w:rsid w:val="000D03D1"/>
    <w:rsid w:val="000D06D2"/>
    <w:rsid w:val="000D0DBE"/>
    <w:rsid w:val="000D0E6A"/>
    <w:rsid w:val="000D0F32"/>
    <w:rsid w:val="000D1182"/>
    <w:rsid w:val="000D11E4"/>
    <w:rsid w:val="000D125F"/>
    <w:rsid w:val="000D1CF1"/>
    <w:rsid w:val="000D1E35"/>
    <w:rsid w:val="000D1E87"/>
    <w:rsid w:val="000D1F99"/>
    <w:rsid w:val="000D20D3"/>
    <w:rsid w:val="000D2167"/>
    <w:rsid w:val="000D2319"/>
    <w:rsid w:val="000D26F6"/>
    <w:rsid w:val="000D285E"/>
    <w:rsid w:val="000D2D5A"/>
    <w:rsid w:val="000D2F03"/>
    <w:rsid w:val="000D31B8"/>
    <w:rsid w:val="000D31BD"/>
    <w:rsid w:val="000D31D5"/>
    <w:rsid w:val="000D33D2"/>
    <w:rsid w:val="000D38B6"/>
    <w:rsid w:val="000D38D4"/>
    <w:rsid w:val="000D3A7E"/>
    <w:rsid w:val="000D3A96"/>
    <w:rsid w:val="000D3B9E"/>
    <w:rsid w:val="000D3C6E"/>
    <w:rsid w:val="000D3E51"/>
    <w:rsid w:val="000D3F0E"/>
    <w:rsid w:val="000D421C"/>
    <w:rsid w:val="000D43EB"/>
    <w:rsid w:val="000D4437"/>
    <w:rsid w:val="000D45A8"/>
    <w:rsid w:val="000D48A0"/>
    <w:rsid w:val="000D496C"/>
    <w:rsid w:val="000D4BB9"/>
    <w:rsid w:val="000D4BD8"/>
    <w:rsid w:val="000D4CFE"/>
    <w:rsid w:val="000D4F1C"/>
    <w:rsid w:val="000D4F75"/>
    <w:rsid w:val="000D51B8"/>
    <w:rsid w:val="000D51F8"/>
    <w:rsid w:val="000D5343"/>
    <w:rsid w:val="000D5357"/>
    <w:rsid w:val="000D535F"/>
    <w:rsid w:val="000D53C8"/>
    <w:rsid w:val="000D544E"/>
    <w:rsid w:val="000D5619"/>
    <w:rsid w:val="000D56ED"/>
    <w:rsid w:val="000D5872"/>
    <w:rsid w:val="000D592C"/>
    <w:rsid w:val="000D5AA0"/>
    <w:rsid w:val="000D5DA4"/>
    <w:rsid w:val="000D5F01"/>
    <w:rsid w:val="000D5F27"/>
    <w:rsid w:val="000D5FE5"/>
    <w:rsid w:val="000D606D"/>
    <w:rsid w:val="000D61C4"/>
    <w:rsid w:val="000D62C2"/>
    <w:rsid w:val="000D6510"/>
    <w:rsid w:val="000D65B3"/>
    <w:rsid w:val="000D6628"/>
    <w:rsid w:val="000D6736"/>
    <w:rsid w:val="000D67D4"/>
    <w:rsid w:val="000D67EB"/>
    <w:rsid w:val="000D689B"/>
    <w:rsid w:val="000D691D"/>
    <w:rsid w:val="000D6ED7"/>
    <w:rsid w:val="000D6FFB"/>
    <w:rsid w:val="000D723C"/>
    <w:rsid w:val="000D73F4"/>
    <w:rsid w:val="000D7583"/>
    <w:rsid w:val="000D7C87"/>
    <w:rsid w:val="000E01EA"/>
    <w:rsid w:val="000E026D"/>
    <w:rsid w:val="000E02B2"/>
    <w:rsid w:val="000E02E5"/>
    <w:rsid w:val="000E03E5"/>
    <w:rsid w:val="000E04FB"/>
    <w:rsid w:val="000E0662"/>
    <w:rsid w:val="000E0862"/>
    <w:rsid w:val="000E092A"/>
    <w:rsid w:val="000E0DDD"/>
    <w:rsid w:val="000E0E00"/>
    <w:rsid w:val="000E0E16"/>
    <w:rsid w:val="000E1042"/>
    <w:rsid w:val="000E118B"/>
    <w:rsid w:val="000E1434"/>
    <w:rsid w:val="000E162A"/>
    <w:rsid w:val="000E17E6"/>
    <w:rsid w:val="000E1874"/>
    <w:rsid w:val="000E1973"/>
    <w:rsid w:val="000E1BF6"/>
    <w:rsid w:val="000E1D20"/>
    <w:rsid w:val="000E2086"/>
    <w:rsid w:val="000E23A0"/>
    <w:rsid w:val="000E2770"/>
    <w:rsid w:val="000E281A"/>
    <w:rsid w:val="000E2A8D"/>
    <w:rsid w:val="000E2B23"/>
    <w:rsid w:val="000E2B8B"/>
    <w:rsid w:val="000E2BB3"/>
    <w:rsid w:val="000E2DB7"/>
    <w:rsid w:val="000E2EDA"/>
    <w:rsid w:val="000E332D"/>
    <w:rsid w:val="000E33F3"/>
    <w:rsid w:val="000E3568"/>
    <w:rsid w:val="000E3790"/>
    <w:rsid w:val="000E37C8"/>
    <w:rsid w:val="000E3941"/>
    <w:rsid w:val="000E3EAA"/>
    <w:rsid w:val="000E4116"/>
    <w:rsid w:val="000E43EA"/>
    <w:rsid w:val="000E442B"/>
    <w:rsid w:val="000E4809"/>
    <w:rsid w:val="000E49AB"/>
    <w:rsid w:val="000E49B5"/>
    <w:rsid w:val="000E4A88"/>
    <w:rsid w:val="000E4EB2"/>
    <w:rsid w:val="000E4F51"/>
    <w:rsid w:val="000E52BB"/>
    <w:rsid w:val="000E541A"/>
    <w:rsid w:val="000E5616"/>
    <w:rsid w:val="000E5641"/>
    <w:rsid w:val="000E56C0"/>
    <w:rsid w:val="000E58AF"/>
    <w:rsid w:val="000E5A4A"/>
    <w:rsid w:val="000E5EB3"/>
    <w:rsid w:val="000E6062"/>
    <w:rsid w:val="000E6081"/>
    <w:rsid w:val="000E649C"/>
    <w:rsid w:val="000E6560"/>
    <w:rsid w:val="000E65F2"/>
    <w:rsid w:val="000E6723"/>
    <w:rsid w:val="000E67CB"/>
    <w:rsid w:val="000E6930"/>
    <w:rsid w:val="000E6BCD"/>
    <w:rsid w:val="000E6C5B"/>
    <w:rsid w:val="000E6C99"/>
    <w:rsid w:val="000E6F19"/>
    <w:rsid w:val="000E7269"/>
    <w:rsid w:val="000E75BC"/>
    <w:rsid w:val="000E7921"/>
    <w:rsid w:val="000E797B"/>
    <w:rsid w:val="000E7B10"/>
    <w:rsid w:val="000E7B3A"/>
    <w:rsid w:val="000E7EED"/>
    <w:rsid w:val="000E7EF3"/>
    <w:rsid w:val="000F00B7"/>
    <w:rsid w:val="000F013A"/>
    <w:rsid w:val="000F0583"/>
    <w:rsid w:val="000F06AB"/>
    <w:rsid w:val="000F0754"/>
    <w:rsid w:val="000F084B"/>
    <w:rsid w:val="000F0854"/>
    <w:rsid w:val="000F08B5"/>
    <w:rsid w:val="000F0C5A"/>
    <w:rsid w:val="000F0D60"/>
    <w:rsid w:val="000F0E4C"/>
    <w:rsid w:val="000F0F2F"/>
    <w:rsid w:val="000F10E9"/>
    <w:rsid w:val="000F146A"/>
    <w:rsid w:val="000F15BF"/>
    <w:rsid w:val="000F16F1"/>
    <w:rsid w:val="000F170B"/>
    <w:rsid w:val="000F1755"/>
    <w:rsid w:val="000F1773"/>
    <w:rsid w:val="000F18F8"/>
    <w:rsid w:val="000F1969"/>
    <w:rsid w:val="000F19CA"/>
    <w:rsid w:val="000F1AB2"/>
    <w:rsid w:val="000F1D7C"/>
    <w:rsid w:val="000F1F8E"/>
    <w:rsid w:val="000F250A"/>
    <w:rsid w:val="000F2B51"/>
    <w:rsid w:val="000F2BD2"/>
    <w:rsid w:val="000F2D77"/>
    <w:rsid w:val="000F2ECE"/>
    <w:rsid w:val="000F318C"/>
    <w:rsid w:val="000F3209"/>
    <w:rsid w:val="000F3241"/>
    <w:rsid w:val="000F35D0"/>
    <w:rsid w:val="000F367A"/>
    <w:rsid w:val="000F3724"/>
    <w:rsid w:val="000F3820"/>
    <w:rsid w:val="000F39A0"/>
    <w:rsid w:val="000F3A5E"/>
    <w:rsid w:val="000F3C2E"/>
    <w:rsid w:val="000F3CE3"/>
    <w:rsid w:val="000F4077"/>
    <w:rsid w:val="000F4258"/>
    <w:rsid w:val="000F42CC"/>
    <w:rsid w:val="000F4479"/>
    <w:rsid w:val="000F44C2"/>
    <w:rsid w:val="000F457E"/>
    <w:rsid w:val="000F48EF"/>
    <w:rsid w:val="000F4B14"/>
    <w:rsid w:val="000F4C7B"/>
    <w:rsid w:val="000F4FD4"/>
    <w:rsid w:val="000F5103"/>
    <w:rsid w:val="000F517A"/>
    <w:rsid w:val="000F523B"/>
    <w:rsid w:val="000F53B5"/>
    <w:rsid w:val="000F54CD"/>
    <w:rsid w:val="000F566A"/>
    <w:rsid w:val="000F56BD"/>
    <w:rsid w:val="000F5908"/>
    <w:rsid w:val="000F5AA1"/>
    <w:rsid w:val="000F5CC7"/>
    <w:rsid w:val="000F5D33"/>
    <w:rsid w:val="000F5E15"/>
    <w:rsid w:val="000F5FAD"/>
    <w:rsid w:val="000F6117"/>
    <w:rsid w:val="000F6308"/>
    <w:rsid w:val="000F66E4"/>
    <w:rsid w:val="000F673C"/>
    <w:rsid w:val="000F6888"/>
    <w:rsid w:val="000F6B4C"/>
    <w:rsid w:val="000F6BD8"/>
    <w:rsid w:val="000F6E9C"/>
    <w:rsid w:val="000F70A0"/>
    <w:rsid w:val="000F70A2"/>
    <w:rsid w:val="000F7109"/>
    <w:rsid w:val="000F71FC"/>
    <w:rsid w:val="000F74AD"/>
    <w:rsid w:val="000F755C"/>
    <w:rsid w:val="000F75CD"/>
    <w:rsid w:val="000F762E"/>
    <w:rsid w:val="000F7891"/>
    <w:rsid w:val="000F79B1"/>
    <w:rsid w:val="000F7BCC"/>
    <w:rsid w:val="000F7C39"/>
    <w:rsid w:val="000F7D31"/>
    <w:rsid w:val="00100042"/>
    <w:rsid w:val="00100047"/>
    <w:rsid w:val="0010011D"/>
    <w:rsid w:val="00100228"/>
    <w:rsid w:val="00100234"/>
    <w:rsid w:val="001002C6"/>
    <w:rsid w:val="0010033F"/>
    <w:rsid w:val="00100443"/>
    <w:rsid w:val="001008A1"/>
    <w:rsid w:val="001008C1"/>
    <w:rsid w:val="001009F4"/>
    <w:rsid w:val="00100C33"/>
    <w:rsid w:val="00100C3D"/>
    <w:rsid w:val="001010FE"/>
    <w:rsid w:val="00101222"/>
    <w:rsid w:val="00101291"/>
    <w:rsid w:val="0010156E"/>
    <w:rsid w:val="00101673"/>
    <w:rsid w:val="0010179F"/>
    <w:rsid w:val="001017D9"/>
    <w:rsid w:val="0010187E"/>
    <w:rsid w:val="0010191A"/>
    <w:rsid w:val="001019D8"/>
    <w:rsid w:val="00101A97"/>
    <w:rsid w:val="00101BEE"/>
    <w:rsid w:val="00101FD6"/>
    <w:rsid w:val="00102049"/>
    <w:rsid w:val="0010210E"/>
    <w:rsid w:val="00102301"/>
    <w:rsid w:val="001023D8"/>
    <w:rsid w:val="00102827"/>
    <w:rsid w:val="0010288C"/>
    <w:rsid w:val="00102965"/>
    <w:rsid w:val="00102A00"/>
    <w:rsid w:val="00102C6B"/>
    <w:rsid w:val="00103069"/>
    <w:rsid w:val="0010328A"/>
    <w:rsid w:val="0010379F"/>
    <w:rsid w:val="0010399F"/>
    <w:rsid w:val="00103C27"/>
    <w:rsid w:val="00103CB7"/>
    <w:rsid w:val="00103FF6"/>
    <w:rsid w:val="001041E0"/>
    <w:rsid w:val="001045CA"/>
    <w:rsid w:val="00104BCD"/>
    <w:rsid w:val="00104C5C"/>
    <w:rsid w:val="00104DD9"/>
    <w:rsid w:val="00104E24"/>
    <w:rsid w:val="0010508B"/>
    <w:rsid w:val="001050DA"/>
    <w:rsid w:val="001052B7"/>
    <w:rsid w:val="001055E7"/>
    <w:rsid w:val="00105612"/>
    <w:rsid w:val="00105656"/>
    <w:rsid w:val="0010583B"/>
    <w:rsid w:val="00105955"/>
    <w:rsid w:val="00105BAF"/>
    <w:rsid w:val="00105DB0"/>
    <w:rsid w:val="00106181"/>
    <w:rsid w:val="001068D1"/>
    <w:rsid w:val="001069ED"/>
    <w:rsid w:val="00106A17"/>
    <w:rsid w:val="00106FFF"/>
    <w:rsid w:val="00107036"/>
    <w:rsid w:val="00107052"/>
    <w:rsid w:val="001070A1"/>
    <w:rsid w:val="00107238"/>
    <w:rsid w:val="0010767A"/>
    <w:rsid w:val="001078D3"/>
    <w:rsid w:val="001079E4"/>
    <w:rsid w:val="00107A8C"/>
    <w:rsid w:val="00107AE7"/>
    <w:rsid w:val="00107CDA"/>
    <w:rsid w:val="00107D1E"/>
    <w:rsid w:val="00107D54"/>
    <w:rsid w:val="00107E45"/>
    <w:rsid w:val="00107FAE"/>
    <w:rsid w:val="001100F8"/>
    <w:rsid w:val="0011018B"/>
    <w:rsid w:val="0011055F"/>
    <w:rsid w:val="0011082F"/>
    <w:rsid w:val="00110947"/>
    <w:rsid w:val="00110BCB"/>
    <w:rsid w:val="00110D90"/>
    <w:rsid w:val="00110E16"/>
    <w:rsid w:val="00111217"/>
    <w:rsid w:val="00111315"/>
    <w:rsid w:val="001115F9"/>
    <w:rsid w:val="001117BD"/>
    <w:rsid w:val="00111967"/>
    <w:rsid w:val="001119DD"/>
    <w:rsid w:val="001119FA"/>
    <w:rsid w:val="00111B16"/>
    <w:rsid w:val="00111E3E"/>
    <w:rsid w:val="00111E85"/>
    <w:rsid w:val="00112058"/>
    <w:rsid w:val="0011205E"/>
    <w:rsid w:val="00112083"/>
    <w:rsid w:val="0011229B"/>
    <w:rsid w:val="001122F1"/>
    <w:rsid w:val="00112354"/>
    <w:rsid w:val="00112416"/>
    <w:rsid w:val="00112606"/>
    <w:rsid w:val="001129A1"/>
    <w:rsid w:val="00112A53"/>
    <w:rsid w:val="00112B3A"/>
    <w:rsid w:val="00112D3B"/>
    <w:rsid w:val="00112F64"/>
    <w:rsid w:val="00112F73"/>
    <w:rsid w:val="001133C7"/>
    <w:rsid w:val="00113786"/>
    <w:rsid w:val="00113AF4"/>
    <w:rsid w:val="00113C04"/>
    <w:rsid w:val="00113CB6"/>
    <w:rsid w:val="00113D1E"/>
    <w:rsid w:val="00113E1E"/>
    <w:rsid w:val="00114116"/>
    <w:rsid w:val="00114382"/>
    <w:rsid w:val="001143F9"/>
    <w:rsid w:val="001144AF"/>
    <w:rsid w:val="001144C5"/>
    <w:rsid w:val="001145BD"/>
    <w:rsid w:val="00114638"/>
    <w:rsid w:val="00114651"/>
    <w:rsid w:val="00114A27"/>
    <w:rsid w:val="00114C79"/>
    <w:rsid w:val="00114CFD"/>
    <w:rsid w:val="00114FA9"/>
    <w:rsid w:val="0011536A"/>
    <w:rsid w:val="0011544F"/>
    <w:rsid w:val="00115498"/>
    <w:rsid w:val="001156DD"/>
    <w:rsid w:val="00115A01"/>
    <w:rsid w:val="00115AE2"/>
    <w:rsid w:val="00115B7C"/>
    <w:rsid w:val="00115BC1"/>
    <w:rsid w:val="00115CAD"/>
    <w:rsid w:val="00115D1E"/>
    <w:rsid w:val="00116018"/>
    <w:rsid w:val="001160CA"/>
    <w:rsid w:val="00116233"/>
    <w:rsid w:val="00116269"/>
    <w:rsid w:val="001163CD"/>
    <w:rsid w:val="00116519"/>
    <w:rsid w:val="001166FE"/>
    <w:rsid w:val="00116874"/>
    <w:rsid w:val="0011694D"/>
    <w:rsid w:val="00116A40"/>
    <w:rsid w:val="00116A93"/>
    <w:rsid w:val="00116B87"/>
    <w:rsid w:val="00116B9C"/>
    <w:rsid w:val="00116DC9"/>
    <w:rsid w:val="00116E18"/>
    <w:rsid w:val="00116F17"/>
    <w:rsid w:val="0011703D"/>
    <w:rsid w:val="0011708F"/>
    <w:rsid w:val="0011736D"/>
    <w:rsid w:val="001173EC"/>
    <w:rsid w:val="001175F6"/>
    <w:rsid w:val="00117703"/>
    <w:rsid w:val="001177A6"/>
    <w:rsid w:val="00117974"/>
    <w:rsid w:val="00117C69"/>
    <w:rsid w:val="0011D359"/>
    <w:rsid w:val="00120220"/>
    <w:rsid w:val="00120444"/>
    <w:rsid w:val="00120579"/>
    <w:rsid w:val="0012064D"/>
    <w:rsid w:val="0012079C"/>
    <w:rsid w:val="001208EF"/>
    <w:rsid w:val="001209DE"/>
    <w:rsid w:val="00120BCA"/>
    <w:rsid w:val="00120C25"/>
    <w:rsid w:val="00120CBD"/>
    <w:rsid w:val="001211EE"/>
    <w:rsid w:val="00121426"/>
    <w:rsid w:val="00121464"/>
    <w:rsid w:val="00121587"/>
    <w:rsid w:val="001215F3"/>
    <w:rsid w:val="00121707"/>
    <w:rsid w:val="0012198E"/>
    <w:rsid w:val="00121998"/>
    <w:rsid w:val="00121B08"/>
    <w:rsid w:val="00121D45"/>
    <w:rsid w:val="00121F35"/>
    <w:rsid w:val="00121FC5"/>
    <w:rsid w:val="001220F3"/>
    <w:rsid w:val="00122120"/>
    <w:rsid w:val="00122179"/>
    <w:rsid w:val="001221B6"/>
    <w:rsid w:val="001225F3"/>
    <w:rsid w:val="00122608"/>
    <w:rsid w:val="0012289E"/>
    <w:rsid w:val="00122AC3"/>
    <w:rsid w:val="00122B85"/>
    <w:rsid w:val="00122BE1"/>
    <w:rsid w:val="001230D0"/>
    <w:rsid w:val="00123106"/>
    <w:rsid w:val="00123165"/>
    <w:rsid w:val="001231CA"/>
    <w:rsid w:val="001233E4"/>
    <w:rsid w:val="00123548"/>
    <w:rsid w:val="0012382A"/>
    <w:rsid w:val="0012395B"/>
    <w:rsid w:val="00123BA1"/>
    <w:rsid w:val="00123C12"/>
    <w:rsid w:val="00123D81"/>
    <w:rsid w:val="00123DA9"/>
    <w:rsid w:val="00123E45"/>
    <w:rsid w:val="00123E9F"/>
    <w:rsid w:val="00124015"/>
    <w:rsid w:val="00124243"/>
    <w:rsid w:val="001242FA"/>
    <w:rsid w:val="00124469"/>
    <w:rsid w:val="001249C5"/>
    <w:rsid w:val="00124D6A"/>
    <w:rsid w:val="00124E0B"/>
    <w:rsid w:val="00124FBE"/>
    <w:rsid w:val="001250B5"/>
    <w:rsid w:val="001250EC"/>
    <w:rsid w:val="001252D5"/>
    <w:rsid w:val="001253C9"/>
    <w:rsid w:val="001254B5"/>
    <w:rsid w:val="00125708"/>
    <w:rsid w:val="00125BA8"/>
    <w:rsid w:val="00125C19"/>
    <w:rsid w:val="00125C44"/>
    <w:rsid w:val="00125CEB"/>
    <w:rsid w:val="00125E56"/>
    <w:rsid w:val="00126007"/>
    <w:rsid w:val="001260C3"/>
    <w:rsid w:val="001267D5"/>
    <w:rsid w:val="00126916"/>
    <w:rsid w:val="00126A80"/>
    <w:rsid w:val="00126BD1"/>
    <w:rsid w:val="0012700F"/>
    <w:rsid w:val="001272D8"/>
    <w:rsid w:val="001275EE"/>
    <w:rsid w:val="001276A2"/>
    <w:rsid w:val="0012771A"/>
    <w:rsid w:val="001279C0"/>
    <w:rsid w:val="00127AC8"/>
    <w:rsid w:val="00127ADF"/>
    <w:rsid w:val="00127C24"/>
    <w:rsid w:val="00127FAB"/>
    <w:rsid w:val="001301E5"/>
    <w:rsid w:val="001302EE"/>
    <w:rsid w:val="00130537"/>
    <w:rsid w:val="00130898"/>
    <w:rsid w:val="001309B9"/>
    <w:rsid w:val="00130C43"/>
    <w:rsid w:val="00130CC6"/>
    <w:rsid w:val="00130D5A"/>
    <w:rsid w:val="00130D9B"/>
    <w:rsid w:val="001310D7"/>
    <w:rsid w:val="00131195"/>
    <w:rsid w:val="001314C0"/>
    <w:rsid w:val="0013159F"/>
    <w:rsid w:val="0013163B"/>
    <w:rsid w:val="001316B1"/>
    <w:rsid w:val="00131EC0"/>
    <w:rsid w:val="00131F16"/>
    <w:rsid w:val="00131F8C"/>
    <w:rsid w:val="00132272"/>
    <w:rsid w:val="00132512"/>
    <w:rsid w:val="00132947"/>
    <w:rsid w:val="00132A27"/>
    <w:rsid w:val="00132B65"/>
    <w:rsid w:val="00132B97"/>
    <w:rsid w:val="00132D87"/>
    <w:rsid w:val="00132EF5"/>
    <w:rsid w:val="001332C6"/>
    <w:rsid w:val="00133361"/>
    <w:rsid w:val="0013337D"/>
    <w:rsid w:val="001336BC"/>
    <w:rsid w:val="001336CC"/>
    <w:rsid w:val="00133844"/>
    <w:rsid w:val="001338B4"/>
    <w:rsid w:val="00133960"/>
    <w:rsid w:val="00133A22"/>
    <w:rsid w:val="00133A32"/>
    <w:rsid w:val="00133B14"/>
    <w:rsid w:val="00133BD4"/>
    <w:rsid w:val="00133C43"/>
    <w:rsid w:val="00133E34"/>
    <w:rsid w:val="00133FB4"/>
    <w:rsid w:val="0013410F"/>
    <w:rsid w:val="00134116"/>
    <w:rsid w:val="001344CE"/>
    <w:rsid w:val="001344EA"/>
    <w:rsid w:val="0013457F"/>
    <w:rsid w:val="001345C0"/>
    <w:rsid w:val="0013464E"/>
    <w:rsid w:val="00134936"/>
    <w:rsid w:val="001349FD"/>
    <w:rsid w:val="00134B6C"/>
    <w:rsid w:val="00134EDE"/>
    <w:rsid w:val="00134F99"/>
    <w:rsid w:val="00135078"/>
    <w:rsid w:val="0013507C"/>
    <w:rsid w:val="00135415"/>
    <w:rsid w:val="0013546E"/>
    <w:rsid w:val="00135547"/>
    <w:rsid w:val="0013560E"/>
    <w:rsid w:val="0013577E"/>
    <w:rsid w:val="00135877"/>
    <w:rsid w:val="001358EF"/>
    <w:rsid w:val="00135916"/>
    <w:rsid w:val="001359A1"/>
    <w:rsid w:val="001359F5"/>
    <w:rsid w:val="00135A85"/>
    <w:rsid w:val="00135E04"/>
    <w:rsid w:val="00135E12"/>
    <w:rsid w:val="00136071"/>
    <w:rsid w:val="001360A9"/>
    <w:rsid w:val="00136206"/>
    <w:rsid w:val="00136287"/>
    <w:rsid w:val="001371BC"/>
    <w:rsid w:val="00137295"/>
    <w:rsid w:val="00137397"/>
    <w:rsid w:val="00137598"/>
    <w:rsid w:val="0013766C"/>
    <w:rsid w:val="001376A3"/>
    <w:rsid w:val="001376A5"/>
    <w:rsid w:val="001377D7"/>
    <w:rsid w:val="001377F6"/>
    <w:rsid w:val="00137846"/>
    <w:rsid w:val="00137B07"/>
    <w:rsid w:val="00137B35"/>
    <w:rsid w:val="00137CD0"/>
    <w:rsid w:val="00137DB8"/>
    <w:rsid w:val="00137DEC"/>
    <w:rsid w:val="00137E8B"/>
    <w:rsid w:val="00137F99"/>
    <w:rsid w:val="0014006C"/>
    <w:rsid w:val="0014020C"/>
    <w:rsid w:val="00140457"/>
    <w:rsid w:val="001404C6"/>
    <w:rsid w:val="001404DE"/>
    <w:rsid w:val="00140812"/>
    <w:rsid w:val="00140BA0"/>
    <w:rsid w:val="00140D15"/>
    <w:rsid w:val="00140DC1"/>
    <w:rsid w:val="00140FAB"/>
    <w:rsid w:val="00141104"/>
    <w:rsid w:val="001411C0"/>
    <w:rsid w:val="001412D4"/>
    <w:rsid w:val="001413C8"/>
    <w:rsid w:val="00141467"/>
    <w:rsid w:val="001414C4"/>
    <w:rsid w:val="00141573"/>
    <w:rsid w:val="00141776"/>
    <w:rsid w:val="0014185B"/>
    <w:rsid w:val="00141956"/>
    <w:rsid w:val="001419D5"/>
    <w:rsid w:val="001419E5"/>
    <w:rsid w:val="00141A3D"/>
    <w:rsid w:val="00141C87"/>
    <w:rsid w:val="00141E60"/>
    <w:rsid w:val="00141EFF"/>
    <w:rsid w:val="00141F96"/>
    <w:rsid w:val="00142102"/>
    <w:rsid w:val="001421A1"/>
    <w:rsid w:val="001421D0"/>
    <w:rsid w:val="0014266B"/>
    <w:rsid w:val="001426F5"/>
    <w:rsid w:val="00142875"/>
    <w:rsid w:val="00142945"/>
    <w:rsid w:val="00142A5F"/>
    <w:rsid w:val="00142CF9"/>
    <w:rsid w:val="00142E31"/>
    <w:rsid w:val="00143142"/>
    <w:rsid w:val="001431A3"/>
    <w:rsid w:val="001433B6"/>
    <w:rsid w:val="00143473"/>
    <w:rsid w:val="00143765"/>
    <w:rsid w:val="001437B1"/>
    <w:rsid w:val="00143B5A"/>
    <w:rsid w:val="00143C2D"/>
    <w:rsid w:val="00143F91"/>
    <w:rsid w:val="00144310"/>
    <w:rsid w:val="001443FB"/>
    <w:rsid w:val="0014440A"/>
    <w:rsid w:val="00144626"/>
    <w:rsid w:val="00144739"/>
    <w:rsid w:val="001447A6"/>
    <w:rsid w:val="00144827"/>
    <w:rsid w:val="0014487B"/>
    <w:rsid w:val="001448EC"/>
    <w:rsid w:val="00144949"/>
    <w:rsid w:val="00144A0B"/>
    <w:rsid w:val="00144B71"/>
    <w:rsid w:val="00144C79"/>
    <w:rsid w:val="00144CE7"/>
    <w:rsid w:val="00144EC4"/>
    <w:rsid w:val="001453EB"/>
    <w:rsid w:val="00145697"/>
    <w:rsid w:val="00145ADC"/>
    <w:rsid w:val="00145C5B"/>
    <w:rsid w:val="00145C99"/>
    <w:rsid w:val="00145CC9"/>
    <w:rsid w:val="00145E0A"/>
    <w:rsid w:val="00145FB6"/>
    <w:rsid w:val="00146048"/>
    <w:rsid w:val="001462CD"/>
    <w:rsid w:val="0014656C"/>
    <w:rsid w:val="00146630"/>
    <w:rsid w:val="00146983"/>
    <w:rsid w:val="00146C35"/>
    <w:rsid w:val="00146DA2"/>
    <w:rsid w:val="00146F7B"/>
    <w:rsid w:val="00146FF3"/>
    <w:rsid w:val="001472B0"/>
    <w:rsid w:val="00147410"/>
    <w:rsid w:val="001477F0"/>
    <w:rsid w:val="0014788B"/>
    <w:rsid w:val="00147A47"/>
    <w:rsid w:val="00147AEC"/>
    <w:rsid w:val="00147EDB"/>
    <w:rsid w:val="00147EE2"/>
    <w:rsid w:val="00147F2B"/>
    <w:rsid w:val="001500A2"/>
    <w:rsid w:val="0015014D"/>
    <w:rsid w:val="00150363"/>
    <w:rsid w:val="001504E6"/>
    <w:rsid w:val="001505FD"/>
    <w:rsid w:val="001508D1"/>
    <w:rsid w:val="001509C3"/>
    <w:rsid w:val="00150ED7"/>
    <w:rsid w:val="001510FC"/>
    <w:rsid w:val="001513CD"/>
    <w:rsid w:val="00151454"/>
    <w:rsid w:val="00151669"/>
    <w:rsid w:val="00151957"/>
    <w:rsid w:val="001519E6"/>
    <w:rsid w:val="00151B13"/>
    <w:rsid w:val="00151B50"/>
    <w:rsid w:val="00151B96"/>
    <w:rsid w:val="00151BF3"/>
    <w:rsid w:val="00151F6E"/>
    <w:rsid w:val="00151FB3"/>
    <w:rsid w:val="001520F0"/>
    <w:rsid w:val="001521BF"/>
    <w:rsid w:val="00152A5C"/>
    <w:rsid w:val="00152ACB"/>
    <w:rsid w:val="00152BA6"/>
    <w:rsid w:val="00152D0D"/>
    <w:rsid w:val="00152D90"/>
    <w:rsid w:val="00152E13"/>
    <w:rsid w:val="00152EE3"/>
    <w:rsid w:val="0015320B"/>
    <w:rsid w:val="0015371B"/>
    <w:rsid w:val="00153790"/>
    <w:rsid w:val="001537D4"/>
    <w:rsid w:val="001538BD"/>
    <w:rsid w:val="00153B4E"/>
    <w:rsid w:val="00153B67"/>
    <w:rsid w:val="0015426A"/>
    <w:rsid w:val="001543A1"/>
    <w:rsid w:val="001544BE"/>
    <w:rsid w:val="00154783"/>
    <w:rsid w:val="001547DE"/>
    <w:rsid w:val="00154AE2"/>
    <w:rsid w:val="00154C89"/>
    <w:rsid w:val="00154FCC"/>
    <w:rsid w:val="00155012"/>
    <w:rsid w:val="00155104"/>
    <w:rsid w:val="001551AF"/>
    <w:rsid w:val="001551E7"/>
    <w:rsid w:val="0015536B"/>
    <w:rsid w:val="001557DD"/>
    <w:rsid w:val="0015589F"/>
    <w:rsid w:val="00155981"/>
    <w:rsid w:val="001559DC"/>
    <w:rsid w:val="00155AF6"/>
    <w:rsid w:val="00155F01"/>
    <w:rsid w:val="0015607F"/>
    <w:rsid w:val="0015620F"/>
    <w:rsid w:val="00156388"/>
    <w:rsid w:val="001563F6"/>
    <w:rsid w:val="001565EB"/>
    <w:rsid w:val="00156624"/>
    <w:rsid w:val="0015673A"/>
    <w:rsid w:val="001569A7"/>
    <w:rsid w:val="00156B26"/>
    <w:rsid w:val="00156BE4"/>
    <w:rsid w:val="00156D44"/>
    <w:rsid w:val="00156FD7"/>
    <w:rsid w:val="00157145"/>
    <w:rsid w:val="0015719B"/>
    <w:rsid w:val="00157273"/>
    <w:rsid w:val="001572CE"/>
    <w:rsid w:val="001573BE"/>
    <w:rsid w:val="001578B5"/>
    <w:rsid w:val="00157BC4"/>
    <w:rsid w:val="00157CCB"/>
    <w:rsid w:val="00157EF2"/>
    <w:rsid w:val="00157F0E"/>
    <w:rsid w:val="001600E4"/>
    <w:rsid w:val="0016017C"/>
    <w:rsid w:val="00160277"/>
    <w:rsid w:val="001602C6"/>
    <w:rsid w:val="00160338"/>
    <w:rsid w:val="00160947"/>
    <w:rsid w:val="0016098B"/>
    <w:rsid w:val="00160AB2"/>
    <w:rsid w:val="00160AED"/>
    <w:rsid w:val="00160AEE"/>
    <w:rsid w:val="00160BF5"/>
    <w:rsid w:val="00160CEC"/>
    <w:rsid w:val="00160D2C"/>
    <w:rsid w:val="00160DFA"/>
    <w:rsid w:val="001615BB"/>
    <w:rsid w:val="001615FC"/>
    <w:rsid w:val="00161A67"/>
    <w:rsid w:val="00161DD4"/>
    <w:rsid w:val="00161DE8"/>
    <w:rsid w:val="00161F66"/>
    <w:rsid w:val="001620D0"/>
    <w:rsid w:val="0016218B"/>
    <w:rsid w:val="001622BD"/>
    <w:rsid w:val="0016245C"/>
    <w:rsid w:val="001624C5"/>
    <w:rsid w:val="001625E8"/>
    <w:rsid w:val="00162737"/>
    <w:rsid w:val="001629C5"/>
    <w:rsid w:val="00162A36"/>
    <w:rsid w:val="00162F62"/>
    <w:rsid w:val="00163081"/>
    <w:rsid w:val="00163205"/>
    <w:rsid w:val="001634D6"/>
    <w:rsid w:val="00163730"/>
    <w:rsid w:val="00163931"/>
    <w:rsid w:val="00163AF1"/>
    <w:rsid w:val="00163BE3"/>
    <w:rsid w:val="00164223"/>
    <w:rsid w:val="00164533"/>
    <w:rsid w:val="00164566"/>
    <w:rsid w:val="001645A0"/>
    <w:rsid w:val="00164778"/>
    <w:rsid w:val="001648A8"/>
    <w:rsid w:val="00164E6E"/>
    <w:rsid w:val="00165078"/>
    <w:rsid w:val="001653B9"/>
    <w:rsid w:val="001654CC"/>
    <w:rsid w:val="00165509"/>
    <w:rsid w:val="00165599"/>
    <w:rsid w:val="00165A1B"/>
    <w:rsid w:val="00165BBA"/>
    <w:rsid w:val="00165C68"/>
    <w:rsid w:val="00165CF9"/>
    <w:rsid w:val="00166239"/>
    <w:rsid w:val="00166350"/>
    <w:rsid w:val="001663F7"/>
    <w:rsid w:val="00166508"/>
    <w:rsid w:val="00166A71"/>
    <w:rsid w:val="00166BE9"/>
    <w:rsid w:val="00166C14"/>
    <w:rsid w:val="00166CB5"/>
    <w:rsid w:val="00166D52"/>
    <w:rsid w:val="00166F29"/>
    <w:rsid w:val="00166FF0"/>
    <w:rsid w:val="001671F1"/>
    <w:rsid w:val="00167238"/>
    <w:rsid w:val="001676FE"/>
    <w:rsid w:val="0016783C"/>
    <w:rsid w:val="001679B2"/>
    <w:rsid w:val="00167DA1"/>
    <w:rsid w:val="00167E75"/>
    <w:rsid w:val="00170101"/>
    <w:rsid w:val="001702DC"/>
    <w:rsid w:val="0017036F"/>
    <w:rsid w:val="001705BA"/>
    <w:rsid w:val="001705FC"/>
    <w:rsid w:val="001707CF"/>
    <w:rsid w:val="001709D0"/>
    <w:rsid w:val="00170A35"/>
    <w:rsid w:val="00170C61"/>
    <w:rsid w:val="00171318"/>
    <w:rsid w:val="0017158E"/>
    <w:rsid w:val="0017159F"/>
    <w:rsid w:val="0017168C"/>
    <w:rsid w:val="0017170E"/>
    <w:rsid w:val="001718CF"/>
    <w:rsid w:val="00171FB3"/>
    <w:rsid w:val="00172542"/>
    <w:rsid w:val="001729C2"/>
    <w:rsid w:val="00172B44"/>
    <w:rsid w:val="00172FF4"/>
    <w:rsid w:val="00173039"/>
    <w:rsid w:val="00173137"/>
    <w:rsid w:val="0017326B"/>
    <w:rsid w:val="0017360A"/>
    <w:rsid w:val="00173842"/>
    <w:rsid w:val="001738CB"/>
    <w:rsid w:val="00173AB3"/>
    <w:rsid w:val="00173D33"/>
    <w:rsid w:val="00173E1E"/>
    <w:rsid w:val="00173F46"/>
    <w:rsid w:val="00173F4A"/>
    <w:rsid w:val="00174332"/>
    <w:rsid w:val="001747A8"/>
    <w:rsid w:val="001747CD"/>
    <w:rsid w:val="00174940"/>
    <w:rsid w:val="00174A18"/>
    <w:rsid w:val="00174DB6"/>
    <w:rsid w:val="00174F82"/>
    <w:rsid w:val="001750BF"/>
    <w:rsid w:val="0017554E"/>
    <w:rsid w:val="00175642"/>
    <w:rsid w:val="00175A18"/>
    <w:rsid w:val="00175A69"/>
    <w:rsid w:val="00175C38"/>
    <w:rsid w:val="00175DE9"/>
    <w:rsid w:val="00175E44"/>
    <w:rsid w:val="00175E8A"/>
    <w:rsid w:val="0017649C"/>
    <w:rsid w:val="001769B1"/>
    <w:rsid w:val="00176D53"/>
    <w:rsid w:val="00176E3E"/>
    <w:rsid w:val="00176FDA"/>
    <w:rsid w:val="0017747C"/>
    <w:rsid w:val="00177524"/>
    <w:rsid w:val="00177575"/>
    <w:rsid w:val="0017772E"/>
    <w:rsid w:val="001777CC"/>
    <w:rsid w:val="0017783E"/>
    <w:rsid w:val="001779EB"/>
    <w:rsid w:val="00177A10"/>
    <w:rsid w:val="00177BB6"/>
    <w:rsid w:val="00177DD7"/>
    <w:rsid w:val="0018002D"/>
    <w:rsid w:val="00180067"/>
    <w:rsid w:val="001800A6"/>
    <w:rsid w:val="0018055D"/>
    <w:rsid w:val="001809BA"/>
    <w:rsid w:val="00181141"/>
    <w:rsid w:val="00181249"/>
    <w:rsid w:val="00181327"/>
    <w:rsid w:val="00181583"/>
    <w:rsid w:val="001817B5"/>
    <w:rsid w:val="001817CF"/>
    <w:rsid w:val="0018181B"/>
    <w:rsid w:val="001818E4"/>
    <w:rsid w:val="00181994"/>
    <w:rsid w:val="00181AE4"/>
    <w:rsid w:val="00182097"/>
    <w:rsid w:val="00182239"/>
    <w:rsid w:val="00182259"/>
    <w:rsid w:val="0018254E"/>
    <w:rsid w:val="00182582"/>
    <w:rsid w:val="00182765"/>
    <w:rsid w:val="00182774"/>
    <w:rsid w:val="00182942"/>
    <w:rsid w:val="00182BD5"/>
    <w:rsid w:val="00182D1F"/>
    <w:rsid w:val="00182DE3"/>
    <w:rsid w:val="00182F36"/>
    <w:rsid w:val="00183027"/>
    <w:rsid w:val="001833EC"/>
    <w:rsid w:val="001835B2"/>
    <w:rsid w:val="0018369A"/>
    <w:rsid w:val="00183815"/>
    <w:rsid w:val="00183B92"/>
    <w:rsid w:val="001840C0"/>
    <w:rsid w:val="00184587"/>
    <w:rsid w:val="001846D7"/>
    <w:rsid w:val="001847CE"/>
    <w:rsid w:val="00184BD2"/>
    <w:rsid w:val="00184CCD"/>
    <w:rsid w:val="00184F65"/>
    <w:rsid w:val="0018510E"/>
    <w:rsid w:val="0018524D"/>
    <w:rsid w:val="00185309"/>
    <w:rsid w:val="001854A2"/>
    <w:rsid w:val="001856BB"/>
    <w:rsid w:val="0018575A"/>
    <w:rsid w:val="001857E5"/>
    <w:rsid w:val="00185956"/>
    <w:rsid w:val="00185969"/>
    <w:rsid w:val="00185A40"/>
    <w:rsid w:val="00185A43"/>
    <w:rsid w:val="00186387"/>
    <w:rsid w:val="001863E5"/>
    <w:rsid w:val="001868E7"/>
    <w:rsid w:val="00186E4C"/>
    <w:rsid w:val="00186F65"/>
    <w:rsid w:val="001870FC"/>
    <w:rsid w:val="00187184"/>
    <w:rsid w:val="0018749B"/>
    <w:rsid w:val="001878F1"/>
    <w:rsid w:val="00187D0F"/>
    <w:rsid w:val="00187E6D"/>
    <w:rsid w:val="0019024A"/>
    <w:rsid w:val="00190271"/>
    <w:rsid w:val="0019029E"/>
    <w:rsid w:val="0019044D"/>
    <w:rsid w:val="001907A5"/>
    <w:rsid w:val="001907BF"/>
    <w:rsid w:val="001907E5"/>
    <w:rsid w:val="00190815"/>
    <w:rsid w:val="00190871"/>
    <w:rsid w:val="00190A3A"/>
    <w:rsid w:val="00190E25"/>
    <w:rsid w:val="001911E1"/>
    <w:rsid w:val="001913C5"/>
    <w:rsid w:val="001915BF"/>
    <w:rsid w:val="00191959"/>
    <w:rsid w:val="001919D5"/>
    <w:rsid w:val="00191A17"/>
    <w:rsid w:val="00191A63"/>
    <w:rsid w:val="00191C91"/>
    <w:rsid w:val="00191EE4"/>
    <w:rsid w:val="001920C1"/>
    <w:rsid w:val="001921B4"/>
    <w:rsid w:val="0019227E"/>
    <w:rsid w:val="00192601"/>
    <w:rsid w:val="0019277A"/>
    <w:rsid w:val="00192992"/>
    <w:rsid w:val="00192997"/>
    <w:rsid w:val="00192B0A"/>
    <w:rsid w:val="00192DB8"/>
    <w:rsid w:val="0019302B"/>
    <w:rsid w:val="001930D2"/>
    <w:rsid w:val="0019342D"/>
    <w:rsid w:val="001936CB"/>
    <w:rsid w:val="001939DD"/>
    <w:rsid w:val="00193A14"/>
    <w:rsid w:val="00193C09"/>
    <w:rsid w:val="00193EF4"/>
    <w:rsid w:val="00193F05"/>
    <w:rsid w:val="00193F3A"/>
    <w:rsid w:val="00194011"/>
    <w:rsid w:val="0019437F"/>
    <w:rsid w:val="001943DE"/>
    <w:rsid w:val="001945AF"/>
    <w:rsid w:val="00194A57"/>
    <w:rsid w:val="00194C1B"/>
    <w:rsid w:val="00194C87"/>
    <w:rsid w:val="00194E2D"/>
    <w:rsid w:val="00194E59"/>
    <w:rsid w:val="001951F2"/>
    <w:rsid w:val="001953F6"/>
    <w:rsid w:val="0019588A"/>
    <w:rsid w:val="0019599B"/>
    <w:rsid w:val="00195C60"/>
    <w:rsid w:val="00195D45"/>
    <w:rsid w:val="00195D78"/>
    <w:rsid w:val="00195DBA"/>
    <w:rsid w:val="0019637E"/>
    <w:rsid w:val="00196507"/>
    <w:rsid w:val="0019658F"/>
    <w:rsid w:val="00196683"/>
    <w:rsid w:val="00196888"/>
    <w:rsid w:val="00196933"/>
    <w:rsid w:val="001969DD"/>
    <w:rsid w:val="00196EED"/>
    <w:rsid w:val="00196F7C"/>
    <w:rsid w:val="00196FBC"/>
    <w:rsid w:val="0019715E"/>
    <w:rsid w:val="001972C2"/>
    <w:rsid w:val="001972E0"/>
    <w:rsid w:val="0019730A"/>
    <w:rsid w:val="00197393"/>
    <w:rsid w:val="0019772C"/>
    <w:rsid w:val="0019797E"/>
    <w:rsid w:val="00197AD9"/>
    <w:rsid w:val="00197D74"/>
    <w:rsid w:val="00197E4F"/>
    <w:rsid w:val="001A02CF"/>
    <w:rsid w:val="001A05EC"/>
    <w:rsid w:val="001A071A"/>
    <w:rsid w:val="001A08AD"/>
    <w:rsid w:val="001A0A35"/>
    <w:rsid w:val="001A101F"/>
    <w:rsid w:val="001A1023"/>
    <w:rsid w:val="001A114B"/>
    <w:rsid w:val="001A16F0"/>
    <w:rsid w:val="001A1A9E"/>
    <w:rsid w:val="001A1B1F"/>
    <w:rsid w:val="001A1FBD"/>
    <w:rsid w:val="001A22C9"/>
    <w:rsid w:val="001A2567"/>
    <w:rsid w:val="001A25AF"/>
    <w:rsid w:val="001A2BA9"/>
    <w:rsid w:val="001A2DD5"/>
    <w:rsid w:val="001A2DFE"/>
    <w:rsid w:val="001A306B"/>
    <w:rsid w:val="001A3164"/>
    <w:rsid w:val="001A3310"/>
    <w:rsid w:val="001A3B44"/>
    <w:rsid w:val="001A3FA5"/>
    <w:rsid w:val="001A3FDC"/>
    <w:rsid w:val="001A44AA"/>
    <w:rsid w:val="001A469F"/>
    <w:rsid w:val="001A482F"/>
    <w:rsid w:val="001A49F5"/>
    <w:rsid w:val="001A4B75"/>
    <w:rsid w:val="001A4C12"/>
    <w:rsid w:val="001A4D48"/>
    <w:rsid w:val="001A4F82"/>
    <w:rsid w:val="001A5112"/>
    <w:rsid w:val="001A54D4"/>
    <w:rsid w:val="001A575C"/>
    <w:rsid w:val="001A57AE"/>
    <w:rsid w:val="001A5B66"/>
    <w:rsid w:val="001A5B83"/>
    <w:rsid w:val="001A60BC"/>
    <w:rsid w:val="001A6285"/>
    <w:rsid w:val="001A63A1"/>
    <w:rsid w:val="001A63EB"/>
    <w:rsid w:val="001A6662"/>
    <w:rsid w:val="001A669A"/>
    <w:rsid w:val="001A6729"/>
    <w:rsid w:val="001A6861"/>
    <w:rsid w:val="001A6868"/>
    <w:rsid w:val="001A6974"/>
    <w:rsid w:val="001A6A0D"/>
    <w:rsid w:val="001A6C3A"/>
    <w:rsid w:val="001A7059"/>
    <w:rsid w:val="001A7288"/>
    <w:rsid w:val="001A7361"/>
    <w:rsid w:val="001A7485"/>
    <w:rsid w:val="001A74BE"/>
    <w:rsid w:val="001A76CD"/>
    <w:rsid w:val="001A7BB3"/>
    <w:rsid w:val="001A7CED"/>
    <w:rsid w:val="001A7D50"/>
    <w:rsid w:val="001A7E42"/>
    <w:rsid w:val="001B0360"/>
    <w:rsid w:val="001B039E"/>
    <w:rsid w:val="001B05A9"/>
    <w:rsid w:val="001B07EF"/>
    <w:rsid w:val="001B081E"/>
    <w:rsid w:val="001B089C"/>
    <w:rsid w:val="001B09BD"/>
    <w:rsid w:val="001B0E67"/>
    <w:rsid w:val="001B105D"/>
    <w:rsid w:val="001B11AF"/>
    <w:rsid w:val="001B15A6"/>
    <w:rsid w:val="001B1704"/>
    <w:rsid w:val="001B1770"/>
    <w:rsid w:val="001B18E9"/>
    <w:rsid w:val="001B1A80"/>
    <w:rsid w:val="001B1C31"/>
    <w:rsid w:val="001B1D6D"/>
    <w:rsid w:val="001B1E98"/>
    <w:rsid w:val="001B208F"/>
    <w:rsid w:val="001B228F"/>
    <w:rsid w:val="001B232B"/>
    <w:rsid w:val="001B253F"/>
    <w:rsid w:val="001B2637"/>
    <w:rsid w:val="001B2640"/>
    <w:rsid w:val="001B271F"/>
    <w:rsid w:val="001B2734"/>
    <w:rsid w:val="001B289C"/>
    <w:rsid w:val="001B28F9"/>
    <w:rsid w:val="001B2D41"/>
    <w:rsid w:val="001B3073"/>
    <w:rsid w:val="001B3134"/>
    <w:rsid w:val="001B313C"/>
    <w:rsid w:val="001B3417"/>
    <w:rsid w:val="001B38E6"/>
    <w:rsid w:val="001B409F"/>
    <w:rsid w:val="001B43F8"/>
    <w:rsid w:val="001B46C0"/>
    <w:rsid w:val="001B47C3"/>
    <w:rsid w:val="001B4AA4"/>
    <w:rsid w:val="001B4B44"/>
    <w:rsid w:val="001B4B60"/>
    <w:rsid w:val="001B4CCE"/>
    <w:rsid w:val="001B4D3C"/>
    <w:rsid w:val="001B50F3"/>
    <w:rsid w:val="001B5120"/>
    <w:rsid w:val="001B5206"/>
    <w:rsid w:val="001B5338"/>
    <w:rsid w:val="001B5502"/>
    <w:rsid w:val="001B55AD"/>
    <w:rsid w:val="001B55E3"/>
    <w:rsid w:val="001B586E"/>
    <w:rsid w:val="001B5AF5"/>
    <w:rsid w:val="001B5B5C"/>
    <w:rsid w:val="001B5BD5"/>
    <w:rsid w:val="001B5DC4"/>
    <w:rsid w:val="001B5F0E"/>
    <w:rsid w:val="001B6062"/>
    <w:rsid w:val="001B60D5"/>
    <w:rsid w:val="001B612D"/>
    <w:rsid w:val="001B63A2"/>
    <w:rsid w:val="001B6578"/>
    <w:rsid w:val="001B6719"/>
    <w:rsid w:val="001B6AFF"/>
    <w:rsid w:val="001B7149"/>
    <w:rsid w:val="001B728B"/>
    <w:rsid w:val="001B7521"/>
    <w:rsid w:val="001B77E8"/>
    <w:rsid w:val="001B78CE"/>
    <w:rsid w:val="001B7D06"/>
    <w:rsid w:val="001B7D89"/>
    <w:rsid w:val="001B7E1A"/>
    <w:rsid w:val="001B7F10"/>
    <w:rsid w:val="001C038D"/>
    <w:rsid w:val="001C0710"/>
    <w:rsid w:val="001C0903"/>
    <w:rsid w:val="001C099F"/>
    <w:rsid w:val="001C0AAF"/>
    <w:rsid w:val="001C0ABB"/>
    <w:rsid w:val="001C0B23"/>
    <w:rsid w:val="001C0B51"/>
    <w:rsid w:val="001C0C2A"/>
    <w:rsid w:val="001C0DA4"/>
    <w:rsid w:val="001C0DFC"/>
    <w:rsid w:val="001C0F81"/>
    <w:rsid w:val="001C1CFF"/>
    <w:rsid w:val="001C1ED7"/>
    <w:rsid w:val="001C23B2"/>
    <w:rsid w:val="001C26A8"/>
    <w:rsid w:val="001C276E"/>
    <w:rsid w:val="001C279A"/>
    <w:rsid w:val="001C28D4"/>
    <w:rsid w:val="001C2B74"/>
    <w:rsid w:val="001C2CB1"/>
    <w:rsid w:val="001C2CF6"/>
    <w:rsid w:val="001C317F"/>
    <w:rsid w:val="001C3282"/>
    <w:rsid w:val="001C32F0"/>
    <w:rsid w:val="001C3546"/>
    <w:rsid w:val="001C354E"/>
    <w:rsid w:val="001C393D"/>
    <w:rsid w:val="001C3E2E"/>
    <w:rsid w:val="001C3E8E"/>
    <w:rsid w:val="001C40B9"/>
    <w:rsid w:val="001C4129"/>
    <w:rsid w:val="001C43E8"/>
    <w:rsid w:val="001C4480"/>
    <w:rsid w:val="001C463C"/>
    <w:rsid w:val="001C4AD3"/>
    <w:rsid w:val="001C4B3F"/>
    <w:rsid w:val="001C4D3C"/>
    <w:rsid w:val="001C4F31"/>
    <w:rsid w:val="001C4F5C"/>
    <w:rsid w:val="001C50C2"/>
    <w:rsid w:val="001C5415"/>
    <w:rsid w:val="001C56A0"/>
    <w:rsid w:val="001C5882"/>
    <w:rsid w:val="001C58B4"/>
    <w:rsid w:val="001C59E1"/>
    <w:rsid w:val="001C5A80"/>
    <w:rsid w:val="001C5AA0"/>
    <w:rsid w:val="001C6160"/>
    <w:rsid w:val="001C62AB"/>
    <w:rsid w:val="001C64AB"/>
    <w:rsid w:val="001C65D7"/>
    <w:rsid w:val="001C66C0"/>
    <w:rsid w:val="001C68EE"/>
    <w:rsid w:val="001C6937"/>
    <w:rsid w:val="001C6A30"/>
    <w:rsid w:val="001C6B00"/>
    <w:rsid w:val="001C6D5F"/>
    <w:rsid w:val="001C6E1D"/>
    <w:rsid w:val="001C6E2D"/>
    <w:rsid w:val="001C70E1"/>
    <w:rsid w:val="001C70F4"/>
    <w:rsid w:val="001C71DC"/>
    <w:rsid w:val="001C73C4"/>
    <w:rsid w:val="001C75FD"/>
    <w:rsid w:val="001C7607"/>
    <w:rsid w:val="001C7755"/>
    <w:rsid w:val="001C775D"/>
    <w:rsid w:val="001C782D"/>
    <w:rsid w:val="001C7A0F"/>
    <w:rsid w:val="001C7E36"/>
    <w:rsid w:val="001D0030"/>
    <w:rsid w:val="001D02A3"/>
    <w:rsid w:val="001D0944"/>
    <w:rsid w:val="001D0E34"/>
    <w:rsid w:val="001D0F19"/>
    <w:rsid w:val="001D10EE"/>
    <w:rsid w:val="001D129E"/>
    <w:rsid w:val="001D1301"/>
    <w:rsid w:val="001D139B"/>
    <w:rsid w:val="001D187A"/>
    <w:rsid w:val="001D18A0"/>
    <w:rsid w:val="001D1A3D"/>
    <w:rsid w:val="001D1B16"/>
    <w:rsid w:val="001D1BBA"/>
    <w:rsid w:val="001D1CA4"/>
    <w:rsid w:val="001D20CF"/>
    <w:rsid w:val="001D23EB"/>
    <w:rsid w:val="001D25ED"/>
    <w:rsid w:val="001D2797"/>
    <w:rsid w:val="001D2A35"/>
    <w:rsid w:val="001D2A69"/>
    <w:rsid w:val="001D2C80"/>
    <w:rsid w:val="001D2DC8"/>
    <w:rsid w:val="001D2DD1"/>
    <w:rsid w:val="001D3016"/>
    <w:rsid w:val="001D3293"/>
    <w:rsid w:val="001D3434"/>
    <w:rsid w:val="001D34E0"/>
    <w:rsid w:val="001D34E6"/>
    <w:rsid w:val="001D3506"/>
    <w:rsid w:val="001D35F4"/>
    <w:rsid w:val="001D3807"/>
    <w:rsid w:val="001D3A0A"/>
    <w:rsid w:val="001D3F14"/>
    <w:rsid w:val="001D435C"/>
    <w:rsid w:val="001D4524"/>
    <w:rsid w:val="001D46F5"/>
    <w:rsid w:val="001D4B44"/>
    <w:rsid w:val="001D4D06"/>
    <w:rsid w:val="001D4DE1"/>
    <w:rsid w:val="001D4E34"/>
    <w:rsid w:val="001D4EA2"/>
    <w:rsid w:val="001D4EFD"/>
    <w:rsid w:val="001D5117"/>
    <w:rsid w:val="001D5347"/>
    <w:rsid w:val="001D566D"/>
    <w:rsid w:val="001D56FA"/>
    <w:rsid w:val="001D5A39"/>
    <w:rsid w:val="001D5B78"/>
    <w:rsid w:val="001D5BA3"/>
    <w:rsid w:val="001D5D3F"/>
    <w:rsid w:val="001D5DF2"/>
    <w:rsid w:val="001D5F81"/>
    <w:rsid w:val="001D5FBD"/>
    <w:rsid w:val="001D62A4"/>
    <w:rsid w:val="001D651F"/>
    <w:rsid w:val="001D6AF4"/>
    <w:rsid w:val="001D6D90"/>
    <w:rsid w:val="001D6E83"/>
    <w:rsid w:val="001D7010"/>
    <w:rsid w:val="001D704B"/>
    <w:rsid w:val="001D71BE"/>
    <w:rsid w:val="001D747B"/>
    <w:rsid w:val="001D74B4"/>
    <w:rsid w:val="001D74D1"/>
    <w:rsid w:val="001D7DAE"/>
    <w:rsid w:val="001E0250"/>
    <w:rsid w:val="001E04AD"/>
    <w:rsid w:val="001E06CE"/>
    <w:rsid w:val="001E08EA"/>
    <w:rsid w:val="001E0A03"/>
    <w:rsid w:val="001E0AC1"/>
    <w:rsid w:val="001E0B56"/>
    <w:rsid w:val="001E0D7B"/>
    <w:rsid w:val="001E0DFD"/>
    <w:rsid w:val="001E154F"/>
    <w:rsid w:val="001E1603"/>
    <w:rsid w:val="001E1B21"/>
    <w:rsid w:val="001E1CBA"/>
    <w:rsid w:val="001E1CEF"/>
    <w:rsid w:val="001E1DC2"/>
    <w:rsid w:val="001E1F13"/>
    <w:rsid w:val="001E21F6"/>
    <w:rsid w:val="001E2252"/>
    <w:rsid w:val="001E2415"/>
    <w:rsid w:val="001E2602"/>
    <w:rsid w:val="001E270E"/>
    <w:rsid w:val="001E28A0"/>
    <w:rsid w:val="001E290B"/>
    <w:rsid w:val="001E2931"/>
    <w:rsid w:val="001E2A07"/>
    <w:rsid w:val="001E2DDC"/>
    <w:rsid w:val="001E2DDD"/>
    <w:rsid w:val="001E2EE5"/>
    <w:rsid w:val="001E2F2E"/>
    <w:rsid w:val="001E2F7C"/>
    <w:rsid w:val="001E2FF6"/>
    <w:rsid w:val="001E3268"/>
    <w:rsid w:val="001E32ED"/>
    <w:rsid w:val="001E3452"/>
    <w:rsid w:val="001E34B3"/>
    <w:rsid w:val="001E386E"/>
    <w:rsid w:val="001E3ED3"/>
    <w:rsid w:val="001E3FB9"/>
    <w:rsid w:val="001E3FE9"/>
    <w:rsid w:val="001E41CB"/>
    <w:rsid w:val="001E4265"/>
    <w:rsid w:val="001E4563"/>
    <w:rsid w:val="001E48C3"/>
    <w:rsid w:val="001E48F5"/>
    <w:rsid w:val="001E4A21"/>
    <w:rsid w:val="001E4A38"/>
    <w:rsid w:val="001E4AEB"/>
    <w:rsid w:val="001E4DD2"/>
    <w:rsid w:val="001E5083"/>
    <w:rsid w:val="001E5184"/>
    <w:rsid w:val="001E5348"/>
    <w:rsid w:val="001E5737"/>
    <w:rsid w:val="001E57C6"/>
    <w:rsid w:val="001E5817"/>
    <w:rsid w:val="001E5EE1"/>
    <w:rsid w:val="001E62B1"/>
    <w:rsid w:val="001E6432"/>
    <w:rsid w:val="001E6510"/>
    <w:rsid w:val="001E6EF1"/>
    <w:rsid w:val="001E6FFD"/>
    <w:rsid w:val="001E74F4"/>
    <w:rsid w:val="001E7513"/>
    <w:rsid w:val="001E7526"/>
    <w:rsid w:val="001E765C"/>
    <w:rsid w:val="001E773E"/>
    <w:rsid w:val="001E777B"/>
    <w:rsid w:val="001E7786"/>
    <w:rsid w:val="001E7877"/>
    <w:rsid w:val="001E79A9"/>
    <w:rsid w:val="001E7ACA"/>
    <w:rsid w:val="001E7B0D"/>
    <w:rsid w:val="001F02AC"/>
    <w:rsid w:val="001F0408"/>
    <w:rsid w:val="001F059B"/>
    <w:rsid w:val="001F05CE"/>
    <w:rsid w:val="001F076D"/>
    <w:rsid w:val="001F0854"/>
    <w:rsid w:val="001F085A"/>
    <w:rsid w:val="001F089F"/>
    <w:rsid w:val="001F096F"/>
    <w:rsid w:val="001F0A26"/>
    <w:rsid w:val="001F0B41"/>
    <w:rsid w:val="001F0C5B"/>
    <w:rsid w:val="001F0D6C"/>
    <w:rsid w:val="001F137A"/>
    <w:rsid w:val="001F140D"/>
    <w:rsid w:val="001F151A"/>
    <w:rsid w:val="001F16A5"/>
    <w:rsid w:val="001F177C"/>
    <w:rsid w:val="001F195A"/>
    <w:rsid w:val="001F1BD8"/>
    <w:rsid w:val="001F1C12"/>
    <w:rsid w:val="001F1CFA"/>
    <w:rsid w:val="001F1E6C"/>
    <w:rsid w:val="001F1E78"/>
    <w:rsid w:val="001F1F06"/>
    <w:rsid w:val="001F2084"/>
    <w:rsid w:val="001F2441"/>
    <w:rsid w:val="001F2498"/>
    <w:rsid w:val="001F24BC"/>
    <w:rsid w:val="001F2A12"/>
    <w:rsid w:val="001F2C93"/>
    <w:rsid w:val="001F2CDA"/>
    <w:rsid w:val="001F2EAF"/>
    <w:rsid w:val="001F2EB8"/>
    <w:rsid w:val="001F2ECD"/>
    <w:rsid w:val="001F3093"/>
    <w:rsid w:val="001F32EF"/>
    <w:rsid w:val="001F35E3"/>
    <w:rsid w:val="001F38F4"/>
    <w:rsid w:val="001F3957"/>
    <w:rsid w:val="001F39AF"/>
    <w:rsid w:val="001F3E2A"/>
    <w:rsid w:val="001F3F38"/>
    <w:rsid w:val="001F415B"/>
    <w:rsid w:val="001F421B"/>
    <w:rsid w:val="001F4385"/>
    <w:rsid w:val="001F447D"/>
    <w:rsid w:val="001F4573"/>
    <w:rsid w:val="001F4983"/>
    <w:rsid w:val="001F4D3F"/>
    <w:rsid w:val="001F5036"/>
    <w:rsid w:val="001F5062"/>
    <w:rsid w:val="001F5081"/>
    <w:rsid w:val="001F540E"/>
    <w:rsid w:val="001F5588"/>
    <w:rsid w:val="001F5B58"/>
    <w:rsid w:val="001F5DCA"/>
    <w:rsid w:val="001F5F40"/>
    <w:rsid w:val="001F600A"/>
    <w:rsid w:val="001F6287"/>
    <w:rsid w:val="001F664E"/>
    <w:rsid w:val="001F69BA"/>
    <w:rsid w:val="001F6A6A"/>
    <w:rsid w:val="001F6AB9"/>
    <w:rsid w:val="001F6D11"/>
    <w:rsid w:val="001F709D"/>
    <w:rsid w:val="001F70E0"/>
    <w:rsid w:val="001F73A8"/>
    <w:rsid w:val="001F73B7"/>
    <w:rsid w:val="001F73E1"/>
    <w:rsid w:val="001F77FE"/>
    <w:rsid w:val="001F7ACE"/>
    <w:rsid w:val="001F7D6B"/>
    <w:rsid w:val="001F7ECE"/>
    <w:rsid w:val="001F7F9E"/>
    <w:rsid w:val="001FCDF3"/>
    <w:rsid w:val="002000E3"/>
    <w:rsid w:val="002001A9"/>
    <w:rsid w:val="00200373"/>
    <w:rsid w:val="00200485"/>
    <w:rsid w:val="00200622"/>
    <w:rsid w:val="002008DD"/>
    <w:rsid w:val="00201241"/>
    <w:rsid w:val="002012EB"/>
    <w:rsid w:val="0020140E"/>
    <w:rsid w:val="0020140F"/>
    <w:rsid w:val="002015AB"/>
    <w:rsid w:val="0020175D"/>
    <w:rsid w:val="00201848"/>
    <w:rsid w:val="00201D3D"/>
    <w:rsid w:val="00201ECE"/>
    <w:rsid w:val="00202497"/>
    <w:rsid w:val="002026F5"/>
    <w:rsid w:val="00202769"/>
    <w:rsid w:val="002027FE"/>
    <w:rsid w:val="002028D4"/>
    <w:rsid w:val="0020295B"/>
    <w:rsid w:val="00202C34"/>
    <w:rsid w:val="00202D83"/>
    <w:rsid w:val="00202DD4"/>
    <w:rsid w:val="00202E9A"/>
    <w:rsid w:val="00203116"/>
    <w:rsid w:val="002032F3"/>
    <w:rsid w:val="0020385C"/>
    <w:rsid w:val="00203999"/>
    <w:rsid w:val="002039D3"/>
    <w:rsid w:val="00203E3E"/>
    <w:rsid w:val="00203F27"/>
    <w:rsid w:val="002044CA"/>
    <w:rsid w:val="00204660"/>
    <w:rsid w:val="002047A5"/>
    <w:rsid w:val="002049F8"/>
    <w:rsid w:val="00204AD1"/>
    <w:rsid w:val="00204AE2"/>
    <w:rsid w:val="00204C59"/>
    <w:rsid w:val="00204F9A"/>
    <w:rsid w:val="002050D1"/>
    <w:rsid w:val="00205103"/>
    <w:rsid w:val="002053EE"/>
    <w:rsid w:val="0020569A"/>
    <w:rsid w:val="00205956"/>
    <w:rsid w:val="00205D54"/>
    <w:rsid w:val="00205E60"/>
    <w:rsid w:val="00205F57"/>
    <w:rsid w:val="00206352"/>
    <w:rsid w:val="002064BF"/>
    <w:rsid w:val="00206538"/>
    <w:rsid w:val="002069DC"/>
    <w:rsid w:val="00206A14"/>
    <w:rsid w:val="00206A55"/>
    <w:rsid w:val="00207124"/>
    <w:rsid w:val="002071FD"/>
    <w:rsid w:val="00207239"/>
    <w:rsid w:val="002073D5"/>
    <w:rsid w:val="0020775D"/>
    <w:rsid w:val="002077A7"/>
    <w:rsid w:val="00207865"/>
    <w:rsid w:val="00207A38"/>
    <w:rsid w:val="00207C0C"/>
    <w:rsid w:val="00207C14"/>
    <w:rsid w:val="00207CF4"/>
    <w:rsid w:val="00207DBA"/>
    <w:rsid w:val="00210149"/>
    <w:rsid w:val="0021018E"/>
    <w:rsid w:val="0021023C"/>
    <w:rsid w:val="0021026D"/>
    <w:rsid w:val="00210295"/>
    <w:rsid w:val="002104A5"/>
    <w:rsid w:val="00210B7B"/>
    <w:rsid w:val="00210CF8"/>
    <w:rsid w:val="00210DDF"/>
    <w:rsid w:val="00210F73"/>
    <w:rsid w:val="0021101A"/>
    <w:rsid w:val="002110DC"/>
    <w:rsid w:val="00211121"/>
    <w:rsid w:val="00211670"/>
    <w:rsid w:val="002116F9"/>
    <w:rsid w:val="0021178F"/>
    <w:rsid w:val="002118CD"/>
    <w:rsid w:val="00211970"/>
    <w:rsid w:val="00211A02"/>
    <w:rsid w:val="00211B52"/>
    <w:rsid w:val="00211BEE"/>
    <w:rsid w:val="00211C03"/>
    <w:rsid w:val="00211DE8"/>
    <w:rsid w:val="00212174"/>
    <w:rsid w:val="002122C7"/>
    <w:rsid w:val="00212395"/>
    <w:rsid w:val="0021243C"/>
    <w:rsid w:val="00212474"/>
    <w:rsid w:val="002128E4"/>
    <w:rsid w:val="00212933"/>
    <w:rsid w:val="002129DC"/>
    <w:rsid w:val="00212B7E"/>
    <w:rsid w:val="00213029"/>
    <w:rsid w:val="00213282"/>
    <w:rsid w:val="002134AD"/>
    <w:rsid w:val="00213500"/>
    <w:rsid w:val="002136C3"/>
    <w:rsid w:val="002136D7"/>
    <w:rsid w:val="002137EE"/>
    <w:rsid w:val="00213927"/>
    <w:rsid w:val="002139D4"/>
    <w:rsid w:val="00213D5F"/>
    <w:rsid w:val="002145BF"/>
    <w:rsid w:val="00214698"/>
    <w:rsid w:val="00214820"/>
    <w:rsid w:val="0021484E"/>
    <w:rsid w:val="00214B06"/>
    <w:rsid w:val="00214E33"/>
    <w:rsid w:val="002151C9"/>
    <w:rsid w:val="0021538A"/>
    <w:rsid w:val="0021548C"/>
    <w:rsid w:val="002154EC"/>
    <w:rsid w:val="002154FA"/>
    <w:rsid w:val="00215592"/>
    <w:rsid w:val="00215843"/>
    <w:rsid w:val="002158C2"/>
    <w:rsid w:val="002159A2"/>
    <w:rsid w:val="002159CB"/>
    <w:rsid w:val="00215CA7"/>
    <w:rsid w:val="00215CD8"/>
    <w:rsid w:val="00215DB7"/>
    <w:rsid w:val="00215F50"/>
    <w:rsid w:val="0021632D"/>
    <w:rsid w:val="002163FC"/>
    <w:rsid w:val="0021641B"/>
    <w:rsid w:val="00216610"/>
    <w:rsid w:val="00216954"/>
    <w:rsid w:val="00216994"/>
    <w:rsid w:val="00216A92"/>
    <w:rsid w:val="00216B4C"/>
    <w:rsid w:val="00216CBF"/>
    <w:rsid w:val="00216D5E"/>
    <w:rsid w:val="0021703F"/>
    <w:rsid w:val="00217115"/>
    <w:rsid w:val="002171D6"/>
    <w:rsid w:val="00217241"/>
    <w:rsid w:val="00217322"/>
    <w:rsid w:val="0021747E"/>
    <w:rsid w:val="002174C7"/>
    <w:rsid w:val="00217514"/>
    <w:rsid w:val="00217591"/>
    <w:rsid w:val="002177A1"/>
    <w:rsid w:val="0021783A"/>
    <w:rsid w:val="0021795E"/>
    <w:rsid w:val="002179FD"/>
    <w:rsid w:val="00217C62"/>
    <w:rsid w:val="00217D32"/>
    <w:rsid w:val="00217D68"/>
    <w:rsid w:val="00217E06"/>
    <w:rsid w:val="00220229"/>
    <w:rsid w:val="002202BF"/>
    <w:rsid w:val="002204B9"/>
    <w:rsid w:val="0022050E"/>
    <w:rsid w:val="002205D1"/>
    <w:rsid w:val="00220862"/>
    <w:rsid w:val="002208D6"/>
    <w:rsid w:val="00220EE6"/>
    <w:rsid w:val="00221087"/>
    <w:rsid w:val="00221337"/>
    <w:rsid w:val="002213BC"/>
    <w:rsid w:val="002214AE"/>
    <w:rsid w:val="002215DF"/>
    <w:rsid w:val="002217D0"/>
    <w:rsid w:val="0022185C"/>
    <w:rsid w:val="00221A29"/>
    <w:rsid w:val="00221A47"/>
    <w:rsid w:val="00221C98"/>
    <w:rsid w:val="00221D06"/>
    <w:rsid w:val="00221D0C"/>
    <w:rsid w:val="00221D18"/>
    <w:rsid w:val="00221DC5"/>
    <w:rsid w:val="00222265"/>
    <w:rsid w:val="002222CE"/>
    <w:rsid w:val="002226A9"/>
    <w:rsid w:val="002226D8"/>
    <w:rsid w:val="00222B3A"/>
    <w:rsid w:val="00222CBA"/>
    <w:rsid w:val="00222ED5"/>
    <w:rsid w:val="00223939"/>
    <w:rsid w:val="00223BC8"/>
    <w:rsid w:val="00223FC6"/>
    <w:rsid w:val="0022400B"/>
    <w:rsid w:val="00224053"/>
    <w:rsid w:val="002240A5"/>
    <w:rsid w:val="00224122"/>
    <w:rsid w:val="002243B6"/>
    <w:rsid w:val="00224617"/>
    <w:rsid w:val="00224B90"/>
    <w:rsid w:val="00224BF2"/>
    <w:rsid w:val="00224C61"/>
    <w:rsid w:val="00224D7A"/>
    <w:rsid w:val="002250B3"/>
    <w:rsid w:val="00225721"/>
    <w:rsid w:val="00225AB2"/>
    <w:rsid w:val="00225AEC"/>
    <w:rsid w:val="00225BDD"/>
    <w:rsid w:val="00225C8D"/>
    <w:rsid w:val="00225DF2"/>
    <w:rsid w:val="00226094"/>
    <w:rsid w:val="002260D5"/>
    <w:rsid w:val="0022629A"/>
    <w:rsid w:val="0022644B"/>
    <w:rsid w:val="0022647C"/>
    <w:rsid w:val="00226568"/>
    <w:rsid w:val="002266E2"/>
    <w:rsid w:val="00226750"/>
    <w:rsid w:val="002267D3"/>
    <w:rsid w:val="0022682B"/>
    <w:rsid w:val="002268DE"/>
    <w:rsid w:val="0022694C"/>
    <w:rsid w:val="00226B4A"/>
    <w:rsid w:val="00226FDE"/>
    <w:rsid w:val="0022716F"/>
    <w:rsid w:val="0022755A"/>
    <w:rsid w:val="00227646"/>
    <w:rsid w:val="002276AA"/>
    <w:rsid w:val="0022781B"/>
    <w:rsid w:val="00227867"/>
    <w:rsid w:val="00227D43"/>
    <w:rsid w:val="00230116"/>
    <w:rsid w:val="00230401"/>
    <w:rsid w:val="00230517"/>
    <w:rsid w:val="002307DB"/>
    <w:rsid w:val="00230800"/>
    <w:rsid w:val="002308A4"/>
    <w:rsid w:val="00230C1C"/>
    <w:rsid w:val="00230D99"/>
    <w:rsid w:val="00231396"/>
    <w:rsid w:val="00231980"/>
    <w:rsid w:val="002319FC"/>
    <w:rsid w:val="00231AB3"/>
    <w:rsid w:val="00231B63"/>
    <w:rsid w:val="00231D70"/>
    <w:rsid w:val="00231D73"/>
    <w:rsid w:val="00231E29"/>
    <w:rsid w:val="00232154"/>
    <w:rsid w:val="0023219B"/>
    <w:rsid w:val="002322D7"/>
    <w:rsid w:val="00232474"/>
    <w:rsid w:val="002328FC"/>
    <w:rsid w:val="00232965"/>
    <w:rsid w:val="00232B07"/>
    <w:rsid w:val="00232CC6"/>
    <w:rsid w:val="00232D99"/>
    <w:rsid w:val="00232D9E"/>
    <w:rsid w:val="00233072"/>
    <w:rsid w:val="00233168"/>
    <w:rsid w:val="0023333A"/>
    <w:rsid w:val="00233371"/>
    <w:rsid w:val="002338BE"/>
    <w:rsid w:val="00233C1C"/>
    <w:rsid w:val="00233FA7"/>
    <w:rsid w:val="00233FE4"/>
    <w:rsid w:val="002342FE"/>
    <w:rsid w:val="0023443F"/>
    <w:rsid w:val="002345AE"/>
    <w:rsid w:val="00234648"/>
    <w:rsid w:val="002348C7"/>
    <w:rsid w:val="00234B2D"/>
    <w:rsid w:val="00234D90"/>
    <w:rsid w:val="00234DF9"/>
    <w:rsid w:val="00234E14"/>
    <w:rsid w:val="00234EE1"/>
    <w:rsid w:val="00234F56"/>
    <w:rsid w:val="00235244"/>
    <w:rsid w:val="00235249"/>
    <w:rsid w:val="002357E0"/>
    <w:rsid w:val="00235D21"/>
    <w:rsid w:val="00235F25"/>
    <w:rsid w:val="00236411"/>
    <w:rsid w:val="0023656D"/>
    <w:rsid w:val="002369EB"/>
    <w:rsid w:val="00236A88"/>
    <w:rsid w:val="00236C52"/>
    <w:rsid w:val="00236C93"/>
    <w:rsid w:val="00236D06"/>
    <w:rsid w:val="00236D3F"/>
    <w:rsid w:val="00236D5B"/>
    <w:rsid w:val="00236D7E"/>
    <w:rsid w:val="00236E12"/>
    <w:rsid w:val="00237094"/>
    <w:rsid w:val="002371EC"/>
    <w:rsid w:val="00237263"/>
    <w:rsid w:val="00237522"/>
    <w:rsid w:val="002376E2"/>
    <w:rsid w:val="002377E4"/>
    <w:rsid w:val="00237B0E"/>
    <w:rsid w:val="00237BB9"/>
    <w:rsid w:val="00240107"/>
    <w:rsid w:val="002406D0"/>
    <w:rsid w:val="00240A75"/>
    <w:rsid w:val="00240AB1"/>
    <w:rsid w:val="00240FAA"/>
    <w:rsid w:val="0024131D"/>
    <w:rsid w:val="0024132E"/>
    <w:rsid w:val="00241376"/>
    <w:rsid w:val="00241479"/>
    <w:rsid w:val="002414DD"/>
    <w:rsid w:val="0024153F"/>
    <w:rsid w:val="00241817"/>
    <w:rsid w:val="00241923"/>
    <w:rsid w:val="002424F0"/>
    <w:rsid w:val="00242684"/>
    <w:rsid w:val="0024269D"/>
    <w:rsid w:val="00242C10"/>
    <w:rsid w:val="00242C27"/>
    <w:rsid w:val="00243176"/>
    <w:rsid w:val="00243481"/>
    <w:rsid w:val="00243629"/>
    <w:rsid w:val="002436E7"/>
    <w:rsid w:val="002436EC"/>
    <w:rsid w:val="00243775"/>
    <w:rsid w:val="00243817"/>
    <w:rsid w:val="00243D8F"/>
    <w:rsid w:val="00243DFF"/>
    <w:rsid w:val="00243E6E"/>
    <w:rsid w:val="00243ECA"/>
    <w:rsid w:val="00243F5C"/>
    <w:rsid w:val="0024419C"/>
    <w:rsid w:val="0024451F"/>
    <w:rsid w:val="002446AB"/>
    <w:rsid w:val="002446D1"/>
    <w:rsid w:val="00244984"/>
    <w:rsid w:val="00244CF9"/>
    <w:rsid w:val="0024504B"/>
    <w:rsid w:val="0024510A"/>
    <w:rsid w:val="002457A2"/>
    <w:rsid w:val="002458AF"/>
    <w:rsid w:val="002458BF"/>
    <w:rsid w:val="0024592D"/>
    <w:rsid w:val="00245E1B"/>
    <w:rsid w:val="00245E44"/>
    <w:rsid w:val="00245F2D"/>
    <w:rsid w:val="00245FE3"/>
    <w:rsid w:val="002461BA"/>
    <w:rsid w:val="002462E8"/>
    <w:rsid w:val="0024633B"/>
    <w:rsid w:val="00246402"/>
    <w:rsid w:val="0024656C"/>
    <w:rsid w:val="002465EC"/>
    <w:rsid w:val="002468A9"/>
    <w:rsid w:val="00246C36"/>
    <w:rsid w:val="00247278"/>
    <w:rsid w:val="00247423"/>
    <w:rsid w:val="002479AD"/>
    <w:rsid w:val="00247A8C"/>
    <w:rsid w:val="00247B85"/>
    <w:rsid w:val="00247BFD"/>
    <w:rsid w:val="00247DAD"/>
    <w:rsid w:val="00247E9D"/>
    <w:rsid w:val="00250171"/>
    <w:rsid w:val="00250456"/>
    <w:rsid w:val="002504C5"/>
    <w:rsid w:val="002505FB"/>
    <w:rsid w:val="00250675"/>
    <w:rsid w:val="0025095D"/>
    <w:rsid w:val="00250AF3"/>
    <w:rsid w:val="00250BB9"/>
    <w:rsid w:val="00250D1E"/>
    <w:rsid w:val="00250E1A"/>
    <w:rsid w:val="00250FC4"/>
    <w:rsid w:val="00251092"/>
    <w:rsid w:val="0025117B"/>
    <w:rsid w:val="00251326"/>
    <w:rsid w:val="002515C8"/>
    <w:rsid w:val="0025168A"/>
    <w:rsid w:val="0025173A"/>
    <w:rsid w:val="0025174C"/>
    <w:rsid w:val="00251753"/>
    <w:rsid w:val="00251BF2"/>
    <w:rsid w:val="00251DD5"/>
    <w:rsid w:val="00251F3C"/>
    <w:rsid w:val="00252093"/>
    <w:rsid w:val="0025212B"/>
    <w:rsid w:val="00252410"/>
    <w:rsid w:val="00252448"/>
    <w:rsid w:val="002524B6"/>
    <w:rsid w:val="00252612"/>
    <w:rsid w:val="00252AA5"/>
    <w:rsid w:val="00252B18"/>
    <w:rsid w:val="00252C97"/>
    <w:rsid w:val="00252D73"/>
    <w:rsid w:val="00252E1D"/>
    <w:rsid w:val="00253403"/>
    <w:rsid w:val="00253417"/>
    <w:rsid w:val="00253428"/>
    <w:rsid w:val="0025344D"/>
    <w:rsid w:val="00253706"/>
    <w:rsid w:val="0025370A"/>
    <w:rsid w:val="00253A50"/>
    <w:rsid w:val="00253B7F"/>
    <w:rsid w:val="00253D35"/>
    <w:rsid w:val="00253D75"/>
    <w:rsid w:val="002540A5"/>
    <w:rsid w:val="00254158"/>
    <w:rsid w:val="00254284"/>
    <w:rsid w:val="002543E9"/>
    <w:rsid w:val="00254431"/>
    <w:rsid w:val="00254546"/>
    <w:rsid w:val="002545A4"/>
    <w:rsid w:val="0025466F"/>
    <w:rsid w:val="0025481A"/>
    <w:rsid w:val="0025493E"/>
    <w:rsid w:val="00254BF8"/>
    <w:rsid w:val="00254C28"/>
    <w:rsid w:val="00254D25"/>
    <w:rsid w:val="00254DBF"/>
    <w:rsid w:val="00254DF9"/>
    <w:rsid w:val="00255153"/>
    <w:rsid w:val="00255214"/>
    <w:rsid w:val="0025525B"/>
    <w:rsid w:val="002553CD"/>
    <w:rsid w:val="002554DC"/>
    <w:rsid w:val="002556D0"/>
    <w:rsid w:val="0025595C"/>
    <w:rsid w:val="00255BB5"/>
    <w:rsid w:val="00255E74"/>
    <w:rsid w:val="00255ED2"/>
    <w:rsid w:val="0025659C"/>
    <w:rsid w:val="00256775"/>
    <w:rsid w:val="0025687E"/>
    <w:rsid w:val="002568C1"/>
    <w:rsid w:val="00256ADC"/>
    <w:rsid w:val="00256B3F"/>
    <w:rsid w:val="00256E3F"/>
    <w:rsid w:val="00257001"/>
    <w:rsid w:val="00257187"/>
    <w:rsid w:val="00257229"/>
    <w:rsid w:val="0025727D"/>
    <w:rsid w:val="0025727F"/>
    <w:rsid w:val="00257346"/>
    <w:rsid w:val="00257521"/>
    <w:rsid w:val="002575C5"/>
    <w:rsid w:val="002578E2"/>
    <w:rsid w:val="00257AB5"/>
    <w:rsid w:val="00257DA5"/>
    <w:rsid w:val="00257FFE"/>
    <w:rsid w:val="002603E0"/>
    <w:rsid w:val="002604A4"/>
    <w:rsid w:val="002604E9"/>
    <w:rsid w:val="002606B7"/>
    <w:rsid w:val="002607EE"/>
    <w:rsid w:val="00260EDA"/>
    <w:rsid w:val="00260F4F"/>
    <w:rsid w:val="00260F90"/>
    <w:rsid w:val="00261055"/>
    <w:rsid w:val="002610A3"/>
    <w:rsid w:val="00261168"/>
    <w:rsid w:val="00261390"/>
    <w:rsid w:val="0026158E"/>
    <w:rsid w:val="00261EA7"/>
    <w:rsid w:val="002620B0"/>
    <w:rsid w:val="0026235D"/>
    <w:rsid w:val="002625FA"/>
    <w:rsid w:val="00262688"/>
    <w:rsid w:val="002627A9"/>
    <w:rsid w:val="00262945"/>
    <w:rsid w:val="002629A6"/>
    <w:rsid w:val="00262A2C"/>
    <w:rsid w:val="00262B54"/>
    <w:rsid w:val="00262B69"/>
    <w:rsid w:val="00262BBF"/>
    <w:rsid w:val="00262C6D"/>
    <w:rsid w:val="00262E37"/>
    <w:rsid w:val="00262FC2"/>
    <w:rsid w:val="00263045"/>
    <w:rsid w:val="0026327E"/>
    <w:rsid w:val="002634E0"/>
    <w:rsid w:val="00263572"/>
    <w:rsid w:val="0026365C"/>
    <w:rsid w:val="00263677"/>
    <w:rsid w:val="0026376D"/>
    <w:rsid w:val="00263835"/>
    <w:rsid w:val="0026383B"/>
    <w:rsid w:val="00263922"/>
    <w:rsid w:val="00263C8B"/>
    <w:rsid w:val="00263E30"/>
    <w:rsid w:val="0026405A"/>
    <w:rsid w:val="0026409F"/>
    <w:rsid w:val="0026431A"/>
    <w:rsid w:val="00264732"/>
    <w:rsid w:val="00264849"/>
    <w:rsid w:val="002649D7"/>
    <w:rsid w:val="00264F58"/>
    <w:rsid w:val="00264F5D"/>
    <w:rsid w:val="00264FB2"/>
    <w:rsid w:val="00265125"/>
    <w:rsid w:val="0026520C"/>
    <w:rsid w:val="002654C9"/>
    <w:rsid w:val="002654D1"/>
    <w:rsid w:val="00265669"/>
    <w:rsid w:val="00265823"/>
    <w:rsid w:val="00265C48"/>
    <w:rsid w:val="00265D5F"/>
    <w:rsid w:val="00266089"/>
    <w:rsid w:val="00266153"/>
    <w:rsid w:val="0026618F"/>
    <w:rsid w:val="0026633B"/>
    <w:rsid w:val="00266435"/>
    <w:rsid w:val="00266B10"/>
    <w:rsid w:val="00266B2D"/>
    <w:rsid w:val="00266C28"/>
    <w:rsid w:val="00266E61"/>
    <w:rsid w:val="00266F2A"/>
    <w:rsid w:val="002674BE"/>
    <w:rsid w:val="00267A53"/>
    <w:rsid w:val="00267ABE"/>
    <w:rsid w:val="00267C94"/>
    <w:rsid w:val="00267C96"/>
    <w:rsid w:val="00267CDE"/>
    <w:rsid w:val="00267FDB"/>
    <w:rsid w:val="00270178"/>
    <w:rsid w:val="00270206"/>
    <w:rsid w:val="0027031B"/>
    <w:rsid w:val="00270426"/>
    <w:rsid w:val="002704E4"/>
    <w:rsid w:val="002705D9"/>
    <w:rsid w:val="002705EB"/>
    <w:rsid w:val="002706E8"/>
    <w:rsid w:val="0027087C"/>
    <w:rsid w:val="002708C6"/>
    <w:rsid w:val="00270A13"/>
    <w:rsid w:val="00270CAF"/>
    <w:rsid w:val="00270DE1"/>
    <w:rsid w:val="00270E2A"/>
    <w:rsid w:val="00270E5A"/>
    <w:rsid w:val="00271621"/>
    <w:rsid w:val="00271633"/>
    <w:rsid w:val="0027196E"/>
    <w:rsid w:val="002719D9"/>
    <w:rsid w:val="00271C4A"/>
    <w:rsid w:val="00271D63"/>
    <w:rsid w:val="00271DA9"/>
    <w:rsid w:val="00272169"/>
    <w:rsid w:val="002723D8"/>
    <w:rsid w:val="0027247F"/>
    <w:rsid w:val="0027254F"/>
    <w:rsid w:val="00272826"/>
    <w:rsid w:val="0027286F"/>
    <w:rsid w:val="002728C0"/>
    <w:rsid w:val="002728D7"/>
    <w:rsid w:val="00272AF6"/>
    <w:rsid w:val="00272BE0"/>
    <w:rsid w:val="00272CE6"/>
    <w:rsid w:val="00272D32"/>
    <w:rsid w:val="00272ED8"/>
    <w:rsid w:val="002733BB"/>
    <w:rsid w:val="00273669"/>
    <w:rsid w:val="002736A8"/>
    <w:rsid w:val="00273867"/>
    <w:rsid w:val="00273ACE"/>
    <w:rsid w:val="00273AEB"/>
    <w:rsid w:val="00273B64"/>
    <w:rsid w:val="00273CC2"/>
    <w:rsid w:val="00273F0E"/>
    <w:rsid w:val="00273FBA"/>
    <w:rsid w:val="0027403A"/>
    <w:rsid w:val="00274089"/>
    <w:rsid w:val="0027468F"/>
    <w:rsid w:val="002746B7"/>
    <w:rsid w:val="0027474A"/>
    <w:rsid w:val="0027488F"/>
    <w:rsid w:val="00274CC7"/>
    <w:rsid w:val="00274E31"/>
    <w:rsid w:val="00274F9E"/>
    <w:rsid w:val="00274FD6"/>
    <w:rsid w:val="00275871"/>
    <w:rsid w:val="002759C3"/>
    <w:rsid w:val="00275AA9"/>
    <w:rsid w:val="00275C95"/>
    <w:rsid w:val="00275D8C"/>
    <w:rsid w:val="00275E56"/>
    <w:rsid w:val="0027601D"/>
    <w:rsid w:val="0027603C"/>
    <w:rsid w:val="00276072"/>
    <w:rsid w:val="00276303"/>
    <w:rsid w:val="00276382"/>
    <w:rsid w:val="0027648F"/>
    <w:rsid w:val="00276625"/>
    <w:rsid w:val="00276653"/>
    <w:rsid w:val="00276781"/>
    <w:rsid w:val="00276928"/>
    <w:rsid w:val="00276D33"/>
    <w:rsid w:val="00276EB6"/>
    <w:rsid w:val="0027703F"/>
    <w:rsid w:val="002771C3"/>
    <w:rsid w:val="002771E6"/>
    <w:rsid w:val="002776AC"/>
    <w:rsid w:val="0027774C"/>
    <w:rsid w:val="00277761"/>
    <w:rsid w:val="00277851"/>
    <w:rsid w:val="002778C8"/>
    <w:rsid w:val="00277D50"/>
    <w:rsid w:val="00277D78"/>
    <w:rsid w:val="00277FD1"/>
    <w:rsid w:val="00280081"/>
    <w:rsid w:val="00280683"/>
    <w:rsid w:val="00280696"/>
    <w:rsid w:val="00280EFD"/>
    <w:rsid w:val="00280F7E"/>
    <w:rsid w:val="00281201"/>
    <w:rsid w:val="00281349"/>
    <w:rsid w:val="002813B2"/>
    <w:rsid w:val="0028145B"/>
    <w:rsid w:val="00281609"/>
    <w:rsid w:val="0028164F"/>
    <w:rsid w:val="00281966"/>
    <w:rsid w:val="00281B65"/>
    <w:rsid w:val="00281D74"/>
    <w:rsid w:val="0028262E"/>
    <w:rsid w:val="0028277C"/>
    <w:rsid w:val="00282877"/>
    <w:rsid w:val="002828B8"/>
    <w:rsid w:val="00282B8D"/>
    <w:rsid w:val="00282CD7"/>
    <w:rsid w:val="00283139"/>
    <w:rsid w:val="00283206"/>
    <w:rsid w:val="00283525"/>
    <w:rsid w:val="00283554"/>
    <w:rsid w:val="00283A25"/>
    <w:rsid w:val="00283A73"/>
    <w:rsid w:val="00283ADA"/>
    <w:rsid w:val="00283C1B"/>
    <w:rsid w:val="00283D26"/>
    <w:rsid w:val="00283D8C"/>
    <w:rsid w:val="00283D9D"/>
    <w:rsid w:val="00284062"/>
    <w:rsid w:val="00284403"/>
    <w:rsid w:val="00284478"/>
    <w:rsid w:val="002847EF"/>
    <w:rsid w:val="00284B8F"/>
    <w:rsid w:val="00284C69"/>
    <w:rsid w:val="0028503B"/>
    <w:rsid w:val="0028513D"/>
    <w:rsid w:val="00285171"/>
    <w:rsid w:val="00285180"/>
    <w:rsid w:val="0028544A"/>
    <w:rsid w:val="0028556A"/>
    <w:rsid w:val="002855A0"/>
    <w:rsid w:val="0028561D"/>
    <w:rsid w:val="00285AA7"/>
    <w:rsid w:val="00285D09"/>
    <w:rsid w:val="00285F08"/>
    <w:rsid w:val="002862D5"/>
    <w:rsid w:val="00286A92"/>
    <w:rsid w:val="00286DC7"/>
    <w:rsid w:val="00286DD6"/>
    <w:rsid w:val="002870A3"/>
    <w:rsid w:val="002873CE"/>
    <w:rsid w:val="002873EA"/>
    <w:rsid w:val="00287414"/>
    <w:rsid w:val="002876EF"/>
    <w:rsid w:val="0028771E"/>
    <w:rsid w:val="002878CC"/>
    <w:rsid w:val="00287A59"/>
    <w:rsid w:val="00287A7E"/>
    <w:rsid w:val="00287DBB"/>
    <w:rsid w:val="00287E25"/>
    <w:rsid w:val="00287EA5"/>
    <w:rsid w:val="00287EEA"/>
    <w:rsid w:val="00290182"/>
    <w:rsid w:val="00290252"/>
    <w:rsid w:val="002903A4"/>
    <w:rsid w:val="002903E0"/>
    <w:rsid w:val="0029041F"/>
    <w:rsid w:val="00290AC8"/>
    <w:rsid w:val="00290BFB"/>
    <w:rsid w:val="00290D03"/>
    <w:rsid w:val="00290D5C"/>
    <w:rsid w:val="00291085"/>
    <w:rsid w:val="002910AC"/>
    <w:rsid w:val="00291277"/>
    <w:rsid w:val="00291280"/>
    <w:rsid w:val="0029134B"/>
    <w:rsid w:val="002914B4"/>
    <w:rsid w:val="002914FD"/>
    <w:rsid w:val="002917BE"/>
    <w:rsid w:val="00291A00"/>
    <w:rsid w:val="00291CF1"/>
    <w:rsid w:val="002924E5"/>
    <w:rsid w:val="00292595"/>
    <w:rsid w:val="002926BB"/>
    <w:rsid w:val="002927F0"/>
    <w:rsid w:val="00292829"/>
    <w:rsid w:val="0029292E"/>
    <w:rsid w:val="002929F3"/>
    <w:rsid w:val="00292A45"/>
    <w:rsid w:val="00292A94"/>
    <w:rsid w:val="00292CC7"/>
    <w:rsid w:val="00292F5D"/>
    <w:rsid w:val="00292F76"/>
    <w:rsid w:val="002930CC"/>
    <w:rsid w:val="002934A3"/>
    <w:rsid w:val="0029355E"/>
    <w:rsid w:val="00293577"/>
    <w:rsid w:val="0029390E"/>
    <w:rsid w:val="002939CF"/>
    <w:rsid w:val="00293A4C"/>
    <w:rsid w:val="00293C0A"/>
    <w:rsid w:val="0029446E"/>
    <w:rsid w:val="002946A5"/>
    <w:rsid w:val="0029481E"/>
    <w:rsid w:val="002949E1"/>
    <w:rsid w:val="00294A1B"/>
    <w:rsid w:val="00294A6C"/>
    <w:rsid w:val="00294A8E"/>
    <w:rsid w:val="00294BF0"/>
    <w:rsid w:val="00294C9C"/>
    <w:rsid w:val="00294DD1"/>
    <w:rsid w:val="002952FD"/>
    <w:rsid w:val="00295461"/>
    <w:rsid w:val="002955A3"/>
    <w:rsid w:val="002955D7"/>
    <w:rsid w:val="00295680"/>
    <w:rsid w:val="002956A1"/>
    <w:rsid w:val="00295720"/>
    <w:rsid w:val="0029591D"/>
    <w:rsid w:val="002959FC"/>
    <w:rsid w:val="00295AD1"/>
    <w:rsid w:val="00295F84"/>
    <w:rsid w:val="00296063"/>
    <w:rsid w:val="002960FD"/>
    <w:rsid w:val="00296323"/>
    <w:rsid w:val="00296461"/>
    <w:rsid w:val="00296854"/>
    <w:rsid w:val="0029699F"/>
    <w:rsid w:val="00296CB0"/>
    <w:rsid w:val="0029705E"/>
    <w:rsid w:val="002970BF"/>
    <w:rsid w:val="00297264"/>
    <w:rsid w:val="002973BE"/>
    <w:rsid w:val="0029740F"/>
    <w:rsid w:val="002974DE"/>
    <w:rsid w:val="00297A31"/>
    <w:rsid w:val="00297E33"/>
    <w:rsid w:val="00297F06"/>
    <w:rsid w:val="00297F0C"/>
    <w:rsid w:val="00297F56"/>
    <w:rsid w:val="002A0205"/>
    <w:rsid w:val="002A02B8"/>
    <w:rsid w:val="002A036D"/>
    <w:rsid w:val="002A0467"/>
    <w:rsid w:val="002A056D"/>
    <w:rsid w:val="002A0710"/>
    <w:rsid w:val="002A073F"/>
    <w:rsid w:val="002A0987"/>
    <w:rsid w:val="002A0A88"/>
    <w:rsid w:val="002A1049"/>
    <w:rsid w:val="002A1115"/>
    <w:rsid w:val="002A1132"/>
    <w:rsid w:val="002A1201"/>
    <w:rsid w:val="002A13E6"/>
    <w:rsid w:val="002A1FDD"/>
    <w:rsid w:val="002A203E"/>
    <w:rsid w:val="002A20B9"/>
    <w:rsid w:val="002A2108"/>
    <w:rsid w:val="002A2272"/>
    <w:rsid w:val="002A2376"/>
    <w:rsid w:val="002A2521"/>
    <w:rsid w:val="002A25A7"/>
    <w:rsid w:val="002A2726"/>
    <w:rsid w:val="002A2831"/>
    <w:rsid w:val="002A2AE5"/>
    <w:rsid w:val="002A2B82"/>
    <w:rsid w:val="002A2D62"/>
    <w:rsid w:val="002A2D8A"/>
    <w:rsid w:val="002A2E8B"/>
    <w:rsid w:val="002A340B"/>
    <w:rsid w:val="002A3702"/>
    <w:rsid w:val="002A376C"/>
    <w:rsid w:val="002A37BA"/>
    <w:rsid w:val="002A385F"/>
    <w:rsid w:val="002A387E"/>
    <w:rsid w:val="002A38C2"/>
    <w:rsid w:val="002A39CA"/>
    <w:rsid w:val="002A3C71"/>
    <w:rsid w:val="002A3FF9"/>
    <w:rsid w:val="002A4115"/>
    <w:rsid w:val="002A4332"/>
    <w:rsid w:val="002A4788"/>
    <w:rsid w:val="002A49C9"/>
    <w:rsid w:val="002A49F7"/>
    <w:rsid w:val="002A4C7B"/>
    <w:rsid w:val="002A4E92"/>
    <w:rsid w:val="002A5174"/>
    <w:rsid w:val="002A5565"/>
    <w:rsid w:val="002A557E"/>
    <w:rsid w:val="002A5581"/>
    <w:rsid w:val="002A56DC"/>
    <w:rsid w:val="002A56EF"/>
    <w:rsid w:val="002A5928"/>
    <w:rsid w:val="002A596D"/>
    <w:rsid w:val="002A5D76"/>
    <w:rsid w:val="002A6251"/>
    <w:rsid w:val="002A6893"/>
    <w:rsid w:val="002A6904"/>
    <w:rsid w:val="002A6999"/>
    <w:rsid w:val="002A69B3"/>
    <w:rsid w:val="002A6AFE"/>
    <w:rsid w:val="002A6C42"/>
    <w:rsid w:val="002A6D20"/>
    <w:rsid w:val="002A70DC"/>
    <w:rsid w:val="002A7175"/>
    <w:rsid w:val="002A71F7"/>
    <w:rsid w:val="002A7371"/>
    <w:rsid w:val="002A7492"/>
    <w:rsid w:val="002A74DC"/>
    <w:rsid w:val="002A799D"/>
    <w:rsid w:val="002A7A69"/>
    <w:rsid w:val="002A7C4C"/>
    <w:rsid w:val="002B002B"/>
    <w:rsid w:val="002B01B6"/>
    <w:rsid w:val="002B0582"/>
    <w:rsid w:val="002B0696"/>
    <w:rsid w:val="002B0786"/>
    <w:rsid w:val="002B085F"/>
    <w:rsid w:val="002B08E4"/>
    <w:rsid w:val="002B095C"/>
    <w:rsid w:val="002B0DBD"/>
    <w:rsid w:val="002B0E25"/>
    <w:rsid w:val="002B0EF8"/>
    <w:rsid w:val="002B1162"/>
    <w:rsid w:val="002B11A7"/>
    <w:rsid w:val="002B1265"/>
    <w:rsid w:val="002B1269"/>
    <w:rsid w:val="002B12A6"/>
    <w:rsid w:val="002B175D"/>
    <w:rsid w:val="002B19CD"/>
    <w:rsid w:val="002B1B58"/>
    <w:rsid w:val="002B1BF9"/>
    <w:rsid w:val="002B1D14"/>
    <w:rsid w:val="002B2142"/>
    <w:rsid w:val="002B248E"/>
    <w:rsid w:val="002B25B0"/>
    <w:rsid w:val="002B264B"/>
    <w:rsid w:val="002B2820"/>
    <w:rsid w:val="002B295C"/>
    <w:rsid w:val="002B2C4F"/>
    <w:rsid w:val="002B2E55"/>
    <w:rsid w:val="002B30BD"/>
    <w:rsid w:val="002B359A"/>
    <w:rsid w:val="002B35A2"/>
    <w:rsid w:val="002B36A9"/>
    <w:rsid w:val="002B36E4"/>
    <w:rsid w:val="002B3B30"/>
    <w:rsid w:val="002B3E11"/>
    <w:rsid w:val="002B3E2D"/>
    <w:rsid w:val="002B3FAB"/>
    <w:rsid w:val="002B3FCA"/>
    <w:rsid w:val="002B4285"/>
    <w:rsid w:val="002B42F4"/>
    <w:rsid w:val="002B433A"/>
    <w:rsid w:val="002B4472"/>
    <w:rsid w:val="002B4527"/>
    <w:rsid w:val="002B48D1"/>
    <w:rsid w:val="002B48F8"/>
    <w:rsid w:val="002B4900"/>
    <w:rsid w:val="002B4AEE"/>
    <w:rsid w:val="002B4BB4"/>
    <w:rsid w:val="002B4E94"/>
    <w:rsid w:val="002B50AA"/>
    <w:rsid w:val="002B5709"/>
    <w:rsid w:val="002B58EE"/>
    <w:rsid w:val="002B5D25"/>
    <w:rsid w:val="002B5E25"/>
    <w:rsid w:val="002B5E92"/>
    <w:rsid w:val="002B600C"/>
    <w:rsid w:val="002B603E"/>
    <w:rsid w:val="002B6432"/>
    <w:rsid w:val="002B67BB"/>
    <w:rsid w:val="002B694E"/>
    <w:rsid w:val="002B6C97"/>
    <w:rsid w:val="002B6CCA"/>
    <w:rsid w:val="002B6DB4"/>
    <w:rsid w:val="002B6E59"/>
    <w:rsid w:val="002B70B6"/>
    <w:rsid w:val="002B70CD"/>
    <w:rsid w:val="002B71D9"/>
    <w:rsid w:val="002B728D"/>
    <w:rsid w:val="002B7368"/>
    <w:rsid w:val="002B7409"/>
    <w:rsid w:val="002B7442"/>
    <w:rsid w:val="002B749A"/>
    <w:rsid w:val="002B74C1"/>
    <w:rsid w:val="002B7502"/>
    <w:rsid w:val="002B7A65"/>
    <w:rsid w:val="002B7B63"/>
    <w:rsid w:val="002B7BC0"/>
    <w:rsid w:val="002B7F17"/>
    <w:rsid w:val="002B7F95"/>
    <w:rsid w:val="002C0062"/>
    <w:rsid w:val="002C00C0"/>
    <w:rsid w:val="002C0198"/>
    <w:rsid w:val="002C0263"/>
    <w:rsid w:val="002C05CA"/>
    <w:rsid w:val="002C0786"/>
    <w:rsid w:val="002C085A"/>
    <w:rsid w:val="002C0D39"/>
    <w:rsid w:val="002C0F29"/>
    <w:rsid w:val="002C0FD5"/>
    <w:rsid w:val="002C161F"/>
    <w:rsid w:val="002C1714"/>
    <w:rsid w:val="002C193F"/>
    <w:rsid w:val="002C19E4"/>
    <w:rsid w:val="002C1AE8"/>
    <w:rsid w:val="002C1BAB"/>
    <w:rsid w:val="002C1D2E"/>
    <w:rsid w:val="002C1E84"/>
    <w:rsid w:val="002C1ED0"/>
    <w:rsid w:val="002C1F3B"/>
    <w:rsid w:val="002C1F91"/>
    <w:rsid w:val="002C1FDF"/>
    <w:rsid w:val="002C233F"/>
    <w:rsid w:val="002C2348"/>
    <w:rsid w:val="002C2756"/>
    <w:rsid w:val="002C28FE"/>
    <w:rsid w:val="002C29DC"/>
    <w:rsid w:val="002C2C00"/>
    <w:rsid w:val="002C2CA1"/>
    <w:rsid w:val="002C2D32"/>
    <w:rsid w:val="002C2EB3"/>
    <w:rsid w:val="002C2F48"/>
    <w:rsid w:val="002C2F99"/>
    <w:rsid w:val="002C32A6"/>
    <w:rsid w:val="002C343D"/>
    <w:rsid w:val="002C3467"/>
    <w:rsid w:val="002C35F8"/>
    <w:rsid w:val="002C3696"/>
    <w:rsid w:val="002C373B"/>
    <w:rsid w:val="002C3883"/>
    <w:rsid w:val="002C3ACF"/>
    <w:rsid w:val="002C4073"/>
    <w:rsid w:val="002C40D1"/>
    <w:rsid w:val="002C412F"/>
    <w:rsid w:val="002C43D7"/>
    <w:rsid w:val="002C441A"/>
    <w:rsid w:val="002C447E"/>
    <w:rsid w:val="002C45A4"/>
    <w:rsid w:val="002C4A1D"/>
    <w:rsid w:val="002C4A4A"/>
    <w:rsid w:val="002C4B99"/>
    <w:rsid w:val="002C4BC9"/>
    <w:rsid w:val="002C52CD"/>
    <w:rsid w:val="002C5449"/>
    <w:rsid w:val="002C5487"/>
    <w:rsid w:val="002C5515"/>
    <w:rsid w:val="002C5630"/>
    <w:rsid w:val="002C569A"/>
    <w:rsid w:val="002C57C2"/>
    <w:rsid w:val="002C5849"/>
    <w:rsid w:val="002C5938"/>
    <w:rsid w:val="002C5DC6"/>
    <w:rsid w:val="002C5DC9"/>
    <w:rsid w:val="002C5E3A"/>
    <w:rsid w:val="002C5E3F"/>
    <w:rsid w:val="002C6025"/>
    <w:rsid w:val="002C625E"/>
    <w:rsid w:val="002C64D4"/>
    <w:rsid w:val="002C67F6"/>
    <w:rsid w:val="002C6840"/>
    <w:rsid w:val="002C69C5"/>
    <w:rsid w:val="002C69CF"/>
    <w:rsid w:val="002C6C49"/>
    <w:rsid w:val="002C6C7D"/>
    <w:rsid w:val="002C6E10"/>
    <w:rsid w:val="002C6EF8"/>
    <w:rsid w:val="002C6F32"/>
    <w:rsid w:val="002C71D8"/>
    <w:rsid w:val="002C7C67"/>
    <w:rsid w:val="002C7CB3"/>
    <w:rsid w:val="002C7F44"/>
    <w:rsid w:val="002D01E6"/>
    <w:rsid w:val="002D01F3"/>
    <w:rsid w:val="002D0299"/>
    <w:rsid w:val="002D05D6"/>
    <w:rsid w:val="002D0668"/>
    <w:rsid w:val="002D0904"/>
    <w:rsid w:val="002D0A46"/>
    <w:rsid w:val="002D0C1B"/>
    <w:rsid w:val="002D0D01"/>
    <w:rsid w:val="002D0F09"/>
    <w:rsid w:val="002D105A"/>
    <w:rsid w:val="002D1449"/>
    <w:rsid w:val="002D1562"/>
    <w:rsid w:val="002D1585"/>
    <w:rsid w:val="002D1667"/>
    <w:rsid w:val="002D1729"/>
    <w:rsid w:val="002D176E"/>
    <w:rsid w:val="002D17D2"/>
    <w:rsid w:val="002D1903"/>
    <w:rsid w:val="002D1B02"/>
    <w:rsid w:val="002D218B"/>
    <w:rsid w:val="002D21C7"/>
    <w:rsid w:val="002D221B"/>
    <w:rsid w:val="002D25B2"/>
    <w:rsid w:val="002D28C5"/>
    <w:rsid w:val="002D2ABE"/>
    <w:rsid w:val="002D2C2A"/>
    <w:rsid w:val="002D30F6"/>
    <w:rsid w:val="002D3584"/>
    <w:rsid w:val="002D36B3"/>
    <w:rsid w:val="002D36E8"/>
    <w:rsid w:val="002D384E"/>
    <w:rsid w:val="002D38B4"/>
    <w:rsid w:val="002D397E"/>
    <w:rsid w:val="002D39EE"/>
    <w:rsid w:val="002D3A78"/>
    <w:rsid w:val="002D4331"/>
    <w:rsid w:val="002D4538"/>
    <w:rsid w:val="002D464A"/>
    <w:rsid w:val="002D479B"/>
    <w:rsid w:val="002D4931"/>
    <w:rsid w:val="002D4B66"/>
    <w:rsid w:val="002D50CE"/>
    <w:rsid w:val="002D5857"/>
    <w:rsid w:val="002D5986"/>
    <w:rsid w:val="002D5CFE"/>
    <w:rsid w:val="002D6020"/>
    <w:rsid w:val="002D6025"/>
    <w:rsid w:val="002D60F6"/>
    <w:rsid w:val="002D64C0"/>
    <w:rsid w:val="002D65B0"/>
    <w:rsid w:val="002D6C4D"/>
    <w:rsid w:val="002D6FCC"/>
    <w:rsid w:val="002D7133"/>
    <w:rsid w:val="002D7417"/>
    <w:rsid w:val="002D7468"/>
    <w:rsid w:val="002D7529"/>
    <w:rsid w:val="002D7A12"/>
    <w:rsid w:val="002D7B06"/>
    <w:rsid w:val="002D7B8F"/>
    <w:rsid w:val="002D7C50"/>
    <w:rsid w:val="002D7C88"/>
    <w:rsid w:val="002D7D01"/>
    <w:rsid w:val="002D7FAE"/>
    <w:rsid w:val="002E030E"/>
    <w:rsid w:val="002E06E4"/>
    <w:rsid w:val="002E086E"/>
    <w:rsid w:val="002E0AD0"/>
    <w:rsid w:val="002E0B72"/>
    <w:rsid w:val="002E0BAC"/>
    <w:rsid w:val="002E0CE9"/>
    <w:rsid w:val="002E0EA9"/>
    <w:rsid w:val="002E12CE"/>
    <w:rsid w:val="002E1313"/>
    <w:rsid w:val="002E1355"/>
    <w:rsid w:val="002E1408"/>
    <w:rsid w:val="002E1515"/>
    <w:rsid w:val="002E15B2"/>
    <w:rsid w:val="002E162F"/>
    <w:rsid w:val="002E1BFC"/>
    <w:rsid w:val="002E1D14"/>
    <w:rsid w:val="002E1EA5"/>
    <w:rsid w:val="002E23E5"/>
    <w:rsid w:val="002E24A9"/>
    <w:rsid w:val="002E2550"/>
    <w:rsid w:val="002E2606"/>
    <w:rsid w:val="002E268D"/>
    <w:rsid w:val="002E27C5"/>
    <w:rsid w:val="002E290D"/>
    <w:rsid w:val="002E2A87"/>
    <w:rsid w:val="002E2C06"/>
    <w:rsid w:val="002E2E2A"/>
    <w:rsid w:val="002E2E35"/>
    <w:rsid w:val="002E2EC2"/>
    <w:rsid w:val="002E2F01"/>
    <w:rsid w:val="002E30AC"/>
    <w:rsid w:val="002E3215"/>
    <w:rsid w:val="002E3383"/>
    <w:rsid w:val="002E34E3"/>
    <w:rsid w:val="002E3968"/>
    <w:rsid w:val="002E3A30"/>
    <w:rsid w:val="002E3A9C"/>
    <w:rsid w:val="002E3BE0"/>
    <w:rsid w:val="002E3BE2"/>
    <w:rsid w:val="002E3D85"/>
    <w:rsid w:val="002E3FF1"/>
    <w:rsid w:val="002E4505"/>
    <w:rsid w:val="002E4584"/>
    <w:rsid w:val="002E49AE"/>
    <w:rsid w:val="002E4A25"/>
    <w:rsid w:val="002E4ACB"/>
    <w:rsid w:val="002E50E8"/>
    <w:rsid w:val="002E51AC"/>
    <w:rsid w:val="002E51DF"/>
    <w:rsid w:val="002E52EA"/>
    <w:rsid w:val="002E54AE"/>
    <w:rsid w:val="002E5541"/>
    <w:rsid w:val="002E5553"/>
    <w:rsid w:val="002E5860"/>
    <w:rsid w:val="002E5BD5"/>
    <w:rsid w:val="002E5C29"/>
    <w:rsid w:val="002E5E40"/>
    <w:rsid w:val="002E605A"/>
    <w:rsid w:val="002E65F5"/>
    <w:rsid w:val="002E66DE"/>
    <w:rsid w:val="002E6E18"/>
    <w:rsid w:val="002E7107"/>
    <w:rsid w:val="002E7143"/>
    <w:rsid w:val="002E71B7"/>
    <w:rsid w:val="002E735F"/>
    <w:rsid w:val="002E774F"/>
    <w:rsid w:val="002E77EC"/>
    <w:rsid w:val="002E7A30"/>
    <w:rsid w:val="002E7A9C"/>
    <w:rsid w:val="002E7C28"/>
    <w:rsid w:val="002E7DFD"/>
    <w:rsid w:val="002E7E58"/>
    <w:rsid w:val="002E7F3E"/>
    <w:rsid w:val="002EA184"/>
    <w:rsid w:val="002F0151"/>
    <w:rsid w:val="002F052C"/>
    <w:rsid w:val="002F0778"/>
    <w:rsid w:val="002F09CE"/>
    <w:rsid w:val="002F0AB1"/>
    <w:rsid w:val="002F0AB7"/>
    <w:rsid w:val="002F0B96"/>
    <w:rsid w:val="002F0DD4"/>
    <w:rsid w:val="002F137E"/>
    <w:rsid w:val="002F144A"/>
    <w:rsid w:val="002F16E2"/>
    <w:rsid w:val="002F1747"/>
    <w:rsid w:val="002F1847"/>
    <w:rsid w:val="002F18C3"/>
    <w:rsid w:val="002F1B26"/>
    <w:rsid w:val="002F1C28"/>
    <w:rsid w:val="002F1C3E"/>
    <w:rsid w:val="002F1C6B"/>
    <w:rsid w:val="002F1E25"/>
    <w:rsid w:val="002F2058"/>
    <w:rsid w:val="002F213E"/>
    <w:rsid w:val="002F21AA"/>
    <w:rsid w:val="002F243E"/>
    <w:rsid w:val="002F2641"/>
    <w:rsid w:val="002F285E"/>
    <w:rsid w:val="002F298F"/>
    <w:rsid w:val="002F2A0E"/>
    <w:rsid w:val="002F2E43"/>
    <w:rsid w:val="002F2E82"/>
    <w:rsid w:val="002F2EA1"/>
    <w:rsid w:val="002F2F2D"/>
    <w:rsid w:val="002F320E"/>
    <w:rsid w:val="002F32DA"/>
    <w:rsid w:val="002F32F5"/>
    <w:rsid w:val="002F3701"/>
    <w:rsid w:val="002F3707"/>
    <w:rsid w:val="002F37CC"/>
    <w:rsid w:val="002F37D4"/>
    <w:rsid w:val="002F3998"/>
    <w:rsid w:val="002F3DDB"/>
    <w:rsid w:val="002F402A"/>
    <w:rsid w:val="002F4125"/>
    <w:rsid w:val="002F44B9"/>
    <w:rsid w:val="002F4538"/>
    <w:rsid w:val="002F4596"/>
    <w:rsid w:val="002F45D5"/>
    <w:rsid w:val="002F486B"/>
    <w:rsid w:val="002F4BD5"/>
    <w:rsid w:val="002F4DB1"/>
    <w:rsid w:val="002F4F99"/>
    <w:rsid w:val="002F52B2"/>
    <w:rsid w:val="002F52F8"/>
    <w:rsid w:val="002F54F4"/>
    <w:rsid w:val="002F5680"/>
    <w:rsid w:val="002F57CC"/>
    <w:rsid w:val="002F589D"/>
    <w:rsid w:val="002F5B22"/>
    <w:rsid w:val="002F5BDF"/>
    <w:rsid w:val="002F5C4C"/>
    <w:rsid w:val="002F5D81"/>
    <w:rsid w:val="002F5E0E"/>
    <w:rsid w:val="002F61DC"/>
    <w:rsid w:val="002F6641"/>
    <w:rsid w:val="002F6650"/>
    <w:rsid w:val="002F67F7"/>
    <w:rsid w:val="002F6C46"/>
    <w:rsid w:val="002F6EE5"/>
    <w:rsid w:val="002F6FAC"/>
    <w:rsid w:val="002F6FB6"/>
    <w:rsid w:val="002F72F5"/>
    <w:rsid w:val="002F7404"/>
    <w:rsid w:val="002F7445"/>
    <w:rsid w:val="002F744D"/>
    <w:rsid w:val="002F7502"/>
    <w:rsid w:val="002F7961"/>
    <w:rsid w:val="002F7AB4"/>
    <w:rsid w:val="002F7AD6"/>
    <w:rsid w:val="002F7B56"/>
    <w:rsid w:val="002F7BE0"/>
    <w:rsid w:val="002F7C19"/>
    <w:rsid w:val="002F7D4B"/>
    <w:rsid w:val="002F7D8E"/>
    <w:rsid w:val="002F7EB0"/>
    <w:rsid w:val="00300091"/>
    <w:rsid w:val="0030017A"/>
    <w:rsid w:val="00300307"/>
    <w:rsid w:val="0030050C"/>
    <w:rsid w:val="00300917"/>
    <w:rsid w:val="003009A1"/>
    <w:rsid w:val="00300D39"/>
    <w:rsid w:val="00301003"/>
    <w:rsid w:val="0030130D"/>
    <w:rsid w:val="0030145E"/>
    <w:rsid w:val="00301487"/>
    <w:rsid w:val="00301531"/>
    <w:rsid w:val="003018E7"/>
    <w:rsid w:val="00301DDF"/>
    <w:rsid w:val="0030201E"/>
    <w:rsid w:val="003020A6"/>
    <w:rsid w:val="003022B0"/>
    <w:rsid w:val="00302344"/>
    <w:rsid w:val="003024D2"/>
    <w:rsid w:val="00302522"/>
    <w:rsid w:val="0030253A"/>
    <w:rsid w:val="003025F2"/>
    <w:rsid w:val="00302691"/>
    <w:rsid w:val="00302AD9"/>
    <w:rsid w:val="00302B9C"/>
    <w:rsid w:val="00302EE5"/>
    <w:rsid w:val="00302EEB"/>
    <w:rsid w:val="0030302A"/>
    <w:rsid w:val="003031E4"/>
    <w:rsid w:val="003033C4"/>
    <w:rsid w:val="00303612"/>
    <w:rsid w:val="003036D8"/>
    <w:rsid w:val="003037C7"/>
    <w:rsid w:val="00304186"/>
    <w:rsid w:val="0030426F"/>
    <w:rsid w:val="003042D9"/>
    <w:rsid w:val="00304374"/>
    <w:rsid w:val="00304754"/>
    <w:rsid w:val="00304801"/>
    <w:rsid w:val="00304894"/>
    <w:rsid w:val="00304988"/>
    <w:rsid w:val="00304991"/>
    <w:rsid w:val="00304BB6"/>
    <w:rsid w:val="00304E2E"/>
    <w:rsid w:val="00304F1F"/>
    <w:rsid w:val="0030517A"/>
    <w:rsid w:val="00305240"/>
    <w:rsid w:val="00305397"/>
    <w:rsid w:val="0030591C"/>
    <w:rsid w:val="00305B11"/>
    <w:rsid w:val="00305BA5"/>
    <w:rsid w:val="00305BF7"/>
    <w:rsid w:val="00305D66"/>
    <w:rsid w:val="00305E63"/>
    <w:rsid w:val="00305FC4"/>
    <w:rsid w:val="00305FD2"/>
    <w:rsid w:val="00306054"/>
    <w:rsid w:val="0030608B"/>
    <w:rsid w:val="00306189"/>
    <w:rsid w:val="00306207"/>
    <w:rsid w:val="00306880"/>
    <w:rsid w:val="0030695E"/>
    <w:rsid w:val="00306D63"/>
    <w:rsid w:val="00307830"/>
    <w:rsid w:val="0030791F"/>
    <w:rsid w:val="00307A10"/>
    <w:rsid w:val="00307BD8"/>
    <w:rsid w:val="00307E22"/>
    <w:rsid w:val="00307E62"/>
    <w:rsid w:val="00307EAA"/>
    <w:rsid w:val="00307EB4"/>
    <w:rsid w:val="0031012D"/>
    <w:rsid w:val="003103CF"/>
    <w:rsid w:val="00310555"/>
    <w:rsid w:val="00310560"/>
    <w:rsid w:val="003105B3"/>
    <w:rsid w:val="003105C8"/>
    <w:rsid w:val="00310686"/>
    <w:rsid w:val="00310732"/>
    <w:rsid w:val="003108FE"/>
    <w:rsid w:val="00310A4F"/>
    <w:rsid w:val="00310D1B"/>
    <w:rsid w:val="00310DAA"/>
    <w:rsid w:val="00310E68"/>
    <w:rsid w:val="00310F0B"/>
    <w:rsid w:val="00311050"/>
    <w:rsid w:val="00311158"/>
    <w:rsid w:val="003114E2"/>
    <w:rsid w:val="00311678"/>
    <w:rsid w:val="00311B60"/>
    <w:rsid w:val="00311D3F"/>
    <w:rsid w:val="00311D57"/>
    <w:rsid w:val="00311E37"/>
    <w:rsid w:val="00311E8B"/>
    <w:rsid w:val="00311EC9"/>
    <w:rsid w:val="00311F16"/>
    <w:rsid w:val="00311FE1"/>
    <w:rsid w:val="003122A9"/>
    <w:rsid w:val="003122C8"/>
    <w:rsid w:val="00312361"/>
    <w:rsid w:val="0031270E"/>
    <w:rsid w:val="00312AF1"/>
    <w:rsid w:val="00312B7E"/>
    <w:rsid w:val="00312BD6"/>
    <w:rsid w:val="00312C8B"/>
    <w:rsid w:val="00312D8E"/>
    <w:rsid w:val="00312DB7"/>
    <w:rsid w:val="00312F28"/>
    <w:rsid w:val="003130D4"/>
    <w:rsid w:val="003132B9"/>
    <w:rsid w:val="0031367F"/>
    <w:rsid w:val="0031369F"/>
    <w:rsid w:val="00313724"/>
    <w:rsid w:val="00313860"/>
    <w:rsid w:val="00313886"/>
    <w:rsid w:val="003139BB"/>
    <w:rsid w:val="00313B02"/>
    <w:rsid w:val="00313BCC"/>
    <w:rsid w:val="00313ED9"/>
    <w:rsid w:val="00313FBC"/>
    <w:rsid w:val="00313FEF"/>
    <w:rsid w:val="00313FFD"/>
    <w:rsid w:val="0031428A"/>
    <w:rsid w:val="003142FD"/>
    <w:rsid w:val="00314489"/>
    <w:rsid w:val="00314569"/>
    <w:rsid w:val="003146CC"/>
    <w:rsid w:val="003148E7"/>
    <w:rsid w:val="00314EFF"/>
    <w:rsid w:val="00314F25"/>
    <w:rsid w:val="00314F3B"/>
    <w:rsid w:val="003150E8"/>
    <w:rsid w:val="00315214"/>
    <w:rsid w:val="003154E6"/>
    <w:rsid w:val="003157AB"/>
    <w:rsid w:val="003157F5"/>
    <w:rsid w:val="00315A83"/>
    <w:rsid w:val="00315A8F"/>
    <w:rsid w:val="00316007"/>
    <w:rsid w:val="00316051"/>
    <w:rsid w:val="003161F0"/>
    <w:rsid w:val="003162EA"/>
    <w:rsid w:val="003163BA"/>
    <w:rsid w:val="00316501"/>
    <w:rsid w:val="00316794"/>
    <w:rsid w:val="003169DE"/>
    <w:rsid w:val="00316A2D"/>
    <w:rsid w:val="00316CFB"/>
    <w:rsid w:val="00316D41"/>
    <w:rsid w:val="00316F77"/>
    <w:rsid w:val="00316F96"/>
    <w:rsid w:val="0031715B"/>
    <w:rsid w:val="00317296"/>
    <w:rsid w:val="00317388"/>
    <w:rsid w:val="00317558"/>
    <w:rsid w:val="003176B0"/>
    <w:rsid w:val="003178E6"/>
    <w:rsid w:val="00317D33"/>
    <w:rsid w:val="00320104"/>
    <w:rsid w:val="0032038E"/>
    <w:rsid w:val="0032049E"/>
    <w:rsid w:val="00320510"/>
    <w:rsid w:val="003206FA"/>
    <w:rsid w:val="003208E1"/>
    <w:rsid w:val="00320A71"/>
    <w:rsid w:val="00320B1B"/>
    <w:rsid w:val="00320B76"/>
    <w:rsid w:val="00320C4B"/>
    <w:rsid w:val="00320EDE"/>
    <w:rsid w:val="00320FBB"/>
    <w:rsid w:val="0032122B"/>
    <w:rsid w:val="00321778"/>
    <w:rsid w:val="0032179C"/>
    <w:rsid w:val="00321805"/>
    <w:rsid w:val="00321B27"/>
    <w:rsid w:val="00321D3F"/>
    <w:rsid w:val="00321D52"/>
    <w:rsid w:val="00321DCC"/>
    <w:rsid w:val="00321DCD"/>
    <w:rsid w:val="00321E85"/>
    <w:rsid w:val="00321FA4"/>
    <w:rsid w:val="0032202E"/>
    <w:rsid w:val="00322182"/>
    <w:rsid w:val="00322379"/>
    <w:rsid w:val="003223EB"/>
    <w:rsid w:val="003224FF"/>
    <w:rsid w:val="00322544"/>
    <w:rsid w:val="00322CF8"/>
    <w:rsid w:val="00322DE2"/>
    <w:rsid w:val="00322E50"/>
    <w:rsid w:val="00322E8F"/>
    <w:rsid w:val="00322E98"/>
    <w:rsid w:val="00323137"/>
    <w:rsid w:val="00323290"/>
    <w:rsid w:val="003233B5"/>
    <w:rsid w:val="003236C3"/>
    <w:rsid w:val="00323BFA"/>
    <w:rsid w:val="00323D1D"/>
    <w:rsid w:val="00323E43"/>
    <w:rsid w:val="00323F01"/>
    <w:rsid w:val="00323FAF"/>
    <w:rsid w:val="00324068"/>
    <w:rsid w:val="003244AB"/>
    <w:rsid w:val="00324562"/>
    <w:rsid w:val="003252C9"/>
    <w:rsid w:val="00325527"/>
    <w:rsid w:val="00325840"/>
    <w:rsid w:val="0032605B"/>
    <w:rsid w:val="00326145"/>
    <w:rsid w:val="0032627F"/>
    <w:rsid w:val="0032649E"/>
    <w:rsid w:val="00326592"/>
    <w:rsid w:val="003267A0"/>
    <w:rsid w:val="0032682F"/>
    <w:rsid w:val="00326AA4"/>
    <w:rsid w:val="00326BFF"/>
    <w:rsid w:val="00326E55"/>
    <w:rsid w:val="00327012"/>
    <w:rsid w:val="00327650"/>
    <w:rsid w:val="00327916"/>
    <w:rsid w:val="00327A3E"/>
    <w:rsid w:val="00327ACB"/>
    <w:rsid w:val="00327B48"/>
    <w:rsid w:val="00327D90"/>
    <w:rsid w:val="00327DA0"/>
    <w:rsid w:val="00327E97"/>
    <w:rsid w:val="0033007B"/>
    <w:rsid w:val="003302A0"/>
    <w:rsid w:val="003303B1"/>
    <w:rsid w:val="00330475"/>
    <w:rsid w:val="003304AA"/>
    <w:rsid w:val="0033066C"/>
    <w:rsid w:val="00330A08"/>
    <w:rsid w:val="00330B4B"/>
    <w:rsid w:val="00330CED"/>
    <w:rsid w:val="00330F91"/>
    <w:rsid w:val="003316D3"/>
    <w:rsid w:val="00331B6E"/>
    <w:rsid w:val="00331C16"/>
    <w:rsid w:val="00331E6D"/>
    <w:rsid w:val="00331F5A"/>
    <w:rsid w:val="003323CE"/>
    <w:rsid w:val="00332424"/>
    <w:rsid w:val="00332597"/>
    <w:rsid w:val="003327CB"/>
    <w:rsid w:val="00332801"/>
    <w:rsid w:val="003328A5"/>
    <w:rsid w:val="00332A2C"/>
    <w:rsid w:val="00332A33"/>
    <w:rsid w:val="00332BEC"/>
    <w:rsid w:val="00332CDB"/>
    <w:rsid w:val="00332D45"/>
    <w:rsid w:val="00332E8C"/>
    <w:rsid w:val="003333C8"/>
    <w:rsid w:val="00333C8B"/>
    <w:rsid w:val="00333EDC"/>
    <w:rsid w:val="00333FE0"/>
    <w:rsid w:val="0033432E"/>
    <w:rsid w:val="00334B60"/>
    <w:rsid w:val="00334B90"/>
    <w:rsid w:val="00334FB5"/>
    <w:rsid w:val="003350E0"/>
    <w:rsid w:val="0033519E"/>
    <w:rsid w:val="003351F2"/>
    <w:rsid w:val="00335336"/>
    <w:rsid w:val="0033538E"/>
    <w:rsid w:val="00335406"/>
    <w:rsid w:val="00335861"/>
    <w:rsid w:val="00335925"/>
    <w:rsid w:val="00335B55"/>
    <w:rsid w:val="00335BB2"/>
    <w:rsid w:val="00335C99"/>
    <w:rsid w:val="00335DEA"/>
    <w:rsid w:val="00335E7B"/>
    <w:rsid w:val="0033644A"/>
    <w:rsid w:val="00336455"/>
    <w:rsid w:val="003366F8"/>
    <w:rsid w:val="00336756"/>
    <w:rsid w:val="00336A56"/>
    <w:rsid w:val="00336B05"/>
    <w:rsid w:val="00336B24"/>
    <w:rsid w:val="00336D10"/>
    <w:rsid w:val="00336EEC"/>
    <w:rsid w:val="00336FAE"/>
    <w:rsid w:val="003371C4"/>
    <w:rsid w:val="003372B3"/>
    <w:rsid w:val="00337416"/>
    <w:rsid w:val="00337543"/>
    <w:rsid w:val="00337602"/>
    <w:rsid w:val="0033760C"/>
    <w:rsid w:val="003376E1"/>
    <w:rsid w:val="003378A5"/>
    <w:rsid w:val="00337A69"/>
    <w:rsid w:val="00337B32"/>
    <w:rsid w:val="00337DFC"/>
    <w:rsid w:val="00337EB5"/>
    <w:rsid w:val="003401CE"/>
    <w:rsid w:val="0034031F"/>
    <w:rsid w:val="0034034F"/>
    <w:rsid w:val="0034050C"/>
    <w:rsid w:val="003405B0"/>
    <w:rsid w:val="003405E0"/>
    <w:rsid w:val="00340627"/>
    <w:rsid w:val="0034071A"/>
    <w:rsid w:val="003407B2"/>
    <w:rsid w:val="003412A6"/>
    <w:rsid w:val="00341409"/>
    <w:rsid w:val="0034142C"/>
    <w:rsid w:val="003417F6"/>
    <w:rsid w:val="003418EE"/>
    <w:rsid w:val="00341AF9"/>
    <w:rsid w:val="00342210"/>
    <w:rsid w:val="003422E6"/>
    <w:rsid w:val="0034232E"/>
    <w:rsid w:val="0034242E"/>
    <w:rsid w:val="003424D4"/>
    <w:rsid w:val="00342D51"/>
    <w:rsid w:val="00342D76"/>
    <w:rsid w:val="00342DA0"/>
    <w:rsid w:val="00342F0C"/>
    <w:rsid w:val="00342FCB"/>
    <w:rsid w:val="003431B8"/>
    <w:rsid w:val="003432CE"/>
    <w:rsid w:val="003433D5"/>
    <w:rsid w:val="00343540"/>
    <w:rsid w:val="003435FD"/>
    <w:rsid w:val="00343736"/>
    <w:rsid w:val="00343737"/>
    <w:rsid w:val="00343FAA"/>
    <w:rsid w:val="00344367"/>
    <w:rsid w:val="00344553"/>
    <w:rsid w:val="00344821"/>
    <w:rsid w:val="00344854"/>
    <w:rsid w:val="00344857"/>
    <w:rsid w:val="003449F2"/>
    <w:rsid w:val="00344C26"/>
    <w:rsid w:val="00344D88"/>
    <w:rsid w:val="00344D8F"/>
    <w:rsid w:val="00345337"/>
    <w:rsid w:val="00345344"/>
    <w:rsid w:val="003454D1"/>
    <w:rsid w:val="003454FA"/>
    <w:rsid w:val="00345616"/>
    <w:rsid w:val="00345652"/>
    <w:rsid w:val="00345659"/>
    <w:rsid w:val="00345727"/>
    <w:rsid w:val="00345A62"/>
    <w:rsid w:val="00345D43"/>
    <w:rsid w:val="00345D95"/>
    <w:rsid w:val="0034601A"/>
    <w:rsid w:val="00346152"/>
    <w:rsid w:val="003461B4"/>
    <w:rsid w:val="003463CF"/>
    <w:rsid w:val="0034658E"/>
    <w:rsid w:val="00346827"/>
    <w:rsid w:val="0034687B"/>
    <w:rsid w:val="0034689B"/>
    <w:rsid w:val="003468EB"/>
    <w:rsid w:val="00346B76"/>
    <w:rsid w:val="00346B86"/>
    <w:rsid w:val="00346BCD"/>
    <w:rsid w:val="00346BF5"/>
    <w:rsid w:val="00346D43"/>
    <w:rsid w:val="00346DB9"/>
    <w:rsid w:val="00346ED0"/>
    <w:rsid w:val="003470F6"/>
    <w:rsid w:val="003476BA"/>
    <w:rsid w:val="003477AB"/>
    <w:rsid w:val="00347866"/>
    <w:rsid w:val="003478C3"/>
    <w:rsid w:val="00347D23"/>
    <w:rsid w:val="00347DCE"/>
    <w:rsid w:val="00347E6D"/>
    <w:rsid w:val="00347EC1"/>
    <w:rsid w:val="00347F1A"/>
    <w:rsid w:val="00347FB9"/>
    <w:rsid w:val="00350173"/>
    <w:rsid w:val="0035018A"/>
    <w:rsid w:val="00350300"/>
    <w:rsid w:val="00350529"/>
    <w:rsid w:val="0035057C"/>
    <w:rsid w:val="00350C17"/>
    <w:rsid w:val="00350DD1"/>
    <w:rsid w:val="00350F38"/>
    <w:rsid w:val="0035102D"/>
    <w:rsid w:val="003512DE"/>
    <w:rsid w:val="003515C3"/>
    <w:rsid w:val="00351750"/>
    <w:rsid w:val="003517E8"/>
    <w:rsid w:val="0035187A"/>
    <w:rsid w:val="003519BB"/>
    <w:rsid w:val="00351A2B"/>
    <w:rsid w:val="00351A43"/>
    <w:rsid w:val="00351E5F"/>
    <w:rsid w:val="00351E93"/>
    <w:rsid w:val="00352114"/>
    <w:rsid w:val="003521E0"/>
    <w:rsid w:val="003524E7"/>
    <w:rsid w:val="0035287D"/>
    <w:rsid w:val="00352A14"/>
    <w:rsid w:val="00352B00"/>
    <w:rsid w:val="00352B57"/>
    <w:rsid w:val="00352D83"/>
    <w:rsid w:val="00352DD6"/>
    <w:rsid w:val="00352E52"/>
    <w:rsid w:val="00352E66"/>
    <w:rsid w:val="0035325E"/>
    <w:rsid w:val="003534E4"/>
    <w:rsid w:val="00353960"/>
    <w:rsid w:val="00353A96"/>
    <w:rsid w:val="00353CA1"/>
    <w:rsid w:val="00353D56"/>
    <w:rsid w:val="00353D76"/>
    <w:rsid w:val="00354316"/>
    <w:rsid w:val="003544B8"/>
    <w:rsid w:val="003545E0"/>
    <w:rsid w:val="00354609"/>
    <w:rsid w:val="003546DE"/>
    <w:rsid w:val="00354968"/>
    <w:rsid w:val="00354C6B"/>
    <w:rsid w:val="00354C71"/>
    <w:rsid w:val="003551FD"/>
    <w:rsid w:val="00355623"/>
    <w:rsid w:val="0035575A"/>
    <w:rsid w:val="00355790"/>
    <w:rsid w:val="003557A7"/>
    <w:rsid w:val="003558BA"/>
    <w:rsid w:val="003558D3"/>
    <w:rsid w:val="00355B41"/>
    <w:rsid w:val="00355EF5"/>
    <w:rsid w:val="00355FF2"/>
    <w:rsid w:val="00356248"/>
    <w:rsid w:val="00356543"/>
    <w:rsid w:val="00356687"/>
    <w:rsid w:val="003566CE"/>
    <w:rsid w:val="0035670E"/>
    <w:rsid w:val="00356764"/>
    <w:rsid w:val="0035682A"/>
    <w:rsid w:val="00356BAD"/>
    <w:rsid w:val="00356E7C"/>
    <w:rsid w:val="00356FEC"/>
    <w:rsid w:val="00357112"/>
    <w:rsid w:val="00357AC1"/>
    <w:rsid w:val="00357B03"/>
    <w:rsid w:val="00357B2E"/>
    <w:rsid w:val="00357BA1"/>
    <w:rsid w:val="00357C08"/>
    <w:rsid w:val="00357C0D"/>
    <w:rsid w:val="00357CA3"/>
    <w:rsid w:val="00357FF5"/>
    <w:rsid w:val="0035B42A"/>
    <w:rsid w:val="0036008F"/>
    <w:rsid w:val="003601B4"/>
    <w:rsid w:val="00360200"/>
    <w:rsid w:val="003602F2"/>
    <w:rsid w:val="003604FC"/>
    <w:rsid w:val="00360533"/>
    <w:rsid w:val="00360705"/>
    <w:rsid w:val="003607A6"/>
    <w:rsid w:val="003608FE"/>
    <w:rsid w:val="00360C72"/>
    <w:rsid w:val="00361204"/>
    <w:rsid w:val="00361384"/>
    <w:rsid w:val="003617B3"/>
    <w:rsid w:val="003617DC"/>
    <w:rsid w:val="00361815"/>
    <w:rsid w:val="00361B24"/>
    <w:rsid w:val="00361ECE"/>
    <w:rsid w:val="00361F87"/>
    <w:rsid w:val="00361FE5"/>
    <w:rsid w:val="0036201A"/>
    <w:rsid w:val="00362158"/>
    <w:rsid w:val="0036233D"/>
    <w:rsid w:val="003623E6"/>
    <w:rsid w:val="00362709"/>
    <w:rsid w:val="00362985"/>
    <w:rsid w:val="00362F90"/>
    <w:rsid w:val="0036310B"/>
    <w:rsid w:val="00363205"/>
    <w:rsid w:val="00363214"/>
    <w:rsid w:val="00363317"/>
    <w:rsid w:val="003634BF"/>
    <w:rsid w:val="003634C3"/>
    <w:rsid w:val="00363756"/>
    <w:rsid w:val="0036377F"/>
    <w:rsid w:val="003637DA"/>
    <w:rsid w:val="003638E0"/>
    <w:rsid w:val="003639C0"/>
    <w:rsid w:val="00363A67"/>
    <w:rsid w:val="00363BC5"/>
    <w:rsid w:val="00363E52"/>
    <w:rsid w:val="00363F1C"/>
    <w:rsid w:val="00363FF3"/>
    <w:rsid w:val="0036417E"/>
    <w:rsid w:val="003643B6"/>
    <w:rsid w:val="00364687"/>
    <w:rsid w:val="003649F7"/>
    <w:rsid w:val="00364B67"/>
    <w:rsid w:val="00364DCF"/>
    <w:rsid w:val="00364DDA"/>
    <w:rsid w:val="00365023"/>
    <w:rsid w:val="003650E8"/>
    <w:rsid w:val="0036517D"/>
    <w:rsid w:val="0036552C"/>
    <w:rsid w:val="003657E8"/>
    <w:rsid w:val="00365A9C"/>
    <w:rsid w:val="00365DEC"/>
    <w:rsid w:val="00365ED3"/>
    <w:rsid w:val="00365F58"/>
    <w:rsid w:val="00365FC2"/>
    <w:rsid w:val="00366235"/>
    <w:rsid w:val="0036634B"/>
    <w:rsid w:val="0036640D"/>
    <w:rsid w:val="003665AB"/>
    <w:rsid w:val="00366661"/>
    <w:rsid w:val="00366901"/>
    <w:rsid w:val="00366CD3"/>
    <w:rsid w:val="003671AC"/>
    <w:rsid w:val="003675B5"/>
    <w:rsid w:val="003676B5"/>
    <w:rsid w:val="0036770F"/>
    <w:rsid w:val="003677B0"/>
    <w:rsid w:val="003677DA"/>
    <w:rsid w:val="0036788B"/>
    <w:rsid w:val="00367AE5"/>
    <w:rsid w:val="00370107"/>
    <w:rsid w:val="00370171"/>
    <w:rsid w:val="003703D1"/>
    <w:rsid w:val="0037061D"/>
    <w:rsid w:val="003707AF"/>
    <w:rsid w:val="003709F9"/>
    <w:rsid w:val="00370A8F"/>
    <w:rsid w:val="00370C99"/>
    <w:rsid w:val="00370E96"/>
    <w:rsid w:val="00370EB8"/>
    <w:rsid w:val="00370EBF"/>
    <w:rsid w:val="003715DD"/>
    <w:rsid w:val="0037163D"/>
    <w:rsid w:val="00371958"/>
    <w:rsid w:val="00371E65"/>
    <w:rsid w:val="00371FA4"/>
    <w:rsid w:val="003722D8"/>
    <w:rsid w:val="0037245E"/>
    <w:rsid w:val="003725E7"/>
    <w:rsid w:val="0037269B"/>
    <w:rsid w:val="00372842"/>
    <w:rsid w:val="003728A2"/>
    <w:rsid w:val="003729F9"/>
    <w:rsid w:val="00372FCB"/>
    <w:rsid w:val="00373147"/>
    <w:rsid w:val="00373156"/>
    <w:rsid w:val="00373298"/>
    <w:rsid w:val="003732E5"/>
    <w:rsid w:val="00373868"/>
    <w:rsid w:val="00373889"/>
    <w:rsid w:val="00373A37"/>
    <w:rsid w:val="00373B31"/>
    <w:rsid w:val="00373BD6"/>
    <w:rsid w:val="00373CD0"/>
    <w:rsid w:val="00373D03"/>
    <w:rsid w:val="00373DE3"/>
    <w:rsid w:val="00374204"/>
    <w:rsid w:val="00374882"/>
    <w:rsid w:val="00374C4A"/>
    <w:rsid w:val="00374CA2"/>
    <w:rsid w:val="00374DAB"/>
    <w:rsid w:val="00374E4C"/>
    <w:rsid w:val="0037516C"/>
    <w:rsid w:val="003751D9"/>
    <w:rsid w:val="0037569B"/>
    <w:rsid w:val="00375BFF"/>
    <w:rsid w:val="00375D64"/>
    <w:rsid w:val="00375EFF"/>
    <w:rsid w:val="00376071"/>
    <w:rsid w:val="003762E6"/>
    <w:rsid w:val="0037633A"/>
    <w:rsid w:val="00376552"/>
    <w:rsid w:val="003767A1"/>
    <w:rsid w:val="00376934"/>
    <w:rsid w:val="00376A3A"/>
    <w:rsid w:val="00376ECB"/>
    <w:rsid w:val="0037706E"/>
    <w:rsid w:val="003770E5"/>
    <w:rsid w:val="00377154"/>
    <w:rsid w:val="00377176"/>
    <w:rsid w:val="003772C6"/>
    <w:rsid w:val="003772F6"/>
    <w:rsid w:val="0037742B"/>
    <w:rsid w:val="003777B6"/>
    <w:rsid w:val="00377806"/>
    <w:rsid w:val="00377B51"/>
    <w:rsid w:val="00377CD5"/>
    <w:rsid w:val="00377D8F"/>
    <w:rsid w:val="00377E36"/>
    <w:rsid w:val="00377E76"/>
    <w:rsid w:val="00377E78"/>
    <w:rsid w:val="003803AC"/>
    <w:rsid w:val="00380466"/>
    <w:rsid w:val="0038098D"/>
    <w:rsid w:val="00380E94"/>
    <w:rsid w:val="00380F59"/>
    <w:rsid w:val="00380F6E"/>
    <w:rsid w:val="0038126B"/>
    <w:rsid w:val="003813AB"/>
    <w:rsid w:val="003816F7"/>
    <w:rsid w:val="00381735"/>
    <w:rsid w:val="003818A4"/>
    <w:rsid w:val="00381BD6"/>
    <w:rsid w:val="003820FF"/>
    <w:rsid w:val="0038236A"/>
    <w:rsid w:val="003823D1"/>
    <w:rsid w:val="003823F4"/>
    <w:rsid w:val="00382532"/>
    <w:rsid w:val="0038271F"/>
    <w:rsid w:val="00382730"/>
    <w:rsid w:val="003827E0"/>
    <w:rsid w:val="0038289F"/>
    <w:rsid w:val="00382B4A"/>
    <w:rsid w:val="00382CB9"/>
    <w:rsid w:val="00382E36"/>
    <w:rsid w:val="00382EF0"/>
    <w:rsid w:val="003830B9"/>
    <w:rsid w:val="003830C6"/>
    <w:rsid w:val="00383155"/>
    <w:rsid w:val="0038347A"/>
    <w:rsid w:val="003838AD"/>
    <w:rsid w:val="00383902"/>
    <w:rsid w:val="00383AB3"/>
    <w:rsid w:val="00383BF5"/>
    <w:rsid w:val="00383EE0"/>
    <w:rsid w:val="00384054"/>
    <w:rsid w:val="00384082"/>
    <w:rsid w:val="003841EF"/>
    <w:rsid w:val="00384344"/>
    <w:rsid w:val="003843C1"/>
    <w:rsid w:val="0038452D"/>
    <w:rsid w:val="00384D71"/>
    <w:rsid w:val="00384DE7"/>
    <w:rsid w:val="00385009"/>
    <w:rsid w:val="0038502E"/>
    <w:rsid w:val="003851B8"/>
    <w:rsid w:val="0038524A"/>
    <w:rsid w:val="00385405"/>
    <w:rsid w:val="003856B4"/>
    <w:rsid w:val="003857DD"/>
    <w:rsid w:val="003859BA"/>
    <w:rsid w:val="00385DD6"/>
    <w:rsid w:val="0038640A"/>
    <w:rsid w:val="0038665C"/>
    <w:rsid w:val="00386A44"/>
    <w:rsid w:val="00386EF1"/>
    <w:rsid w:val="00386FCE"/>
    <w:rsid w:val="003870B8"/>
    <w:rsid w:val="003870DA"/>
    <w:rsid w:val="003870E8"/>
    <w:rsid w:val="003871BE"/>
    <w:rsid w:val="003874E2"/>
    <w:rsid w:val="003874EC"/>
    <w:rsid w:val="003875C4"/>
    <w:rsid w:val="0038798B"/>
    <w:rsid w:val="00387C2F"/>
    <w:rsid w:val="003901DD"/>
    <w:rsid w:val="0039049E"/>
    <w:rsid w:val="0039052A"/>
    <w:rsid w:val="0039057E"/>
    <w:rsid w:val="00390622"/>
    <w:rsid w:val="003909EB"/>
    <w:rsid w:val="00390FE4"/>
    <w:rsid w:val="00391066"/>
    <w:rsid w:val="0039130D"/>
    <w:rsid w:val="0039146B"/>
    <w:rsid w:val="0039190B"/>
    <w:rsid w:val="00391B0B"/>
    <w:rsid w:val="00391E29"/>
    <w:rsid w:val="00392199"/>
    <w:rsid w:val="00392285"/>
    <w:rsid w:val="00392539"/>
    <w:rsid w:val="0039253F"/>
    <w:rsid w:val="00392771"/>
    <w:rsid w:val="00392778"/>
    <w:rsid w:val="003927BA"/>
    <w:rsid w:val="0039280D"/>
    <w:rsid w:val="0039296B"/>
    <w:rsid w:val="00392D5B"/>
    <w:rsid w:val="00392D9F"/>
    <w:rsid w:val="00392E73"/>
    <w:rsid w:val="00392FDA"/>
    <w:rsid w:val="00393043"/>
    <w:rsid w:val="00393113"/>
    <w:rsid w:val="003931F2"/>
    <w:rsid w:val="00393465"/>
    <w:rsid w:val="0039348A"/>
    <w:rsid w:val="003935E7"/>
    <w:rsid w:val="003936B1"/>
    <w:rsid w:val="0039379A"/>
    <w:rsid w:val="00393983"/>
    <w:rsid w:val="0039401E"/>
    <w:rsid w:val="0039412F"/>
    <w:rsid w:val="0039413C"/>
    <w:rsid w:val="00394236"/>
    <w:rsid w:val="003942DD"/>
    <w:rsid w:val="00394358"/>
    <w:rsid w:val="00394491"/>
    <w:rsid w:val="00394558"/>
    <w:rsid w:val="003947BD"/>
    <w:rsid w:val="00394AA4"/>
    <w:rsid w:val="00394B73"/>
    <w:rsid w:val="00394D4E"/>
    <w:rsid w:val="00394EEE"/>
    <w:rsid w:val="00395144"/>
    <w:rsid w:val="003951E5"/>
    <w:rsid w:val="0039522E"/>
    <w:rsid w:val="003952DA"/>
    <w:rsid w:val="00395312"/>
    <w:rsid w:val="0039575D"/>
    <w:rsid w:val="00395A30"/>
    <w:rsid w:val="00395C77"/>
    <w:rsid w:val="00395CE9"/>
    <w:rsid w:val="00395DD8"/>
    <w:rsid w:val="00395FDD"/>
    <w:rsid w:val="003960F6"/>
    <w:rsid w:val="00396214"/>
    <w:rsid w:val="0039674E"/>
    <w:rsid w:val="003967AF"/>
    <w:rsid w:val="00396AE0"/>
    <w:rsid w:val="00396E4F"/>
    <w:rsid w:val="00396F4A"/>
    <w:rsid w:val="00397013"/>
    <w:rsid w:val="00397063"/>
    <w:rsid w:val="003972FD"/>
    <w:rsid w:val="00397701"/>
    <w:rsid w:val="00397A2E"/>
    <w:rsid w:val="00397A3D"/>
    <w:rsid w:val="003A0017"/>
    <w:rsid w:val="003A0020"/>
    <w:rsid w:val="003A02D5"/>
    <w:rsid w:val="003A0343"/>
    <w:rsid w:val="003A035E"/>
    <w:rsid w:val="003A0539"/>
    <w:rsid w:val="003A0603"/>
    <w:rsid w:val="003A0729"/>
    <w:rsid w:val="003A07AD"/>
    <w:rsid w:val="003A0948"/>
    <w:rsid w:val="003A094E"/>
    <w:rsid w:val="003A0E9D"/>
    <w:rsid w:val="003A0EB9"/>
    <w:rsid w:val="003A0F51"/>
    <w:rsid w:val="003A0FD8"/>
    <w:rsid w:val="003A107E"/>
    <w:rsid w:val="003A139F"/>
    <w:rsid w:val="003A1420"/>
    <w:rsid w:val="003A14A1"/>
    <w:rsid w:val="003A1612"/>
    <w:rsid w:val="003A16A3"/>
    <w:rsid w:val="003A1928"/>
    <w:rsid w:val="003A1972"/>
    <w:rsid w:val="003A1B27"/>
    <w:rsid w:val="003A1CBB"/>
    <w:rsid w:val="003A1EB4"/>
    <w:rsid w:val="003A2043"/>
    <w:rsid w:val="003A206C"/>
    <w:rsid w:val="003A23CF"/>
    <w:rsid w:val="003A245F"/>
    <w:rsid w:val="003A24C0"/>
    <w:rsid w:val="003A25D0"/>
    <w:rsid w:val="003A28AA"/>
    <w:rsid w:val="003A2955"/>
    <w:rsid w:val="003A2AB7"/>
    <w:rsid w:val="003A2C90"/>
    <w:rsid w:val="003A2C95"/>
    <w:rsid w:val="003A2D7D"/>
    <w:rsid w:val="003A2DB4"/>
    <w:rsid w:val="003A2F27"/>
    <w:rsid w:val="003A3055"/>
    <w:rsid w:val="003A3087"/>
    <w:rsid w:val="003A30B8"/>
    <w:rsid w:val="003A32B2"/>
    <w:rsid w:val="003A3559"/>
    <w:rsid w:val="003A367F"/>
    <w:rsid w:val="003A394A"/>
    <w:rsid w:val="003A397D"/>
    <w:rsid w:val="003A3D74"/>
    <w:rsid w:val="003A3E6B"/>
    <w:rsid w:val="003A3EE9"/>
    <w:rsid w:val="003A3FD5"/>
    <w:rsid w:val="003A40A1"/>
    <w:rsid w:val="003A413A"/>
    <w:rsid w:val="003A46AD"/>
    <w:rsid w:val="003A48B5"/>
    <w:rsid w:val="003A4A09"/>
    <w:rsid w:val="003A4D6B"/>
    <w:rsid w:val="003A4F61"/>
    <w:rsid w:val="003A4F96"/>
    <w:rsid w:val="003A507F"/>
    <w:rsid w:val="003A517B"/>
    <w:rsid w:val="003A5195"/>
    <w:rsid w:val="003A5412"/>
    <w:rsid w:val="003A54C8"/>
    <w:rsid w:val="003A552C"/>
    <w:rsid w:val="003A5672"/>
    <w:rsid w:val="003A574B"/>
    <w:rsid w:val="003A5A1F"/>
    <w:rsid w:val="003A5B26"/>
    <w:rsid w:val="003A5E76"/>
    <w:rsid w:val="003A5ED9"/>
    <w:rsid w:val="003A5F2C"/>
    <w:rsid w:val="003A600C"/>
    <w:rsid w:val="003A6143"/>
    <w:rsid w:val="003A637B"/>
    <w:rsid w:val="003A6571"/>
    <w:rsid w:val="003A665D"/>
    <w:rsid w:val="003A6762"/>
    <w:rsid w:val="003A6AE2"/>
    <w:rsid w:val="003A6B48"/>
    <w:rsid w:val="003A7060"/>
    <w:rsid w:val="003A7217"/>
    <w:rsid w:val="003A7315"/>
    <w:rsid w:val="003A739F"/>
    <w:rsid w:val="003A73F9"/>
    <w:rsid w:val="003A781B"/>
    <w:rsid w:val="003A7928"/>
    <w:rsid w:val="003A7A25"/>
    <w:rsid w:val="003A7AA7"/>
    <w:rsid w:val="003A7AB4"/>
    <w:rsid w:val="003A7F0D"/>
    <w:rsid w:val="003A7FC1"/>
    <w:rsid w:val="003B0182"/>
    <w:rsid w:val="003B01D1"/>
    <w:rsid w:val="003B0230"/>
    <w:rsid w:val="003B03DA"/>
    <w:rsid w:val="003B0525"/>
    <w:rsid w:val="003B0680"/>
    <w:rsid w:val="003B0875"/>
    <w:rsid w:val="003B0A85"/>
    <w:rsid w:val="003B0C67"/>
    <w:rsid w:val="003B0ED4"/>
    <w:rsid w:val="003B1920"/>
    <w:rsid w:val="003B1965"/>
    <w:rsid w:val="003B19FF"/>
    <w:rsid w:val="003B1A42"/>
    <w:rsid w:val="003B1A45"/>
    <w:rsid w:val="003B1B57"/>
    <w:rsid w:val="003B1BE1"/>
    <w:rsid w:val="003B1FDA"/>
    <w:rsid w:val="003B21D1"/>
    <w:rsid w:val="003B233A"/>
    <w:rsid w:val="003B27DC"/>
    <w:rsid w:val="003B287C"/>
    <w:rsid w:val="003B293A"/>
    <w:rsid w:val="003B29C8"/>
    <w:rsid w:val="003B2B32"/>
    <w:rsid w:val="003B30B3"/>
    <w:rsid w:val="003B3292"/>
    <w:rsid w:val="003B3532"/>
    <w:rsid w:val="003B390F"/>
    <w:rsid w:val="003B3943"/>
    <w:rsid w:val="003B3985"/>
    <w:rsid w:val="003B39D4"/>
    <w:rsid w:val="003B3BF2"/>
    <w:rsid w:val="003B40AE"/>
    <w:rsid w:val="003B413E"/>
    <w:rsid w:val="003B4A46"/>
    <w:rsid w:val="003B4EA2"/>
    <w:rsid w:val="003B5264"/>
    <w:rsid w:val="003B5278"/>
    <w:rsid w:val="003B52B7"/>
    <w:rsid w:val="003B53B2"/>
    <w:rsid w:val="003B54FB"/>
    <w:rsid w:val="003B5541"/>
    <w:rsid w:val="003B5557"/>
    <w:rsid w:val="003B55A6"/>
    <w:rsid w:val="003B5627"/>
    <w:rsid w:val="003B5ABD"/>
    <w:rsid w:val="003B5C26"/>
    <w:rsid w:val="003B5F1C"/>
    <w:rsid w:val="003B6140"/>
    <w:rsid w:val="003B6257"/>
    <w:rsid w:val="003B63DB"/>
    <w:rsid w:val="003B64F3"/>
    <w:rsid w:val="003B6939"/>
    <w:rsid w:val="003B6B96"/>
    <w:rsid w:val="003B6BCC"/>
    <w:rsid w:val="003B6C0B"/>
    <w:rsid w:val="003B6EF6"/>
    <w:rsid w:val="003B71B4"/>
    <w:rsid w:val="003B71FA"/>
    <w:rsid w:val="003B774A"/>
    <w:rsid w:val="003B7B4D"/>
    <w:rsid w:val="003B7F74"/>
    <w:rsid w:val="003C01E4"/>
    <w:rsid w:val="003C020F"/>
    <w:rsid w:val="003C02A9"/>
    <w:rsid w:val="003C0514"/>
    <w:rsid w:val="003C070E"/>
    <w:rsid w:val="003C0728"/>
    <w:rsid w:val="003C08A0"/>
    <w:rsid w:val="003C0BBA"/>
    <w:rsid w:val="003C0C52"/>
    <w:rsid w:val="003C0DF9"/>
    <w:rsid w:val="003C1285"/>
    <w:rsid w:val="003C1395"/>
    <w:rsid w:val="003C1396"/>
    <w:rsid w:val="003C176D"/>
    <w:rsid w:val="003C190F"/>
    <w:rsid w:val="003C1A28"/>
    <w:rsid w:val="003C1B08"/>
    <w:rsid w:val="003C1BE2"/>
    <w:rsid w:val="003C21BC"/>
    <w:rsid w:val="003C22B3"/>
    <w:rsid w:val="003C2596"/>
    <w:rsid w:val="003C2C67"/>
    <w:rsid w:val="003C3103"/>
    <w:rsid w:val="003C314E"/>
    <w:rsid w:val="003C3229"/>
    <w:rsid w:val="003C3316"/>
    <w:rsid w:val="003C363C"/>
    <w:rsid w:val="003C3702"/>
    <w:rsid w:val="003C38FE"/>
    <w:rsid w:val="003C3C09"/>
    <w:rsid w:val="003C3CAF"/>
    <w:rsid w:val="003C3D49"/>
    <w:rsid w:val="003C3E75"/>
    <w:rsid w:val="003C3F1D"/>
    <w:rsid w:val="003C3FBF"/>
    <w:rsid w:val="003C40CA"/>
    <w:rsid w:val="003C4106"/>
    <w:rsid w:val="003C41AC"/>
    <w:rsid w:val="003C4497"/>
    <w:rsid w:val="003C458F"/>
    <w:rsid w:val="003C49C7"/>
    <w:rsid w:val="003C4A8D"/>
    <w:rsid w:val="003C4AC3"/>
    <w:rsid w:val="003C4ACA"/>
    <w:rsid w:val="003C4DAC"/>
    <w:rsid w:val="003C4EC5"/>
    <w:rsid w:val="003C50C2"/>
    <w:rsid w:val="003C5208"/>
    <w:rsid w:val="003C5340"/>
    <w:rsid w:val="003C5363"/>
    <w:rsid w:val="003C5961"/>
    <w:rsid w:val="003C5A99"/>
    <w:rsid w:val="003C5D02"/>
    <w:rsid w:val="003C5DE3"/>
    <w:rsid w:val="003C5E95"/>
    <w:rsid w:val="003C6172"/>
    <w:rsid w:val="003C649C"/>
    <w:rsid w:val="003C6794"/>
    <w:rsid w:val="003C68F7"/>
    <w:rsid w:val="003C6AD6"/>
    <w:rsid w:val="003C6B28"/>
    <w:rsid w:val="003C6DDB"/>
    <w:rsid w:val="003C6EC4"/>
    <w:rsid w:val="003C6F26"/>
    <w:rsid w:val="003C6F74"/>
    <w:rsid w:val="003C7094"/>
    <w:rsid w:val="003C71DF"/>
    <w:rsid w:val="003C730C"/>
    <w:rsid w:val="003C76E5"/>
    <w:rsid w:val="003C774B"/>
    <w:rsid w:val="003C77A7"/>
    <w:rsid w:val="003C7851"/>
    <w:rsid w:val="003C7BCC"/>
    <w:rsid w:val="003C7C11"/>
    <w:rsid w:val="003C7E30"/>
    <w:rsid w:val="003D00F5"/>
    <w:rsid w:val="003D02B0"/>
    <w:rsid w:val="003D02DA"/>
    <w:rsid w:val="003D083D"/>
    <w:rsid w:val="003D084E"/>
    <w:rsid w:val="003D08CE"/>
    <w:rsid w:val="003D0A12"/>
    <w:rsid w:val="003D0BBB"/>
    <w:rsid w:val="003D0C34"/>
    <w:rsid w:val="003D0E87"/>
    <w:rsid w:val="003D0EA8"/>
    <w:rsid w:val="003D0FAB"/>
    <w:rsid w:val="003D1024"/>
    <w:rsid w:val="003D1112"/>
    <w:rsid w:val="003D114A"/>
    <w:rsid w:val="003D11D0"/>
    <w:rsid w:val="003D13D3"/>
    <w:rsid w:val="003D194D"/>
    <w:rsid w:val="003D19A9"/>
    <w:rsid w:val="003D1D4F"/>
    <w:rsid w:val="003D1FA4"/>
    <w:rsid w:val="003D21B8"/>
    <w:rsid w:val="003D229E"/>
    <w:rsid w:val="003D240A"/>
    <w:rsid w:val="003D2512"/>
    <w:rsid w:val="003D2A68"/>
    <w:rsid w:val="003D2FEE"/>
    <w:rsid w:val="003D30D4"/>
    <w:rsid w:val="003D3412"/>
    <w:rsid w:val="003D3480"/>
    <w:rsid w:val="003D36A9"/>
    <w:rsid w:val="003D36D2"/>
    <w:rsid w:val="003D372D"/>
    <w:rsid w:val="003D37E5"/>
    <w:rsid w:val="003D3912"/>
    <w:rsid w:val="003D39FE"/>
    <w:rsid w:val="003D3B7A"/>
    <w:rsid w:val="003D3D09"/>
    <w:rsid w:val="003D3D1E"/>
    <w:rsid w:val="003D4096"/>
    <w:rsid w:val="003D4114"/>
    <w:rsid w:val="003D4229"/>
    <w:rsid w:val="003D472B"/>
    <w:rsid w:val="003D481D"/>
    <w:rsid w:val="003D48FD"/>
    <w:rsid w:val="003D49C3"/>
    <w:rsid w:val="003D49E9"/>
    <w:rsid w:val="003D4C97"/>
    <w:rsid w:val="003D4DF6"/>
    <w:rsid w:val="003D4E28"/>
    <w:rsid w:val="003D5B6E"/>
    <w:rsid w:val="003D5D72"/>
    <w:rsid w:val="003D615F"/>
    <w:rsid w:val="003D6170"/>
    <w:rsid w:val="003D61D3"/>
    <w:rsid w:val="003D61FD"/>
    <w:rsid w:val="003D63D8"/>
    <w:rsid w:val="003D6538"/>
    <w:rsid w:val="003D6777"/>
    <w:rsid w:val="003D6972"/>
    <w:rsid w:val="003D6A09"/>
    <w:rsid w:val="003D7210"/>
    <w:rsid w:val="003D72FB"/>
    <w:rsid w:val="003D7552"/>
    <w:rsid w:val="003D76E5"/>
    <w:rsid w:val="003D7A61"/>
    <w:rsid w:val="003D7BBB"/>
    <w:rsid w:val="003D7BE5"/>
    <w:rsid w:val="003E0141"/>
    <w:rsid w:val="003E0159"/>
    <w:rsid w:val="003E04EB"/>
    <w:rsid w:val="003E089C"/>
    <w:rsid w:val="003E08C3"/>
    <w:rsid w:val="003E0F71"/>
    <w:rsid w:val="003E1188"/>
    <w:rsid w:val="003E11FF"/>
    <w:rsid w:val="003E127A"/>
    <w:rsid w:val="003E14AE"/>
    <w:rsid w:val="003E15DA"/>
    <w:rsid w:val="003E15F2"/>
    <w:rsid w:val="003E1A94"/>
    <w:rsid w:val="003E1C10"/>
    <w:rsid w:val="003E1C51"/>
    <w:rsid w:val="003E1E4C"/>
    <w:rsid w:val="003E1E6A"/>
    <w:rsid w:val="003E2077"/>
    <w:rsid w:val="003E20B5"/>
    <w:rsid w:val="003E218D"/>
    <w:rsid w:val="003E23DD"/>
    <w:rsid w:val="003E2521"/>
    <w:rsid w:val="003E25BE"/>
    <w:rsid w:val="003E25FC"/>
    <w:rsid w:val="003E2623"/>
    <w:rsid w:val="003E277F"/>
    <w:rsid w:val="003E2780"/>
    <w:rsid w:val="003E2809"/>
    <w:rsid w:val="003E28D8"/>
    <w:rsid w:val="003E2CE5"/>
    <w:rsid w:val="003E2E9E"/>
    <w:rsid w:val="003E307A"/>
    <w:rsid w:val="003E3139"/>
    <w:rsid w:val="003E3403"/>
    <w:rsid w:val="003E3411"/>
    <w:rsid w:val="003E3520"/>
    <w:rsid w:val="003E3962"/>
    <w:rsid w:val="003E3B87"/>
    <w:rsid w:val="003E3C13"/>
    <w:rsid w:val="003E4161"/>
    <w:rsid w:val="003E423F"/>
    <w:rsid w:val="003E4422"/>
    <w:rsid w:val="003E45CB"/>
    <w:rsid w:val="003E45FA"/>
    <w:rsid w:val="003E467E"/>
    <w:rsid w:val="003E49A2"/>
    <w:rsid w:val="003E4AD7"/>
    <w:rsid w:val="003E4BC4"/>
    <w:rsid w:val="003E4D2F"/>
    <w:rsid w:val="003E4E20"/>
    <w:rsid w:val="003E4E67"/>
    <w:rsid w:val="003E4EA4"/>
    <w:rsid w:val="003E50A0"/>
    <w:rsid w:val="003E519C"/>
    <w:rsid w:val="003E5335"/>
    <w:rsid w:val="003E5578"/>
    <w:rsid w:val="003E5768"/>
    <w:rsid w:val="003E5B06"/>
    <w:rsid w:val="003E5BC7"/>
    <w:rsid w:val="003E5E7D"/>
    <w:rsid w:val="003E6007"/>
    <w:rsid w:val="003E6130"/>
    <w:rsid w:val="003E6256"/>
    <w:rsid w:val="003E64AC"/>
    <w:rsid w:val="003E6533"/>
    <w:rsid w:val="003E6548"/>
    <w:rsid w:val="003E65B3"/>
    <w:rsid w:val="003E6661"/>
    <w:rsid w:val="003E6865"/>
    <w:rsid w:val="003E6A39"/>
    <w:rsid w:val="003E6E74"/>
    <w:rsid w:val="003E7226"/>
    <w:rsid w:val="003E7240"/>
    <w:rsid w:val="003E72B5"/>
    <w:rsid w:val="003E7C7D"/>
    <w:rsid w:val="003E7D13"/>
    <w:rsid w:val="003E7E71"/>
    <w:rsid w:val="003E7F32"/>
    <w:rsid w:val="003F0076"/>
    <w:rsid w:val="003F0169"/>
    <w:rsid w:val="003F023F"/>
    <w:rsid w:val="003F0269"/>
    <w:rsid w:val="003F057C"/>
    <w:rsid w:val="003F07C0"/>
    <w:rsid w:val="003F0A76"/>
    <w:rsid w:val="003F0C14"/>
    <w:rsid w:val="003F0DDC"/>
    <w:rsid w:val="003F0DE8"/>
    <w:rsid w:val="003F1637"/>
    <w:rsid w:val="003F16AF"/>
    <w:rsid w:val="003F1C0B"/>
    <w:rsid w:val="003F21D7"/>
    <w:rsid w:val="003F2344"/>
    <w:rsid w:val="003F238E"/>
    <w:rsid w:val="003F2597"/>
    <w:rsid w:val="003F2936"/>
    <w:rsid w:val="003F2B37"/>
    <w:rsid w:val="003F2C10"/>
    <w:rsid w:val="003F2C60"/>
    <w:rsid w:val="003F2E8A"/>
    <w:rsid w:val="003F2F29"/>
    <w:rsid w:val="003F2F3E"/>
    <w:rsid w:val="003F2F5F"/>
    <w:rsid w:val="003F3114"/>
    <w:rsid w:val="003F312B"/>
    <w:rsid w:val="003F3182"/>
    <w:rsid w:val="003F31F9"/>
    <w:rsid w:val="003F3263"/>
    <w:rsid w:val="003F343F"/>
    <w:rsid w:val="003F3707"/>
    <w:rsid w:val="003F3714"/>
    <w:rsid w:val="003F389B"/>
    <w:rsid w:val="003F3CAF"/>
    <w:rsid w:val="003F3E22"/>
    <w:rsid w:val="003F4575"/>
    <w:rsid w:val="003F45CF"/>
    <w:rsid w:val="003F45DF"/>
    <w:rsid w:val="003F461C"/>
    <w:rsid w:val="003F4811"/>
    <w:rsid w:val="003F4841"/>
    <w:rsid w:val="003F49BB"/>
    <w:rsid w:val="003F4A30"/>
    <w:rsid w:val="003F4C38"/>
    <w:rsid w:val="003F4DA8"/>
    <w:rsid w:val="003F52D2"/>
    <w:rsid w:val="003F56B1"/>
    <w:rsid w:val="003F5A19"/>
    <w:rsid w:val="003F5B1B"/>
    <w:rsid w:val="003F5BBE"/>
    <w:rsid w:val="003F5DA2"/>
    <w:rsid w:val="003F6282"/>
    <w:rsid w:val="003F63B9"/>
    <w:rsid w:val="003F69C8"/>
    <w:rsid w:val="003F6B96"/>
    <w:rsid w:val="003F6DB1"/>
    <w:rsid w:val="003F6E3E"/>
    <w:rsid w:val="003F70DF"/>
    <w:rsid w:val="003F7334"/>
    <w:rsid w:val="003F7444"/>
    <w:rsid w:val="003F7571"/>
    <w:rsid w:val="003F775C"/>
    <w:rsid w:val="003F7E08"/>
    <w:rsid w:val="003F7E10"/>
    <w:rsid w:val="0040009D"/>
    <w:rsid w:val="00400477"/>
    <w:rsid w:val="004004F3"/>
    <w:rsid w:val="0040058E"/>
    <w:rsid w:val="00400AA2"/>
    <w:rsid w:val="004010DF"/>
    <w:rsid w:val="00401264"/>
    <w:rsid w:val="00401307"/>
    <w:rsid w:val="004013DA"/>
    <w:rsid w:val="00401DA0"/>
    <w:rsid w:val="00401E5E"/>
    <w:rsid w:val="00401ECA"/>
    <w:rsid w:val="00401EDB"/>
    <w:rsid w:val="004023C7"/>
    <w:rsid w:val="004025B6"/>
    <w:rsid w:val="004028CC"/>
    <w:rsid w:val="0040293A"/>
    <w:rsid w:val="0040293D"/>
    <w:rsid w:val="00402AD0"/>
    <w:rsid w:val="00402D80"/>
    <w:rsid w:val="00402E1F"/>
    <w:rsid w:val="00402FCE"/>
    <w:rsid w:val="004031BA"/>
    <w:rsid w:val="004032A5"/>
    <w:rsid w:val="0040358F"/>
    <w:rsid w:val="00403825"/>
    <w:rsid w:val="00403B0D"/>
    <w:rsid w:val="00403C96"/>
    <w:rsid w:val="00403CE0"/>
    <w:rsid w:val="00403D8E"/>
    <w:rsid w:val="004040E8"/>
    <w:rsid w:val="00404235"/>
    <w:rsid w:val="00404270"/>
    <w:rsid w:val="004044CB"/>
    <w:rsid w:val="0040478B"/>
    <w:rsid w:val="004049B5"/>
    <w:rsid w:val="00404D2D"/>
    <w:rsid w:val="004050FA"/>
    <w:rsid w:val="00405250"/>
    <w:rsid w:val="0040552C"/>
    <w:rsid w:val="00405696"/>
    <w:rsid w:val="00405BEA"/>
    <w:rsid w:val="00405BFD"/>
    <w:rsid w:val="00406155"/>
    <w:rsid w:val="004063F2"/>
    <w:rsid w:val="00406600"/>
    <w:rsid w:val="00406620"/>
    <w:rsid w:val="0040665E"/>
    <w:rsid w:val="00406A4A"/>
    <w:rsid w:val="00406AD3"/>
    <w:rsid w:val="00407060"/>
    <w:rsid w:val="00407314"/>
    <w:rsid w:val="00407800"/>
    <w:rsid w:val="0040791F"/>
    <w:rsid w:val="004079DA"/>
    <w:rsid w:val="00407A6C"/>
    <w:rsid w:val="00407B8B"/>
    <w:rsid w:val="00407CD2"/>
    <w:rsid w:val="00410616"/>
    <w:rsid w:val="004108BE"/>
    <w:rsid w:val="00410AF4"/>
    <w:rsid w:val="00410D2A"/>
    <w:rsid w:val="00410D5D"/>
    <w:rsid w:val="00410E5B"/>
    <w:rsid w:val="00410EE6"/>
    <w:rsid w:val="00410F85"/>
    <w:rsid w:val="00411336"/>
    <w:rsid w:val="0041146E"/>
    <w:rsid w:val="004114A7"/>
    <w:rsid w:val="00411AD4"/>
    <w:rsid w:val="00411B02"/>
    <w:rsid w:val="00411B3A"/>
    <w:rsid w:val="004120FC"/>
    <w:rsid w:val="0041245A"/>
    <w:rsid w:val="004124C4"/>
    <w:rsid w:val="004124D5"/>
    <w:rsid w:val="00412C3E"/>
    <w:rsid w:val="00412F14"/>
    <w:rsid w:val="00412F23"/>
    <w:rsid w:val="00413002"/>
    <w:rsid w:val="004130C6"/>
    <w:rsid w:val="004130F1"/>
    <w:rsid w:val="00413122"/>
    <w:rsid w:val="004131A1"/>
    <w:rsid w:val="00413219"/>
    <w:rsid w:val="004135AA"/>
    <w:rsid w:val="004135D0"/>
    <w:rsid w:val="00413687"/>
    <w:rsid w:val="00413946"/>
    <w:rsid w:val="00413A9E"/>
    <w:rsid w:val="00413B31"/>
    <w:rsid w:val="00413B94"/>
    <w:rsid w:val="00413E31"/>
    <w:rsid w:val="00413ED5"/>
    <w:rsid w:val="00413FC2"/>
    <w:rsid w:val="004144CB"/>
    <w:rsid w:val="00414508"/>
    <w:rsid w:val="00414606"/>
    <w:rsid w:val="0041464A"/>
    <w:rsid w:val="00414D0E"/>
    <w:rsid w:val="00415758"/>
    <w:rsid w:val="0041577F"/>
    <w:rsid w:val="004157C3"/>
    <w:rsid w:val="004158B1"/>
    <w:rsid w:val="00415A44"/>
    <w:rsid w:val="00415A73"/>
    <w:rsid w:val="00415EE2"/>
    <w:rsid w:val="00415FC6"/>
    <w:rsid w:val="0041639A"/>
    <w:rsid w:val="004164AE"/>
    <w:rsid w:val="004165CC"/>
    <w:rsid w:val="004168F5"/>
    <w:rsid w:val="00416BEB"/>
    <w:rsid w:val="00417058"/>
    <w:rsid w:val="004171D3"/>
    <w:rsid w:val="004176E7"/>
    <w:rsid w:val="004179A2"/>
    <w:rsid w:val="00417BB6"/>
    <w:rsid w:val="00417F0C"/>
    <w:rsid w:val="004200B4"/>
    <w:rsid w:val="004202D5"/>
    <w:rsid w:val="004204D4"/>
    <w:rsid w:val="004207D4"/>
    <w:rsid w:val="00420CF5"/>
    <w:rsid w:val="00420EFD"/>
    <w:rsid w:val="004210B1"/>
    <w:rsid w:val="004210DF"/>
    <w:rsid w:val="004210F9"/>
    <w:rsid w:val="004216A9"/>
    <w:rsid w:val="004218F0"/>
    <w:rsid w:val="0042191A"/>
    <w:rsid w:val="00421A5F"/>
    <w:rsid w:val="00421C75"/>
    <w:rsid w:val="00421DBE"/>
    <w:rsid w:val="00421DD4"/>
    <w:rsid w:val="00421DDB"/>
    <w:rsid w:val="00421EF5"/>
    <w:rsid w:val="00421F41"/>
    <w:rsid w:val="00422659"/>
    <w:rsid w:val="00422B23"/>
    <w:rsid w:val="00422E39"/>
    <w:rsid w:val="00422EEB"/>
    <w:rsid w:val="00423205"/>
    <w:rsid w:val="004235AE"/>
    <w:rsid w:val="00423A32"/>
    <w:rsid w:val="00423EA6"/>
    <w:rsid w:val="004240FE"/>
    <w:rsid w:val="0042415E"/>
    <w:rsid w:val="00424244"/>
    <w:rsid w:val="00424342"/>
    <w:rsid w:val="0042438F"/>
    <w:rsid w:val="004244B2"/>
    <w:rsid w:val="0042455D"/>
    <w:rsid w:val="00424809"/>
    <w:rsid w:val="004248E3"/>
    <w:rsid w:val="004249DC"/>
    <w:rsid w:val="00424B7F"/>
    <w:rsid w:val="00424E6C"/>
    <w:rsid w:val="00424F06"/>
    <w:rsid w:val="004250C3"/>
    <w:rsid w:val="004251DD"/>
    <w:rsid w:val="0042528E"/>
    <w:rsid w:val="00425298"/>
    <w:rsid w:val="004252FC"/>
    <w:rsid w:val="00425358"/>
    <w:rsid w:val="00425423"/>
    <w:rsid w:val="004256AE"/>
    <w:rsid w:val="004256E6"/>
    <w:rsid w:val="004259F6"/>
    <w:rsid w:val="00425B68"/>
    <w:rsid w:val="00425F20"/>
    <w:rsid w:val="0042614F"/>
    <w:rsid w:val="0042619C"/>
    <w:rsid w:val="004262DC"/>
    <w:rsid w:val="00426345"/>
    <w:rsid w:val="0042691B"/>
    <w:rsid w:val="00426966"/>
    <w:rsid w:val="00426A64"/>
    <w:rsid w:val="00426A93"/>
    <w:rsid w:val="00426B1A"/>
    <w:rsid w:val="00426C9B"/>
    <w:rsid w:val="00426D73"/>
    <w:rsid w:val="00426DDD"/>
    <w:rsid w:val="00426FEA"/>
    <w:rsid w:val="00427029"/>
    <w:rsid w:val="00427143"/>
    <w:rsid w:val="00427356"/>
    <w:rsid w:val="0042751F"/>
    <w:rsid w:val="00427687"/>
    <w:rsid w:val="004277BB"/>
    <w:rsid w:val="00427890"/>
    <w:rsid w:val="00427961"/>
    <w:rsid w:val="00427ACF"/>
    <w:rsid w:val="00427B0C"/>
    <w:rsid w:val="004301F3"/>
    <w:rsid w:val="0043025C"/>
    <w:rsid w:val="0043051D"/>
    <w:rsid w:val="004305C1"/>
    <w:rsid w:val="004306BB"/>
    <w:rsid w:val="00430B50"/>
    <w:rsid w:val="00430DFA"/>
    <w:rsid w:val="00430EF5"/>
    <w:rsid w:val="00431176"/>
    <w:rsid w:val="00431CE0"/>
    <w:rsid w:val="00431CE3"/>
    <w:rsid w:val="00431D2C"/>
    <w:rsid w:val="00431D70"/>
    <w:rsid w:val="00431F64"/>
    <w:rsid w:val="00431F8E"/>
    <w:rsid w:val="004321D1"/>
    <w:rsid w:val="00432257"/>
    <w:rsid w:val="00432465"/>
    <w:rsid w:val="00432956"/>
    <w:rsid w:val="00432AD0"/>
    <w:rsid w:val="00432C57"/>
    <w:rsid w:val="00432EA2"/>
    <w:rsid w:val="0043315D"/>
    <w:rsid w:val="004331D0"/>
    <w:rsid w:val="0043341E"/>
    <w:rsid w:val="004334EE"/>
    <w:rsid w:val="00433526"/>
    <w:rsid w:val="004337B9"/>
    <w:rsid w:val="00433860"/>
    <w:rsid w:val="00433C24"/>
    <w:rsid w:val="00433D2A"/>
    <w:rsid w:val="00433E37"/>
    <w:rsid w:val="00434012"/>
    <w:rsid w:val="0043406C"/>
    <w:rsid w:val="004340B9"/>
    <w:rsid w:val="004340C3"/>
    <w:rsid w:val="004341BE"/>
    <w:rsid w:val="00434424"/>
    <w:rsid w:val="00434456"/>
    <w:rsid w:val="004346C7"/>
    <w:rsid w:val="0043480B"/>
    <w:rsid w:val="00434A0D"/>
    <w:rsid w:val="00434A35"/>
    <w:rsid w:val="00434CE4"/>
    <w:rsid w:val="00434DAB"/>
    <w:rsid w:val="0043528A"/>
    <w:rsid w:val="004352CD"/>
    <w:rsid w:val="0043533B"/>
    <w:rsid w:val="00435DFD"/>
    <w:rsid w:val="004360CE"/>
    <w:rsid w:val="004360E8"/>
    <w:rsid w:val="00436438"/>
    <w:rsid w:val="00436816"/>
    <w:rsid w:val="0043697F"/>
    <w:rsid w:val="00436C16"/>
    <w:rsid w:val="00436C45"/>
    <w:rsid w:val="00436E11"/>
    <w:rsid w:val="00436FC2"/>
    <w:rsid w:val="00437224"/>
    <w:rsid w:val="004372D0"/>
    <w:rsid w:val="00437635"/>
    <w:rsid w:val="00437760"/>
    <w:rsid w:val="0043796E"/>
    <w:rsid w:val="00437BA6"/>
    <w:rsid w:val="00437D4E"/>
    <w:rsid w:val="00437EC1"/>
    <w:rsid w:val="00440385"/>
    <w:rsid w:val="004408C3"/>
    <w:rsid w:val="00440A5F"/>
    <w:rsid w:val="00440B7D"/>
    <w:rsid w:val="00440B8E"/>
    <w:rsid w:val="00440E1E"/>
    <w:rsid w:val="00440F0A"/>
    <w:rsid w:val="0044100E"/>
    <w:rsid w:val="00441189"/>
    <w:rsid w:val="00441286"/>
    <w:rsid w:val="004412DB"/>
    <w:rsid w:val="0044146C"/>
    <w:rsid w:val="004414AA"/>
    <w:rsid w:val="0044150A"/>
    <w:rsid w:val="0044152B"/>
    <w:rsid w:val="0044189B"/>
    <w:rsid w:val="00441DFC"/>
    <w:rsid w:val="00441F5E"/>
    <w:rsid w:val="00441F9A"/>
    <w:rsid w:val="00442017"/>
    <w:rsid w:val="00442234"/>
    <w:rsid w:val="00442309"/>
    <w:rsid w:val="004425C4"/>
    <w:rsid w:val="004425C5"/>
    <w:rsid w:val="004427B3"/>
    <w:rsid w:val="00442988"/>
    <w:rsid w:val="00442A37"/>
    <w:rsid w:val="00442A48"/>
    <w:rsid w:val="00442A95"/>
    <w:rsid w:val="00442AE5"/>
    <w:rsid w:val="00442BAB"/>
    <w:rsid w:val="00442C01"/>
    <w:rsid w:val="00443057"/>
    <w:rsid w:val="004430DE"/>
    <w:rsid w:val="004430F7"/>
    <w:rsid w:val="00443AC2"/>
    <w:rsid w:val="00443B67"/>
    <w:rsid w:val="00443CD6"/>
    <w:rsid w:val="00443D3A"/>
    <w:rsid w:val="00443E38"/>
    <w:rsid w:val="00443E63"/>
    <w:rsid w:val="004440AD"/>
    <w:rsid w:val="00444361"/>
    <w:rsid w:val="0044478C"/>
    <w:rsid w:val="004451DF"/>
    <w:rsid w:val="00445295"/>
    <w:rsid w:val="004457AB"/>
    <w:rsid w:val="004458EC"/>
    <w:rsid w:val="00445FAD"/>
    <w:rsid w:val="00446092"/>
    <w:rsid w:val="00446121"/>
    <w:rsid w:val="00446463"/>
    <w:rsid w:val="00446950"/>
    <w:rsid w:val="00446A19"/>
    <w:rsid w:val="00446AC8"/>
    <w:rsid w:val="00446B87"/>
    <w:rsid w:val="00446C41"/>
    <w:rsid w:val="00446CC0"/>
    <w:rsid w:val="00446CD6"/>
    <w:rsid w:val="00446EC4"/>
    <w:rsid w:val="0044707B"/>
    <w:rsid w:val="004474B7"/>
    <w:rsid w:val="004475B5"/>
    <w:rsid w:val="004477A6"/>
    <w:rsid w:val="004478AA"/>
    <w:rsid w:val="00447D09"/>
    <w:rsid w:val="00447D89"/>
    <w:rsid w:val="004500E6"/>
    <w:rsid w:val="00450483"/>
    <w:rsid w:val="00450513"/>
    <w:rsid w:val="00450545"/>
    <w:rsid w:val="004505E9"/>
    <w:rsid w:val="004508C7"/>
    <w:rsid w:val="00450A0E"/>
    <w:rsid w:val="00450AE2"/>
    <w:rsid w:val="00450B2B"/>
    <w:rsid w:val="00450B3F"/>
    <w:rsid w:val="00450CB8"/>
    <w:rsid w:val="0045122F"/>
    <w:rsid w:val="004512FA"/>
    <w:rsid w:val="004513B2"/>
    <w:rsid w:val="0045146B"/>
    <w:rsid w:val="004515AF"/>
    <w:rsid w:val="0045168D"/>
    <w:rsid w:val="00451851"/>
    <w:rsid w:val="0045193C"/>
    <w:rsid w:val="00451965"/>
    <w:rsid w:val="00451A19"/>
    <w:rsid w:val="00451CE1"/>
    <w:rsid w:val="00452274"/>
    <w:rsid w:val="00452376"/>
    <w:rsid w:val="0045249F"/>
    <w:rsid w:val="00452E61"/>
    <w:rsid w:val="00452F8C"/>
    <w:rsid w:val="0045305C"/>
    <w:rsid w:val="0045316A"/>
    <w:rsid w:val="004532D9"/>
    <w:rsid w:val="004535CB"/>
    <w:rsid w:val="0045386E"/>
    <w:rsid w:val="00453A59"/>
    <w:rsid w:val="00453C15"/>
    <w:rsid w:val="00453DB1"/>
    <w:rsid w:val="00453E77"/>
    <w:rsid w:val="0045404B"/>
    <w:rsid w:val="0045413C"/>
    <w:rsid w:val="00454226"/>
    <w:rsid w:val="0045430D"/>
    <w:rsid w:val="00454591"/>
    <w:rsid w:val="0045469C"/>
    <w:rsid w:val="00454997"/>
    <w:rsid w:val="00454BD3"/>
    <w:rsid w:val="00454C2F"/>
    <w:rsid w:val="00455093"/>
    <w:rsid w:val="0045559B"/>
    <w:rsid w:val="004557B7"/>
    <w:rsid w:val="00455972"/>
    <w:rsid w:val="00455980"/>
    <w:rsid w:val="00455998"/>
    <w:rsid w:val="00455B34"/>
    <w:rsid w:val="00455BE4"/>
    <w:rsid w:val="00455BEE"/>
    <w:rsid w:val="00455DCF"/>
    <w:rsid w:val="00456024"/>
    <w:rsid w:val="00456175"/>
    <w:rsid w:val="004561D7"/>
    <w:rsid w:val="004562A9"/>
    <w:rsid w:val="00456305"/>
    <w:rsid w:val="004564EE"/>
    <w:rsid w:val="0045659C"/>
    <w:rsid w:val="004565D0"/>
    <w:rsid w:val="0045677F"/>
    <w:rsid w:val="00456805"/>
    <w:rsid w:val="00456A5B"/>
    <w:rsid w:val="00456A71"/>
    <w:rsid w:val="00456B98"/>
    <w:rsid w:val="00457222"/>
    <w:rsid w:val="00457303"/>
    <w:rsid w:val="004574DB"/>
    <w:rsid w:val="00457649"/>
    <w:rsid w:val="0045794D"/>
    <w:rsid w:val="00457BBA"/>
    <w:rsid w:val="00457C61"/>
    <w:rsid w:val="00457D6F"/>
    <w:rsid w:val="00457E76"/>
    <w:rsid w:val="00460131"/>
    <w:rsid w:val="00460322"/>
    <w:rsid w:val="0046045C"/>
    <w:rsid w:val="0046054B"/>
    <w:rsid w:val="004608AB"/>
    <w:rsid w:val="00460BBD"/>
    <w:rsid w:val="00460BFD"/>
    <w:rsid w:val="00460EC3"/>
    <w:rsid w:val="0046100D"/>
    <w:rsid w:val="0046110E"/>
    <w:rsid w:val="0046154B"/>
    <w:rsid w:val="0046155C"/>
    <w:rsid w:val="00461E7B"/>
    <w:rsid w:val="00461FCB"/>
    <w:rsid w:val="0046228F"/>
    <w:rsid w:val="004626C4"/>
    <w:rsid w:val="004627C0"/>
    <w:rsid w:val="004627CC"/>
    <w:rsid w:val="00462D62"/>
    <w:rsid w:val="00462F4A"/>
    <w:rsid w:val="004632BE"/>
    <w:rsid w:val="00463388"/>
    <w:rsid w:val="004633E0"/>
    <w:rsid w:val="0046365D"/>
    <w:rsid w:val="004636C1"/>
    <w:rsid w:val="004637B7"/>
    <w:rsid w:val="004637CB"/>
    <w:rsid w:val="00463A2D"/>
    <w:rsid w:val="00463BFD"/>
    <w:rsid w:val="00463C74"/>
    <w:rsid w:val="00463CC1"/>
    <w:rsid w:val="00463D71"/>
    <w:rsid w:val="00463DD1"/>
    <w:rsid w:val="00463F6E"/>
    <w:rsid w:val="004641B9"/>
    <w:rsid w:val="004642B1"/>
    <w:rsid w:val="00464400"/>
    <w:rsid w:val="0046446F"/>
    <w:rsid w:val="00464490"/>
    <w:rsid w:val="004647D5"/>
    <w:rsid w:val="00464B55"/>
    <w:rsid w:val="00464C1E"/>
    <w:rsid w:val="00464D44"/>
    <w:rsid w:val="00464EBA"/>
    <w:rsid w:val="00464F89"/>
    <w:rsid w:val="00465153"/>
    <w:rsid w:val="00465335"/>
    <w:rsid w:val="004653D6"/>
    <w:rsid w:val="00465530"/>
    <w:rsid w:val="00465739"/>
    <w:rsid w:val="00465815"/>
    <w:rsid w:val="0046583E"/>
    <w:rsid w:val="00465AA2"/>
    <w:rsid w:val="00465AE6"/>
    <w:rsid w:val="00465BF0"/>
    <w:rsid w:val="00465C0D"/>
    <w:rsid w:val="00465E12"/>
    <w:rsid w:val="00465E13"/>
    <w:rsid w:val="00465F67"/>
    <w:rsid w:val="00465FEE"/>
    <w:rsid w:val="0046616E"/>
    <w:rsid w:val="004663DE"/>
    <w:rsid w:val="0046673A"/>
    <w:rsid w:val="00466931"/>
    <w:rsid w:val="004669B6"/>
    <w:rsid w:val="004669F1"/>
    <w:rsid w:val="00466B39"/>
    <w:rsid w:val="00466B9C"/>
    <w:rsid w:val="00466C2B"/>
    <w:rsid w:val="00466F57"/>
    <w:rsid w:val="00467181"/>
    <w:rsid w:val="0046735E"/>
    <w:rsid w:val="004673FB"/>
    <w:rsid w:val="00467504"/>
    <w:rsid w:val="00467550"/>
    <w:rsid w:val="00467812"/>
    <w:rsid w:val="00467F26"/>
    <w:rsid w:val="00467FA4"/>
    <w:rsid w:val="00467FCC"/>
    <w:rsid w:val="004702F5"/>
    <w:rsid w:val="0047049F"/>
    <w:rsid w:val="004705E1"/>
    <w:rsid w:val="004707AB"/>
    <w:rsid w:val="00470803"/>
    <w:rsid w:val="00470805"/>
    <w:rsid w:val="00470818"/>
    <w:rsid w:val="004708F3"/>
    <w:rsid w:val="00470C77"/>
    <w:rsid w:val="00470FEE"/>
    <w:rsid w:val="00471077"/>
    <w:rsid w:val="0047109C"/>
    <w:rsid w:val="00471167"/>
    <w:rsid w:val="00471304"/>
    <w:rsid w:val="00471706"/>
    <w:rsid w:val="004718B9"/>
    <w:rsid w:val="00472079"/>
    <w:rsid w:val="004721F1"/>
    <w:rsid w:val="004724AC"/>
    <w:rsid w:val="004726EF"/>
    <w:rsid w:val="00472727"/>
    <w:rsid w:val="0047286C"/>
    <w:rsid w:val="00472E02"/>
    <w:rsid w:val="00472F31"/>
    <w:rsid w:val="00473230"/>
    <w:rsid w:val="0047349B"/>
    <w:rsid w:val="004734E5"/>
    <w:rsid w:val="004735A0"/>
    <w:rsid w:val="00473815"/>
    <w:rsid w:val="004738EA"/>
    <w:rsid w:val="00473B20"/>
    <w:rsid w:val="00473C1B"/>
    <w:rsid w:val="00474264"/>
    <w:rsid w:val="004743D4"/>
    <w:rsid w:val="00474478"/>
    <w:rsid w:val="00474492"/>
    <w:rsid w:val="004746A7"/>
    <w:rsid w:val="004746F4"/>
    <w:rsid w:val="00474775"/>
    <w:rsid w:val="00474E58"/>
    <w:rsid w:val="00474F46"/>
    <w:rsid w:val="004750A4"/>
    <w:rsid w:val="0047513A"/>
    <w:rsid w:val="004752EE"/>
    <w:rsid w:val="00475470"/>
    <w:rsid w:val="00475B7D"/>
    <w:rsid w:val="00475C84"/>
    <w:rsid w:val="00475CA1"/>
    <w:rsid w:val="00475CE0"/>
    <w:rsid w:val="0047610D"/>
    <w:rsid w:val="0047615B"/>
    <w:rsid w:val="004761B5"/>
    <w:rsid w:val="00476382"/>
    <w:rsid w:val="00476423"/>
    <w:rsid w:val="00476687"/>
    <w:rsid w:val="00476C1F"/>
    <w:rsid w:val="00476E08"/>
    <w:rsid w:val="00476EE9"/>
    <w:rsid w:val="00476F7F"/>
    <w:rsid w:val="00476F89"/>
    <w:rsid w:val="0047723D"/>
    <w:rsid w:val="00477BD3"/>
    <w:rsid w:val="00477C73"/>
    <w:rsid w:val="00477EEA"/>
    <w:rsid w:val="0048028E"/>
    <w:rsid w:val="004802BF"/>
    <w:rsid w:val="004809BF"/>
    <w:rsid w:val="00480DD8"/>
    <w:rsid w:val="004812A1"/>
    <w:rsid w:val="0048143B"/>
    <w:rsid w:val="0048145A"/>
    <w:rsid w:val="0048147E"/>
    <w:rsid w:val="00481556"/>
    <w:rsid w:val="00481753"/>
    <w:rsid w:val="00481A78"/>
    <w:rsid w:val="00481AF3"/>
    <w:rsid w:val="00481B54"/>
    <w:rsid w:val="00481C0A"/>
    <w:rsid w:val="00481E07"/>
    <w:rsid w:val="00481E82"/>
    <w:rsid w:val="00481F68"/>
    <w:rsid w:val="0048212C"/>
    <w:rsid w:val="00482670"/>
    <w:rsid w:val="0048275D"/>
    <w:rsid w:val="0048280A"/>
    <w:rsid w:val="004828DC"/>
    <w:rsid w:val="00482AD8"/>
    <w:rsid w:val="00482BDD"/>
    <w:rsid w:val="00482CAC"/>
    <w:rsid w:val="00482CAE"/>
    <w:rsid w:val="00482D41"/>
    <w:rsid w:val="00482F90"/>
    <w:rsid w:val="004830A3"/>
    <w:rsid w:val="004835DD"/>
    <w:rsid w:val="004837C5"/>
    <w:rsid w:val="00483C1B"/>
    <w:rsid w:val="00484039"/>
    <w:rsid w:val="004841CF"/>
    <w:rsid w:val="00484272"/>
    <w:rsid w:val="00484273"/>
    <w:rsid w:val="004844F7"/>
    <w:rsid w:val="00484577"/>
    <w:rsid w:val="00484782"/>
    <w:rsid w:val="004848EB"/>
    <w:rsid w:val="00484ACA"/>
    <w:rsid w:val="00484B3B"/>
    <w:rsid w:val="00484B65"/>
    <w:rsid w:val="00484BEB"/>
    <w:rsid w:val="00484C42"/>
    <w:rsid w:val="00484DD5"/>
    <w:rsid w:val="004850D7"/>
    <w:rsid w:val="00485169"/>
    <w:rsid w:val="00485423"/>
    <w:rsid w:val="00485702"/>
    <w:rsid w:val="0048582F"/>
    <w:rsid w:val="00485B0C"/>
    <w:rsid w:val="00485C4D"/>
    <w:rsid w:val="00485D4C"/>
    <w:rsid w:val="00485D7D"/>
    <w:rsid w:val="00485E9B"/>
    <w:rsid w:val="00485FCD"/>
    <w:rsid w:val="004865AB"/>
    <w:rsid w:val="00486607"/>
    <w:rsid w:val="004867A9"/>
    <w:rsid w:val="00486C07"/>
    <w:rsid w:val="00486D7F"/>
    <w:rsid w:val="00486DC8"/>
    <w:rsid w:val="00487050"/>
    <w:rsid w:val="004870BE"/>
    <w:rsid w:val="0048737D"/>
    <w:rsid w:val="0048760F"/>
    <w:rsid w:val="004879C7"/>
    <w:rsid w:val="004879E7"/>
    <w:rsid w:val="00487ACF"/>
    <w:rsid w:val="00487BC6"/>
    <w:rsid w:val="00487CFE"/>
    <w:rsid w:val="00487D91"/>
    <w:rsid w:val="00487F90"/>
    <w:rsid w:val="00490640"/>
    <w:rsid w:val="0049099D"/>
    <w:rsid w:val="00490A30"/>
    <w:rsid w:val="00490C00"/>
    <w:rsid w:val="00490F20"/>
    <w:rsid w:val="0049113D"/>
    <w:rsid w:val="00491455"/>
    <w:rsid w:val="00491512"/>
    <w:rsid w:val="0049183A"/>
    <w:rsid w:val="004918D5"/>
    <w:rsid w:val="00491E4B"/>
    <w:rsid w:val="0049219E"/>
    <w:rsid w:val="0049223E"/>
    <w:rsid w:val="0049228F"/>
    <w:rsid w:val="004924DF"/>
    <w:rsid w:val="00492863"/>
    <w:rsid w:val="00492AA3"/>
    <w:rsid w:val="00492EC1"/>
    <w:rsid w:val="00493095"/>
    <w:rsid w:val="0049311A"/>
    <w:rsid w:val="00493203"/>
    <w:rsid w:val="004932CD"/>
    <w:rsid w:val="00493400"/>
    <w:rsid w:val="00493584"/>
    <w:rsid w:val="004936E3"/>
    <w:rsid w:val="004937C4"/>
    <w:rsid w:val="00493BCE"/>
    <w:rsid w:val="00493BD3"/>
    <w:rsid w:val="00493DC5"/>
    <w:rsid w:val="00493F62"/>
    <w:rsid w:val="0049420C"/>
    <w:rsid w:val="00494267"/>
    <w:rsid w:val="0049443D"/>
    <w:rsid w:val="00494466"/>
    <w:rsid w:val="00494589"/>
    <w:rsid w:val="004945D8"/>
    <w:rsid w:val="004945FC"/>
    <w:rsid w:val="00494C57"/>
    <w:rsid w:val="00494DD9"/>
    <w:rsid w:val="00494E15"/>
    <w:rsid w:val="00494E87"/>
    <w:rsid w:val="00494EE0"/>
    <w:rsid w:val="004951BC"/>
    <w:rsid w:val="004954A3"/>
    <w:rsid w:val="0049561C"/>
    <w:rsid w:val="004956FE"/>
    <w:rsid w:val="00495768"/>
    <w:rsid w:val="00495DEC"/>
    <w:rsid w:val="00495E16"/>
    <w:rsid w:val="00495EFB"/>
    <w:rsid w:val="00495FBC"/>
    <w:rsid w:val="00496004"/>
    <w:rsid w:val="004964A6"/>
    <w:rsid w:val="004964E0"/>
    <w:rsid w:val="00496537"/>
    <w:rsid w:val="00496985"/>
    <w:rsid w:val="00496B33"/>
    <w:rsid w:val="00496EED"/>
    <w:rsid w:val="00496F2D"/>
    <w:rsid w:val="004970F5"/>
    <w:rsid w:val="0049716D"/>
    <w:rsid w:val="004971B3"/>
    <w:rsid w:val="004972EA"/>
    <w:rsid w:val="00497317"/>
    <w:rsid w:val="004973FF"/>
    <w:rsid w:val="00497749"/>
    <w:rsid w:val="0049785D"/>
    <w:rsid w:val="00497A9D"/>
    <w:rsid w:val="00497E85"/>
    <w:rsid w:val="00497FF2"/>
    <w:rsid w:val="004A029A"/>
    <w:rsid w:val="004A076C"/>
    <w:rsid w:val="004A08D2"/>
    <w:rsid w:val="004A097B"/>
    <w:rsid w:val="004A0D09"/>
    <w:rsid w:val="004A1013"/>
    <w:rsid w:val="004A102E"/>
    <w:rsid w:val="004A106D"/>
    <w:rsid w:val="004A1121"/>
    <w:rsid w:val="004A1129"/>
    <w:rsid w:val="004A146B"/>
    <w:rsid w:val="004A148A"/>
    <w:rsid w:val="004A14C4"/>
    <w:rsid w:val="004A16B0"/>
    <w:rsid w:val="004A1CF5"/>
    <w:rsid w:val="004A1F56"/>
    <w:rsid w:val="004A1F9D"/>
    <w:rsid w:val="004A2291"/>
    <w:rsid w:val="004A23E8"/>
    <w:rsid w:val="004A23ED"/>
    <w:rsid w:val="004A24BD"/>
    <w:rsid w:val="004A25E7"/>
    <w:rsid w:val="004A26BB"/>
    <w:rsid w:val="004A292B"/>
    <w:rsid w:val="004A2AFD"/>
    <w:rsid w:val="004A2BCB"/>
    <w:rsid w:val="004A2CBC"/>
    <w:rsid w:val="004A2E8A"/>
    <w:rsid w:val="004A317E"/>
    <w:rsid w:val="004A3343"/>
    <w:rsid w:val="004A371D"/>
    <w:rsid w:val="004A3A11"/>
    <w:rsid w:val="004A3B02"/>
    <w:rsid w:val="004A3B2A"/>
    <w:rsid w:val="004A3EF5"/>
    <w:rsid w:val="004A400D"/>
    <w:rsid w:val="004A4335"/>
    <w:rsid w:val="004A46A4"/>
    <w:rsid w:val="004A471E"/>
    <w:rsid w:val="004A4CBA"/>
    <w:rsid w:val="004A53AD"/>
    <w:rsid w:val="004A574F"/>
    <w:rsid w:val="004A5C49"/>
    <w:rsid w:val="004A60E8"/>
    <w:rsid w:val="004A639C"/>
    <w:rsid w:val="004A6555"/>
    <w:rsid w:val="004A674E"/>
    <w:rsid w:val="004A6843"/>
    <w:rsid w:val="004A69C6"/>
    <w:rsid w:val="004A6AC2"/>
    <w:rsid w:val="004A6D89"/>
    <w:rsid w:val="004A7125"/>
    <w:rsid w:val="004A71AD"/>
    <w:rsid w:val="004A7337"/>
    <w:rsid w:val="004A7413"/>
    <w:rsid w:val="004A7514"/>
    <w:rsid w:val="004A788E"/>
    <w:rsid w:val="004A78D7"/>
    <w:rsid w:val="004A797D"/>
    <w:rsid w:val="004A79C2"/>
    <w:rsid w:val="004A7B83"/>
    <w:rsid w:val="004A7B93"/>
    <w:rsid w:val="004A7B9A"/>
    <w:rsid w:val="004A7C94"/>
    <w:rsid w:val="004A7F47"/>
    <w:rsid w:val="004A7F9C"/>
    <w:rsid w:val="004B0052"/>
    <w:rsid w:val="004B01BC"/>
    <w:rsid w:val="004B0724"/>
    <w:rsid w:val="004B0BAD"/>
    <w:rsid w:val="004B0D01"/>
    <w:rsid w:val="004B10E0"/>
    <w:rsid w:val="004B1187"/>
    <w:rsid w:val="004B11A5"/>
    <w:rsid w:val="004B14B9"/>
    <w:rsid w:val="004B16E8"/>
    <w:rsid w:val="004B1800"/>
    <w:rsid w:val="004B186B"/>
    <w:rsid w:val="004B1965"/>
    <w:rsid w:val="004B1AC7"/>
    <w:rsid w:val="004B1CC4"/>
    <w:rsid w:val="004B1D94"/>
    <w:rsid w:val="004B1DBC"/>
    <w:rsid w:val="004B2494"/>
    <w:rsid w:val="004B24EB"/>
    <w:rsid w:val="004B2527"/>
    <w:rsid w:val="004B2735"/>
    <w:rsid w:val="004B2F03"/>
    <w:rsid w:val="004B3219"/>
    <w:rsid w:val="004B3304"/>
    <w:rsid w:val="004B3751"/>
    <w:rsid w:val="004B3909"/>
    <w:rsid w:val="004B3A03"/>
    <w:rsid w:val="004B3AFB"/>
    <w:rsid w:val="004B3DC1"/>
    <w:rsid w:val="004B3E2A"/>
    <w:rsid w:val="004B41F6"/>
    <w:rsid w:val="004B457E"/>
    <w:rsid w:val="004B4765"/>
    <w:rsid w:val="004B4879"/>
    <w:rsid w:val="004B4F5B"/>
    <w:rsid w:val="004B4FC1"/>
    <w:rsid w:val="004B5037"/>
    <w:rsid w:val="004B56AE"/>
    <w:rsid w:val="004B5BF9"/>
    <w:rsid w:val="004B5C96"/>
    <w:rsid w:val="004B5E0E"/>
    <w:rsid w:val="004B5E40"/>
    <w:rsid w:val="004B62AB"/>
    <w:rsid w:val="004B6618"/>
    <w:rsid w:val="004B679E"/>
    <w:rsid w:val="004B67B4"/>
    <w:rsid w:val="004B6BA6"/>
    <w:rsid w:val="004B6C42"/>
    <w:rsid w:val="004B6E99"/>
    <w:rsid w:val="004B761D"/>
    <w:rsid w:val="004B768C"/>
    <w:rsid w:val="004B77D6"/>
    <w:rsid w:val="004B78F6"/>
    <w:rsid w:val="004B79AD"/>
    <w:rsid w:val="004C022D"/>
    <w:rsid w:val="004C0288"/>
    <w:rsid w:val="004C04A8"/>
    <w:rsid w:val="004C0516"/>
    <w:rsid w:val="004C051C"/>
    <w:rsid w:val="004C07A2"/>
    <w:rsid w:val="004C0980"/>
    <w:rsid w:val="004C0F02"/>
    <w:rsid w:val="004C0F20"/>
    <w:rsid w:val="004C0F36"/>
    <w:rsid w:val="004C1200"/>
    <w:rsid w:val="004C1269"/>
    <w:rsid w:val="004C142D"/>
    <w:rsid w:val="004C1477"/>
    <w:rsid w:val="004C1579"/>
    <w:rsid w:val="004C163C"/>
    <w:rsid w:val="004C174E"/>
    <w:rsid w:val="004C1755"/>
    <w:rsid w:val="004C17CC"/>
    <w:rsid w:val="004C1A2F"/>
    <w:rsid w:val="004C1DAF"/>
    <w:rsid w:val="004C20E2"/>
    <w:rsid w:val="004C2219"/>
    <w:rsid w:val="004C235C"/>
    <w:rsid w:val="004C24B3"/>
    <w:rsid w:val="004C268D"/>
    <w:rsid w:val="004C2695"/>
    <w:rsid w:val="004C2749"/>
    <w:rsid w:val="004C27E5"/>
    <w:rsid w:val="004C2940"/>
    <w:rsid w:val="004C2AF2"/>
    <w:rsid w:val="004C2F82"/>
    <w:rsid w:val="004C2FB7"/>
    <w:rsid w:val="004C3381"/>
    <w:rsid w:val="004C37A1"/>
    <w:rsid w:val="004C37E5"/>
    <w:rsid w:val="004C37ED"/>
    <w:rsid w:val="004C390D"/>
    <w:rsid w:val="004C3975"/>
    <w:rsid w:val="004C39D1"/>
    <w:rsid w:val="004C3B1A"/>
    <w:rsid w:val="004C3B4B"/>
    <w:rsid w:val="004C3E85"/>
    <w:rsid w:val="004C400C"/>
    <w:rsid w:val="004C4017"/>
    <w:rsid w:val="004C41FE"/>
    <w:rsid w:val="004C4280"/>
    <w:rsid w:val="004C42CF"/>
    <w:rsid w:val="004C4636"/>
    <w:rsid w:val="004C47E0"/>
    <w:rsid w:val="004C4869"/>
    <w:rsid w:val="004C4953"/>
    <w:rsid w:val="004C4A7C"/>
    <w:rsid w:val="004C4CB5"/>
    <w:rsid w:val="004C5068"/>
    <w:rsid w:val="004C50F5"/>
    <w:rsid w:val="004C515F"/>
    <w:rsid w:val="004C5405"/>
    <w:rsid w:val="004C57ED"/>
    <w:rsid w:val="004C5801"/>
    <w:rsid w:val="004C59D9"/>
    <w:rsid w:val="004C600F"/>
    <w:rsid w:val="004C6183"/>
    <w:rsid w:val="004C64CF"/>
    <w:rsid w:val="004C66F1"/>
    <w:rsid w:val="004C6755"/>
    <w:rsid w:val="004C6849"/>
    <w:rsid w:val="004C691C"/>
    <w:rsid w:val="004C6B33"/>
    <w:rsid w:val="004C6B52"/>
    <w:rsid w:val="004C6C09"/>
    <w:rsid w:val="004C6CB5"/>
    <w:rsid w:val="004C6EFD"/>
    <w:rsid w:val="004C6F0D"/>
    <w:rsid w:val="004C7047"/>
    <w:rsid w:val="004C727B"/>
    <w:rsid w:val="004C7459"/>
    <w:rsid w:val="004C74C8"/>
    <w:rsid w:val="004C7521"/>
    <w:rsid w:val="004C7555"/>
    <w:rsid w:val="004C75AC"/>
    <w:rsid w:val="004C77F0"/>
    <w:rsid w:val="004C7AD6"/>
    <w:rsid w:val="004C7B7A"/>
    <w:rsid w:val="004C7C60"/>
    <w:rsid w:val="004C7C6B"/>
    <w:rsid w:val="004C7C7A"/>
    <w:rsid w:val="004C7CF0"/>
    <w:rsid w:val="004C7CFD"/>
    <w:rsid w:val="004C7D0B"/>
    <w:rsid w:val="004C7E3E"/>
    <w:rsid w:val="004C7F2B"/>
    <w:rsid w:val="004D009F"/>
    <w:rsid w:val="004D018E"/>
    <w:rsid w:val="004D01BA"/>
    <w:rsid w:val="004D0375"/>
    <w:rsid w:val="004D0489"/>
    <w:rsid w:val="004D05F3"/>
    <w:rsid w:val="004D07E6"/>
    <w:rsid w:val="004D08F7"/>
    <w:rsid w:val="004D0CFF"/>
    <w:rsid w:val="004D0F59"/>
    <w:rsid w:val="004D0F60"/>
    <w:rsid w:val="004D1133"/>
    <w:rsid w:val="004D13FC"/>
    <w:rsid w:val="004D142C"/>
    <w:rsid w:val="004D1839"/>
    <w:rsid w:val="004D1848"/>
    <w:rsid w:val="004D186D"/>
    <w:rsid w:val="004D1915"/>
    <w:rsid w:val="004D1B55"/>
    <w:rsid w:val="004D1CBF"/>
    <w:rsid w:val="004D202A"/>
    <w:rsid w:val="004D20CC"/>
    <w:rsid w:val="004D2124"/>
    <w:rsid w:val="004D21EA"/>
    <w:rsid w:val="004D224A"/>
    <w:rsid w:val="004D2503"/>
    <w:rsid w:val="004D2530"/>
    <w:rsid w:val="004D2605"/>
    <w:rsid w:val="004D267E"/>
    <w:rsid w:val="004D2709"/>
    <w:rsid w:val="004D2869"/>
    <w:rsid w:val="004D2904"/>
    <w:rsid w:val="004D292E"/>
    <w:rsid w:val="004D2AF4"/>
    <w:rsid w:val="004D2B02"/>
    <w:rsid w:val="004D2C6B"/>
    <w:rsid w:val="004D2CA8"/>
    <w:rsid w:val="004D2CD8"/>
    <w:rsid w:val="004D2D50"/>
    <w:rsid w:val="004D2DA1"/>
    <w:rsid w:val="004D2E89"/>
    <w:rsid w:val="004D2FF1"/>
    <w:rsid w:val="004D303F"/>
    <w:rsid w:val="004D34E5"/>
    <w:rsid w:val="004D36B8"/>
    <w:rsid w:val="004D38FF"/>
    <w:rsid w:val="004D392E"/>
    <w:rsid w:val="004D3A33"/>
    <w:rsid w:val="004D3A81"/>
    <w:rsid w:val="004D3B9B"/>
    <w:rsid w:val="004D3F4D"/>
    <w:rsid w:val="004D4010"/>
    <w:rsid w:val="004D41A0"/>
    <w:rsid w:val="004D41B6"/>
    <w:rsid w:val="004D420B"/>
    <w:rsid w:val="004D433F"/>
    <w:rsid w:val="004D4425"/>
    <w:rsid w:val="004D4562"/>
    <w:rsid w:val="004D46A3"/>
    <w:rsid w:val="004D46A4"/>
    <w:rsid w:val="004D4818"/>
    <w:rsid w:val="004D4E1B"/>
    <w:rsid w:val="004D4E92"/>
    <w:rsid w:val="004D4F28"/>
    <w:rsid w:val="004D4F75"/>
    <w:rsid w:val="004D4FEC"/>
    <w:rsid w:val="004D5176"/>
    <w:rsid w:val="004D5426"/>
    <w:rsid w:val="004D56C7"/>
    <w:rsid w:val="004D582A"/>
    <w:rsid w:val="004D5A03"/>
    <w:rsid w:val="004D5B32"/>
    <w:rsid w:val="004D5BF8"/>
    <w:rsid w:val="004D5D23"/>
    <w:rsid w:val="004D5E4E"/>
    <w:rsid w:val="004D612C"/>
    <w:rsid w:val="004D61B7"/>
    <w:rsid w:val="004D626D"/>
    <w:rsid w:val="004D6328"/>
    <w:rsid w:val="004D63C6"/>
    <w:rsid w:val="004D64AE"/>
    <w:rsid w:val="004D6622"/>
    <w:rsid w:val="004D6B3D"/>
    <w:rsid w:val="004D6DC4"/>
    <w:rsid w:val="004D6E7F"/>
    <w:rsid w:val="004D6F21"/>
    <w:rsid w:val="004D71E9"/>
    <w:rsid w:val="004D78AF"/>
    <w:rsid w:val="004D78B3"/>
    <w:rsid w:val="004D7944"/>
    <w:rsid w:val="004D7A42"/>
    <w:rsid w:val="004D7DA9"/>
    <w:rsid w:val="004D7DEA"/>
    <w:rsid w:val="004E0019"/>
    <w:rsid w:val="004E004D"/>
    <w:rsid w:val="004E005F"/>
    <w:rsid w:val="004E02B3"/>
    <w:rsid w:val="004E0672"/>
    <w:rsid w:val="004E070B"/>
    <w:rsid w:val="004E076D"/>
    <w:rsid w:val="004E081E"/>
    <w:rsid w:val="004E11A9"/>
    <w:rsid w:val="004E12E1"/>
    <w:rsid w:val="004E13E0"/>
    <w:rsid w:val="004E164A"/>
    <w:rsid w:val="004E198F"/>
    <w:rsid w:val="004E1A8C"/>
    <w:rsid w:val="004E1C60"/>
    <w:rsid w:val="004E1C92"/>
    <w:rsid w:val="004E1EFC"/>
    <w:rsid w:val="004E2111"/>
    <w:rsid w:val="004E2228"/>
    <w:rsid w:val="004E2612"/>
    <w:rsid w:val="004E2700"/>
    <w:rsid w:val="004E27CA"/>
    <w:rsid w:val="004E2A8B"/>
    <w:rsid w:val="004E2B55"/>
    <w:rsid w:val="004E2D15"/>
    <w:rsid w:val="004E2E2D"/>
    <w:rsid w:val="004E2FC5"/>
    <w:rsid w:val="004E30BB"/>
    <w:rsid w:val="004E3210"/>
    <w:rsid w:val="004E339A"/>
    <w:rsid w:val="004E3510"/>
    <w:rsid w:val="004E363F"/>
    <w:rsid w:val="004E39F6"/>
    <w:rsid w:val="004E3CEB"/>
    <w:rsid w:val="004E4088"/>
    <w:rsid w:val="004E4212"/>
    <w:rsid w:val="004E46B5"/>
    <w:rsid w:val="004E4B0A"/>
    <w:rsid w:val="004E4B16"/>
    <w:rsid w:val="004E4CD3"/>
    <w:rsid w:val="004E4D88"/>
    <w:rsid w:val="004E4E83"/>
    <w:rsid w:val="004E4EB6"/>
    <w:rsid w:val="004E4F92"/>
    <w:rsid w:val="004E5314"/>
    <w:rsid w:val="004E553C"/>
    <w:rsid w:val="004E568E"/>
    <w:rsid w:val="004E571A"/>
    <w:rsid w:val="004E5EF0"/>
    <w:rsid w:val="004E5F55"/>
    <w:rsid w:val="004E61A0"/>
    <w:rsid w:val="004E6632"/>
    <w:rsid w:val="004E675D"/>
    <w:rsid w:val="004E6EFA"/>
    <w:rsid w:val="004E7069"/>
    <w:rsid w:val="004E72BE"/>
    <w:rsid w:val="004E7365"/>
    <w:rsid w:val="004E73D6"/>
    <w:rsid w:val="004E75F2"/>
    <w:rsid w:val="004E7609"/>
    <w:rsid w:val="004E7999"/>
    <w:rsid w:val="004E7E12"/>
    <w:rsid w:val="004E7E83"/>
    <w:rsid w:val="004F0099"/>
    <w:rsid w:val="004F00D9"/>
    <w:rsid w:val="004F0163"/>
    <w:rsid w:val="004F0448"/>
    <w:rsid w:val="004F0512"/>
    <w:rsid w:val="004F087F"/>
    <w:rsid w:val="004F0887"/>
    <w:rsid w:val="004F0A2A"/>
    <w:rsid w:val="004F0BBB"/>
    <w:rsid w:val="004F0CBB"/>
    <w:rsid w:val="004F1560"/>
    <w:rsid w:val="004F15D9"/>
    <w:rsid w:val="004F1A6A"/>
    <w:rsid w:val="004F1AF5"/>
    <w:rsid w:val="004F1CE2"/>
    <w:rsid w:val="004F1E64"/>
    <w:rsid w:val="004F1F66"/>
    <w:rsid w:val="004F2361"/>
    <w:rsid w:val="004F25CC"/>
    <w:rsid w:val="004F29B4"/>
    <w:rsid w:val="004F29F6"/>
    <w:rsid w:val="004F2BE1"/>
    <w:rsid w:val="004F2BE4"/>
    <w:rsid w:val="004F2BF8"/>
    <w:rsid w:val="004F2DE0"/>
    <w:rsid w:val="004F2E14"/>
    <w:rsid w:val="004F3285"/>
    <w:rsid w:val="004F32AB"/>
    <w:rsid w:val="004F3391"/>
    <w:rsid w:val="004F33B1"/>
    <w:rsid w:val="004F33B6"/>
    <w:rsid w:val="004F34C8"/>
    <w:rsid w:val="004F3A6B"/>
    <w:rsid w:val="004F3D86"/>
    <w:rsid w:val="004F3F92"/>
    <w:rsid w:val="004F442C"/>
    <w:rsid w:val="004F449A"/>
    <w:rsid w:val="004F4C2B"/>
    <w:rsid w:val="004F4D01"/>
    <w:rsid w:val="004F4D8A"/>
    <w:rsid w:val="004F4EF9"/>
    <w:rsid w:val="004F5202"/>
    <w:rsid w:val="004F55DE"/>
    <w:rsid w:val="004F5605"/>
    <w:rsid w:val="004F5733"/>
    <w:rsid w:val="004F57E1"/>
    <w:rsid w:val="004F5971"/>
    <w:rsid w:val="004F5A39"/>
    <w:rsid w:val="004F5A7C"/>
    <w:rsid w:val="004F5AA0"/>
    <w:rsid w:val="004F5C9F"/>
    <w:rsid w:val="004F5CCD"/>
    <w:rsid w:val="004F5CE4"/>
    <w:rsid w:val="004F5D4A"/>
    <w:rsid w:val="004F5E3C"/>
    <w:rsid w:val="004F602E"/>
    <w:rsid w:val="004F603D"/>
    <w:rsid w:val="004F6199"/>
    <w:rsid w:val="004F6383"/>
    <w:rsid w:val="004F658B"/>
    <w:rsid w:val="004F675D"/>
    <w:rsid w:val="004F69B8"/>
    <w:rsid w:val="004F6BCD"/>
    <w:rsid w:val="004F6FA1"/>
    <w:rsid w:val="004F7021"/>
    <w:rsid w:val="004F70F2"/>
    <w:rsid w:val="004F71F8"/>
    <w:rsid w:val="004F7481"/>
    <w:rsid w:val="004F74A1"/>
    <w:rsid w:val="004F74D7"/>
    <w:rsid w:val="004F780F"/>
    <w:rsid w:val="004F78B9"/>
    <w:rsid w:val="004F7D01"/>
    <w:rsid w:val="004F7D5C"/>
    <w:rsid w:val="004F7DE4"/>
    <w:rsid w:val="0050070D"/>
    <w:rsid w:val="00500AE5"/>
    <w:rsid w:val="00500E1F"/>
    <w:rsid w:val="00500F54"/>
    <w:rsid w:val="00500F9A"/>
    <w:rsid w:val="005010D2"/>
    <w:rsid w:val="005013F6"/>
    <w:rsid w:val="00501BB1"/>
    <w:rsid w:val="00501E17"/>
    <w:rsid w:val="005020C9"/>
    <w:rsid w:val="005022AD"/>
    <w:rsid w:val="00502581"/>
    <w:rsid w:val="005026DF"/>
    <w:rsid w:val="005027A3"/>
    <w:rsid w:val="00502808"/>
    <w:rsid w:val="0050284D"/>
    <w:rsid w:val="00502ACC"/>
    <w:rsid w:val="00502B7D"/>
    <w:rsid w:val="00502BB1"/>
    <w:rsid w:val="00502BC3"/>
    <w:rsid w:val="00502DEF"/>
    <w:rsid w:val="00503021"/>
    <w:rsid w:val="00503344"/>
    <w:rsid w:val="0050341B"/>
    <w:rsid w:val="0050354E"/>
    <w:rsid w:val="005037C7"/>
    <w:rsid w:val="00503856"/>
    <w:rsid w:val="00503B02"/>
    <w:rsid w:val="00503CE7"/>
    <w:rsid w:val="00503E49"/>
    <w:rsid w:val="005043D4"/>
    <w:rsid w:val="00504445"/>
    <w:rsid w:val="005047D5"/>
    <w:rsid w:val="005047DA"/>
    <w:rsid w:val="0050496A"/>
    <w:rsid w:val="0050498B"/>
    <w:rsid w:val="00504C66"/>
    <w:rsid w:val="00504F8F"/>
    <w:rsid w:val="0050509A"/>
    <w:rsid w:val="005051F9"/>
    <w:rsid w:val="0050522D"/>
    <w:rsid w:val="00505329"/>
    <w:rsid w:val="00505360"/>
    <w:rsid w:val="005055DF"/>
    <w:rsid w:val="00505A47"/>
    <w:rsid w:val="00505AB8"/>
    <w:rsid w:val="00505E7F"/>
    <w:rsid w:val="00505ECC"/>
    <w:rsid w:val="00506062"/>
    <w:rsid w:val="005060AD"/>
    <w:rsid w:val="005061A9"/>
    <w:rsid w:val="0050623F"/>
    <w:rsid w:val="00506415"/>
    <w:rsid w:val="0050646B"/>
    <w:rsid w:val="005065BB"/>
    <w:rsid w:val="0050675C"/>
    <w:rsid w:val="00506BB1"/>
    <w:rsid w:val="00506BCF"/>
    <w:rsid w:val="00506C93"/>
    <w:rsid w:val="00506DDA"/>
    <w:rsid w:val="00507244"/>
    <w:rsid w:val="005072EC"/>
    <w:rsid w:val="00507370"/>
    <w:rsid w:val="00507804"/>
    <w:rsid w:val="0050785B"/>
    <w:rsid w:val="00507A4F"/>
    <w:rsid w:val="00507F19"/>
    <w:rsid w:val="00510360"/>
    <w:rsid w:val="005105E3"/>
    <w:rsid w:val="005106AF"/>
    <w:rsid w:val="005106D4"/>
    <w:rsid w:val="00510A7C"/>
    <w:rsid w:val="00510B6C"/>
    <w:rsid w:val="00510D06"/>
    <w:rsid w:val="0051103D"/>
    <w:rsid w:val="005110A6"/>
    <w:rsid w:val="005110AD"/>
    <w:rsid w:val="005111BD"/>
    <w:rsid w:val="005111C2"/>
    <w:rsid w:val="005113A3"/>
    <w:rsid w:val="00511449"/>
    <w:rsid w:val="005117B7"/>
    <w:rsid w:val="00511851"/>
    <w:rsid w:val="00511953"/>
    <w:rsid w:val="00511A99"/>
    <w:rsid w:val="00511AFA"/>
    <w:rsid w:val="00511B2C"/>
    <w:rsid w:val="00511B83"/>
    <w:rsid w:val="00511E41"/>
    <w:rsid w:val="00511FB1"/>
    <w:rsid w:val="00511FCD"/>
    <w:rsid w:val="00512368"/>
    <w:rsid w:val="005123A4"/>
    <w:rsid w:val="0051259C"/>
    <w:rsid w:val="005126CF"/>
    <w:rsid w:val="005126F6"/>
    <w:rsid w:val="00512D9E"/>
    <w:rsid w:val="00512FAC"/>
    <w:rsid w:val="00513044"/>
    <w:rsid w:val="0051330C"/>
    <w:rsid w:val="00513338"/>
    <w:rsid w:val="005137B7"/>
    <w:rsid w:val="00513C55"/>
    <w:rsid w:val="00513D18"/>
    <w:rsid w:val="00513DAF"/>
    <w:rsid w:val="00514185"/>
    <w:rsid w:val="0051422B"/>
    <w:rsid w:val="00514234"/>
    <w:rsid w:val="00514454"/>
    <w:rsid w:val="00514499"/>
    <w:rsid w:val="00514ADA"/>
    <w:rsid w:val="00514E13"/>
    <w:rsid w:val="00514E1E"/>
    <w:rsid w:val="00514F96"/>
    <w:rsid w:val="005150D8"/>
    <w:rsid w:val="00515294"/>
    <w:rsid w:val="005152C4"/>
    <w:rsid w:val="00515343"/>
    <w:rsid w:val="0051559A"/>
    <w:rsid w:val="00515804"/>
    <w:rsid w:val="00515864"/>
    <w:rsid w:val="005158E8"/>
    <w:rsid w:val="00515913"/>
    <w:rsid w:val="00515961"/>
    <w:rsid w:val="00515A00"/>
    <w:rsid w:val="00515B1A"/>
    <w:rsid w:val="00515B36"/>
    <w:rsid w:val="00515BD0"/>
    <w:rsid w:val="00515DB6"/>
    <w:rsid w:val="00515DDA"/>
    <w:rsid w:val="00515E5B"/>
    <w:rsid w:val="0051624F"/>
    <w:rsid w:val="00516484"/>
    <w:rsid w:val="0051657E"/>
    <w:rsid w:val="0051663F"/>
    <w:rsid w:val="00516710"/>
    <w:rsid w:val="005168F4"/>
    <w:rsid w:val="00516984"/>
    <w:rsid w:val="00516AE4"/>
    <w:rsid w:val="00516C5E"/>
    <w:rsid w:val="00516D9B"/>
    <w:rsid w:val="00516E95"/>
    <w:rsid w:val="00516EED"/>
    <w:rsid w:val="00516FF3"/>
    <w:rsid w:val="00517004"/>
    <w:rsid w:val="00517121"/>
    <w:rsid w:val="00517132"/>
    <w:rsid w:val="005174AD"/>
    <w:rsid w:val="0051750B"/>
    <w:rsid w:val="005177FB"/>
    <w:rsid w:val="00517A90"/>
    <w:rsid w:val="00517B70"/>
    <w:rsid w:val="0052005F"/>
    <w:rsid w:val="00520805"/>
    <w:rsid w:val="00520B5F"/>
    <w:rsid w:val="00520CF3"/>
    <w:rsid w:val="00521193"/>
    <w:rsid w:val="005212A4"/>
    <w:rsid w:val="005214BC"/>
    <w:rsid w:val="005214FB"/>
    <w:rsid w:val="0052159B"/>
    <w:rsid w:val="0052181A"/>
    <w:rsid w:val="005218E0"/>
    <w:rsid w:val="0052190B"/>
    <w:rsid w:val="005219CC"/>
    <w:rsid w:val="00521A2A"/>
    <w:rsid w:val="00521AEE"/>
    <w:rsid w:val="00521C5A"/>
    <w:rsid w:val="00521EAE"/>
    <w:rsid w:val="0052223B"/>
    <w:rsid w:val="005224B4"/>
    <w:rsid w:val="00522A42"/>
    <w:rsid w:val="00522BD8"/>
    <w:rsid w:val="00522C54"/>
    <w:rsid w:val="00523001"/>
    <w:rsid w:val="005232A9"/>
    <w:rsid w:val="00523457"/>
    <w:rsid w:val="00523580"/>
    <w:rsid w:val="00523DBE"/>
    <w:rsid w:val="00523E7F"/>
    <w:rsid w:val="00523ED8"/>
    <w:rsid w:val="00523F55"/>
    <w:rsid w:val="00524133"/>
    <w:rsid w:val="00524136"/>
    <w:rsid w:val="005242EF"/>
    <w:rsid w:val="0052444C"/>
    <w:rsid w:val="005244FE"/>
    <w:rsid w:val="00524664"/>
    <w:rsid w:val="005247B5"/>
    <w:rsid w:val="00524831"/>
    <w:rsid w:val="00524A3F"/>
    <w:rsid w:val="00524C0F"/>
    <w:rsid w:val="00524D45"/>
    <w:rsid w:val="00524F6F"/>
    <w:rsid w:val="0052547D"/>
    <w:rsid w:val="0052574D"/>
    <w:rsid w:val="00525766"/>
    <w:rsid w:val="005258AF"/>
    <w:rsid w:val="0052597D"/>
    <w:rsid w:val="005259A1"/>
    <w:rsid w:val="00525A3A"/>
    <w:rsid w:val="00525BAA"/>
    <w:rsid w:val="00525C99"/>
    <w:rsid w:val="00525DB7"/>
    <w:rsid w:val="0052623B"/>
    <w:rsid w:val="00526355"/>
    <w:rsid w:val="0052652B"/>
    <w:rsid w:val="005265FA"/>
    <w:rsid w:val="005266E9"/>
    <w:rsid w:val="005268F5"/>
    <w:rsid w:val="00526919"/>
    <w:rsid w:val="0052692C"/>
    <w:rsid w:val="00526DD9"/>
    <w:rsid w:val="00526F00"/>
    <w:rsid w:val="00527025"/>
    <w:rsid w:val="005270AB"/>
    <w:rsid w:val="0052732C"/>
    <w:rsid w:val="005273E5"/>
    <w:rsid w:val="005274FE"/>
    <w:rsid w:val="00527A09"/>
    <w:rsid w:val="00527CA3"/>
    <w:rsid w:val="00527FCE"/>
    <w:rsid w:val="0053024A"/>
    <w:rsid w:val="005304F9"/>
    <w:rsid w:val="005305F8"/>
    <w:rsid w:val="00530967"/>
    <w:rsid w:val="0053098E"/>
    <w:rsid w:val="00530A10"/>
    <w:rsid w:val="00530CC6"/>
    <w:rsid w:val="00530F62"/>
    <w:rsid w:val="00530F9C"/>
    <w:rsid w:val="00531006"/>
    <w:rsid w:val="00531406"/>
    <w:rsid w:val="005315A2"/>
    <w:rsid w:val="0053166F"/>
    <w:rsid w:val="005316CB"/>
    <w:rsid w:val="00531E90"/>
    <w:rsid w:val="00531F01"/>
    <w:rsid w:val="0053207A"/>
    <w:rsid w:val="00532700"/>
    <w:rsid w:val="00532816"/>
    <w:rsid w:val="005328D7"/>
    <w:rsid w:val="00532BC3"/>
    <w:rsid w:val="00532C37"/>
    <w:rsid w:val="00532D04"/>
    <w:rsid w:val="00532E6A"/>
    <w:rsid w:val="00532E70"/>
    <w:rsid w:val="00532F95"/>
    <w:rsid w:val="00533233"/>
    <w:rsid w:val="005332F4"/>
    <w:rsid w:val="005334F4"/>
    <w:rsid w:val="00534149"/>
    <w:rsid w:val="005341C6"/>
    <w:rsid w:val="00534311"/>
    <w:rsid w:val="0053436D"/>
    <w:rsid w:val="005344E0"/>
    <w:rsid w:val="0053477C"/>
    <w:rsid w:val="00534CA9"/>
    <w:rsid w:val="00534DE5"/>
    <w:rsid w:val="00535283"/>
    <w:rsid w:val="005353B8"/>
    <w:rsid w:val="005353CD"/>
    <w:rsid w:val="0053561F"/>
    <w:rsid w:val="00535715"/>
    <w:rsid w:val="0053586F"/>
    <w:rsid w:val="0053591C"/>
    <w:rsid w:val="00535CC8"/>
    <w:rsid w:val="00535CFF"/>
    <w:rsid w:val="00536024"/>
    <w:rsid w:val="00536192"/>
    <w:rsid w:val="0053688C"/>
    <w:rsid w:val="00536B86"/>
    <w:rsid w:val="00536C35"/>
    <w:rsid w:val="00536D3E"/>
    <w:rsid w:val="00536E9E"/>
    <w:rsid w:val="00537466"/>
    <w:rsid w:val="005374A1"/>
    <w:rsid w:val="005374B0"/>
    <w:rsid w:val="0053751C"/>
    <w:rsid w:val="00537608"/>
    <w:rsid w:val="005377B7"/>
    <w:rsid w:val="00537E2D"/>
    <w:rsid w:val="0054020F"/>
    <w:rsid w:val="0054030F"/>
    <w:rsid w:val="00540514"/>
    <w:rsid w:val="00540AAF"/>
    <w:rsid w:val="00540D1A"/>
    <w:rsid w:val="00540E50"/>
    <w:rsid w:val="00540E69"/>
    <w:rsid w:val="00540E7F"/>
    <w:rsid w:val="00541225"/>
    <w:rsid w:val="005413B5"/>
    <w:rsid w:val="0054161D"/>
    <w:rsid w:val="00541693"/>
    <w:rsid w:val="00541788"/>
    <w:rsid w:val="00541931"/>
    <w:rsid w:val="00541A6A"/>
    <w:rsid w:val="00541B44"/>
    <w:rsid w:val="00541B83"/>
    <w:rsid w:val="00541F57"/>
    <w:rsid w:val="0054201B"/>
    <w:rsid w:val="00542253"/>
    <w:rsid w:val="0054227D"/>
    <w:rsid w:val="0054230F"/>
    <w:rsid w:val="0054248E"/>
    <w:rsid w:val="0054253C"/>
    <w:rsid w:val="00542744"/>
    <w:rsid w:val="00542836"/>
    <w:rsid w:val="00542B0E"/>
    <w:rsid w:val="00542C54"/>
    <w:rsid w:val="00542DA8"/>
    <w:rsid w:val="00542F7F"/>
    <w:rsid w:val="0054303A"/>
    <w:rsid w:val="00543164"/>
    <w:rsid w:val="0054316F"/>
    <w:rsid w:val="0054332A"/>
    <w:rsid w:val="00543430"/>
    <w:rsid w:val="00543496"/>
    <w:rsid w:val="005435E0"/>
    <w:rsid w:val="0054361B"/>
    <w:rsid w:val="005437B9"/>
    <w:rsid w:val="00543977"/>
    <w:rsid w:val="00543C3B"/>
    <w:rsid w:val="00543E4D"/>
    <w:rsid w:val="00543F90"/>
    <w:rsid w:val="00544165"/>
    <w:rsid w:val="00544237"/>
    <w:rsid w:val="0054440A"/>
    <w:rsid w:val="005445F5"/>
    <w:rsid w:val="00544B1F"/>
    <w:rsid w:val="00544B37"/>
    <w:rsid w:val="00544BA5"/>
    <w:rsid w:val="00544DDF"/>
    <w:rsid w:val="00544EC7"/>
    <w:rsid w:val="00545724"/>
    <w:rsid w:val="0054573C"/>
    <w:rsid w:val="00545747"/>
    <w:rsid w:val="00545795"/>
    <w:rsid w:val="00545851"/>
    <w:rsid w:val="005458FE"/>
    <w:rsid w:val="00545A91"/>
    <w:rsid w:val="00545BBD"/>
    <w:rsid w:val="00545D50"/>
    <w:rsid w:val="00545E3E"/>
    <w:rsid w:val="00545EFF"/>
    <w:rsid w:val="00546746"/>
    <w:rsid w:val="00546BA0"/>
    <w:rsid w:val="00546D45"/>
    <w:rsid w:val="00546D4C"/>
    <w:rsid w:val="00546D88"/>
    <w:rsid w:val="00546FFF"/>
    <w:rsid w:val="005471A9"/>
    <w:rsid w:val="00547439"/>
    <w:rsid w:val="00547706"/>
    <w:rsid w:val="00547A6B"/>
    <w:rsid w:val="00547D52"/>
    <w:rsid w:val="00547E9E"/>
    <w:rsid w:val="00550582"/>
    <w:rsid w:val="00550698"/>
    <w:rsid w:val="00550791"/>
    <w:rsid w:val="00550B93"/>
    <w:rsid w:val="00550B94"/>
    <w:rsid w:val="00550BCA"/>
    <w:rsid w:val="00550C54"/>
    <w:rsid w:val="00550F6C"/>
    <w:rsid w:val="00551010"/>
    <w:rsid w:val="0055115A"/>
    <w:rsid w:val="00551275"/>
    <w:rsid w:val="0055157E"/>
    <w:rsid w:val="005516AD"/>
    <w:rsid w:val="0055183B"/>
    <w:rsid w:val="00551C1D"/>
    <w:rsid w:val="00551D76"/>
    <w:rsid w:val="00551E10"/>
    <w:rsid w:val="005520AE"/>
    <w:rsid w:val="00552220"/>
    <w:rsid w:val="00552303"/>
    <w:rsid w:val="0055245F"/>
    <w:rsid w:val="005525DF"/>
    <w:rsid w:val="005527B0"/>
    <w:rsid w:val="00552AD5"/>
    <w:rsid w:val="00552B9B"/>
    <w:rsid w:val="00552D71"/>
    <w:rsid w:val="00552F2C"/>
    <w:rsid w:val="005531B2"/>
    <w:rsid w:val="005532C0"/>
    <w:rsid w:val="005536BF"/>
    <w:rsid w:val="00553875"/>
    <w:rsid w:val="00553A27"/>
    <w:rsid w:val="00553B5F"/>
    <w:rsid w:val="00554050"/>
    <w:rsid w:val="00554097"/>
    <w:rsid w:val="005543BB"/>
    <w:rsid w:val="0055442B"/>
    <w:rsid w:val="00554663"/>
    <w:rsid w:val="00554694"/>
    <w:rsid w:val="00554743"/>
    <w:rsid w:val="00554756"/>
    <w:rsid w:val="0055480E"/>
    <w:rsid w:val="005549A8"/>
    <w:rsid w:val="00554D22"/>
    <w:rsid w:val="00554DE9"/>
    <w:rsid w:val="00554EF6"/>
    <w:rsid w:val="0055519C"/>
    <w:rsid w:val="005554BB"/>
    <w:rsid w:val="005556B8"/>
    <w:rsid w:val="00555845"/>
    <w:rsid w:val="00555859"/>
    <w:rsid w:val="0055585F"/>
    <w:rsid w:val="005558A5"/>
    <w:rsid w:val="0055593F"/>
    <w:rsid w:val="00555C72"/>
    <w:rsid w:val="00555F2E"/>
    <w:rsid w:val="005563D4"/>
    <w:rsid w:val="00556884"/>
    <w:rsid w:val="00556AE2"/>
    <w:rsid w:val="00556AFD"/>
    <w:rsid w:val="00556FC8"/>
    <w:rsid w:val="00557088"/>
    <w:rsid w:val="0055711C"/>
    <w:rsid w:val="00557609"/>
    <w:rsid w:val="005576C6"/>
    <w:rsid w:val="00557833"/>
    <w:rsid w:val="00557C01"/>
    <w:rsid w:val="00557C35"/>
    <w:rsid w:val="00557DF7"/>
    <w:rsid w:val="00557EA0"/>
    <w:rsid w:val="005605A5"/>
    <w:rsid w:val="005605C1"/>
    <w:rsid w:val="0056074D"/>
    <w:rsid w:val="005607DE"/>
    <w:rsid w:val="00560A2B"/>
    <w:rsid w:val="00560BD2"/>
    <w:rsid w:val="00560C5F"/>
    <w:rsid w:val="00560C88"/>
    <w:rsid w:val="00560D35"/>
    <w:rsid w:val="00560D9E"/>
    <w:rsid w:val="00560F07"/>
    <w:rsid w:val="0056102F"/>
    <w:rsid w:val="00561493"/>
    <w:rsid w:val="005614F5"/>
    <w:rsid w:val="00561554"/>
    <w:rsid w:val="005616A0"/>
    <w:rsid w:val="005618AE"/>
    <w:rsid w:val="00561A9B"/>
    <w:rsid w:val="00561D4F"/>
    <w:rsid w:val="005622D4"/>
    <w:rsid w:val="005623E8"/>
    <w:rsid w:val="005626D9"/>
    <w:rsid w:val="005628AA"/>
    <w:rsid w:val="00562929"/>
    <w:rsid w:val="00562A8F"/>
    <w:rsid w:val="00562AB8"/>
    <w:rsid w:val="00562BAF"/>
    <w:rsid w:val="00562BDD"/>
    <w:rsid w:val="00562DE6"/>
    <w:rsid w:val="005633E5"/>
    <w:rsid w:val="005635F4"/>
    <w:rsid w:val="00563637"/>
    <w:rsid w:val="005637CA"/>
    <w:rsid w:val="0056399F"/>
    <w:rsid w:val="00563A7B"/>
    <w:rsid w:val="00563C10"/>
    <w:rsid w:val="00563E34"/>
    <w:rsid w:val="00563E52"/>
    <w:rsid w:val="00563F84"/>
    <w:rsid w:val="00564321"/>
    <w:rsid w:val="00564356"/>
    <w:rsid w:val="00564440"/>
    <w:rsid w:val="0056455E"/>
    <w:rsid w:val="005645AB"/>
    <w:rsid w:val="00564676"/>
    <w:rsid w:val="00564707"/>
    <w:rsid w:val="00564825"/>
    <w:rsid w:val="00564875"/>
    <w:rsid w:val="00564AB3"/>
    <w:rsid w:val="00564B51"/>
    <w:rsid w:val="00564BF1"/>
    <w:rsid w:val="00564CA4"/>
    <w:rsid w:val="00564E0A"/>
    <w:rsid w:val="00564E13"/>
    <w:rsid w:val="00564E50"/>
    <w:rsid w:val="00564F10"/>
    <w:rsid w:val="00564F99"/>
    <w:rsid w:val="0056513B"/>
    <w:rsid w:val="00565714"/>
    <w:rsid w:val="005657D0"/>
    <w:rsid w:val="0056583D"/>
    <w:rsid w:val="005658BC"/>
    <w:rsid w:val="00565A81"/>
    <w:rsid w:val="00565B51"/>
    <w:rsid w:val="00565BA8"/>
    <w:rsid w:val="00565CC4"/>
    <w:rsid w:val="00565D78"/>
    <w:rsid w:val="00565DE8"/>
    <w:rsid w:val="00565FE7"/>
    <w:rsid w:val="0056607D"/>
    <w:rsid w:val="0056607F"/>
    <w:rsid w:val="00566083"/>
    <w:rsid w:val="00566254"/>
    <w:rsid w:val="005662F2"/>
    <w:rsid w:val="00566594"/>
    <w:rsid w:val="00566E6F"/>
    <w:rsid w:val="00566F5C"/>
    <w:rsid w:val="00567501"/>
    <w:rsid w:val="005675CF"/>
    <w:rsid w:val="005675D5"/>
    <w:rsid w:val="005675EF"/>
    <w:rsid w:val="005676AD"/>
    <w:rsid w:val="00567834"/>
    <w:rsid w:val="00567A61"/>
    <w:rsid w:val="00567D22"/>
    <w:rsid w:val="00567E8D"/>
    <w:rsid w:val="00567FB5"/>
    <w:rsid w:val="00570009"/>
    <w:rsid w:val="0057039D"/>
    <w:rsid w:val="005704DC"/>
    <w:rsid w:val="00570532"/>
    <w:rsid w:val="005705BF"/>
    <w:rsid w:val="00570647"/>
    <w:rsid w:val="00570A54"/>
    <w:rsid w:val="00570B5C"/>
    <w:rsid w:val="00570B96"/>
    <w:rsid w:val="00570C8C"/>
    <w:rsid w:val="00570DB5"/>
    <w:rsid w:val="00570E22"/>
    <w:rsid w:val="00571088"/>
    <w:rsid w:val="005710A8"/>
    <w:rsid w:val="0057140A"/>
    <w:rsid w:val="0057149E"/>
    <w:rsid w:val="0057154E"/>
    <w:rsid w:val="00571551"/>
    <w:rsid w:val="00571580"/>
    <w:rsid w:val="005715CD"/>
    <w:rsid w:val="00571724"/>
    <w:rsid w:val="00571A97"/>
    <w:rsid w:val="00571C4E"/>
    <w:rsid w:val="00571C99"/>
    <w:rsid w:val="00571E92"/>
    <w:rsid w:val="00571EE6"/>
    <w:rsid w:val="00572062"/>
    <w:rsid w:val="00572169"/>
    <w:rsid w:val="00572369"/>
    <w:rsid w:val="0057245A"/>
    <w:rsid w:val="005724B9"/>
    <w:rsid w:val="005727C0"/>
    <w:rsid w:val="00572AD2"/>
    <w:rsid w:val="00572B8F"/>
    <w:rsid w:val="00572DB4"/>
    <w:rsid w:val="00573227"/>
    <w:rsid w:val="0057323A"/>
    <w:rsid w:val="00573267"/>
    <w:rsid w:val="005736B5"/>
    <w:rsid w:val="00573CA6"/>
    <w:rsid w:val="00574043"/>
    <w:rsid w:val="00574174"/>
    <w:rsid w:val="00574197"/>
    <w:rsid w:val="005741C3"/>
    <w:rsid w:val="005742F8"/>
    <w:rsid w:val="0057431C"/>
    <w:rsid w:val="00574359"/>
    <w:rsid w:val="00574610"/>
    <w:rsid w:val="005746F4"/>
    <w:rsid w:val="0057497A"/>
    <w:rsid w:val="00574A0D"/>
    <w:rsid w:val="00574A33"/>
    <w:rsid w:val="00574D61"/>
    <w:rsid w:val="00575133"/>
    <w:rsid w:val="005755B4"/>
    <w:rsid w:val="005756A7"/>
    <w:rsid w:val="0057580B"/>
    <w:rsid w:val="0057597B"/>
    <w:rsid w:val="00575A3D"/>
    <w:rsid w:val="00575F1C"/>
    <w:rsid w:val="0057603F"/>
    <w:rsid w:val="0057607F"/>
    <w:rsid w:val="00576216"/>
    <w:rsid w:val="0057621C"/>
    <w:rsid w:val="00576232"/>
    <w:rsid w:val="0057667F"/>
    <w:rsid w:val="00576AAF"/>
    <w:rsid w:val="00576BC0"/>
    <w:rsid w:val="00576C05"/>
    <w:rsid w:val="00576C4C"/>
    <w:rsid w:val="00576D92"/>
    <w:rsid w:val="00576E2A"/>
    <w:rsid w:val="00576E9F"/>
    <w:rsid w:val="00576F8B"/>
    <w:rsid w:val="005770AA"/>
    <w:rsid w:val="00577356"/>
    <w:rsid w:val="005775F4"/>
    <w:rsid w:val="005779B0"/>
    <w:rsid w:val="00577AE7"/>
    <w:rsid w:val="00577AE8"/>
    <w:rsid w:val="00577B07"/>
    <w:rsid w:val="00577B3F"/>
    <w:rsid w:val="00577BBE"/>
    <w:rsid w:val="00577D81"/>
    <w:rsid w:val="00577E11"/>
    <w:rsid w:val="00577F69"/>
    <w:rsid w:val="00577F9E"/>
    <w:rsid w:val="00577FBA"/>
    <w:rsid w:val="00580081"/>
    <w:rsid w:val="00580089"/>
    <w:rsid w:val="00580120"/>
    <w:rsid w:val="005801D4"/>
    <w:rsid w:val="0058037B"/>
    <w:rsid w:val="0058042B"/>
    <w:rsid w:val="00580552"/>
    <w:rsid w:val="00580641"/>
    <w:rsid w:val="005806DC"/>
    <w:rsid w:val="005807AE"/>
    <w:rsid w:val="005807DC"/>
    <w:rsid w:val="005807E7"/>
    <w:rsid w:val="00580FD4"/>
    <w:rsid w:val="0058100D"/>
    <w:rsid w:val="0058101F"/>
    <w:rsid w:val="005810A9"/>
    <w:rsid w:val="00581123"/>
    <w:rsid w:val="005812BC"/>
    <w:rsid w:val="00581353"/>
    <w:rsid w:val="005813D6"/>
    <w:rsid w:val="0058143B"/>
    <w:rsid w:val="00581479"/>
    <w:rsid w:val="0058165A"/>
    <w:rsid w:val="00581AE1"/>
    <w:rsid w:val="00581B37"/>
    <w:rsid w:val="00581C50"/>
    <w:rsid w:val="00582325"/>
    <w:rsid w:val="005823DD"/>
    <w:rsid w:val="005824F9"/>
    <w:rsid w:val="00582A1D"/>
    <w:rsid w:val="00582B15"/>
    <w:rsid w:val="00582B1E"/>
    <w:rsid w:val="0058306B"/>
    <w:rsid w:val="005833DF"/>
    <w:rsid w:val="00583518"/>
    <w:rsid w:val="0058367A"/>
    <w:rsid w:val="00583C0A"/>
    <w:rsid w:val="00583DE4"/>
    <w:rsid w:val="0058421A"/>
    <w:rsid w:val="00584247"/>
    <w:rsid w:val="0058436F"/>
    <w:rsid w:val="0058442E"/>
    <w:rsid w:val="00584469"/>
    <w:rsid w:val="00584512"/>
    <w:rsid w:val="0058478B"/>
    <w:rsid w:val="005847C4"/>
    <w:rsid w:val="00584906"/>
    <w:rsid w:val="00584D3F"/>
    <w:rsid w:val="00584DF7"/>
    <w:rsid w:val="00584F6D"/>
    <w:rsid w:val="00585019"/>
    <w:rsid w:val="00585064"/>
    <w:rsid w:val="00585159"/>
    <w:rsid w:val="0058527B"/>
    <w:rsid w:val="00585326"/>
    <w:rsid w:val="005854E7"/>
    <w:rsid w:val="00585812"/>
    <w:rsid w:val="005859E2"/>
    <w:rsid w:val="00585B3F"/>
    <w:rsid w:val="00585B51"/>
    <w:rsid w:val="00585CCA"/>
    <w:rsid w:val="00585F6A"/>
    <w:rsid w:val="00585F85"/>
    <w:rsid w:val="00586017"/>
    <w:rsid w:val="00586046"/>
    <w:rsid w:val="00586166"/>
    <w:rsid w:val="005861B0"/>
    <w:rsid w:val="0058625A"/>
    <w:rsid w:val="00586588"/>
    <w:rsid w:val="005867DA"/>
    <w:rsid w:val="005868BA"/>
    <w:rsid w:val="00586919"/>
    <w:rsid w:val="00586D28"/>
    <w:rsid w:val="00586EEE"/>
    <w:rsid w:val="00587503"/>
    <w:rsid w:val="00587830"/>
    <w:rsid w:val="00587909"/>
    <w:rsid w:val="0058790A"/>
    <w:rsid w:val="005879B2"/>
    <w:rsid w:val="005879B3"/>
    <w:rsid w:val="00587A24"/>
    <w:rsid w:val="00587F5E"/>
    <w:rsid w:val="005900EE"/>
    <w:rsid w:val="00590114"/>
    <w:rsid w:val="005903E3"/>
    <w:rsid w:val="00590563"/>
    <w:rsid w:val="005906A7"/>
    <w:rsid w:val="005906AD"/>
    <w:rsid w:val="00590873"/>
    <w:rsid w:val="00590A72"/>
    <w:rsid w:val="00590B25"/>
    <w:rsid w:val="00590F6A"/>
    <w:rsid w:val="005910F9"/>
    <w:rsid w:val="00591651"/>
    <w:rsid w:val="00591715"/>
    <w:rsid w:val="00591773"/>
    <w:rsid w:val="005919A8"/>
    <w:rsid w:val="00591EB5"/>
    <w:rsid w:val="005921B0"/>
    <w:rsid w:val="00592453"/>
    <w:rsid w:val="00592510"/>
    <w:rsid w:val="005926BE"/>
    <w:rsid w:val="005927D1"/>
    <w:rsid w:val="00592AFD"/>
    <w:rsid w:val="00592F23"/>
    <w:rsid w:val="00592F3F"/>
    <w:rsid w:val="00592F91"/>
    <w:rsid w:val="005934CA"/>
    <w:rsid w:val="005936F8"/>
    <w:rsid w:val="005938FC"/>
    <w:rsid w:val="00593A54"/>
    <w:rsid w:val="00593C96"/>
    <w:rsid w:val="00593D3C"/>
    <w:rsid w:val="00593D4A"/>
    <w:rsid w:val="00593D51"/>
    <w:rsid w:val="00593DE8"/>
    <w:rsid w:val="00593F4E"/>
    <w:rsid w:val="00594211"/>
    <w:rsid w:val="005942F9"/>
    <w:rsid w:val="00594322"/>
    <w:rsid w:val="0059440D"/>
    <w:rsid w:val="005944A0"/>
    <w:rsid w:val="0059465F"/>
    <w:rsid w:val="005946A5"/>
    <w:rsid w:val="00595034"/>
    <w:rsid w:val="00595412"/>
    <w:rsid w:val="0059541B"/>
    <w:rsid w:val="005954B9"/>
    <w:rsid w:val="005954DC"/>
    <w:rsid w:val="0059557F"/>
    <w:rsid w:val="005955A0"/>
    <w:rsid w:val="005959B0"/>
    <w:rsid w:val="00595D1A"/>
    <w:rsid w:val="005960EE"/>
    <w:rsid w:val="00596330"/>
    <w:rsid w:val="0059650E"/>
    <w:rsid w:val="0059656A"/>
    <w:rsid w:val="0059677B"/>
    <w:rsid w:val="00596917"/>
    <w:rsid w:val="00596951"/>
    <w:rsid w:val="005969DE"/>
    <w:rsid w:val="00596B40"/>
    <w:rsid w:val="00597074"/>
    <w:rsid w:val="00597143"/>
    <w:rsid w:val="00597554"/>
    <w:rsid w:val="005975A1"/>
    <w:rsid w:val="005976F3"/>
    <w:rsid w:val="00597CA0"/>
    <w:rsid w:val="00597E49"/>
    <w:rsid w:val="00597FBB"/>
    <w:rsid w:val="005A0099"/>
    <w:rsid w:val="005A0104"/>
    <w:rsid w:val="005A028E"/>
    <w:rsid w:val="005A0403"/>
    <w:rsid w:val="005A0582"/>
    <w:rsid w:val="005A0735"/>
    <w:rsid w:val="005A0756"/>
    <w:rsid w:val="005A09A7"/>
    <w:rsid w:val="005A0A75"/>
    <w:rsid w:val="005A0BED"/>
    <w:rsid w:val="005A0D2F"/>
    <w:rsid w:val="005A0EC5"/>
    <w:rsid w:val="005A131E"/>
    <w:rsid w:val="005A13B2"/>
    <w:rsid w:val="005A1502"/>
    <w:rsid w:val="005A1617"/>
    <w:rsid w:val="005A178E"/>
    <w:rsid w:val="005A17A8"/>
    <w:rsid w:val="005A17D0"/>
    <w:rsid w:val="005A1812"/>
    <w:rsid w:val="005A1832"/>
    <w:rsid w:val="005A1890"/>
    <w:rsid w:val="005A195F"/>
    <w:rsid w:val="005A1995"/>
    <w:rsid w:val="005A1A1A"/>
    <w:rsid w:val="005A1ACD"/>
    <w:rsid w:val="005A1E0E"/>
    <w:rsid w:val="005A1F74"/>
    <w:rsid w:val="005A2285"/>
    <w:rsid w:val="005A22A4"/>
    <w:rsid w:val="005A2668"/>
    <w:rsid w:val="005A27F0"/>
    <w:rsid w:val="005A2AAA"/>
    <w:rsid w:val="005A2AFA"/>
    <w:rsid w:val="005A2B2B"/>
    <w:rsid w:val="005A2E77"/>
    <w:rsid w:val="005A2E93"/>
    <w:rsid w:val="005A2EB5"/>
    <w:rsid w:val="005A30A1"/>
    <w:rsid w:val="005A32AB"/>
    <w:rsid w:val="005A357B"/>
    <w:rsid w:val="005A3911"/>
    <w:rsid w:val="005A39FE"/>
    <w:rsid w:val="005A3A26"/>
    <w:rsid w:val="005A3A78"/>
    <w:rsid w:val="005A3AB3"/>
    <w:rsid w:val="005A3D69"/>
    <w:rsid w:val="005A3E5A"/>
    <w:rsid w:val="005A3EF5"/>
    <w:rsid w:val="005A3F42"/>
    <w:rsid w:val="005A3F6E"/>
    <w:rsid w:val="005A43D2"/>
    <w:rsid w:val="005A44EB"/>
    <w:rsid w:val="005A47A6"/>
    <w:rsid w:val="005A491D"/>
    <w:rsid w:val="005A49BE"/>
    <w:rsid w:val="005A4B7E"/>
    <w:rsid w:val="005A4BA2"/>
    <w:rsid w:val="005A4BD3"/>
    <w:rsid w:val="005A4F93"/>
    <w:rsid w:val="005A5057"/>
    <w:rsid w:val="005A5149"/>
    <w:rsid w:val="005A533B"/>
    <w:rsid w:val="005A54DA"/>
    <w:rsid w:val="005A5697"/>
    <w:rsid w:val="005A574C"/>
    <w:rsid w:val="005A5BB4"/>
    <w:rsid w:val="005A5D72"/>
    <w:rsid w:val="005A5E04"/>
    <w:rsid w:val="005A5ED5"/>
    <w:rsid w:val="005A6008"/>
    <w:rsid w:val="005A6030"/>
    <w:rsid w:val="005A619D"/>
    <w:rsid w:val="005A6244"/>
    <w:rsid w:val="005A628C"/>
    <w:rsid w:val="005A6698"/>
    <w:rsid w:val="005A68AC"/>
    <w:rsid w:val="005A6AA4"/>
    <w:rsid w:val="005A6C9E"/>
    <w:rsid w:val="005A6DB5"/>
    <w:rsid w:val="005A70EB"/>
    <w:rsid w:val="005A7343"/>
    <w:rsid w:val="005A75E1"/>
    <w:rsid w:val="005A76C8"/>
    <w:rsid w:val="005A7712"/>
    <w:rsid w:val="005A7B42"/>
    <w:rsid w:val="005A7C3F"/>
    <w:rsid w:val="005A7E27"/>
    <w:rsid w:val="005B014C"/>
    <w:rsid w:val="005B0383"/>
    <w:rsid w:val="005B0531"/>
    <w:rsid w:val="005B0A5D"/>
    <w:rsid w:val="005B0CE4"/>
    <w:rsid w:val="005B0FE5"/>
    <w:rsid w:val="005B14F6"/>
    <w:rsid w:val="005B1599"/>
    <w:rsid w:val="005B15B1"/>
    <w:rsid w:val="005B16E7"/>
    <w:rsid w:val="005B1761"/>
    <w:rsid w:val="005B1817"/>
    <w:rsid w:val="005B1835"/>
    <w:rsid w:val="005B1928"/>
    <w:rsid w:val="005B19BE"/>
    <w:rsid w:val="005B1D70"/>
    <w:rsid w:val="005B1D87"/>
    <w:rsid w:val="005B1FEE"/>
    <w:rsid w:val="005B2015"/>
    <w:rsid w:val="005B2146"/>
    <w:rsid w:val="005B23EC"/>
    <w:rsid w:val="005B24F5"/>
    <w:rsid w:val="005B2573"/>
    <w:rsid w:val="005B277F"/>
    <w:rsid w:val="005B29A1"/>
    <w:rsid w:val="005B2B46"/>
    <w:rsid w:val="005B2BDB"/>
    <w:rsid w:val="005B2C0C"/>
    <w:rsid w:val="005B2C6F"/>
    <w:rsid w:val="005B2CB1"/>
    <w:rsid w:val="005B2D66"/>
    <w:rsid w:val="005B2F09"/>
    <w:rsid w:val="005B3063"/>
    <w:rsid w:val="005B3468"/>
    <w:rsid w:val="005B34EF"/>
    <w:rsid w:val="005B3501"/>
    <w:rsid w:val="005B3AE6"/>
    <w:rsid w:val="005B3AF1"/>
    <w:rsid w:val="005B3B8D"/>
    <w:rsid w:val="005B3BDA"/>
    <w:rsid w:val="005B3C3B"/>
    <w:rsid w:val="005B3D45"/>
    <w:rsid w:val="005B3DA8"/>
    <w:rsid w:val="005B3F8D"/>
    <w:rsid w:val="005B4620"/>
    <w:rsid w:val="005B46A0"/>
    <w:rsid w:val="005B48DA"/>
    <w:rsid w:val="005B4922"/>
    <w:rsid w:val="005B49EC"/>
    <w:rsid w:val="005B4B1D"/>
    <w:rsid w:val="005B4B77"/>
    <w:rsid w:val="005B4CDD"/>
    <w:rsid w:val="005B5053"/>
    <w:rsid w:val="005B507E"/>
    <w:rsid w:val="005B51CF"/>
    <w:rsid w:val="005B51FE"/>
    <w:rsid w:val="005B533B"/>
    <w:rsid w:val="005B5855"/>
    <w:rsid w:val="005B58FF"/>
    <w:rsid w:val="005B59E1"/>
    <w:rsid w:val="005B5AE6"/>
    <w:rsid w:val="005B5B1B"/>
    <w:rsid w:val="005B5BC8"/>
    <w:rsid w:val="005B5BE1"/>
    <w:rsid w:val="005B5EA4"/>
    <w:rsid w:val="005B5FE2"/>
    <w:rsid w:val="005B6019"/>
    <w:rsid w:val="005B60D8"/>
    <w:rsid w:val="005B6454"/>
    <w:rsid w:val="005B64F3"/>
    <w:rsid w:val="005B65CB"/>
    <w:rsid w:val="005B6FA1"/>
    <w:rsid w:val="005B7158"/>
    <w:rsid w:val="005B761F"/>
    <w:rsid w:val="005B7F31"/>
    <w:rsid w:val="005B7FDF"/>
    <w:rsid w:val="005C037C"/>
    <w:rsid w:val="005C04F8"/>
    <w:rsid w:val="005C0864"/>
    <w:rsid w:val="005C0912"/>
    <w:rsid w:val="005C0A73"/>
    <w:rsid w:val="005C0DEA"/>
    <w:rsid w:val="005C1096"/>
    <w:rsid w:val="005C11A0"/>
    <w:rsid w:val="005C133E"/>
    <w:rsid w:val="005C1550"/>
    <w:rsid w:val="005C1569"/>
    <w:rsid w:val="005C169A"/>
    <w:rsid w:val="005C17F5"/>
    <w:rsid w:val="005C1BAB"/>
    <w:rsid w:val="005C1F26"/>
    <w:rsid w:val="005C211A"/>
    <w:rsid w:val="005C2266"/>
    <w:rsid w:val="005C23BB"/>
    <w:rsid w:val="005C2619"/>
    <w:rsid w:val="005C265F"/>
    <w:rsid w:val="005C29CC"/>
    <w:rsid w:val="005C2A13"/>
    <w:rsid w:val="005C2B83"/>
    <w:rsid w:val="005C2BFD"/>
    <w:rsid w:val="005C2D13"/>
    <w:rsid w:val="005C31EC"/>
    <w:rsid w:val="005C31EE"/>
    <w:rsid w:val="005C3334"/>
    <w:rsid w:val="005C3733"/>
    <w:rsid w:val="005C39E3"/>
    <w:rsid w:val="005C3B77"/>
    <w:rsid w:val="005C3DC6"/>
    <w:rsid w:val="005C3E46"/>
    <w:rsid w:val="005C4654"/>
    <w:rsid w:val="005C4673"/>
    <w:rsid w:val="005C48E1"/>
    <w:rsid w:val="005C4DC8"/>
    <w:rsid w:val="005C4FFF"/>
    <w:rsid w:val="005C56F5"/>
    <w:rsid w:val="005C57FF"/>
    <w:rsid w:val="005C5812"/>
    <w:rsid w:val="005C5DDA"/>
    <w:rsid w:val="005C5FC5"/>
    <w:rsid w:val="005C613E"/>
    <w:rsid w:val="005C622F"/>
    <w:rsid w:val="005C62F7"/>
    <w:rsid w:val="005C662D"/>
    <w:rsid w:val="005C66C8"/>
    <w:rsid w:val="005C6755"/>
    <w:rsid w:val="005C6A1C"/>
    <w:rsid w:val="005C6A5D"/>
    <w:rsid w:val="005C6F52"/>
    <w:rsid w:val="005C6F7B"/>
    <w:rsid w:val="005C70D5"/>
    <w:rsid w:val="005C70EE"/>
    <w:rsid w:val="005C72E0"/>
    <w:rsid w:val="005C752C"/>
    <w:rsid w:val="005C77ED"/>
    <w:rsid w:val="005C795A"/>
    <w:rsid w:val="005C7A1E"/>
    <w:rsid w:val="005C7DE4"/>
    <w:rsid w:val="005C7E6B"/>
    <w:rsid w:val="005C7EA9"/>
    <w:rsid w:val="005D0003"/>
    <w:rsid w:val="005D0042"/>
    <w:rsid w:val="005D03B8"/>
    <w:rsid w:val="005D0587"/>
    <w:rsid w:val="005D0840"/>
    <w:rsid w:val="005D0850"/>
    <w:rsid w:val="005D0A40"/>
    <w:rsid w:val="005D0BA1"/>
    <w:rsid w:val="005D0D29"/>
    <w:rsid w:val="005D0D82"/>
    <w:rsid w:val="005D112E"/>
    <w:rsid w:val="005D126D"/>
    <w:rsid w:val="005D12FF"/>
    <w:rsid w:val="005D14B9"/>
    <w:rsid w:val="005D15BA"/>
    <w:rsid w:val="005D1740"/>
    <w:rsid w:val="005D17C8"/>
    <w:rsid w:val="005D1BB4"/>
    <w:rsid w:val="005D1E37"/>
    <w:rsid w:val="005D2193"/>
    <w:rsid w:val="005D24DF"/>
    <w:rsid w:val="005D2773"/>
    <w:rsid w:val="005D2A08"/>
    <w:rsid w:val="005D3047"/>
    <w:rsid w:val="005D3146"/>
    <w:rsid w:val="005D3386"/>
    <w:rsid w:val="005D38CF"/>
    <w:rsid w:val="005D3963"/>
    <w:rsid w:val="005D39A9"/>
    <w:rsid w:val="005D3A7B"/>
    <w:rsid w:val="005D3B91"/>
    <w:rsid w:val="005D3E6B"/>
    <w:rsid w:val="005D3FF4"/>
    <w:rsid w:val="005D41B7"/>
    <w:rsid w:val="005D4474"/>
    <w:rsid w:val="005D47D5"/>
    <w:rsid w:val="005D4A52"/>
    <w:rsid w:val="005D4B5D"/>
    <w:rsid w:val="005D4BB9"/>
    <w:rsid w:val="005D4CC6"/>
    <w:rsid w:val="005D4CFC"/>
    <w:rsid w:val="005D4E45"/>
    <w:rsid w:val="005D4E98"/>
    <w:rsid w:val="005D54DD"/>
    <w:rsid w:val="005D5A92"/>
    <w:rsid w:val="005D5F89"/>
    <w:rsid w:val="005D60EE"/>
    <w:rsid w:val="005D6247"/>
    <w:rsid w:val="005D63A8"/>
    <w:rsid w:val="005D63DD"/>
    <w:rsid w:val="005D65D9"/>
    <w:rsid w:val="005D6A67"/>
    <w:rsid w:val="005D6ACF"/>
    <w:rsid w:val="005D6B0A"/>
    <w:rsid w:val="005D6B52"/>
    <w:rsid w:val="005D6E05"/>
    <w:rsid w:val="005D6FD8"/>
    <w:rsid w:val="005D70AD"/>
    <w:rsid w:val="005D7458"/>
    <w:rsid w:val="005D74F6"/>
    <w:rsid w:val="005D755F"/>
    <w:rsid w:val="005D7607"/>
    <w:rsid w:val="005D760E"/>
    <w:rsid w:val="005D76F6"/>
    <w:rsid w:val="005D78CE"/>
    <w:rsid w:val="005D78DA"/>
    <w:rsid w:val="005D7BBC"/>
    <w:rsid w:val="005D7C77"/>
    <w:rsid w:val="005D7DAC"/>
    <w:rsid w:val="005D7FE1"/>
    <w:rsid w:val="005E004F"/>
    <w:rsid w:val="005E03B8"/>
    <w:rsid w:val="005E04D1"/>
    <w:rsid w:val="005E0524"/>
    <w:rsid w:val="005E077A"/>
    <w:rsid w:val="005E081B"/>
    <w:rsid w:val="005E0E60"/>
    <w:rsid w:val="005E1566"/>
    <w:rsid w:val="005E165D"/>
    <w:rsid w:val="005E16D7"/>
    <w:rsid w:val="005E172C"/>
    <w:rsid w:val="005E1B26"/>
    <w:rsid w:val="005E1FAA"/>
    <w:rsid w:val="005E217A"/>
    <w:rsid w:val="005E222E"/>
    <w:rsid w:val="005E271A"/>
    <w:rsid w:val="005E2856"/>
    <w:rsid w:val="005E2909"/>
    <w:rsid w:val="005E2BA1"/>
    <w:rsid w:val="005E2F3E"/>
    <w:rsid w:val="005E322E"/>
    <w:rsid w:val="005E35A9"/>
    <w:rsid w:val="005E3675"/>
    <w:rsid w:val="005E377E"/>
    <w:rsid w:val="005E3842"/>
    <w:rsid w:val="005E3A02"/>
    <w:rsid w:val="005E3DEB"/>
    <w:rsid w:val="005E3E66"/>
    <w:rsid w:val="005E4061"/>
    <w:rsid w:val="005E40E3"/>
    <w:rsid w:val="005E40E4"/>
    <w:rsid w:val="005E40F6"/>
    <w:rsid w:val="005E41BC"/>
    <w:rsid w:val="005E4453"/>
    <w:rsid w:val="005E4514"/>
    <w:rsid w:val="005E47D1"/>
    <w:rsid w:val="005E4B1F"/>
    <w:rsid w:val="005E4D4F"/>
    <w:rsid w:val="005E4D59"/>
    <w:rsid w:val="005E4DEC"/>
    <w:rsid w:val="005E4E79"/>
    <w:rsid w:val="005E4FDB"/>
    <w:rsid w:val="005E5087"/>
    <w:rsid w:val="005E5191"/>
    <w:rsid w:val="005E5267"/>
    <w:rsid w:val="005E5308"/>
    <w:rsid w:val="005E54F2"/>
    <w:rsid w:val="005E5707"/>
    <w:rsid w:val="005E579B"/>
    <w:rsid w:val="005E5DA6"/>
    <w:rsid w:val="005E5E7D"/>
    <w:rsid w:val="005E5EA8"/>
    <w:rsid w:val="005E614C"/>
    <w:rsid w:val="005E62D8"/>
    <w:rsid w:val="005E64AA"/>
    <w:rsid w:val="005E651E"/>
    <w:rsid w:val="005E6681"/>
    <w:rsid w:val="005E6689"/>
    <w:rsid w:val="005E68D7"/>
    <w:rsid w:val="005E6EA5"/>
    <w:rsid w:val="005E6F0B"/>
    <w:rsid w:val="005E7008"/>
    <w:rsid w:val="005E719E"/>
    <w:rsid w:val="005E7420"/>
    <w:rsid w:val="005E7700"/>
    <w:rsid w:val="005E7826"/>
    <w:rsid w:val="005E79BF"/>
    <w:rsid w:val="005E7B15"/>
    <w:rsid w:val="005E7E7A"/>
    <w:rsid w:val="005F0188"/>
    <w:rsid w:val="005F0264"/>
    <w:rsid w:val="005F06CA"/>
    <w:rsid w:val="005F06D3"/>
    <w:rsid w:val="005F08E7"/>
    <w:rsid w:val="005F0951"/>
    <w:rsid w:val="005F09AC"/>
    <w:rsid w:val="005F0C27"/>
    <w:rsid w:val="005F0D24"/>
    <w:rsid w:val="005F1372"/>
    <w:rsid w:val="005F13E1"/>
    <w:rsid w:val="005F1498"/>
    <w:rsid w:val="005F157B"/>
    <w:rsid w:val="005F17D7"/>
    <w:rsid w:val="005F18C2"/>
    <w:rsid w:val="005F1A3B"/>
    <w:rsid w:val="005F1A54"/>
    <w:rsid w:val="005F1BE7"/>
    <w:rsid w:val="005F1D61"/>
    <w:rsid w:val="005F1F03"/>
    <w:rsid w:val="005F2050"/>
    <w:rsid w:val="005F22BF"/>
    <w:rsid w:val="005F23E8"/>
    <w:rsid w:val="005F2528"/>
    <w:rsid w:val="005F25C6"/>
    <w:rsid w:val="005F2680"/>
    <w:rsid w:val="005F26C5"/>
    <w:rsid w:val="005F2705"/>
    <w:rsid w:val="005F274F"/>
    <w:rsid w:val="005F2877"/>
    <w:rsid w:val="005F28F8"/>
    <w:rsid w:val="005F292A"/>
    <w:rsid w:val="005F2C57"/>
    <w:rsid w:val="005F2DD3"/>
    <w:rsid w:val="005F2F8A"/>
    <w:rsid w:val="005F302F"/>
    <w:rsid w:val="005F31BD"/>
    <w:rsid w:val="005F322C"/>
    <w:rsid w:val="005F3631"/>
    <w:rsid w:val="005F3736"/>
    <w:rsid w:val="005F3C66"/>
    <w:rsid w:val="005F3CF0"/>
    <w:rsid w:val="005F3FB5"/>
    <w:rsid w:val="005F420D"/>
    <w:rsid w:val="005F4359"/>
    <w:rsid w:val="005F43A3"/>
    <w:rsid w:val="005F4410"/>
    <w:rsid w:val="005F4954"/>
    <w:rsid w:val="005F4B57"/>
    <w:rsid w:val="005F4C4F"/>
    <w:rsid w:val="005F4C74"/>
    <w:rsid w:val="005F4CBF"/>
    <w:rsid w:val="005F4FDD"/>
    <w:rsid w:val="005F51D6"/>
    <w:rsid w:val="005F51FF"/>
    <w:rsid w:val="005F5333"/>
    <w:rsid w:val="005F5360"/>
    <w:rsid w:val="005F5390"/>
    <w:rsid w:val="005F54B8"/>
    <w:rsid w:val="005F56A6"/>
    <w:rsid w:val="005F571E"/>
    <w:rsid w:val="005F5789"/>
    <w:rsid w:val="005F57C0"/>
    <w:rsid w:val="005F5847"/>
    <w:rsid w:val="005F5C1B"/>
    <w:rsid w:val="005F5D5F"/>
    <w:rsid w:val="005F6027"/>
    <w:rsid w:val="005F61F6"/>
    <w:rsid w:val="005F62BB"/>
    <w:rsid w:val="005F645C"/>
    <w:rsid w:val="005F6514"/>
    <w:rsid w:val="005F6699"/>
    <w:rsid w:val="005F6C5A"/>
    <w:rsid w:val="005F6CAC"/>
    <w:rsid w:val="005F6CE4"/>
    <w:rsid w:val="005F6DAA"/>
    <w:rsid w:val="005F6EB0"/>
    <w:rsid w:val="005F6FAD"/>
    <w:rsid w:val="005F728E"/>
    <w:rsid w:val="005F735D"/>
    <w:rsid w:val="005F73C9"/>
    <w:rsid w:val="005F74AD"/>
    <w:rsid w:val="005F74E5"/>
    <w:rsid w:val="005F7505"/>
    <w:rsid w:val="005F7ADD"/>
    <w:rsid w:val="005F7B85"/>
    <w:rsid w:val="005F7B8D"/>
    <w:rsid w:val="00600126"/>
    <w:rsid w:val="00600231"/>
    <w:rsid w:val="00600344"/>
    <w:rsid w:val="006007CD"/>
    <w:rsid w:val="006009D2"/>
    <w:rsid w:val="00600E1A"/>
    <w:rsid w:val="00600F32"/>
    <w:rsid w:val="006014BB"/>
    <w:rsid w:val="006014EC"/>
    <w:rsid w:val="006015CB"/>
    <w:rsid w:val="006018AA"/>
    <w:rsid w:val="00601A75"/>
    <w:rsid w:val="00601B35"/>
    <w:rsid w:val="00601BFE"/>
    <w:rsid w:val="00601C80"/>
    <w:rsid w:val="00601D12"/>
    <w:rsid w:val="00602053"/>
    <w:rsid w:val="00602191"/>
    <w:rsid w:val="00602195"/>
    <w:rsid w:val="00602482"/>
    <w:rsid w:val="0060271F"/>
    <w:rsid w:val="0060275C"/>
    <w:rsid w:val="006027CD"/>
    <w:rsid w:val="00602B3C"/>
    <w:rsid w:val="00602B4F"/>
    <w:rsid w:val="0060307D"/>
    <w:rsid w:val="0060316A"/>
    <w:rsid w:val="00603383"/>
    <w:rsid w:val="00603A2A"/>
    <w:rsid w:val="00603FD9"/>
    <w:rsid w:val="0060416A"/>
    <w:rsid w:val="00604178"/>
    <w:rsid w:val="00604270"/>
    <w:rsid w:val="006043A8"/>
    <w:rsid w:val="006046F3"/>
    <w:rsid w:val="00604ADA"/>
    <w:rsid w:val="00604B9B"/>
    <w:rsid w:val="00604BAC"/>
    <w:rsid w:val="00604C6F"/>
    <w:rsid w:val="00604D7B"/>
    <w:rsid w:val="00604F1B"/>
    <w:rsid w:val="0060523C"/>
    <w:rsid w:val="00605460"/>
    <w:rsid w:val="0060548E"/>
    <w:rsid w:val="0060565E"/>
    <w:rsid w:val="0060579D"/>
    <w:rsid w:val="00605D5F"/>
    <w:rsid w:val="00606580"/>
    <w:rsid w:val="0060659A"/>
    <w:rsid w:val="00606690"/>
    <w:rsid w:val="006066B1"/>
    <w:rsid w:val="00606AD9"/>
    <w:rsid w:val="00606B88"/>
    <w:rsid w:val="00606CB6"/>
    <w:rsid w:val="00606D4E"/>
    <w:rsid w:val="00606D53"/>
    <w:rsid w:val="0060710D"/>
    <w:rsid w:val="0060713C"/>
    <w:rsid w:val="006072C8"/>
    <w:rsid w:val="0060738A"/>
    <w:rsid w:val="0060755B"/>
    <w:rsid w:val="00607658"/>
    <w:rsid w:val="006076A0"/>
    <w:rsid w:val="006076BC"/>
    <w:rsid w:val="006076EA"/>
    <w:rsid w:val="006077DB"/>
    <w:rsid w:val="00607A17"/>
    <w:rsid w:val="00607A87"/>
    <w:rsid w:val="00607C00"/>
    <w:rsid w:val="00607CFC"/>
    <w:rsid w:val="00607DFE"/>
    <w:rsid w:val="00607F91"/>
    <w:rsid w:val="0060CC70"/>
    <w:rsid w:val="006103E7"/>
    <w:rsid w:val="006107E5"/>
    <w:rsid w:val="006108D7"/>
    <w:rsid w:val="00610AFF"/>
    <w:rsid w:val="00610C61"/>
    <w:rsid w:val="00610E34"/>
    <w:rsid w:val="00610E66"/>
    <w:rsid w:val="006110AA"/>
    <w:rsid w:val="00611228"/>
    <w:rsid w:val="006112EF"/>
    <w:rsid w:val="00611942"/>
    <w:rsid w:val="00611D71"/>
    <w:rsid w:val="00611D83"/>
    <w:rsid w:val="00611E79"/>
    <w:rsid w:val="00611E90"/>
    <w:rsid w:val="00611EBE"/>
    <w:rsid w:val="0061201D"/>
    <w:rsid w:val="00612045"/>
    <w:rsid w:val="0061206C"/>
    <w:rsid w:val="0061285C"/>
    <w:rsid w:val="00612AB2"/>
    <w:rsid w:val="00612E6B"/>
    <w:rsid w:val="00612F5A"/>
    <w:rsid w:val="006130BA"/>
    <w:rsid w:val="0061317D"/>
    <w:rsid w:val="006131B8"/>
    <w:rsid w:val="006132CC"/>
    <w:rsid w:val="00613905"/>
    <w:rsid w:val="006139D8"/>
    <w:rsid w:val="00613B6C"/>
    <w:rsid w:val="00613E29"/>
    <w:rsid w:val="00613F2E"/>
    <w:rsid w:val="00614061"/>
    <w:rsid w:val="006140DE"/>
    <w:rsid w:val="00614235"/>
    <w:rsid w:val="006148E7"/>
    <w:rsid w:val="00614E4A"/>
    <w:rsid w:val="00614E6E"/>
    <w:rsid w:val="0061507A"/>
    <w:rsid w:val="00615087"/>
    <w:rsid w:val="006150C3"/>
    <w:rsid w:val="00615118"/>
    <w:rsid w:val="006153CF"/>
    <w:rsid w:val="00615463"/>
    <w:rsid w:val="00615490"/>
    <w:rsid w:val="006154D1"/>
    <w:rsid w:val="0061588C"/>
    <w:rsid w:val="0061592A"/>
    <w:rsid w:val="00615B8D"/>
    <w:rsid w:val="00615C41"/>
    <w:rsid w:val="00615CCE"/>
    <w:rsid w:val="00615D39"/>
    <w:rsid w:val="006167FD"/>
    <w:rsid w:val="006169D7"/>
    <w:rsid w:val="00616A24"/>
    <w:rsid w:val="00616C34"/>
    <w:rsid w:val="00616EB0"/>
    <w:rsid w:val="00616EEC"/>
    <w:rsid w:val="006171D8"/>
    <w:rsid w:val="006171DB"/>
    <w:rsid w:val="00617297"/>
    <w:rsid w:val="006172DA"/>
    <w:rsid w:val="0061765E"/>
    <w:rsid w:val="006176C6"/>
    <w:rsid w:val="00617896"/>
    <w:rsid w:val="00617A8F"/>
    <w:rsid w:val="00617ADC"/>
    <w:rsid w:val="00617BC1"/>
    <w:rsid w:val="00617CF2"/>
    <w:rsid w:val="00617E3E"/>
    <w:rsid w:val="006200B9"/>
    <w:rsid w:val="0062025D"/>
    <w:rsid w:val="006208AB"/>
    <w:rsid w:val="00620992"/>
    <w:rsid w:val="00620C68"/>
    <w:rsid w:val="00621511"/>
    <w:rsid w:val="00621640"/>
    <w:rsid w:val="0062178A"/>
    <w:rsid w:val="0062188E"/>
    <w:rsid w:val="00621A91"/>
    <w:rsid w:val="00621BDF"/>
    <w:rsid w:val="00621D82"/>
    <w:rsid w:val="00621EAB"/>
    <w:rsid w:val="00621F9C"/>
    <w:rsid w:val="006220DE"/>
    <w:rsid w:val="0062248C"/>
    <w:rsid w:val="006226AE"/>
    <w:rsid w:val="006226DD"/>
    <w:rsid w:val="006226DE"/>
    <w:rsid w:val="00622756"/>
    <w:rsid w:val="006227A3"/>
    <w:rsid w:val="00622993"/>
    <w:rsid w:val="00622C4E"/>
    <w:rsid w:val="00622DEE"/>
    <w:rsid w:val="00622F85"/>
    <w:rsid w:val="006230E7"/>
    <w:rsid w:val="0062333F"/>
    <w:rsid w:val="006233A0"/>
    <w:rsid w:val="0062342C"/>
    <w:rsid w:val="0062342F"/>
    <w:rsid w:val="00623636"/>
    <w:rsid w:val="00623A7E"/>
    <w:rsid w:val="00623AB3"/>
    <w:rsid w:val="00623D8F"/>
    <w:rsid w:val="00623DC9"/>
    <w:rsid w:val="00623F46"/>
    <w:rsid w:val="00624139"/>
    <w:rsid w:val="006241AD"/>
    <w:rsid w:val="0062423E"/>
    <w:rsid w:val="006242AB"/>
    <w:rsid w:val="00624371"/>
    <w:rsid w:val="0062464B"/>
    <w:rsid w:val="00624737"/>
    <w:rsid w:val="00624782"/>
    <w:rsid w:val="00624AE2"/>
    <w:rsid w:val="00624B3E"/>
    <w:rsid w:val="00624CCA"/>
    <w:rsid w:val="00624D0C"/>
    <w:rsid w:val="006250BA"/>
    <w:rsid w:val="006253CA"/>
    <w:rsid w:val="00625469"/>
    <w:rsid w:val="00625547"/>
    <w:rsid w:val="00625644"/>
    <w:rsid w:val="006256A6"/>
    <w:rsid w:val="0062578E"/>
    <w:rsid w:val="0062598D"/>
    <w:rsid w:val="00625A5A"/>
    <w:rsid w:val="00625AEF"/>
    <w:rsid w:val="00625CEC"/>
    <w:rsid w:val="00625E21"/>
    <w:rsid w:val="00625EDA"/>
    <w:rsid w:val="00626248"/>
    <w:rsid w:val="006264FA"/>
    <w:rsid w:val="0062661B"/>
    <w:rsid w:val="00626903"/>
    <w:rsid w:val="00626A8D"/>
    <w:rsid w:val="00626B10"/>
    <w:rsid w:val="00626C03"/>
    <w:rsid w:val="00627249"/>
    <w:rsid w:val="00627364"/>
    <w:rsid w:val="00627631"/>
    <w:rsid w:val="00627697"/>
    <w:rsid w:val="006278DA"/>
    <w:rsid w:val="006279E0"/>
    <w:rsid w:val="00627AD5"/>
    <w:rsid w:val="00627B71"/>
    <w:rsid w:val="00627E2B"/>
    <w:rsid w:val="00627F67"/>
    <w:rsid w:val="00630096"/>
    <w:rsid w:val="006300F3"/>
    <w:rsid w:val="00630111"/>
    <w:rsid w:val="0063051F"/>
    <w:rsid w:val="006309AE"/>
    <w:rsid w:val="006309D6"/>
    <w:rsid w:val="00630A00"/>
    <w:rsid w:val="00630D21"/>
    <w:rsid w:val="00630E5A"/>
    <w:rsid w:val="00630EB9"/>
    <w:rsid w:val="00630FD7"/>
    <w:rsid w:val="006314BF"/>
    <w:rsid w:val="006314C1"/>
    <w:rsid w:val="006316EE"/>
    <w:rsid w:val="0063172B"/>
    <w:rsid w:val="00631822"/>
    <w:rsid w:val="00631833"/>
    <w:rsid w:val="00631BBC"/>
    <w:rsid w:val="00631CEF"/>
    <w:rsid w:val="00631DD2"/>
    <w:rsid w:val="00631EC0"/>
    <w:rsid w:val="00631FA3"/>
    <w:rsid w:val="0063254E"/>
    <w:rsid w:val="00632761"/>
    <w:rsid w:val="00632A45"/>
    <w:rsid w:val="00632C52"/>
    <w:rsid w:val="0063320A"/>
    <w:rsid w:val="006333D7"/>
    <w:rsid w:val="00633436"/>
    <w:rsid w:val="006335E5"/>
    <w:rsid w:val="00633965"/>
    <w:rsid w:val="006339B4"/>
    <w:rsid w:val="00633A32"/>
    <w:rsid w:val="0063436F"/>
    <w:rsid w:val="006344ED"/>
    <w:rsid w:val="00634590"/>
    <w:rsid w:val="006346EF"/>
    <w:rsid w:val="006348E5"/>
    <w:rsid w:val="0063496B"/>
    <w:rsid w:val="00634B62"/>
    <w:rsid w:val="00634B96"/>
    <w:rsid w:val="00634DF4"/>
    <w:rsid w:val="00634E2E"/>
    <w:rsid w:val="00634FD9"/>
    <w:rsid w:val="0063588F"/>
    <w:rsid w:val="00635898"/>
    <w:rsid w:val="00635936"/>
    <w:rsid w:val="00635C28"/>
    <w:rsid w:val="00635C53"/>
    <w:rsid w:val="00635C97"/>
    <w:rsid w:val="00636135"/>
    <w:rsid w:val="00636339"/>
    <w:rsid w:val="0063642A"/>
    <w:rsid w:val="006368D8"/>
    <w:rsid w:val="0063694C"/>
    <w:rsid w:val="00636BF1"/>
    <w:rsid w:val="00636CAD"/>
    <w:rsid w:val="00636CD7"/>
    <w:rsid w:val="00636D5F"/>
    <w:rsid w:val="00636D7B"/>
    <w:rsid w:val="00636EAF"/>
    <w:rsid w:val="00637063"/>
    <w:rsid w:val="006370CD"/>
    <w:rsid w:val="0063724F"/>
    <w:rsid w:val="00637377"/>
    <w:rsid w:val="00637896"/>
    <w:rsid w:val="0063792C"/>
    <w:rsid w:val="00637939"/>
    <w:rsid w:val="006379C9"/>
    <w:rsid w:val="00637A04"/>
    <w:rsid w:val="00637AE4"/>
    <w:rsid w:val="00637B3E"/>
    <w:rsid w:val="00637C0D"/>
    <w:rsid w:val="00637DDC"/>
    <w:rsid w:val="00637E6B"/>
    <w:rsid w:val="00637FA4"/>
    <w:rsid w:val="0063BCC3"/>
    <w:rsid w:val="0064002C"/>
    <w:rsid w:val="00640137"/>
    <w:rsid w:val="0064025C"/>
    <w:rsid w:val="0064046F"/>
    <w:rsid w:val="00640B4B"/>
    <w:rsid w:val="00640C2F"/>
    <w:rsid w:val="00640CF6"/>
    <w:rsid w:val="006410B7"/>
    <w:rsid w:val="006412B3"/>
    <w:rsid w:val="006412E0"/>
    <w:rsid w:val="00641550"/>
    <w:rsid w:val="0064187A"/>
    <w:rsid w:val="006419AE"/>
    <w:rsid w:val="006419AF"/>
    <w:rsid w:val="00641AA9"/>
    <w:rsid w:val="00641C49"/>
    <w:rsid w:val="00641ED2"/>
    <w:rsid w:val="00641EF6"/>
    <w:rsid w:val="00641F68"/>
    <w:rsid w:val="00641FCA"/>
    <w:rsid w:val="00642537"/>
    <w:rsid w:val="0064274F"/>
    <w:rsid w:val="00642780"/>
    <w:rsid w:val="006429E2"/>
    <w:rsid w:val="00642CB5"/>
    <w:rsid w:val="00642D3D"/>
    <w:rsid w:val="00642EE9"/>
    <w:rsid w:val="00642EFA"/>
    <w:rsid w:val="0064308A"/>
    <w:rsid w:val="00643488"/>
    <w:rsid w:val="00643641"/>
    <w:rsid w:val="00643666"/>
    <w:rsid w:val="00643778"/>
    <w:rsid w:val="00643A14"/>
    <w:rsid w:val="00643B8D"/>
    <w:rsid w:val="00643C26"/>
    <w:rsid w:val="00643CEC"/>
    <w:rsid w:val="00643D27"/>
    <w:rsid w:val="00643D96"/>
    <w:rsid w:val="00643D9F"/>
    <w:rsid w:val="00643DF0"/>
    <w:rsid w:val="00643E4C"/>
    <w:rsid w:val="00643EF9"/>
    <w:rsid w:val="00643F1D"/>
    <w:rsid w:val="0064404B"/>
    <w:rsid w:val="0064431B"/>
    <w:rsid w:val="00644352"/>
    <w:rsid w:val="00644A09"/>
    <w:rsid w:val="00644C4D"/>
    <w:rsid w:val="00644CDF"/>
    <w:rsid w:val="00644F54"/>
    <w:rsid w:val="006454BE"/>
    <w:rsid w:val="00645604"/>
    <w:rsid w:val="0064564D"/>
    <w:rsid w:val="00645775"/>
    <w:rsid w:val="006458C2"/>
    <w:rsid w:val="00645B06"/>
    <w:rsid w:val="00645CE6"/>
    <w:rsid w:val="00646B87"/>
    <w:rsid w:val="00646D75"/>
    <w:rsid w:val="00646E77"/>
    <w:rsid w:val="0064745E"/>
    <w:rsid w:val="0064785C"/>
    <w:rsid w:val="00647BB9"/>
    <w:rsid w:val="00647C7F"/>
    <w:rsid w:val="00647CCE"/>
    <w:rsid w:val="00647F5E"/>
    <w:rsid w:val="00647F84"/>
    <w:rsid w:val="006501F1"/>
    <w:rsid w:val="00650327"/>
    <w:rsid w:val="00650359"/>
    <w:rsid w:val="00650530"/>
    <w:rsid w:val="006507D6"/>
    <w:rsid w:val="0065084E"/>
    <w:rsid w:val="006508EF"/>
    <w:rsid w:val="00650C5C"/>
    <w:rsid w:val="00650E32"/>
    <w:rsid w:val="00650F5E"/>
    <w:rsid w:val="0065114B"/>
    <w:rsid w:val="0065135F"/>
    <w:rsid w:val="006513BD"/>
    <w:rsid w:val="00651447"/>
    <w:rsid w:val="006514EE"/>
    <w:rsid w:val="00651575"/>
    <w:rsid w:val="0065160B"/>
    <w:rsid w:val="0065182B"/>
    <w:rsid w:val="00651892"/>
    <w:rsid w:val="0065194E"/>
    <w:rsid w:val="00651B0E"/>
    <w:rsid w:val="00651D96"/>
    <w:rsid w:val="00651E00"/>
    <w:rsid w:val="00651FAB"/>
    <w:rsid w:val="0065212B"/>
    <w:rsid w:val="006522F5"/>
    <w:rsid w:val="006523F3"/>
    <w:rsid w:val="00652410"/>
    <w:rsid w:val="0065288D"/>
    <w:rsid w:val="006529BE"/>
    <w:rsid w:val="00652B69"/>
    <w:rsid w:val="00652CB6"/>
    <w:rsid w:val="00652D6F"/>
    <w:rsid w:val="00652DA5"/>
    <w:rsid w:val="00652EBD"/>
    <w:rsid w:val="0065314C"/>
    <w:rsid w:val="0065352E"/>
    <w:rsid w:val="006538B9"/>
    <w:rsid w:val="006539E1"/>
    <w:rsid w:val="00653A7F"/>
    <w:rsid w:val="00653ADD"/>
    <w:rsid w:val="00653ED7"/>
    <w:rsid w:val="0065403D"/>
    <w:rsid w:val="00654068"/>
    <w:rsid w:val="006541C6"/>
    <w:rsid w:val="0065475C"/>
    <w:rsid w:val="00654934"/>
    <w:rsid w:val="00654A08"/>
    <w:rsid w:val="00654D8B"/>
    <w:rsid w:val="006554EE"/>
    <w:rsid w:val="00655540"/>
    <w:rsid w:val="006555B1"/>
    <w:rsid w:val="00655821"/>
    <w:rsid w:val="00655B9C"/>
    <w:rsid w:val="00655C3C"/>
    <w:rsid w:val="00655D40"/>
    <w:rsid w:val="00655DCD"/>
    <w:rsid w:val="00655F3F"/>
    <w:rsid w:val="00656020"/>
    <w:rsid w:val="006564CC"/>
    <w:rsid w:val="006564F6"/>
    <w:rsid w:val="006568A9"/>
    <w:rsid w:val="006569A3"/>
    <w:rsid w:val="00656A21"/>
    <w:rsid w:val="00656ABA"/>
    <w:rsid w:val="00656B6C"/>
    <w:rsid w:val="00656C1A"/>
    <w:rsid w:val="00656E8E"/>
    <w:rsid w:val="00656F0A"/>
    <w:rsid w:val="00656FFA"/>
    <w:rsid w:val="0065702F"/>
    <w:rsid w:val="0065708E"/>
    <w:rsid w:val="006571FB"/>
    <w:rsid w:val="006574C0"/>
    <w:rsid w:val="0065781B"/>
    <w:rsid w:val="00657871"/>
    <w:rsid w:val="0065788E"/>
    <w:rsid w:val="006579E0"/>
    <w:rsid w:val="00657C18"/>
    <w:rsid w:val="00657C67"/>
    <w:rsid w:val="00657E86"/>
    <w:rsid w:val="00657EE8"/>
    <w:rsid w:val="00660075"/>
    <w:rsid w:val="0066012B"/>
    <w:rsid w:val="006602D8"/>
    <w:rsid w:val="00660439"/>
    <w:rsid w:val="00660781"/>
    <w:rsid w:val="00660A6F"/>
    <w:rsid w:val="00660BA4"/>
    <w:rsid w:val="00660D31"/>
    <w:rsid w:val="00661036"/>
    <w:rsid w:val="00661052"/>
    <w:rsid w:val="00661272"/>
    <w:rsid w:val="006613CD"/>
    <w:rsid w:val="00661475"/>
    <w:rsid w:val="00661507"/>
    <w:rsid w:val="00661546"/>
    <w:rsid w:val="006615B9"/>
    <w:rsid w:val="006615CE"/>
    <w:rsid w:val="0066161E"/>
    <w:rsid w:val="00661659"/>
    <w:rsid w:val="0066165C"/>
    <w:rsid w:val="0066165D"/>
    <w:rsid w:val="006617A2"/>
    <w:rsid w:val="0066197A"/>
    <w:rsid w:val="006619D3"/>
    <w:rsid w:val="00661AFF"/>
    <w:rsid w:val="00661B18"/>
    <w:rsid w:val="00661C26"/>
    <w:rsid w:val="00661D5D"/>
    <w:rsid w:val="00661FD0"/>
    <w:rsid w:val="00662038"/>
    <w:rsid w:val="0066229A"/>
    <w:rsid w:val="006623EB"/>
    <w:rsid w:val="0066292A"/>
    <w:rsid w:val="0066293A"/>
    <w:rsid w:val="00662A62"/>
    <w:rsid w:val="00662D57"/>
    <w:rsid w:val="00662F34"/>
    <w:rsid w:val="0066312D"/>
    <w:rsid w:val="006631C5"/>
    <w:rsid w:val="00663279"/>
    <w:rsid w:val="00663367"/>
    <w:rsid w:val="00663528"/>
    <w:rsid w:val="00663562"/>
    <w:rsid w:val="00663598"/>
    <w:rsid w:val="006635ED"/>
    <w:rsid w:val="006638E4"/>
    <w:rsid w:val="006638F0"/>
    <w:rsid w:val="00663982"/>
    <w:rsid w:val="00663A56"/>
    <w:rsid w:val="00663CFF"/>
    <w:rsid w:val="00663EDC"/>
    <w:rsid w:val="00663FDA"/>
    <w:rsid w:val="0066426B"/>
    <w:rsid w:val="00664274"/>
    <w:rsid w:val="00664443"/>
    <w:rsid w:val="00664987"/>
    <w:rsid w:val="00664CDB"/>
    <w:rsid w:val="00664D65"/>
    <w:rsid w:val="0066517D"/>
    <w:rsid w:val="006653BC"/>
    <w:rsid w:val="00665416"/>
    <w:rsid w:val="006656B7"/>
    <w:rsid w:val="00665777"/>
    <w:rsid w:val="00665786"/>
    <w:rsid w:val="00665827"/>
    <w:rsid w:val="006658A4"/>
    <w:rsid w:val="006658FE"/>
    <w:rsid w:val="006659D8"/>
    <w:rsid w:val="00665A76"/>
    <w:rsid w:val="00665B1B"/>
    <w:rsid w:val="00666024"/>
    <w:rsid w:val="00666096"/>
    <w:rsid w:val="006660E3"/>
    <w:rsid w:val="00666166"/>
    <w:rsid w:val="006663A5"/>
    <w:rsid w:val="006663BA"/>
    <w:rsid w:val="006663F1"/>
    <w:rsid w:val="00666509"/>
    <w:rsid w:val="006665A2"/>
    <w:rsid w:val="006665A4"/>
    <w:rsid w:val="00666731"/>
    <w:rsid w:val="006667B1"/>
    <w:rsid w:val="00666A63"/>
    <w:rsid w:val="00666B95"/>
    <w:rsid w:val="00666C12"/>
    <w:rsid w:val="0066710D"/>
    <w:rsid w:val="00667238"/>
    <w:rsid w:val="00667523"/>
    <w:rsid w:val="00667E04"/>
    <w:rsid w:val="00667EC1"/>
    <w:rsid w:val="00670089"/>
    <w:rsid w:val="006705F1"/>
    <w:rsid w:val="006708FA"/>
    <w:rsid w:val="00670D66"/>
    <w:rsid w:val="00670D90"/>
    <w:rsid w:val="00670E21"/>
    <w:rsid w:val="00670E36"/>
    <w:rsid w:val="0067105F"/>
    <w:rsid w:val="00671096"/>
    <w:rsid w:val="0067115E"/>
    <w:rsid w:val="00671270"/>
    <w:rsid w:val="006712BD"/>
    <w:rsid w:val="006714A5"/>
    <w:rsid w:val="0067169C"/>
    <w:rsid w:val="00671702"/>
    <w:rsid w:val="00671B95"/>
    <w:rsid w:val="00671F96"/>
    <w:rsid w:val="006720DA"/>
    <w:rsid w:val="006720F8"/>
    <w:rsid w:val="006721E3"/>
    <w:rsid w:val="00672392"/>
    <w:rsid w:val="0067247D"/>
    <w:rsid w:val="0067258B"/>
    <w:rsid w:val="006727BA"/>
    <w:rsid w:val="00672819"/>
    <w:rsid w:val="006729BB"/>
    <w:rsid w:val="00672C12"/>
    <w:rsid w:val="00672E54"/>
    <w:rsid w:val="006730B0"/>
    <w:rsid w:val="0067346C"/>
    <w:rsid w:val="006738C0"/>
    <w:rsid w:val="006739EB"/>
    <w:rsid w:val="00673CD6"/>
    <w:rsid w:val="0067402C"/>
    <w:rsid w:val="006740C4"/>
    <w:rsid w:val="00674242"/>
    <w:rsid w:val="00674278"/>
    <w:rsid w:val="00674497"/>
    <w:rsid w:val="006748C3"/>
    <w:rsid w:val="00674952"/>
    <w:rsid w:val="006749BB"/>
    <w:rsid w:val="00674FC9"/>
    <w:rsid w:val="0067543C"/>
    <w:rsid w:val="006755DE"/>
    <w:rsid w:val="0067595C"/>
    <w:rsid w:val="00675A7C"/>
    <w:rsid w:val="00675E08"/>
    <w:rsid w:val="00675FE4"/>
    <w:rsid w:val="0067600B"/>
    <w:rsid w:val="0067607A"/>
    <w:rsid w:val="006763FD"/>
    <w:rsid w:val="00676489"/>
    <w:rsid w:val="006764BC"/>
    <w:rsid w:val="006764CC"/>
    <w:rsid w:val="00676743"/>
    <w:rsid w:val="006769F0"/>
    <w:rsid w:val="00676F9B"/>
    <w:rsid w:val="0067769C"/>
    <w:rsid w:val="006776EE"/>
    <w:rsid w:val="00677776"/>
    <w:rsid w:val="00677983"/>
    <w:rsid w:val="00677B75"/>
    <w:rsid w:val="00677E6F"/>
    <w:rsid w:val="00677EA0"/>
    <w:rsid w:val="0067CDA8"/>
    <w:rsid w:val="00680086"/>
    <w:rsid w:val="006800F9"/>
    <w:rsid w:val="00680198"/>
    <w:rsid w:val="0068020E"/>
    <w:rsid w:val="0068031A"/>
    <w:rsid w:val="00680424"/>
    <w:rsid w:val="0068068A"/>
    <w:rsid w:val="0068071B"/>
    <w:rsid w:val="00680851"/>
    <w:rsid w:val="00680C0E"/>
    <w:rsid w:val="00680CA7"/>
    <w:rsid w:val="00680FA5"/>
    <w:rsid w:val="006811CE"/>
    <w:rsid w:val="00681B81"/>
    <w:rsid w:val="00681CB8"/>
    <w:rsid w:val="00681D54"/>
    <w:rsid w:val="0068235E"/>
    <w:rsid w:val="00682482"/>
    <w:rsid w:val="0068255D"/>
    <w:rsid w:val="0068263A"/>
    <w:rsid w:val="00682762"/>
    <w:rsid w:val="0068279C"/>
    <w:rsid w:val="006828C2"/>
    <w:rsid w:val="00682A65"/>
    <w:rsid w:val="00682BEA"/>
    <w:rsid w:val="00682C9F"/>
    <w:rsid w:val="00682D90"/>
    <w:rsid w:val="00682E1C"/>
    <w:rsid w:val="0068312C"/>
    <w:rsid w:val="0068358C"/>
    <w:rsid w:val="00683592"/>
    <w:rsid w:val="0068388E"/>
    <w:rsid w:val="0068393E"/>
    <w:rsid w:val="00683F6A"/>
    <w:rsid w:val="00683F70"/>
    <w:rsid w:val="006843A1"/>
    <w:rsid w:val="00684924"/>
    <w:rsid w:val="006849BD"/>
    <w:rsid w:val="00684B76"/>
    <w:rsid w:val="00684E7E"/>
    <w:rsid w:val="0068513C"/>
    <w:rsid w:val="0068523D"/>
    <w:rsid w:val="00685308"/>
    <w:rsid w:val="00685355"/>
    <w:rsid w:val="00685464"/>
    <w:rsid w:val="006855A0"/>
    <w:rsid w:val="006855D7"/>
    <w:rsid w:val="00685614"/>
    <w:rsid w:val="00685958"/>
    <w:rsid w:val="00685BAB"/>
    <w:rsid w:val="00685E75"/>
    <w:rsid w:val="00685EA1"/>
    <w:rsid w:val="00685EBC"/>
    <w:rsid w:val="00685F22"/>
    <w:rsid w:val="006860BD"/>
    <w:rsid w:val="00686652"/>
    <w:rsid w:val="00686683"/>
    <w:rsid w:val="00686765"/>
    <w:rsid w:val="00686928"/>
    <w:rsid w:val="00686C34"/>
    <w:rsid w:val="00686D42"/>
    <w:rsid w:val="00686DE8"/>
    <w:rsid w:val="00686F9D"/>
    <w:rsid w:val="00687007"/>
    <w:rsid w:val="0068715D"/>
    <w:rsid w:val="006871C4"/>
    <w:rsid w:val="006871DE"/>
    <w:rsid w:val="00687503"/>
    <w:rsid w:val="00687A89"/>
    <w:rsid w:val="00687AF1"/>
    <w:rsid w:val="00687C9A"/>
    <w:rsid w:val="00687EEB"/>
    <w:rsid w:val="0069020B"/>
    <w:rsid w:val="00690659"/>
    <w:rsid w:val="00690906"/>
    <w:rsid w:val="006910B5"/>
    <w:rsid w:val="006910B9"/>
    <w:rsid w:val="006911DE"/>
    <w:rsid w:val="006912A1"/>
    <w:rsid w:val="00691396"/>
    <w:rsid w:val="0069149B"/>
    <w:rsid w:val="006917A3"/>
    <w:rsid w:val="0069211F"/>
    <w:rsid w:val="0069218F"/>
    <w:rsid w:val="006921B2"/>
    <w:rsid w:val="0069239B"/>
    <w:rsid w:val="006925C1"/>
    <w:rsid w:val="0069260B"/>
    <w:rsid w:val="006926A5"/>
    <w:rsid w:val="0069276C"/>
    <w:rsid w:val="00692861"/>
    <w:rsid w:val="006929E1"/>
    <w:rsid w:val="00692A2D"/>
    <w:rsid w:val="00692D7A"/>
    <w:rsid w:val="00692E86"/>
    <w:rsid w:val="00692FE0"/>
    <w:rsid w:val="0069308B"/>
    <w:rsid w:val="006930CE"/>
    <w:rsid w:val="00693586"/>
    <w:rsid w:val="006938A4"/>
    <w:rsid w:val="00693BE2"/>
    <w:rsid w:val="00693F62"/>
    <w:rsid w:val="0069416C"/>
    <w:rsid w:val="006941D1"/>
    <w:rsid w:val="0069458D"/>
    <w:rsid w:val="0069466B"/>
    <w:rsid w:val="00694738"/>
    <w:rsid w:val="00694AA9"/>
    <w:rsid w:val="00694AF9"/>
    <w:rsid w:val="00694D94"/>
    <w:rsid w:val="00694F79"/>
    <w:rsid w:val="0069505C"/>
    <w:rsid w:val="0069536C"/>
    <w:rsid w:val="0069544A"/>
    <w:rsid w:val="00695756"/>
    <w:rsid w:val="0069580D"/>
    <w:rsid w:val="00695949"/>
    <w:rsid w:val="00695B66"/>
    <w:rsid w:val="00695D19"/>
    <w:rsid w:val="006960C4"/>
    <w:rsid w:val="006962CE"/>
    <w:rsid w:val="00696ADC"/>
    <w:rsid w:val="00696BAB"/>
    <w:rsid w:val="00696CBE"/>
    <w:rsid w:val="006971D7"/>
    <w:rsid w:val="0069720B"/>
    <w:rsid w:val="00697C19"/>
    <w:rsid w:val="00697ED1"/>
    <w:rsid w:val="00697FAC"/>
    <w:rsid w:val="006A0077"/>
    <w:rsid w:val="006A00BB"/>
    <w:rsid w:val="006A02E5"/>
    <w:rsid w:val="006A03AC"/>
    <w:rsid w:val="006A04CD"/>
    <w:rsid w:val="006A066B"/>
    <w:rsid w:val="006A06AE"/>
    <w:rsid w:val="006A072F"/>
    <w:rsid w:val="006A07C7"/>
    <w:rsid w:val="006A09B6"/>
    <w:rsid w:val="006A0A8E"/>
    <w:rsid w:val="006A0C52"/>
    <w:rsid w:val="006A0C58"/>
    <w:rsid w:val="006A0CD6"/>
    <w:rsid w:val="006A0DAD"/>
    <w:rsid w:val="006A0F29"/>
    <w:rsid w:val="006A1074"/>
    <w:rsid w:val="006A11EC"/>
    <w:rsid w:val="006A140B"/>
    <w:rsid w:val="006A14B5"/>
    <w:rsid w:val="006A1570"/>
    <w:rsid w:val="006A1B40"/>
    <w:rsid w:val="006A1BDF"/>
    <w:rsid w:val="006A2041"/>
    <w:rsid w:val="006A20CC"/>
    <w:rsid w:val="006A21DC"/>
    <w:rsid w:val="006A24D9"/>
    <w:rsid w:val="006A286B"/>
    <w:rsid w:val="006A299B"/>
    <w:rsid w:val="006A29C7"/>
    <w:rsid w:val="006A2E36"/>
    <w:rsid w:val="006A2F3E"/>
    <w:rsid w:val="006A2FBD"/>
    <w:rsid w:val="006A30DC"/>
    <w:rsid w:val="006A33E3"/>
    <w:rsid w:val="006A341C"/>
    <w:rsid w:val="006A37C6"/>
    <w:rsid w:val="006A3C99"/>
    <w:rsid w:val="006A3E8C"/>
    <w:rsid w:val="006A3FB1"/>
    <w:rsid w:val="006A42AE"/>
    <w:rsid w:val="006A431F"/>
    <w:rsid w:val="006A450C"/>
    <w:rsid w:val="006A451A"/>
    <w:rsid w:val="006A4582"/>
    <w:rsid w:val="006A5489"/>
    <w:rsid w:val="006A5630"/>
    <w:rsid w:val="006A5719"/>
    <w:rsid w:val="006A5892"/>
    <w:rsid w:val="006A58F3"/>
    <w:rsid w:val="006A5944"/>
    <w:rsid w:val="006A5994"/>
    <w:rsid w:val="006A59D1"/>
    <w:rsid w:val="006A5B0C"/>
    <w:rsid w:val="006A5BF0"/>
    <w:rsid w:val="006A5C7A"/>
    <w:rsid w:val="006A5D77"/>
    <w:rsid w:val="006A62BD"/>
    <w:rsid w:val="006A649E"/>
    <w:rsid w:val="006A64CB"/>
    <w:rsid w:val="006A67A4"/>
    <w:rsid w:val="006A68B4"/>
    <w:rsid w:val="006A6A52"/>
    <w:rsid w:val="006A6C35"/>
    <w:rsid w:val="006A708B"/>
    <w:rsid w:val="006A71A5"/>
    <w:rsid w:val="006A725A"/>
    <w:rsid w:val="006A7271"/>
    <w:rsid w:val="006A7524"/>
    <w:rsid w:val="006A76F4"/>
    <w:rsid w:val="006A7781"/>
    <w:rsid w:val="006A79E0"/>
    <w:rsid w:val="006A7B90"/>
    <w:rsid w:val="006A7EBA"/>
    <w:rsid w:val="006B01C9"/>
    <w:rsid w:val="006B076C"/>
    <w:rsid w:val="006B07B4"/>
    <w:rsid w:val="006B09C2"/>
    <w:rsid w:val="006B0CA1"/>
    <w:rsid w:val="006B0CA8"/>
    <w:rsid w:val="006B1409"/>
    <w:rsid w:val="006B1518"/>
    <w:rsid w:val="006B151C"/>
    <w:rsid w:val="006B16DE"/>
    <w:rsid w:val="006B19D7"/>
    <w:rsid w:val="006B1A05"/>
    <w:rsid w:val="006B1B43"/>
    <w:rsid w:val="006B1CB6"/>
    <w:rsid w:val="006B1E44"/>
    <w:rsid w:val="006B1FE8"/>
    <w:rsid w:val="006B20FC"/>
    <w:rsid w:val="006B2351"/>
    <w:rsid w:val="006B236F"/>
    <w:rsid w:val="006B26B1"/>
    <w:rsid w:val="006B272A"/>
    <w:rsid w:val="006B2736"/>
    <w:rsid w:val="006B2849"/>
    <w:rsid w:val="006B2855"/>
    <w:rsid w:val="006B2AA2"/>
    <w:rsid w:val="006B2AED"/>
    <w:rsid w:val="006B2B3D"/>
    <w:rsid w:val="006B2C64"/>
    <w:rsid w:val="006B2D31"/>
    <w:rsid w:val="006B2D50"/>
    <w:rsid w:val="006B3307"/>
    <w:rsid w:val="006B3572"/>
    <w:rsid w:val="006B375F"/>
    <w:rsid w:val="006B392E"/>
    <w:rsid w:val="006B3AB2"/>
    <w:rsid w:val="006B3B0E"/>
    <w:rsid w:val="006B3C61"/>
    <w:rsid w:val="006B3DE7"/>
    <w:rsid w:val="006B3FF7"/>
    <w:rsid w:val="006B4075"/>
    <w:rsid w:val="006B4333"/>
    <w:rsid w:val="006B43B1"/>
    <w:rsid w:val="006B4445"/>
    <w:rsid w:val="006B444B"/>
    <w:rsid w:val="006B4649"/>
    <w:rsid w:val="006B4891"/>
    <w:rsid w:val="006B4BC4"/>
    <w:rsid w:val="006B4D1B"/>
    <w:rsid w:val="006B4DB7"/>
    <w:rsid w:val="006B4DCD"/>
    <w:rsid w:val="006B51FB"/>
    <w:rsid w:val="006B551A"/>
    <w:rsid w:val="006B5AF8"/>
    <w:rsid w:val="006B5B0F"/>
    <w:rsid w:val="006B5DAD"/>
    <w:rsid w:val="006B5DCB"/>
    <w:rsid w:val="006B5ED9"/>
    <w:rsid w:val="006B60C9"/>
    <w:rsid w:val="006B6120"/>
    <w:rsid w:val="006B618F"/>
    <w:rsid w:val="006B640A"/>
    <w:rsid w:val="006B6411"/>
    <w:rsid w:val="006B68F3"/>
    <w:rsid w:val="006B6CA0"/>
    <w:rsid w:val="006B6DF6"/>
    <w:rsid w:val="006B6E84"/>
    <w:rsid w:val="006B6EF5"/>
    <w:rsid w:val="006B6F1D"/>
    <w:rsid w:val="006B7077"/>
    <w:rsid w:val="006B7462"/>
    <w:rsid w:val="006B75B5"/>
    <w:rsid w:val="006B75E9"/>
    <w:rsid w:val="006B7654"/>
    <w:rsid w:val="006B778F"/>
    <w:rsid w:val="006B7993"/>
    <w:rsid w:val="006B7B5A"/>
    <w:rsid w:val="006B7E85"/>
    <w:rsid w:val="006C0001"/>
    <w:rsid w:val="006C0333"/>
    <w:rsid w:val="006C0592"/>
    <w:rsid w:val="006C074A"/>
    <w:rsid w:val="006C097E"/>
    <w:rsid w:val="006C0AAF"/>
    <w:rsid w:val="006C0C32"/>
    <w:rsid w:val="006C0F2F"/>
    <w:rsid w:val="006C1335"/>
    <w:rsid w:val="006C13FC"/>
    <w:rsid w:val="006C1704"/>
    <w:rsid w:val="006C1737"/>
    <w:rsid w:val="006C192B"/>
    <w:rsid w:val="006C1AB2"/>
    <w:rsid w:val="006C1C16"/>
    <w:rsid w:val="006C1CCC"/>
    <w:rsid w:val="006C1FBA"/>
    <w:rsid w:val="006C2211"/>
    <w:rsid w:val="006C2320"/>
    <w:rsid w:val="006C247F"/>
    <w:rsid w:val="006C258B"/>
    <w:rsid w:val="006C2633"/>
    <w:rsid w:val="006C2AAD"/>
    <w:rsid w:val="006C2BAB"/>
    <w:rsid w:val="006C2C8A"/>
    <w:rsid w:val="006C2D19"/>
    <w:rsid w:val="006C300E"/>
    <w:rsid w:val="006C31F4"/>
    <w:rsid w:val="006C3220"/>
    <w:rsid w:val="006C3380"/>
    <w:rsid w:val="006C36D1"/>
    <w:rsid w:val="006C37C6"/>
    <w:rsid w:val="006C37E8"/>
    <w:rsid w:val="006C383B"/>
    <w:rsid w:val="006C396D"/>
    <w:rsid w:val="006C3B35"/>
    <w:rsid w:val="006C3BF9"/>
    <w:rsid w:val="006C3C91"/>
    <w:rsid w:val="006C3CBA"/>
    <w:rsid w:val="006C3CF3"/>
    <w:rsid w:val="006C4044"/>
    <w:rsid w:val="006C43A0"/>
    <w:rsid w:val="006C4439"/>
    <w:rsid w:val="006C4548"/>
    <w:rsid w:val="006C4738"/>
    <w:rsid w:val="006C4740"/>
    <w:rsid w:val="006C49FA"/>
    <w:rsid w:val="006C515D"/>
    <w:rsid w:val="006C5171"/>
    <w:rsid w:val="006C5292"/>
    <w:rsid w:val="006C5430"/>
    <w:rsid w:val="006C556F"/>
    <w:rsid w:val="006C5675"/>
    <w:rsid w:val="006C59DE"/>
    <w:rsid w:val="006C5CE5"/>
    <w:rsid w:val="006C5CEF"/>
    <w:rsid w:val="006C5D14"/>
    <w:rsid w:val="006C61CD"/>
    <w:rsid w:val="006C623B"/>
    <w:rsid w:val="006C6291"/>
    <w:rsid w:val="006C655F"/>
    <w:rsid w:val="006C66E0"/>
    <w:rsid w:val="006C69C1"/>
    <w:rsid w:val="006C6A1E"/>
    <w:rsid w:val="006C6A84"/>
    <w:rsid w:val="006C6B57"/>
    <w:rsid w:val="006C6DE6"/>
    <w:rsid w:val="006C71E8"/>
    <w:rsid w:val="006C721D"/>
    <w:rsid w:val="006C7292"/>
    <w:rsid w:val="006C72A6"/>
    <w:rsid w:val="006C797F"/>
    <w:rsid w:val="006C7A31"/>
    <w:rsid w:val="006D013E"/>
    <w:rsid w:val="006D0431"/>
    <w:rsid w:val="006D06FB"/>
    <w:rsid w:val="006D0A7A"/>
    <w:rsid w:val="006D0A8B"/>
    <w:rsid w:val="006D0AC7"/>
    <w:rsid w:val="006D0CE5"/>
    <w:rsid w:val="006D0DF5"/>
    <w:rsid w:val="006D1122"/>
    <w:rsid w:val="006D174D"/>
    <w:rsid w:val="006D1ECD"/>
    <w:rsid w:val="006D1F04"/>
    <w:rsid w:val="006D1F5E"/>
    <w:rsid w:val="006D2058"/>
    <w:rsid w:val="006D2130"/>
    <w:rsid w:val="006D2132"/>
    <w:rsid w:val="006D217E"/>
    <w:rsid w:val="006D22B1"/>
    <w:rsid w:val="006D23A5"/>
    <w:rsid w:val="006D2645"/>
    <w:rsid w:val="006D2708"/>
    <w:rsid w:val="006D2812"/>
    <w:rsid w:val="006D28DC"/>
    <w:rsid w:val="006D2B80"/>
    <w:rsid w:val="006D2CB6"/>
    <w:rsid w:val="006D2D27"/>
    <w:rsid w:val="006D3878"/>
    <w:rsid w:val="006D398C"/>
    <w:rsid w:val="006D3C3F"/>
    <w:rsid w:val="006D3C52"/>
    <w:rsid w:val="006D3DCE"/>
    <w:rsid w:val="006D3F41"/>
    <w:rsid w:val="006D4316"/>
    <w:rsid w:val="006D4618"/>
    <w:rsid w:val="006D4783"/>
    <w:rsid w:val="006D4853"/>
    <w:rsid w:val="006D4949"/>
    <w:rsid w:val="006D4994"/>
    <w:rsid w:val="006D4AF0"/>
    <w:rsid w:val="006D4B90"/>
    <w:rsid w:val="006D4FBE"/>
    <w:rsid w:val="006D517F"/>
    <w:rsid w:val="006D52B1"/>
    <w:rsid w:val="006D5488"/>
    <w:rsid w:val="006D54F6"/>
    <w:rsid w:val="006D5544"/>
    <w:rsid w:val="006D55FF"/>
    <w:rsid w:val="006D589D"/>
    <w:rsid w:val="006D5F57"/>
    <w:rsid w:val="006D5FEA"/>
    <w:rsid w:val="006D6002"/>
    <w:rsid w:val="006D6293"/>
    <w:rsid w:val="006D62F1"/>
    <w:rsid w:val="006D62F4"/>
    <w:rsid w:val="006D664C"/>
    <w:rsid w:val="006D6A62"/>
    <w:rsid w:val="006D6AAE"/>
    <w:rsid w:val="006D6DD8"/>
    <w:rsid w:val="006D71BA"/>
    <w:rsid w:val="006D723E"/>
    <w:rsid w:val="006D73F2"/>
    <w:rsid w:val="006D7D23"/>
    <w:rsid w:val="006D7D5B"/>
    <w:rsid w:val="006D7DA7"/>
    <w:rsid w:val="006D7DA8"/>
    <w:rsid w:val="006E00AC"/>
    <w:rsid w:val="006E058A"/>
    <w:rsid w:val="006E06AA"/>
    <w:rsid w:val="006E0800"/>
    <w:rsid w:val="006E087D"/>
    <w:rsid w:val="006E08E8"/>
    <w:rsid w:val="006E097C"/>
    <w:rsid w:val="006E0985"/>
    <w:rsid w:val="006E0A84"/>
    <w:rsid w:val="006E0C1A"/>
    <w:rsid w:val="006E0EE6"/>
    <w:rsid w:val="006E0F23"/>
    <w:rsid w:val="006E0F5B"/>
    <w:rsid w:val="006E1308"/>
    <w:rsid w:val="006E13C2"/>
    <w:rsid w:val="006E156E"/>
    <w:rsid w:val="006E16F6"/>
    <w:rsid w:val="006E190F"/>
    <w:rsid w:val="006E1998"/>
    <w:rsid w:val="006E19CB"/>
    <w:rsid w:val="006E1A86"/>
    <w:rsid w:val="006E1EDD"/>
    <w:rsid w:val="006E1F3C"/>
    <w:rsid w:val="006E1F4D"/>
    <w:rsid w:val="006E1F91"/>
    <w:rsid w:val="006E2131"/>
    <w:rsid w:val="006E23A9"/>
    <w:rsid w:val="006E23AB"/>
    <w:rsid w:val="006E25B1"/>
    <w:rsid w:val="006E2C25"/>
    <w:rsid w:val="006E30F7"/>
    <w:rsid w:val="006E3224"/>
    <w:rsid w:val="006E348F"/>
    <w:rsid w:val="006E36F9"/>
    <w:rsid w:val="006E3B21"/>
    <w:rsid w:val="006E3C48"/>
    <w:rsid w:val="006E3F74"/>
    <w:rsid w:val="006E3F85"/>
    <w:rsid w:val="006E4027"/>
    <w:rsid w:val="006E45D6"/>
    <w:rsid w:val="006E4BAC"/>
    <w:rsid w:val="006E4CD9"/>
    <w:rsid w:val="006E4F8F"/>
    <w:rsid w:val="006E5213"/>
    <w:rsid w:val="006E532A"/>
    <w:rsid w:val="006E54A0"/>
    <w:rsid w:val="006E5616"/>
    <w:rsid w:val="006E56E2"/>
    <w:rsid w:val="006E5849"/>
    <w:rsid w:val="006E5BF5"/>
    <w:rsid w:val="006E5DAF"/>
    <w:rsid w:val="006E5E15"/>
    <w:rsid w:val="006E5E80"/>
    <w:rsid w:val="006E5F38"/>
    <w:rsid w:val="006E628A"/>
    <w:rsid w:val="006E6426"/>
    <w:rsid w:val="006E663D"/>
    <w:rsid w:val="006E6796"/>
    <w:rsid w:val="006E69F9"/>
    <w:rsid w:val="006E6A96"/>
    <w:rsid w:val="006E6CAC"/>
    <w:rsid w:val="006E6D6C"/>
    <w:rsid w:val="006E6DFE"/>
    <w:rsid w:val="006E6E49"/>
    <w:rsid w:val="006E7022"/>
    <w:rsid w:val="006E71BE"/>
    <w:rsid w:val="006E74E3"/>
    <w:rsid w:val="006E7595"/>
    <w:rsid w:val="006E75D6"/>
    <w:rsid w:val="006E761D"/>
    <w:rsid w:val="006E7828"/>
    <w:rsid w:val="006E789D"/>
    <w:rsid w:val="006E79A7"/>
    <w:rsid w:val="006E7AF3"/>
    <w:rsid w:val="006E7D49"/>
    <w:rsid w:val="006F0311"/>
    <w:rsid w:val="006F0358"/>
    <w:rsid w:val="006F0C64"/>
    <w:rsid w:val="006F0E95"/>
    <w:rsid w:val="006F0FBF"/>
    <w:rsid w:val="006F1254"/>
    <w:rsid w:val="006F1507"/>
    <w:rsid w:val="006F169A"/>
    <w:rsid w:val="006F17C5"/>
    <w:rsid w:val="006F18E5"/>
    <w:rsid w:val="006F1B9B"/>
    <w:rsid w:val="006F1E44"/>
    <w:rsid w:val="006F1E98"/>
    <w:rsid w:val="006F223C"/>
    <w:rsid w:val="006F2333"/>
    <w:rsid w:val="006F27E8"/>
    <w:rsid w:val="006F27FC"/>
    <w:rsid w:val="006F29E7"/>
    <w:rsid w:val="006F2D59"/>
    <w:rsid w:val="006F2D9E"/>
    <w:rsid w:val="006F2DB3"/>
    <w:rsid w:val="006F2E9D"/>
    <w:rsid w:val="006F325B"/>
    <w:rsid w:val="006F34FB"/>
    <w:rsid w:val="006F3546"/>
    <w:rsid w:val="006F37DE"/>
    <w:rsid w:val="006F38D7"/>
    <w:rsid w:val="006F3AFD"/>
    <w:rsid w:val="006F3DC0"/>
    <w:rsid w:val="006F3EC2"/>
    <w:rsid w:val="006F4058"/>
    <w:rsid w:val="006F4102"/>
    <w:rsid w:val="006F41C7"/>
    <w:rsid w:val="006F43AD"/>
    <w:rsid w:val="006F44F6"/>
    <w:rsid w:val="006F455A"/>
    <w:rsid w:val="006F4600"/>
    <w:rsid w:val="006F46AF"/>
    <w:rsid w:val="006F46DB"/>
    <w:rsid w:val="006F471A"/>
    <w:rsid w:val="006F472F"/>
    <w:rsid w:val="006F473F"/>
    <w:rsid w:val="006F4798"/>
    <w:rsid w:val="006F4A78"/>
    <w:rsid w:val="006F4D4A"/>
    <w:rsid w:val="006F4E33"/>
    <w:rsid w:val="006F4FFA"/>
    <w:rsid w:val="006F505C"/>
    <w:rsid w:val="006F5111"/>
    <w:rsid w:val="006F57F9"/>
    <w:rsid w:val="006F5818"/>
    <w:rsid w:val="006F581C"/>
    <w:rsid w:val="006F586D"/>
    <w:rsid w:val="006F5B6A"/>
    <w:rsid w:val="006F5B77"/>
    <w:rsid w:val="006F5E07"/>
    <w:rsid w:val="006F5FEA"/>
    <w:rsid w:val="006F6004"/>
    <w:rsid w:val="006F6024"/>
    <w:rsid w:val="006F6029"/>
    <w:rsid w:val="006F6099"/>
    <w:rsid w:val="006F618D"/>
    <w:rsid w:val="006F62F5"/>
    <w:rsid w:val="006F633C"/>
    <w:rsid w:val="006F6497"/>
    <w:rsid w:val="006F6610"/>
    <w:rsid w:val="006F67A1"/>
    <w:rsid w:val="006F689B"/>
    <w:rsid w:val="006F69BD"/>
    <w:rsid w:val="006F6AD5"/>
    <w:rsid w:val="006F6D97"/>
    <w:rsid w:val="006F7023"/>
    <w:rsid w:val="006F707C"/>
    <w:rsid w:val="006F726C"/>
    <w:rsid w:val="006F730A"/>
    <w:rsid w:val="006F745F"/>
    <w:rsid w:val="006F7591"/>
    <w:rsid w:val="006F77DF"/>
    <w:rsid w:val="006F77F6"/>
    <w:rsid w:val="006F7854"/>
    <w:rsid w:val="006F7867"/>
    <w:rsid w:val="006F7899"/>
    <w:rsid w:val="006F7AA6"/>
    <w:rsid w:val="006F7AB3"/>
    <w:rsid w:val="006F7B3D"/>
    <w:rsid w:val="006F7DCA"/>
    <w:rsid w:val="0070076D"/>
    <w:rsid w:val="007008D9"/>
    <w:rsid w:val="00700B2A"/>
    <w:rsid w:val="00700BB4"/>
    <w:rsid w:val="00700BC7"/>
    <w:rsid w:val="00700C97"/>
    <w:rsid w:val="00700CD9"/>
    <w:rsid w:val="00701071"/>
    <w:rsid w:val="007016D9"/>
    <w:rsid w:val="007017F6"/>
    <w:rsid w:val="0070187C"/>
    <w:rsid w:val="007019B9"/>
    <w:rsid w:val="00701F97"/>
    <w:rsid w:val="00702026"/>
    <w:rsid w:val="0070210E"/>
    <w:rsid w:val="007021AF"/>
    <w:rsid w:val="0070257B"/>
    <w:rsid w:val="00702616"/>
    <w:rsid w:val="007026C5"/>
    <w:rsid w:val="0070279A"/>
    <w:rsid w:val="00702842"/>
    <w:rsid w:val="00702B5A"/>
    <w:rsid w:val="00702FE9"/>
    <w:rsid w:val="0070321F"/>
    <w:rsid w:val="00703446"/>
    <w:rsid w:val="007037F2"/>
    <w:rsid w:val="007038DF"/>
    <w:rsid w:val="00703986"/>
    <w:rsid w:val="00703EFE"/>
    <w:rsid w:val="007041B5"/>
    <w:rsid w:val="007041BB"/>
    <w:rsid w:val="0070423F"/>
    <w:rsid w:val="007043CC"/>
    <w:rsid w:val="007045E3"/>
    <w:rsid w:val="0070461B"/>
    <w:rsid w:val="00704704"/>
    <w:rsid w:val="00704725"/>
    <w:rsid w:val="0070492B"/>
    <w:rsid w:val="00704A14"/>
    <w:rsid w:val="00704C8B"/>
    <w:rsid w:val="00704E1A"/>
    <w:rsid w:val="00704EA2"/>
    <w:rsid w:val="00705301"/>
    <w:rsid w:val="00705355"/>
    <w:rsid w:val="00705668"/>
    <w:rsid w:val="007057F2"/>
    <w:rsid w:val="00705810"/>
    <w:rsid w:val="0070588B"/>
    <w:rsid w:val="00705A66"/>
    <w:rsid w:val="00705B5C"/>
    <w:rsid w:val="00705E44"/>
    <w:rsid w:val="00706003"/>
    <w:rsid w:val="00706045"/>
    <w:rsid w:val="007062F8"/>
    <w:rsid w:val="00706398"/>
    <w:rsid w:val="007067FD"/>
    <w:rsid w:val="0070685A"/>
    <w:rsid w:val="00706916"/>
    <w:rsid w:val="0070692C"/>
    <w:rsid w:val="00706E03"/>
    <w:rsid w:val="0070715F"/>
    <w:rsid w:val="007074B5"/>
    <w:rsid w:val="007076CD"/>
    <w:rsid w:val="007078C4"/>
    <w:rsid w:val="0070791C"/>
    <w:rsid w:val="00707CF0"/>
    <w:rsid w:val="00707D2F"/>
    <w:rsid w:val="00707D69"/>
    <w:rsid w:val="00707D7C"/>
    <w:rsid w:val="00707D9D"/>
    <w:rsid w:val="00707E91"/>
    <w:rsid w:val="00707F46"/>
    <w:rsid w:val="00709D32"/>
    <w:rsid w:val="0070DAA4"/>
    <w:rsid w:val="007104C4"/>
    <w:rsid w:val="00710744"/>
    <w:rsid w:val="00710917"/>
    <w:rsid w:val="00710A85"/>
    <w:rsid w:val="00710B6C"/>
    <w:rsid w:val="00710E3D"/>
    <w:rsid w:val="00710F2F"/>
    <w:rsid w:val="0071125B"/>
    <w:rsid w:val="00711374"/>
    <w:rsid w:val="00711588"/>
    <w:rsid w:val="0071169B"/>
    <w:rsid w:val="00711949"/>
    <w:rsid w:val="00711C61"/>
    <w:rsid w:val="00711FD6"/>
    <w:rsid w:val="00712132"/>
    <w:rsid w:val="00712170"/>
    <w:rsid w:val="00712488"/>
    <w:rsid w:val="00712556"/>
    <w:rsid w:val="00712868"/>
    <w:rsid w:val="00712879"/>
    <w:rsid w:val="0071287A"/>
    <w:rsid w:val="007129BD"/>
    <w:rsid w:val="00712B53"/>
    <w:rsid w:val="00712C03"/>
    <w:rsid w:val="00712CD5"/>
    <w:rsid w:val="00712DE9"/>
    <w:rsid w:val="00712E75"/>
    <w:rsid w:val="00713272"/>
    <w:rsid w:val="007136EF"/>
    <w:rsid w:val="007137EF"/>
    <w:rsid w:val="00713893"/>
    <w:rsid w:val="00713918"/>
    <w:rsid w:val="00713A93"/>
    <w:rsid w:val="00713F28"/>
    <w:rsid w:val="00714158"/>
    <w:rsid w:val="007141F5"/>
    <w:rsid w:val="007144FE"/>
    <w:rsid w:val="0071457E"/>
    <w:rsid w:val="007145E3"/>
    <w:rsid w:val="007146F1"/>
    <w:rsid w:val="007147A0"/>
    <w:rsid w:val="007147DF"/>
    <w:rsid w:val="007148D3"/>
    <w:rsid w:val="00714951"/>
    <w:rsid w:val="00714CB7"/>
    <w:rsid w:val="00714D30"/>
    <w:rsid w:val="00714F04"/>
    <w:rsid w:val="00715121"/>
    <w:rsid w:val="007151E8"/>
    <w:rsid w:val="0071522E"/>
    <w:rsid w:val="0071524A"/>
    <w:rsid w:val="0071525B"/>
    <w:rsid w:val="007153C8"/>
    <w:rsid w:val="007154F9"/>
    <w:rsid w:val="007156F0"/>
    <w:rsid w:val="00715C77"/>
    <w:rsid w:val="00715F10"/>
    <w:rsid w:val="0071602E"/>
    <w:rsid w:val="00716217"/>
    <w:rsid w:val="007162BA"/>
    <w:rsid w:val="00716512"/>
    <w:rsid w:val="00716B3B"/>
    <w:rsid w:val="00716B5F"/>
    <w:rsid w:val="00716FC3"/>
    <w:rsid w:val="00717173"/>
    <w:rsid w:val="007172D8"/>
    <w:rsid w:val="007173C0"/>
    <w:rsid w:val="0071765A"/>
    <w:rsid w:val="0071775B"/>
    <w:rsid w:val="0071795B"/>
    <w:rsid w:val="00717961"/>
    <w:rsid w:val="00717BE8"/>
    <w:rsid w:val="00717C84"/>
    <w:rsid w:val="00717EFA"/>
    <w:rsid w:val="00720002"/>
    <w:rsid w:val="007200A9"/>
    <w:rsid w:val="00720297"/>
    <w:rsid w:val="00720329"/>
    <w:rsid w:val="00720765"/>
    <w:rsid w:val="00720A26"/>
    <w:rsid w:val="00720ECF"/>
    <w:rsid w:val="00721020"/>
    <w:rsid w:val="00721280"/>
    <w:rsid w:val="007214F3"/>
    <w:rsid w:val="00721709"/>
    <w:rsid w:val="0072177A"/>
    <w:rsid w:val="007219C8"/>
    <w:rsid w:val="00721ABA"/>
    <w:rsid w:val="00721ADF"/>
    <w:rsid w:val="00721DFB"/>
    <w:rsid w:val="00722046"/>
    <w:rsid w:val="007220AF"/>
    <w:rsid w:val="007220D4"/>
    <w:rsid w:val="00722554"/>
    <w:rsid w:val="007225F7"/>
    <w:rsid w:val="007229CB"/>
    <w:rsid w:val="00722BC7"/>
    <w:rsid w:val="00722BE7"/>
    <w:rsid w:val="00722D27"/>
    <w:rsid w:val="00723614"/>
    <w:rsid w:val="0072371D"/>
    <w:rsid w:val="00723801"/>
    <w:rsid w:val="00723848"/>
    <w:rsid w:val="00723B87"/>
    <w:rsid w:val="00723C04"/>
    <w:rsid w:val="00724071"/>
    <w:rsid w:val="0072412A"/>
    <w:rsid w:val="0072418B"/>
    <w:rsid w:val="00724329"/>
    <w:rsid w:val="0072446D"/>
    <w:rsid w:val="007245DE"/>
    <w:rsid w:val="007247ED"/>
    <w:rsid w:val="00724805"/>
    <w:rsid w:val="00724B43"/>
    <w:rsid w:val="00724B85"/>
    <w:rsid w:val="00724D00"/>
    <w:rsid w:val="00725112"/>
    <w:rsid w:val="007251B9"/>
    <w:rsid w:val="00725360"/>
    <w:rsid w:val="0072541E"/>
    <w:rsid w:val="00725975"/>
    <w:rsid w:val="00725A20"/>
    <w:rsid w:val="00725ACA"/>
    <w:rsid w:val="00725B9B"/>
    <w:rsid w:val="00725BDC"/>
    <w:rsid w:val="00725CA7"/>
    <w:rsid w:val="00725D1A"/>
    <w:rsid w:val="00725D27"/>
    <w:rsid w:val="00726056"/>
    <w:rsid w:val="00726059"/>
    <w:rsid w:val="00726247"/>
    <w:rsid w:val="007265AB"/>
    <w:rsid w:val="00726B2E"/>
    <w:rsid w:val="00726FB0"/>
    <w:rsid w:val="00726FF3"/>
    <w:rsid w:val="007270B8"/>
    <w:rsid w:val="007271CB"/>
    <w:rsid w:val="007275EF"/>
    <w:rsid w:val="00727862"/>
    <w:rsid w:val="00727AF0"/>
    <w:rsid w:val="00727BB1"/>
    <w:rsid w:val="00727E87"/>
    <w:rsid w:val="00727FB9"/>
    <w:rsid w:val="00730220"/>
    <w:rsid w:val="00730302"/>
    <w:rsid w:val="00730394"/>
    <w:rsid w:val="00730489"/>
    <w:rsid w:val="007304B8"/>
    <w:rsid w:val="007305AA"/>
    <w:rsid w:val="007305CB"/>
    <w:rsid w:val="00730625"/>
    <w:rsid w:val="00730C40"/>
    <w:rsid w:val="00730CAB"/>
    <w:rsid w:val="00730D38"/>
    <w:rsid w:val="00730E0B"/>
    <w:rsid w:val="00731087"/>
    <w:rsid w:val="007310C2"/>
    <w:rsid w:val="007310DC"/>
    <w:rsid w:val="007311C5"/>
    <w:rsid w:val="0073125C"/>
    <w:rsid w:val="0073127F"/>
    <w:rsid w:val="007312F3"/>
    <w:rsid w:val="00731497"/>
    <w:rsid w:val="007315B3"/>
    <w:rsid w:val="00731689"/>
    <w:rsid w:val="007316D3"/>
    <w:rsid w:val="00731804"/>
    <w:rsid w:val="00731918"/>
    <w:rsid w:val="00731CFC"/>
    <w:rsid w:val="00731FBA"/>
    <w:rsid w:val="00731FD4"/>
    <w:rsid w:val="0073217E"/>
    <w:rsid w:val="007321DF"/>
    <w:rsid w:val="00732302"/>
    <w:rsid w:val="00732853"/>
    <w:rsid w:val="00732A44"/>
    <w:rsid w:val="00732AD5"/>
    <w:rsid w:val="00732AEE"/>
    <w:rsid w:val="00732B3F"/>
    <w:rsid w:val="007330DA"/>
    <w:rsid w:val="0073318F"/>
    <w:rsid w:val="0073335B"/>
    <w:rsid w:val="00733462"/>
    <w:rsid w:val="00733503"/>
    <w:rsid w:val="007335D9"/>
    <w:rsid w:val="00733601"/>
    <w:rsid w:val="00733647"/>
    <w:rsid w:val="007339BF"/>
    <w:rsid w:val="00733A10"/>
    <w:rsid w:val="00733AE8"/>
    <w:rsid w:val="00733B49"/>
    <w:rsid w:val="00733BCB"/>
    <w:rsid w:val="00733C19"/>
    <w:rsid w:val="00733D00"/>
    <w:rsid w:val="0073409F"/>
    <w:rsid w:val="0073422E"/>
    <w:rsid w:val="007346C0"/>
    <w:rsid w:val="007347FF"/>
    <w:rsid w:val="00734BE8"/>
    <w:rsid w:val="00734CF7"/>
    <w:rsid w:val="00734D9C"/>
    <w:rsid w:val="007350A9"/>
    <w:rsid w:val="007351FA"/>
    <w:rsid w:val="00735600"/>
    <w:rsid w:val="00735BAE"/>
    <w:rsid w:val="00735D01"/>
    <w:rsid w:val="00736233"/>
    <w:rsid w:val="00736337"/>
    <w:rsid w:val="007363DE"/>
    <w:rsid w:val="007367E3"/>
    <w:rsid w:val="00736833"/>
    <w:rsid w:val="00736F6A"/>
    <w:rsid w:val="00736FF1"/>
    <w:rsid w:val="007370E0"/>
    <w:rsid w:val="0073726B"/>
    <w:rsid w:val="007373C8"/>
    <w:rsid w:val="00737421"/>
    <w:rsid w:val="0073768F"/>
    <w:rsid w:val="007378A0"/>
    <w:rsid w:val="00737989"/>
    <w:rsid w:val="00737A17"/>
    <w:rsid w:val="00737C0C"/>
    <w:rsid w:val="00737D51"/>
    <w:rsid w:val="0073C930"/>
    <w:rsid w:val="0074015B"/>
    <w:rsid w:val="00740322"/>
    <w:rsid w:val="007406E5"/>
    <w:rsid w:val="0074073C"/>
    <w:rsid w:val="00740A27"/>
    <w:rsid w:val="00740B89"/>
    <w:rsid w:val="00740EE8"/>
    <w:rsid w:val="00741107"/>
    <w:rsid w:val="00741353"/>
    <w:rsid w:val="007413B4"/>
    <w:rsid w:val="00741523"/>
    <w:rsid w:val="00741718"/>
    <w:rsid w:val="00741A22"/>
    <w:rsid w:val="00741BB8"/>
    <w:rsid w:val="00741BBD"/>
    <w:rsid w:val="00741CD2"/>
    <w:rsid w:val="00741F56"/>
    <w:rsid w:val="00741F8E"/>
    <w:rsid w:val="00742078"/>
    <w:rsid w:val="00742276"/>
    <w:rsid w:val="007422F6"/>
    <w:rsid w:val="0074290E"/>
    <w:rsid w:val="007429F6"/>
    <w:rsid w:val="00742A76"/>
    <w:rsid w:val="00742C89"/>
    <w:rsid w:val="00743027"/>
    <w:rsid w:val="007430EB"/>
    <w:rsid w:val="00743309"/>
    <w:rsid w:val="0074355D"/>
    <w:rsid w:val="00743695"/>
    <w:rsid w:val="007436DE"/>
    <w:rsid w:val="00743E62"/>
    <w:rsid w:val="00744392"/>
    <w:rsid w:val="00744406"/>
    <w:rsid w:val="00744481"/>
    <w:rsid w:val="00744855"/>
    <w:rsid w:val="0074487A"/>
    <w:rsid w:val="00744945"/>
    <w:rsid w:val="00744A43"/>
    <w:rsid w:val="00744A5B"/>
    <w:rsid w:val="00744B14"/>
    <w:rsid w:val="00744CC3"/>
    <w:rsid w:val="00744F18"/>
    <w:rsid w:val="00744FD0"/>
    <w:rsid w:val="00745009"/>
    <w:rsid w:val="007452A3"/>
    <w:rsid w:val="0074557A"/>
    <w:rsid w:val="007455B1"/>
    <w:rsid w:val="007455CD"/>
    <w:rsid w:val="007457D3"/>
    <w:rsid w:val="007458D8"/>
    <w:rsid w:val="007459FD"/>
    <w:rsid w:val="00745F01"/>
    <w:rsid w:val="00745FFF"/>
    <w:rsid w:val="007461F1"/>
    <w:rsid w:val="0074635C"/>
    <w:rsid w:val="007463AC"/>
    <w:rsid w:val="0074640C"/>
    <w:rsid w:val="0074651E"/>
    <w:rsid w:val="007465B8"/>
    <w:rsid w:val="00746679"/>
    <w:rsid w:val="007469FF"/>
    <w:rsid w:val="00746B73"/>
    <w:rsid w:val="00746BC9"/>
    <w:rsid w:val="00746F0E"/>
    <w:rsid w:val="00747022"/>
    <w:rsid w:val="0074707B"/>
    <w:rsid w:val="007471DB"/>
    <w:rsid w:val="007471DE"/>
    <w:rsid w:val="00747318"/>
    <w:rsid w:val="007477EA"/>
    <w:rsid w:val="007479E4"/>
    <w:rsid w:val="00747A6A"/>
    <w:rsid w:val="00747E7B"/>
    <w:rsid w:val="00747FCE"/>
    <w:rsid w:val="00750111"/>
    <w:rsid w:val="007503C2"/>
    <w:rsid w:val="007504CB"/>
    <w:rsid w:val="007505A6"/>
    <w:rsid w:val="007507DD"/>
    <w:rsid w:val="007507EB"/>
    <w:rsid w:val="00750920"/>
    <w:rsid w:val="007509BC"/>
    <w:rsid w:val="007509CA"/>
    <w:rsid w:val="0075107D"/>
    <w:rsid w:val="00751426"/>
    <w:rsid w:val="007516F4"/>
    <w:rsid w:val="00751879"/>
    <w:rsid w:val="00751A15"/>
    <w:rsid w:val="00751AD7"/>
    <w:rsid w:val="00751B2F"/>
    <w:rsid w:val="00751BCE"/>
    <w:rsid w:val="00751E35"/>
    <w:rsid w:val="00751ECD"/>
    <w:rsid w:val="00752307"/>
    <w:rsid w:val="007525C3"/>
    <w:rsid w:val="00752795"/>
    <w:rsid w:val="00752927"/>
    <w:rsid w:val="00752A61"/>
    <w:rsid w:val="00752B88"/>
    <w:rsid w:val="00752C8C"/>
    <w:rsid w:val="00752EFE"/>
    <w:rsid w:val="00752F90"/>
    <w:rsid w:val="00753092"/>
    <w:rsid w:val="00753268"/>
    <w:rsid w:val="0075331F"/>
    <w:rsid w:val="0075339F"/>
    <w:rsid w:val="00753533"/>
    <w:rsid w:val="0075378D"/>
    <w:rsid w:val="0075394F"/>
    <w:rsid w:val="00753A86"/>
    <w:rsid w:val="00753ACE"/>
    <w:rsid w:val="00753AED"/>
    <w:rsid w:val="00753C4C"/>
    <w:rsid w:val="00753CA6"/>
    <w:rsid w:val="00753CE8"/>
    <w:rsid w:val="00753FA5"/>
    <w:rsid w:val="0075407A"/>
    <w:rsid w:val="00754252"/>
    <w:rsid w:val="007547A9"/>
    <w:rsid w:val="00754805"/>
    <w:rsid w:val="007549A4"/>
    <w:rsid w:val="00754C14"/>
    <w:rsid w:val="00754F8D"/>
    <w:rsid w:val="0075511C"/>
    <w:rsid w:val="00755348"/>
    <w:rsid w:val="0075543B"/>
    <w:rsid w:val="00755514"/>
    <w:rsid w:val="00755754"/>
    <w:rsid w:val="007557B3"/>
    <w:rsid w:val="0075582A"/>
    <w:rsid w:val="00755A03"/>
    <w:rsid w:val="00755FFF"/>
    <w:rsid w:val="007560BB"/>
    <w:rsid w:val="007562CB"/>
    <w:rsid w:val="007564CE"/>
    <w:rsid w:val="007568B3"/>
    <w:rsid w:val="00756BAE"/>
    <w:rsid w:val="00756DD6"/>
    <w:rsid w:val="00756E25"/>
    <w:rsid w:val="00757002"/>
    <w:rsid w:val="007570B1"/>
    <w:rsid w:val="007570F7"/>
    <w:rsid w:val="0075717D"/>
    <w:rsid w:val="007571C1"/>
    <w:rsid w:val="00757536"/>
    <w:rsid w:val="00757704"/>
    <w:rsid w:val="00757767"/>
    <w:rsid w:val="00757787"/>
    <w:rsid w:val="007578E0"/>
    <w:rsid w:val="00757917"/>
    <w:rsid w:val="00757999"/>
    <w:rsid w:val="00757D1B"/>
    <w:rsid w:val="00760060"/>
    <w:rsid w:val="00760079"/>
    <w:rsid w:val="0076013B"/>
    <w:rsid w:val="00760172"/>
    <w:rsid w:val="007603EC"/>
    <w:rsid w:val="0076090E"/>
    <w:rsid w:val="00760B1B"/>
    <w:rsid w:val="00760BCF"/>
    <w:rsid w:val="00760D62"/>
    <w:rsid w:val="00760E7E"/>
    <w:rsid w:val="007612B6"/>
    <w:rsid w:val="00761698"/>
    <w:rsid w:val="007616F6"/>
    <w:rsid w:val="00761763"/>
    <w:rsid w:val="00761A83"/>
    <w:rsid w:val="00761AC2"/>
    <w:rsid w:val="00761B6D"/>
    <w:rsid w:val="00761D41"/>
    <w:rsid w:val="00761EEB"/>
    <w:rsid w:val="00761F4F"/>
    <w:rsid w:val="00761FCE"/>
    <w:rsid w:val="00761FD3"/>
    <w:rsid w:val="00761FE2"/>
    <w:rsid w:val="00762004"/>
    <w:rsid w:val="00762079"/>
    <w:rsid w:val="0076210D"/>
    <w:rsid w:val="007627C4"/>
    <w:rsid w:val="00762DF0"/>
    <w:rsid w:val="00762DF1"/>
    <w:rsid w:val="00762DFB"/>
    <w:rsid w:val="00762F4D"/>
    <w:rsid w:val="00762F83"/>
    <w:rsid w:val="00762FB2"/>
    <w:rsid w:val="00763002"/>
    <w:rsid w:val="007630BA"/>
    <w:rsid w:val="00763530"/>
    <w:rsid w:val="007636DD"/>
    <w:rsid w:val="00763A73"/>
    <w:rsid w:val="00763BD8"/>
    <w:rsid w:val="00763CA1"/>
    <w:rsid w:val="00763F30"/>
    <w:rsid w:val="00764028"/>
    <w:rsid w:val="00764103"/>
    <w:rsid w:val="00764406"/>
    <w:rsid w:val="00764833"/>
    <w:rsid w:val="007649AD"/>
    <w:rsid w:val="00764AF4"/>
    <w:rsid w:val="00764B6A"/>
    <w:rsid w:val="00764BCB"/>
    <w:rsid w:val="00764F7B"/>
    <w:rsid w:val="00765089"/>
    <w:rsid w:val="007654C3"/>
    <w:rsid w:val="00765528"/>
    <w:rsid w:val="00765A29"/>
    <w:rsid w:val="00765BBE"/>
    <w:rsid w:val="00765C1A"/>
    <w:rsid w:val="00765C77"/>
    <w:rsid w:val="00765E62"/>
    <w:rsid w:val="00766288"/>
    <w:rsid w:val="0076639B"/>
    <w:rsid w:val="007665C0"/>
    <w:rsid w:val="007666C8"/>
    <w:rsid w:val="00766919"/>
    <w:rsid w:val="00766941"/>
    <w:rsid w:val="007669A5"/>
    <w:rsid w:val="00766A99"/>
    <w:rsid w:val="00766AC4"/>
    <w:rsid w:val="00766C34"/>
    <w:rsid w:val="00766EA4"/>
    <w:rsid w:val="0076702D"/>
    <w:rsid w:val="0076738D"/>
    <w:rsid w:val="007674FD"/>
    <w:rsid w:val="00767595"/>
    <w:rsid w:val="007675F5"/>
    <w:rsid w:val="007676B1"/>
    <w:rsid w:val="007676EE"/>
    <w:rsid w:val="007677AF"/>
    <w:rsid w:val="007678BA"/>
    <w:rsid w:val="00767999"/>
    <w:rsid w:val="00767C35"/>
    <w:rsid w:val="00767E33"/>
    <w:rsid w:val="00767FA3"/>
    <w:rsid w:val="00767FAD"/>
    <w:rsid w:val="00767FEC"/>
    <w:rsid w:val="007705C3"/>
    <w:rsid w:val="00770BA2"/>
    <w:rsid w:val="00770F32"/>
    <w:rsid w:val="00770FDD"/>
    <w:rsid w:val="00771040"/>
    <w:rsid w:val="00771054"/>
    <w:rsid w:val="00771209"/>
    <w:rsid w:val="00771328"/>
    <w:rsid w:val="007713AE"/>
    <w:rsid w:val="00771419"/>
    <w:rsid w:val="007714C7"/>
    <w:rsid w:val="007717C7"/>
    <w:rsid w:val="00771964"/>
    <w:rsid w:val="00771988"/>
    <w:rsid w:val="007720B1"/>
    <w:rsid w:val="00772179"/>
    <w:rsid w:val="0077228E"/>
    <w:rsid w:val="00772369"/>
    <w:rsid w:val="007724E4"/>
    <w:rsid w:val="0077267F"/>
    <w:rsid w:val="007726AD"/>
    <w:rsid w:val="0077278B"/>
    <w:rsid w:val="0077278D"/>
    <w:rsid w:val="0077285E"/>
    <w:rsid w:val="00772CA6"/>
    <w:rsid w:val="00772EBD"/>
    <w:rsid w:val="00772EC0"/>
    <w:rsid w:val="0077316B"/>
    <w:rsid w:val="00773641"/>
    <w:rsid w:val="00773716"/>
    <w:rsid w:val="007738AA"/>
    <w:rsid w:val="007739C9"/>
    <w:rsid w:val="00773AB3"/>
    <w:rsid w:val="00773BAC"/>
    <w:rsid w:val="00773D5A"/>
    <w:rsid w:val="00773D5E"/>
    <w:rsid w:val="0077426F"/>
    <w:rsid w:val="007742A1"/>
    <w:rsid w:val="00774378"/>
    <w:rsid w:val="0077486B"/>
    <w:rsid w:val="007748E9"/>
    <w:rsid w:val="00774906"/>
    <w:rsid w:val="00774A6D"/>
    <w:rsid w:val="00774C2C"/>
    <w:rsid w:val="00774D30"/>
    <w:rsid w:val="00774FE8"/>
    <w:rsid w:val="007750DD"/>
    <w:rsid w:val="00775161"/>
    <w:rsid w:val="007758E9"/>
    <w:rsid w:val="00775B57"/>
    <w:rsid w:val="00775B9D"/>
    <w:rsid w:val="00775DDF"/>
    <w:rsid w:val="00775FD9"/>
    <w:rsid w:val="007760D8"/>
    <w:rsid w:val="00776361"/>
    <w:rsid w:val="00776388"/>
    <w:rsid w:val="00776390"/>
    <w:rsid w:val="007764A3"/>
    <w:rsid w:val="007764CF"/>
    <w:rsid w:val="007765D9"/>
    <w:rsid w:val="00776631"/>
    <w:rsid w:val="0077692E"/>
    <w:rsid w:val="00776933"/>
    <w:rsid w:val="00776E31"/>
    <w:rsid w:val="00777039"/>
    <w:rsid w:val="007771B8"/>
    <w:rsid w:val="007777D2"/>
    <w:rsid w:val="00780254"/>
    <w:rsid w:val="00780462"/>
    <w:rsid w:val="00780567"/>
    <w:rsid w:val="00780704"/>
    <w:rsid w:val="0078099D"/>
    <w:rsid w:val="00780DCB"/>
    <w:rsid w:val="00780EAF"/>
    <w:rsid w:val="00780F81"/>
    <w:rsid w:val="0078110C"/>
    <w:rsid w:val="007811AE"/>
    <w:rsid w:val="0078129B"/>
    <w:rsid w:val="007816D8"/>
    <w:rsid w:val="00781782"/>
    <w:rsid w:val="00781D5A"/>
    <w:rsid w:val="00782017"/>
    <w:rsid w:val="007820C8"/>
    <w:rsid w:val="007822A1"/>
    <w:rsid w:val="007822BB"/>
    <w:rsid w:val="00782467"/>
    <w:rsid w:val="00782928"/>
    <w:rsid w:val="0078296E"/>
    <w:rsid w:val="00782B29"/>
    <w:rsid w:val="00782E3D"/>
    <w:rsid w:val="00782FE0"/>
    <w:rsid w:val="00783127"/>
    <w:rsid w:val="00783284"/>
    <w:rsid w:val="007832EB"/>
    <w:rsid w:val="007834A1"/>
    <w:rsid w:val="0078361D"/>
    <w:rsid w:val="00783656"/>
    <w:rsid w:val="007836EE"/>
    <w:rsid w:val="00783773"/>
    <w:rsid w:val="00783B55"/>
    <w:rsid w:val="00783C1C"/>
    <w:rsid w:val="00783EB6"/>
    <w:rsid w:val="00783FE3"/>
    <w:rsid w:val="0078405D"/>
    <w:rsid w:val="007840F8"/>
    <w:rsid w:val="00784240"/>
    <w:rsid w:val="007844C6"/>
    <w:rsid w:val="00784820"/>
    <w:rsid w:val="00784B9D"/>
    <w:rsid w:val="00784E0A"/>
    <w:rsid w:val="00784E5D"/>
    <w:rsid w:val="0078534A"/>
    <w:rsid w:val="007854C4"/>
    <w:rsid w:val="00785506"/>
    <w:rsid w:val="007855FB"/>
    <w:rsid w:val="00785676"/>
    <w:rsid w:val="00785751"/>
    <w:rsid w:val="0078592D"/>
    <w:rsid w:val="00785B63"/>
    <w:rsid w:val="00785BCD"/>
    <w:rsid w:val="00785C20"/>
    <w:rsid w:val="00785F5C"/>
    <w:rsid w:val="00785F99"/>
    <w:rsid w:val="00785FDC"/>
    <w:rsid w:val="007865B6"/>
    <w:rsid w:val="007867E5"/>
    <w:rsid w:val="00786894"/>
    <w:rsid w:val="00786A53"/>
    <w:rsid w:val="00786B02"/>
    <w:rsid w:val="00786B77"/>
    <w:rsid w:val="00786C1D"/>
    <w:rsid w:val="00786CB2"/>
    <w:rsid w:val="00786EAD"/>
    <w:rsid w:val="00786FE2"/>
    <w:rsid w:val="007874A1"/>
    <w:rsid w:val="007876EB"/>
    <w:rsid w:val="007879A1"/>
    <w:rsid w:val="00787C71"/>
    <w:rsid w:val="0079017C"/>
    <w:rsid w:val="0079031F"/>
    <w:rsid w:val="00790619"/>
    <w:rsid w:val="0079080A"/>
    <w:rsid w:val="00790881"/>
    <w:rsid w:val="00790CB6"/>
    <w:rsid w:val="00790F3C"/>
    <w:rsid w:val="0079115C"/>
    <w:rsid w:val="007913C9"/>
    <w:rsid w:val="007916DC"/>
    <w:rsid w:val="0079176E"/>
    <w:rsid w:val="007919CD"/>
    <w:rsid w:val="00791AE3"/>
    <w:rsid w:val="00791BFB"/>
    <w:rsid w:val="00791D56"/>
    <w:rsid w:val="00791DAC"/>
    <w:rsid w:val="00791E73"/>
    <w:rsid w:val="00792127"/>
    <w:rsid w:val="00792138"/>
    <w:rsid w:val="0079214A"/>
    <w:rsid w:val="0079228D"/>
    <w:rsid w:val="007923D1"/>
    <w:rsid w:val="00792405"/>
    <w:rsid w:val="0079242A"/>
    <w:rsid w:val="0079297F"/>
    <w:rsid w:val="00792B75"/>
    <w:rsid w:val="00792E3C"/>
    <w:rsid w:val="00792FC4"/>
    <w:rsid w:val="0079313E"/>
    <w:rsid w:val="007931FB"/>
    <w:rsid w:val="007936A3"/>
    <w:rsid w:val="00793A51"/>
    <w:rsid w:val="00793C74"/>
    <w:rsid w:val="00793DCA"/>
    <w:rsid w:val="007940F5"/>
    <w:rsid w:val="007941C2"/>
    <w:rsid w:val="007943ED"/>
    <w:rsid w:val="00794433"/>
    <w:rsid w:val="00794AF1"/>
    <w:rsid w:val="00794D48"/>
    <w:rsid w:val="00794DC7"/>
    <w:rsid w:val="0079501D"/>
    <w:rsid w:val="0079521B"/>
    <w:rsid w:val="007953F6"/>
    <w:rsid w:val="00795687"/>
    <w:rsid w:val="00795712"/>
    <w:rsid w:val="00795827"/>
    <w:rsid w:val="00795856"/>
    <w:rsid w:val="00795944"/>
    <w:rsid w:val="00795D3D"/>
    <w:rsid w:val="00796718"/>
    <w:rsid w:val="00796BB4"/>
    <w:rsid w:val="00796CDF"/>
    <w:rsid w:val="00796CEA"/>
    <w:rsid w:val="00796DB9"/>
    <w:rsid w:val="00796EE5"/>
    <w:rsid w:val="00797302"/>
    <w:rsid w:val="00797352"/>
    <w:rsid w:val="00797376"/>
    <w:rsid w:val="0079753B"/>
    <w:rsid w:val="00797607"/>
    <w:rsid w:val="00797704"/>
    <w:rsid w:val="00797917"/>
    <w:rsid w:val="007A019E"/>
    <w:rsid w:val="007A04F7"/>
    <w:rsid w:val="007A06B4"/>
    <w:rsid w:val="007A084C"/>
    <w:rsid w:val="007A0E96"/>
    <w:rsid w:val="007A1040"/>
    <w:rsid w:val="007A1194"/>
    <w:rsid w:val="007A11B9"/>
    <w:rsid w:val="007A1555"/>
    <w:rsid w:val="007A1A74"/>
    <w:rsid w:val="007A2143"/>
    <w:rsid w:val="007A2253"/>
    <w:rsid w:val="007A256B"/>
    <w:rsid w:val="007A25BD"/>
    <w:rsid w:val="007A2A31"/>
    <w:rsid w:val="007A2A94"/>
    <w:rsid w:val="007A2F65"/>
    <w:rsid w:val="007A30B3"/>
    <w:rsid w:val="007A324D"/>
    <w:rsid w:val="007A38ED"/>
    <w:rsid w:val="007A3975"/>
    <w:rsid w:val="007A3A9A"/>
    <w:rsid w:val="007A3B1C"/>
    <w:rsid w:val="007A3E42"/>
    <w:rsid w:val="007A3FD5"/>
    <w:rsid w:val="007A40A4"/>
    <w:rsid w:val="007A40A5"/>
    <w:rsid w:val="007A4184"/>
    <w:rsid w:val="007A41B2"/>
    <w:rsid w:val="007A429E"/>
    <w:rsid w:val="007A43D4"/>
    <w:rsid w:val="007A44A1"/>
    <w:rsid w:val="007A461E"/>
    <w:rsid w:val="007A46E2"/>
    <w:rsid w:val="007A46F5"/>
    <w:rsid w:val="007A4967"/>
    <w:rsid w:val="007A49A4"/>
    <w:rsid w:val="007A4A2D"/>
    <w:rsid w:val="007A4A32"/>
    <w:rsid w:val="007A4B52"/>
    <w:rsid w:val="007A4E79"/>
    <w:rsid w:val="007A5137"/>
    <w:rsid w:val="007A5362"/>
    <w:rsid w:val="007A5384"/>
    <w:rsid w:val="007A5474"/>
    <w:rsid w:val="007A561F"/>
    <w:rsid w:val="007A57E0"/>
    <w:rsid w:val="007A5843"/>
    <w:rsid w:val="007A5A46"/>
    <w:rsid w:val="007A5A7F"/>
    <w:rsid w:val="007A5CA1"/>
    <w:rsid w:val="007A5EF8"/>
    <w:rsid w:val="007A60A2"/>
    <w:rsid w:val="007A63E6"/>
    <w:rsid w:val="007A643C"/>
    <w:rsid w:val="007A647B"/>
    <w:rsid w:val="007A6539"/>
    <w:rsid w:val="007A65A7"/>
    <w:rsid w:val="007A67CB"/>
    <w:rsid w:val="007A6933"/>
    <w:rsid w:val="007A6AEB"/>
    <w:rsid w:val="007A6C34"/>
    <w:rsid w:val="007A6D17"/>
    <w:rsid w:val="007A6F6D"/>
    <w:rsid w:val="007A7213"/>
    <w:rsid w:val="007A72FE"/>
    <w:rsid w:val="007A768F"/>
    <w:rsid w:val="007A7833"/>
    <w:rsid w:val="007A7F4B"/>
    <w:rsid w:val="007AF423"/>
    <w:rsid w:val="007B0050"/>
    <w:rsid w:val="007B01D1"/>
    <w:rsid w:val="007B01D8"/>
    <w:rsid w:val="007B033B"/>
    <w:rsid w:val="007B0647"/>
    <w:rsid w:val="007B06BA"/>
    <w:rsid w:val="007B0754"/>
    <w:rsid w:val="007B0AFD"/>
    <w:rsid w:val="007B0C49"/>
    <w:rsid w:val="007B0FB7"/>
    <w:rsid w:val="007B11BB"/>
    <w:rsid w:val="007B1309"/>
    <w:rsid w:val="007B138D"/>
    <w:rsid w:val="007B161E"/>
    <w:rsid w:val="007B16DF"/>
    <w:rsid w:val="007B16F9"/>
    <w:rsid w:val="007B1708"/>
    <w:rsid w:val="007B17BF"/>
    <w:rsid w:val="007B1968"/>
    <w:rsid w:val="007B1A0B"/>
    <w:rsid w:val="007B1C80"/>
    <w:rsid w:val="007B1D00"/>
    <w:rsid w:val="007B1D5D"/>
    <w:rsid w:val="007B1DAC"/>
    <w:rsid w:val="007B200F"/>
    <w:rsid w:val="007B2286"/>
    <w:rsid w:val="007B228A"/>
    <w:rsid w:val="007B23C0"/>
    <w:rsid w:val="007B2569"/>
    <w:rsid w:val="007B2712"/>
    <w:rsid w:val="007B287A"/>
    <w:rsid w:val="007B2A07"/>
    <w:rsid w:val="007B2B47"/>
    <w:rsid w:val="007B2B76"/>
    <w:rsid w:val="007B2E33"/>
    <w:rsid w:val="007B2E36"/>
    <w:rsid w:val="007B2F57"/>
    <w:rsid w:val="007B34E0"/>
    <w:rsid w:val="007B3592"/>
    <w:rsid w:val="007B37E9"/>
    <w:rsid w:val="007B3807"/>
    <w:rsid w:val="007B3830"/>
    <w:rsid w:val="007B3A85"/>
    <w:rsid w:val="007B3C5C"/>
    <w:rsid w:val="007B462E"/>
    <w:rsid w:val="007B4922"/>
    <w:rsid w:val="007B4D27"/>
    <w:rsid w:val="007B4D80"/>
    <w:rsid w:val="007B4DBE"/>
    <w:rsid w:val="007B4E9E"/>
    <w:rsid w:val="007B52EF"/>
    <w:rsid w:val="007B5354"/>
    <w:rsid w:val="007B53D2"/>
    <w:rsid w:val="007B53F6"/>
    <w:rsid w:val="007B56C9"/>
    <w:rsid w:val="007B57C0"/>
    <w:rsid w:val="007B5B60"/>
    <w:rsid w:val="007B5CC0"/>
    <w:rsid w:val="007B5EAD"/>
    <w:rsid w:val="007B5F13"/>
    <w:rsid w:val="007B5FFD"/>
    <w:rsid w:val="007B6503"/>
    <w:rsid w:val="007B663B"/>
    <w:rsid w:val="007B6703"/>
    <w:rsid w:val="007B6802"/>
    <w:rsid w:val="007B688F"/>
    <w:rsid w:val="007B6BCF"/>
    <w:rsid w:val="007B70D7"/>
    <w:rsid w:val="007B71C7"/>
    <w:rsid w:val="007B754E"/>
    <w:rsid w:val="007B76AE"/>
    <w:rsid w:val="007B7719"/>
    <w:rsid w:val="007B78AE"/>
    <w:rsid w:val="007B7B1C"/>
    <w:rsid w:val="007B7D39"/>
    <w:rsid w:val="007B7EA3"/>
    <w:rsid w:val="007B7EC3"/>
    <w:rsid w:val="007C0116"/>
    <w:rsid w:val="007C016C"/>
    <w:rsid w:val="007C047F"/>
    <w:rsid w:val="007C0526"/>
    <w:rsid w:val="007C08C9"/>
    <w:rsid w:val="007C0E9C"/>
    <w:rsid w:val="007C0F23"/>
    <w:rsid w:val="007C1052"/>
    <w:rsid w:val="007C10C0"/>
    <w:rsid w:val="007C117C"/>
    <w:rsid w:val="007C118B"/>
    <w:rsid w:val="007C13DE"/>
    <w:rsid w:val="007C1544"/>
    <w:rsid w:val="007C1604"/>
    <w:rsid w:val="007C1609"/>
    <w:rsid w:val="007C17D3"/>
    <w:rsid w:val="007C1896"/>
    <w:rsid w:val="007C19CE"/>
    <w:rsid w:val="007C1B95"/>
    <w:rsid w:val="007C1F72"/>
    <w:rsid w:val="007C207E"/>
    <w:rsid w:val="007C2583"/>
    <w:rsid w:val="007C2791"/>
    <w:rsid w:val="007C2C91"/>
    <w:rsid w:val="007C2D6F"/>
    <w:rsid w:val="007C2FC4"/>
    <w:rsid w:val="007C31EF"/>
    <w:rsid w:val="007C322E"/>
    <w:rsid w:val="007C340D"/>
    <w:rsid w:val="007C34F7"/>
    <w:rsid w:val="007C3A07"/>
    <w:rsid w:val="007C3E7A"/>
    <w:rsid w:val="007C40D5"/>
    <w:rsid w:val="007C40E5"/>
    <w:rsid w:val="007C41DB"/>
    <w:rsid w:val="007C4574"/>
    <w:rsid w:val="007C45AD"/>
    <w:rsid w:val="007C4A3C"/>
    <w:rsid w:val="007C4B9D"/>
    <w:rsid w:val="007C4BEA"/>
    <w:rsid w:val="007C4C9F"/>
    <w:rsid w:val="007C4E9C"/>
    <w:rsid w:val="007C5075"/>
    <w:rsid w:val="007C539F"/>
    <w:rsid w:val="007C53D2"/>
    <w:rsid w:val="007C5474"/>
    <w:rsid w:val="007C549A"/>
    <w:rsid w:val="007C556A"/>
    <w:rsid w:val="007C577D"/>
    <w:rsid w:val="007C581D"/>
    <w:rsid w:val="007C596D"/>
    <w:rsid w:val="007C5A4E"/>
    <w:rsid w:val="007C5E58"/>
    <w:rsid w:val="007C5EBA"/>
    <w:rsid w:val="007C653C"/>
    <w:rsid w:val="007C657C"/>
    <w:rsid w:val="007C66DC"/>
    <w:rsid w:val="007C67AB"/>
    <w:rsid w:val="007C67E6"/>
    <w:rsid w:val="007C685A"/>
    <w:rsid w:val="007C6AC0"/>
    <w:rsid w:val="007C6BD9"/>
    <w:rsid w:val="007C6C3E"/>
    <w:rsid w:val="007C6C4A"/>
    <w:rsid w:val="007C6C4D"/>
    <w:rsid w:val="007C6E5C"/>
    <w:rsid w:val="007C7051"/>
    <w:rsid w:val="007C70A4"/>
    <w:rsid w:val="007C71CC"/>
    <w:rsid w:val="007C7408"/>
    <w:rsid w:val="007C748F"/>
    <w:rsid w:val="007C75CB"/>
    <w:rsid w:val="007C7633"/>
    <w:rsid w:val="007C772F"/>
    <w:rsid w:val="007C7BF5"/>
    <w:rsid w:val="007C7CE8"/>
    <w:rsid w:val="007D0004"/>
    <w:rsid w:val="007D0259"/>
    <w:rsid w:val="007D0366"/>
    <w:rsid w:val="007D05A0"/>
    <w:rsid w:val="007D0683"/>
    <w:rsid w:val="007D082A"/>
    <w:rsid w:val="007D088D"/>
    <w:rsid w:val="007D0892"/>
    <w:rsid w:val="007D09F1"/>
    <w:rsid w:val="007D0C0C"/>
    <w:rsid w:val="007D0D51"/>
    <w:rsid w:val="007D130E"/>
    <w:rsid w:val="007D1494"/>
    <w:rsid w:val="007D1761"/>
    <w:rsid w:val="007D17F0"/>
    <w:rsid w:val="007D185F"/>
    <w:rsid w:val="007D1B8C"/>
    <w:rsid w:val="007D1C80"/>
    <w:rsid w:val="007D1D63"/>
    <w:rsid w:val="007D1F6F"/>
    <w:rsid w:val="007D207B"/>
    <w:rsid w:val="007D22A5"/>
    <w:rsid w:val="007D22E9"/>
    <w:rsid w:val="007D22F6"/>
    <w:rsid w:val="007D2434"/>
    <w:rsid w:val="007D253D"/>
    <w:rsid w:val="007D2553"/>
    <w:rsid w:val="007D26FC"/>
    <w:rsid w:val="007D2B05"/>
    <w:rsid w:val="007D2D50"/>
    <w:rsid w:val="007D2E31"/>
    <w:rsid w:val="007D2F61"/>
    <w:rsid w:val="007D2FD1"/>
    <w:rsid w:val="007D33F5"/>
    <w:rsid w:val="007D39B3"/>
    <w:rsid w:val="007D3D81"/>
    <w:rsid w:val="007D40C2"/>
    <w:rsid w:val="007D4147"/>
    <w:rsid w:val="007D434B"/>
    <w:rsid w:val="007D452B"/>
    <w:rsid w:val="007D45DD"/>
    <w:rsid w:val="007D45E0"/>
    <w:rsid w:val="007D4612"/>
    <w:rsid w:val="007D4725"/>
    <w:rsid w:val="007D495B"/>
    <w:rsid w:val="007D49DF"/>
    <w:rsid w:val="007D4B63"/>
    <w:rsid w:val="007D4B90"/>
    <w:rsid w:val="007D4CC6"/>
    <w:rsid w:val="007D53E5"/>
    <w:rsid w:val="007D5843"/>
    <w:rsid w:val="007D5AC4"/>
    <w:rsid w:val="007D5D43"/>
    <w:rsid w:val="007D5E48"/>
    <w:rsid w:val="007D5F5E"/>
    <w:rsid w:val="007D6126"/>
    <w:rsid w:val="007D6258"/>
    <w:rsid w:val="007D64F3"/>
    <w:rsid w:val="007D6652"/>
    <w:rsid w:val="007D66BC"/>
    <w:rsid w:val="007D67C5"/>
    <w:rsid w:val="007D68A1"/>
    <w:rsid w:val="007D6916"/>
    <w:rsid w:val="007D6AD3"/>
    <w:rsid w:val="007D6B82"/>
    <w:rsid w:val="007D6D3D"/>
    <w:rsid w:val="007D70B4"/>
    <w:rsid w:val="007D71D8"/>
    <w:rsid w:val="007D73C0"/>
    <w:rsid w:val="007D7709"/>
    <w:rsid w:val="007D7C9B"/>
    <w:rsid w:val="007D7E71"/>
    <w:rsid w:val="007D7F1C"/>
    <w:rsid w:val="007E0146"/>
    <w:rsid w:val="007E02E6"/>
    <w:rsid w:val="007E0458"/>
    <w:rsid w:val="007E04B4"/>
    <w:rsid w:val="007E04DC"/>
    <w:rsid w:val="007E0532"/>
    <w:rsid w:val="007E067D"/>
    <w:rsid w:val="007E082A"/>
    <w:rsid w:val="007E08E6"/>
    <w:rsid w:val="007E09E1"/>
    <w:rsid w:val="007E0A04"/>
    <w:rsid w:val="007E0D21"/>
    <w:rsid w:val="007E0EE1"/>
    <w:rsid w:val="007E11AB"/>
    <w:rsid w:val="007E12DE"/>
    <w:rsid w:val="007E130A"/>
    <w:rsid w:val="007E13D6"/>
    <w:rsid w:val="007E15E2"/>
    <w:rsid w:val="007E16E8"/>
    <w:rsid w:val="007E18BE"/>
    <w:rsid w:val="007E1B3A"/>
    <w:rsid w:val="007E1F91"/>
    <w:rsid w:val="007E1F98"/>
    <w:rsid w:val="007E2010"/>
    <w:rsid w:val="007E223B"/>
    <w:rsid w:val="007E22DF"/>
    <w:rsid w:val="007E23C1"/>
    <w:rsid w:val="007E23F1"/>
    <w:rsid w:val="007E25FD"/>
    <w:rsid w:val="007E29E5"/>
    <w:rsid w:val="007E2D6C"/>
    <w:rsid w:val="007E2F69"/>
    <w:rsid w:val="007E33A5"/>
    <w:rsid w:val="007E3703"/>
    <w:rsid w:val="007E3782"/>
    <w:rsid w:val="007E37DF"/>
    <w:rsid w:val="007E37EE"/>
    <w:rsid w:val="007E392D"/>
    <w:rsid w:val="007E39A2"/>
    <w:rsid w:val="007E39E2"/>
    <w:rsid w:val="007E3E5F"/>
    <w:rsid w:val="007E3F4A"/>
    <w:rsid w:val="007E4054"/>
    <w:rsid w:val="007E432C"/>
    <w:rsid w:val="007E4DE1"/>
    <w:rsid w:val="007E4EC1"/>
    <w:rsid w:val="007E4F87"/>
    <w:rsid w:val="007E538F"/>
    <w:rsid w:val="007E5612"/>
    <w:rsid w:val="007E5816"/>
    <w:rsid w:val="007E581F"/>
    <w:rsid w:val="007E5935"/>
    <w:rsid w:val="007E5AE6"/>
    <w:rsid w:val="007E5B50"/>
    <w:rsid w:val="007E5BA7"/>
    <w:rsid w:val="007E62FC"/>
    <w:rsid w:val="007E63EB"/>
    <w:rsid w:val="007E650F"/>
    <w:rsid w:val="007E67B2"/>
    <w:rsid w:val="007E69DA"/>
    <w:rsid w:val="007E6C1F"/>
    <w:rsid w:val="007E6D55"/>
    <w:rsid w:val="007E6D76"/>
    <w:rsid w:val="007E70E5"/>
    <w:rsid w:val="007E7325"/>
    <w:rsid w:val="007E734C"/>
    <w:rsid w:val="007E738C"/>
    <w:rsid w:val="007E75A8"/>
    <w:rsid w:val="007E7F73"/>
    <w:rsid w:val="007F00D8"/>
    <w:rsid w:val="007F0420"/>
    <w:rsid w:val="007F0479"/>
    <w:rsid w:val="007F0502"/>
    <w:rsid w:val="007F05D1"/>
    <w:rsid w:val="007F06A5"/>
    <w:rsid w:val="007F091C"/>
    <w:rsid w:val="007F0A10"/>
    <w:rsid w:val="007F0A4A"/>
    <w:rsid w:val="007F0B8E"/>
    <w:rsid w:val="007F0BDA"/>
    <w:rsid w:val="007F0C10"/>
    <w:rsid w:val="007F0E88"/>
    <w:rsid w:val="007F1238"/>
    <w:rsid w:val="007F1281"/>
    <w:rsid w:val="007F144F"/>
    <w:rsid w:val="007F154B"/>
    <w:rsid w:val="007F1592"/>
    <w:rsid w:val="007F16F8"/>
    <w:rsid w:val="007F179A"/>
    <w:rsid w:val="007F194A"/>
    <w:rsid w:val="007F19B4"/>
    <w:rsid w:val="007F1CEB"/>
    <w:rsid w:val="007F1CF6"/>
    <w:rsid w:val="007F1F33"/>
    <w:rsid w:val="007F223E"/>
    <w:rsid w:val="007F24A7"/>
    <w:rsid w:val="007F26AD"/>
    <w:rsid w:val="007F278A"/>
    <w:rsid w:val="007F2A15"/>
    <w:rsid w:val="007F2B2A"/>
    <w:rsid w:val="007F2D87"/>
    <w:rsid w:val="007F2EDA"/>
    <w:rsid w:val="007F2EEF"/>
    <w:rsid w:val="007F307C"/>
    <w:rsid w:val="007F30B8"/>
    <w:rsid w:val="007F31A1"/>
    <w:rsid w:val="007F3302"/>
    <w:rsid w:val="007F3325"/>
    <w:rsid w:val="007F3786"/>
    <w:rsid w:val="007F3900"/>
    <w:rsid w:val="007F3938"/>
    <w:rsid w:val="007F3AAB"/>
    <w:rsid w:val="007F3B61"/>
    <w:rsid w:val="007F3BA4"/>
    <w:rsid w:val="007F3D4C"/>
    <w:rsid w:val="007F3DF8"/>
    <w:rsid w:val="007F3FC8"/>
    <w:rsid w:val="007F408D"/>
    <w:rsid w:val="007F42AF"/>
    <w:rsid w:val="007F42D6"/>
    <w:rsid w:val="007F431A"/>
    <w:rsid w:val="007F4356"/>
    <w:rsid w:val="007F45AD"/>
    <w:rsid w:val="007F45FB"/>
    <w:rsid w:val="007F46B4"/>
    <w:rsid w:val="007F46DA"/>
    <w:rsid w:val="007F4D0B"/>
    <w:rsid w:val="007F4F70"/>
    <w:rsid w:val="007F4FDE"/>
    <w:rsid w:val="007F50DD"/>
    <w:rsid w:val="007F5305"/>
    <w:rsid w:val="007F53E9"/>
    <w:rsid w:val="007F55B4"/>
    <w:rsid w:val="007F5679"/>
    <w:rsid w:val="007F597F"/>
    <w:rsid w:val="007F59D3"/>
    <w:rsid w:val="007F5BBF"/>
    <w:rsid w:val="007F5D86"/>
    <w:rsid w:val="007F603A"/>
    <w:rsid w:val="007F6311"/>
    <w:rsid w:val="007F631C"/>
    <w:rsid w:val="007F664B"/>
    <w:rsid w:val="007F67D6"/>
    <w:rsid w:val="007F6D87"/>
    <w:rsid w:val="007F6ED8"/>
    <w:rsid w:val="007F6EEB"/>
    <w:rsid w:val="007F7091"/>
    <w:rsid w:val="007F7326"/>
    <w:rsid w:val="007F7565"/>
    <w:rsid w:val="007F76E7"/>
    <w:rsid w:val="007F7804"/>
    <w:rsid w:val="007F7870"/>
    <w:rsid w:val="007F7A3F"/>
    <w:rsid w:val="007F7C34"/>
    <w:rsid w:val="007F7D08"/>
    <w:rsid w:val="00800161"/>
    <w:rsid w:val="0080031F"/>
    <w:rsid w:val="008004EA"/>
    <w:rsid w:val="008006D9"/>
    <w:rsid w:val="0080079C"/>
    <w:rsid w:val="00800CCF"/>
    <w:rsid w:val="00800D50"/>
    <w:rsid w:val="00800D79"/>
    <w:rsid w:val="00800FD1"/>
    <w:rsid w:val="0080107D"/>
    <w:rsid w:val="0080123C"/>
    <w:rsid w:val="00801246"/>
    <w:rsid w:val="008012C9"/>
    <w:rsid w:val="00801334"/>
    <w:rsid w:val="008016E6"/>
    <w:rsid w:val="008017CB"/>
    <w:rsid w:val="008019C3"/>
    <w:rsid w:val="00801B4E"/>
    <w:rsid w:val="00801B9B"/>
    <w:rsid w:val="00801D26"/>
    <w:rsid w:val="00801E16"/>
    <w:rsid w:val="00801E5E"/>
    <w:rsid w:val="00801F32"/>
    <w:rsid w:val="00801FEC"/>
    <w:rsid w:val="008022B2"/>
    <w:rsid w:val="00802331"/>
    <w:rsid w:val="00802455"/>
    <w:rsid w:val="008025C8"/>
    <w:rsid w:val="00802B49"/>
    <w:rsid w:val="00802E12"/>
    <w:rsid w:val="00802F2A"/>
    <w:rsid w:val="00803026"/>
    <w:rsid w:val="00803369"/>
    <w:rsid w:val="00803509"/>
    <w:rsid w:val="00803727"/>
    <w:rsid w:val="008038B7"/>
    <w:rsid w:val="0080391A"/>
    <w:rsid w:val="0080392E"/>
    <w:rsid w:val="00803A5E"/>
    <w:rsid w:val="00803CEC"/>
    <w:rsid w:val="00803D96"/>
    <w:rsid w:val="00803E4B"/>
    <w:rsid w:val="00803F63"/>
    <w:rsid w:val="0080412B"/>
    <w:rsid w:val="00804186"/>
    <w:rsid w:val="008049C6"/>
    <w:rsid w:val="00804D62"/>
    <w:rsid w:val="00804FCE"/>
    <w:rsid w:val="008051C5"/>
    <w:rsid w:val="0080528C"/>
    <w:rsid w:val="008056A0"/>
    <w:rsid w:val="00805784"/>
    <w:rsid w:val="00805B76"/>
    <w:rsid w:val="00805B96"/>
    <w:rsid w:val="00805EFD"/>
    <w:rsid w:val="00805FB0"/>
    <w:rsid w:val="008060CD"/>
    <w:rsid w:val="0080628D"/>
    <w:rsid w:val="008062CE"/>
    <w:rsid w:val="00806496"/>
    <w:rsid w:val="00806580"/>
    <w:rsid w:val="008067D1"/>
    <w:rsid w:val="008067F4"/>
    <w:rsid w:val="008069CE"/>
    <w:rsid w:val="00806ACA"/>
    <w:rsid w:val="00806B66"/>
    <w:rsid w:val="00807140"/>
    <w:rsid w:val="00807327"/>
    <w:rsid w:val="008073AC"/>
    <w:rsid w:val="008074FD"/>
    <w:rsid w:val="00807512"/>
    <w:rsid w:val="0080775C"/>
    <w:rsid w:val="00807C8C"/>
    <w:rsid w:val="00807D5D"/>
    <w:rsid w:val="00807EF5"/>
    <w:rsid w:val="00810053"/>
    <w:rsid w:val="008100B4"/>
    <w:rsid w:val="00810361"/>
    <w:rsid w:val="00810853"/>
    <w:rsid w:val="0081090F"/>
    <w:rsid w:val="00810CF0"/>
    <w:rsid w:val="00810E97"/>
    <w:rsid w:val="00810EB4"/>
    <w:rsid w:val="00811009"/>
    <w:rsid w:val="00811104"/>
    <w:rsid w:val="008111CE"/>
    <w:rsid w:val="00811250"/>
    <w:rsid w:val="0081139D"/>
    <w:rsid w:val="008113B5"/>
    <w:rsid w:val="00811527"/>
    <w:rsid w:val="0081179C"/>
    <w:rsid w:val="00811C2F"/>
    <w:rsid w:val="00811E6D"/>
    <w:rsid w:val="0081208C"/>
    <w:rsid w:val="008120A4"/>
    <w:rsid w:val="0081227F"/>
    <w:rsid w:val="008122ED"/>
    <w:rsid w:val="008123F4"/>
    <w:rsid w:val="008123F8"/>
    <w:rsid w:val="0081243E"/>
    <w:rsid w:val="008124A9"/>
    <w:rsid w:val="00812572"/>
    <w:rsid w:val="008125C4"/>
    <w:rsid w:val="008125DE"/>
    <w:rsid w:val="008126DB"/>
    <w:rsid w:val="008128E6"/>
    <w:rsid w:val="00812944"/>
    <w:rsid w:val="00812A2A"/>
    <w:rsid w:val="00812B07"/>
    <w:rsid w:val="00812E17"/>
    <w:rsid w:val="00812FD3"/>
    <w:rsid w:val="008130D0"/>
    <w:rsid w:val="008132CD"/>
    <w:rsid w:val="008132EC"/>
    <w:rsid w:val="00813523"/>
    <w:rsid w:val="00813873"/>
    <w:rsid w:val="00813874"/>
    <w:rsid w:val="00813CDC"/>
    <w:rsid w:val="00813E3F"/>
    <w:rsid w:val="00813E8A"/>
    <w:rsid w:val="00813F50"/>
    <w:rsid w:val="00814059"/>
    <w:rsid w:val="008140F6"/>
    <w:rsid w:val="008144BD"/>
    <w:rsid w:val="00814644"/>
    <w:rsid w:val="008148CF"/>
    <w:rsid w:val="00814B5B"/>
    <w:rsid w:val="00814C50"/>
    <w:rsid w:val="008150A6"/>
    <w:rsid w:val="0081514C"/>
    <w:rsid w:val="00815451"/>
    <w:rsid w:val="0081568F"/>
    <w:rsid w:val="00815DAF"/>
    <w:rsid w:val="00815E65"/>
    <w:rsid w:val="00815E82"/>
    <w:rsid w:val="00815F9E"/>
    <w:rsid w:val="0081646F"/>
    <w:rsid w:val="008167CC"/>
    <w:rsid w:val="008168D6"/>
    <w:rsid w:val="00816B5C"/>
    <w:rsid w:val="0081712B"/>
    <w:rsid w:val="0081740B"/>
    <w:rsid w:val="00817548"/>
    <w:rsid w:val="008175A4"/>
    <w:rsid w:val="00817690"/>
    <w:rsid w:val="008176C9"/>
    <w:rsid w:val="00817AA5"/>
    <w:rsid w:val="00817B3A"/>
    <w:rsid w:val="00817C11"/>
    <w:rsid w:val="00820186"/>
    <w:rsid w:val="008201D8"/>
    <w:rsid w:val="00820496"/>
    <w:rsid w:val="008204A4"/>
    <w:rsid w:val="0082051D"/>
    <w:rsid w:val="00820623"/>
    <w:rsid w:val="008209F3"/>
    <w:rsid w:val="00820A8E"/>
    <w:rsid w:val="00820AA8"/>
    <w:rsid w:val="00820B53"/>
    <w:rsid w:val="00820CB1"/>
    <w:rsid w:val="00820CC3"/>
    <w:rsid w:val="00820E39"/>
    <w:rsid w:val="00820E46"/>
    <w:rsid w:val="00820E85"/>
    <w:rsid w:val="00820F4C"/>
    <w:rsid w:val="00821056"/>
    <w:rsid w:val="00821345"/>
    <w:rsid w:val="0082138E"/>
    <w:rsid w:val="0082146E"/>
    <w:rsid w:val="0082165C"/>
    <w:rsid w:val="00821C9D"/>
    <w:rsid w:val="00822172"/>
    <w:rsid w:val="008221E9"/>
    <w:rsid w:val="008221F3"/>
    <w:rsid w:val="00822234"/>
    <w:rsid w:val="00822399"/>
    <w:rsid w:val="0082253D"/>
    <w:rsid w:val="0082280A"/>
    <w:rsid w:val="00822868"/>
    <w:rsid w:val="00822A3C"/>
    <w:rsid w:val="00822A4B"/>
    <w:rsid w:val="00822CFB"/>
    <w:rsid w:val="00822F13"/>
    <w:rsid w:val="00822F2B"/>
    <w:rsid w:val="0082319B"/>
    <w:rsid w:val="008231AE"/>
    <w:rsid w:val="00823248"/>
    <w:rsid w:val="00823250"/>
    <w:rsid w:val="0082336D"/>
    <w:rsid w:val="00823436"/>
    <w:rsid w:val="008236C3"/>
    <w:rsid w:val="0082380B"/>
    <w:rsid w:val="00823A28"/>
    <w:rsid w:val="00823A51"/>
    <w:rsid w:val="00823EC6"/>
    <w:rsid w:val="008244B9"/>
    <w:rsid w:val="00824765"/>
    <w:rsid w:val="008249C3"/>
    <w:rsid w:val="00824C67"/>
    <w:rsid w:val="00824CB8"/>
    <w:rsid w:val="00824F62"/>
    <w:rsid w:val="00825337"/>
    <w:rsid w:val="00825405"/>
    <w:rsid w:val="0082541C"/>
    <w:rsid w:val="00825456"/>
    <w:rsid w:val="008256B2"/>
    <w:rsid w:val="00825878"/>
    <w:rsid w:val="008258A6"/>
    <w:rsid w:val="008258FA"/>
    <w:rsid w:val="0082598F"/>
    <w:rsid w:val="00825C68"/>
    <w:rsid w:val="00825D34"/>
    <w:rsid w:val="00825D4E"/>
    <w:rsid w:val="0082649C"/>
    <w:rsid w:val="008265DB"/>
    <w:rsid w:val="008266C9"/>
    <w:rsid w:val="00826776"/>
    <w:rsid w:val="008269E3"/>
    <w:rsid w:val="00826D1C"/>
    <w:rsid w:val="008271D9"/>
    <w:rsid w:val="00827439"/>
    <w:rsid w:val="00827516"/>
    <w:rsid w:val="008275D0"/>
    <w:rsid w:val="008275FC"/>
    <w:rsid w:val="0082767D"/>
    <w:rsid w:val="0082775F"/>
    <w:rsid w:val="00827795"/>
    <w:rsid w:val="008277A6"/>
    <w:rsid w:val="00827B18"/>
    <w:rsid w:val="00827D63"/>
    <w:rsid w:val="00827D92"/>
    <w:rsid w:val="00827EAA"/>
    <w:rsid w:val="00827F20"/>
    <w:rsid w:val="00827FED"/>
    <w:rsid w:val="0083002E"/>
    <w:rsid w:val="00830092"/>
    <w:rsid w:val="00830190"/>
    <w:rsid w:val="00830295"/>
    <w:rsid w:val="008302F2"/>
    <w:rsid w:val="00830325"/>
    <w:rsid w:val="00830326"/>
    <w:rsid w:val="0083037A"/>
    <w:rsid w:val="008303ED"/>
    <w:rsid w:val="008305B7"/>
    <w:rsid w:val="00830DD2"/>
    <w:rsid w:val="00830E7D"/>
    <w:rsid w:val="00830F32"/>
    <w:rsid w:val="00830FE9"/>
    <w:rsid w:val="0083101F"/>
    <w:rsid w:val="008312A1"/>
    <w:rsid w:val="00831338"/>
    <w:rsid w:val="008313D4"/>
    <w:rsid w:val="0083173C"/>
    <w:rsid w:val="0083187E"/>
    <w:rsid w:val="00832607"/>
    <w:rsid w:val="00832713"/>
    <w:rsid w:val="00832906"/>
    <w:rsid w:val="00832BC6"/>
    <w:rsid w:val="00832BE4"/>
    <w:rsid w:val="00832CD4"/>
    <w:rsid w:val="00832E26"/>
    <w:rsid w:val="00832EAE"/>
    <w:rsid w:val="00832EF7"/>
    <w:rsid w:val="00833319"/>
    <w:rsid w:val="008333C1"/>
    <w:rsid w:val="008336A1"/>
    <w:rsid w:val="00833949"/>
    <w:rsid w:val="00833B25"/>
    <w:rsid w:val="00833C8B"/>
    <w:rsid w:val="008342B4"/>
    <w:rsid w:val="008342F6"/>
    <w:rsid w:val="00834368"/>
    <w:rsid w:val="00834699"/>
    <w:rsid w:val="0083481A"/>
    <w:rsid w:val="00834EBF"/>
    <w:rsid w:val="0083511F"/>
    <w:rsid w:val="00835187"/>
    <w:rsid w:val="00835347"/>
    <w:rsid w:val="00835576"/>
    <w:rsid w:val="0083567B"/>
    <w:rsid w:val="008357EA"/>
    <w:rsid w:val="00835917"/>
    <w:rsid w:val="00835D7C"/>
    <w:rsid w:val="00836069"/>
    <w:rsid w:val="008360A8"/>
    <w:rsid w:val="00836141"/>
    <w:rsid w:val="00836205"/>
    <w:rsid w:val="00836206"/>
    <w:rsid w:val="008362A1"/>
    <w:rsid w:val="008363AD"/>
    <w:rsid w:val="008364D2"/>
    <w:rsid w:val="00836624"/>
    <w:rsid w:val="00836A1F"/>
    <w:rsid w:val="00836B9B"/>
    <w:rsid w:val="00836FB6"/>
    <w:rsid w:val="00837188"/>
    <w:rsid w:val="00837806"/>
    <w:rsid w:val="008378D6"/>
    <w:rsid w:val="00837B24"/>
    <w:rsid w:val="00837FAF"/>
    <w:rsid w:val="00840033"/>
    <w:rsid w:val="008400C7"/>
    <w:rsid w:val="00840188"/>
    <w:rsid w:val="0084021D"/>
    <w:rsid w:val="00840251"/>
    <w:rsid w:val="0084028A"/>
    <w:rsid w:val="008404FF"/>
    <w:rsid w:val="00840607"/>
    <w:rsid w:val="008409A3"/>
    <w:rsid w:val="00840A72"/>
    <w:rsid w:val="00840B6E"/>
    <w:rsid w:val="00840B77"/>
    <w:rsid w:val="00840BB5"/>
    <w:rsid w:val="00840D1A"/>
    <w:rsid w:val="00841570"/>
    <w:rsid w:val="00841765"/>
    <w:rsid w:val="008417A2"/>
    <w:rsid w:val="00841841"/>
    <w:rsid w:val="00841AB5"/>
    <w:rsid w:val="00841D19"/>
    <w:rsid w:val="00842152"/>
    <w:rsid w:val="00842417"/>
    <w:rsid w:val="00842661"/>
    <w:rsid w:val="008426FD"/>
    <w:rsid w:val="00842A79"/>
    <w:rsid w:val="00842A8D"/>
    <w:rsid w:val="00843014"/>
    <w:rsid w:val="008430C1"/>
    <w:rsid w:val="008430D7"/>
    <w:rsid w:val="008432F1"/>
    <w:rsid w:val="008433FB"/>
    <w:rsid w:val="00843473"/>
    <w:rsid w:val="008436A1"/>
    <w:rsid w:val="0084382E"/>
    <w:rsid w:val="00843A3E"/>
    <w:rsid w:val="00843A43"/>
    <w:rsid w:val="00843B27"/>
    <w:rsid w:val="00843B5F"/>
    <w:rsid w:val="00843D3F"/>
    <w:rsid w:val="00843D86"/>
    <w:rsid w:val="008440D9"/>
    <w:rsid w:val="0084410E"/>
    <w:rsid w:val="0084417F"/>
    <w:rsid w:val="008441B4"/>
    <w:rsid w:val="008442A3"/>
    <w:rsid w:val="008443D5"/>
    <w:rsid w:val="008444B4"/>
    <w:rsid w:val="0084455C"/>
    <w:rsid w:val="00844638"/>
    <w:rsid w:val="0084464A"/>
    <w:rsid w:val="008448DF"/>
    <w:rsid w:val="00844F87"/>
    <w:rsid w:val="0084543F"/>
    <w:rsid w:val="008455EC"/>
    <w:rsid w:val="00845701"/>
    <w:rsid w:val="00845872"/>
    <w:rsid w:val="0084589B"/>
    <w:rsid w:val="00845A31"/>
    <w:rsid w:val="00845AD8"/>
    <w:rsid w:val="00845B2B"/>
    <w:rsid w:val="00845B49"/>
    <w:rsid w:val="00845D4B"/>
    <w:rsid w:val="00845E9F"/>
    <w:rsid w:val="00845FBA"/>
    <w:rsid w:val="008460C3"/>
    <w:rsid w:val="008461B7"/>
    <w:rsid w:val="00846233"/>
    <w:rsid w:val="0084657D"/>
    <w:rsid w:val="008466C5"/>
    <w:rsid w:val="008467D7"/>
    <w:rsid w:val="008469EE"/>
    <w:rsid w:val="00846F44"/>
    <w:rsid w:val="00847067"/>
    <w:rsid w:val="00847352"/>
    <w:rsid w:val="008473CA"/>
    <w:rsid w:val="00847649"/>
    <w:rsid w:val="008476A0"/>
    <w:rsid w:val="00847817"/>
    <w:rsid w:val="008479E1"/>
    <w:rsid w:val="00847E22"/>
    <w:rsid w:val="0085043C"/>
    <w:rsid w:val="0085066A"/>
    <w:rsid w:val="00850851"/>
    <w:rsid w:val="008508CF"/>
    <w:rsid w:val="00850984"/>
    <w:rsid w:val="00850B80"/>
    <w:rsid w:val="00850C19"/>
    <w:rsid w:val="00851094"/>
    <w:rsid w:val="008510DE"/>
    <w:rsid w:val="00851118"/>
    <w:rsid w:val="008511D8"/>
    <w:rsid w:val="0085157D"/>
    <w:rsid w:val="008515FB"/>
    <w:rsid w:val="0085165B"/>
    <w:rsid w:val="0085169D"/>
    <w:rsid w:val="0085172C"/>
    <w:rsid w:val="0085173B"/>
    <w:rsid w:val="008518AD"/>
    <w:rsid w:val="00851A5E"/>
    <w:rsid w:val="00851E0E"/>
    <w:rsid w:val="00851F55"/>
    <w:rsid w:val="00852300"/>
    <w:rsid w:val="00852804"/>
    <w:rsid w:val="00852AD4"/>
    <w:rsid w:val="00852BAB"/>
    <w:rsid w:val="00852CB2"/>
    <w:rsid w:val="00852CB3"/>
    <w:rsid w:val="00852F80"/>
    <w:rsid w:val="00852FED"/>
    <w:rsid w:val="0085305A"/>
    <w:rsid w:val="00853123"/>
    <w:rsid w:val="008536F4"/>
    <w:rsid w:val="00853796"/>
    <w:rsid w:val="008537FB"/>
    <w:rsid w:val="008538CD"/>
    <w:rsid w:val="00853E01"/>
    <w:rsid w:val="00853E73"/>
    <w:rsid w:val="00853EEB"/>
    <w:rsid w:val="008542E7"/>
    <w:rsid w:val="00854605"/>
    <w:rsid w:val="0085465B"/>
    <w:rsid w:val="00854949"/>
    <w:rsid w:val="00854BE7"/>
    <w:rsid w:val="00854C72"/>
    <w:rsid w:val="00854CD0"/>
    <w:rsid w:val="00854DA9"/>
    <w:rsid w:val="00854E08"/>
    <w:rsid w:val="00854FC6"/>
    <w:rsid w:val="00855094"/>
    <w:rsid w:val="0085538F"/>
    <w:rsid w:val="00855663"/>
    <w:rsid w:val="00855795"/>
    <w:rsid w:val="008559ED"/>
    <w:rsid w:val="00855A57"/>
    <w:rsid w:val="00855AB3"/>
    <w:rsid w:val="00855AE0"/>
    <w:rsid w:val="00855BD5"/>
    <w:rsid w:val="00855C09"/>
    <w:rsid w:val="00855C32"/>
    <w:rsid w:val="00855CBC"/>
    <w:rsid w:val="00856001"/>
    <w:rsid w:val="0085602B"/>
    <w:rsid w:val="008561DB"/>
    <w:rsid w:val="00856227"/>
    <w:rsid w:val="00856396"/>
    <w:rsid w:val="0085664D"/>
    <w:rsid w:val="00856A3F"/>
    <w:rsid w:val="00856B20"/>
    <w:rsid w:val="00856BDC"/>
    <w:rsid w:val="00856C95"/>
    <w:rsid w:val="00856EB8"/>
    <w:rsid w:val="00856FC7"/>
    <w:rsid w:val="00856FE7"/>
    <w:rsid w:val="00857281"/>
    <w:rsid w:val="00857C6C"/>
    <w:rsid w:val="00857CFE"/>
    <w:rsid w:val="00857F8D"/>
    <w:rsid w:val="00860133"/>
    <w:rsid w:val="0086018E"/>
    <w:rsid w:val="008602AA"/>
    <w:rsid w:val="008603D3"/>
    <w:rsid w:val="00860568"/>
    <w:rsid w:val="0086077E"/>
    <w:rsid w:val="008607BE"/>
    <w:rsid w:val="0086090C"/>
    <w:rsid w:val="00860AE3"/>
    <w:rsid w:val="00860B07"/>
    <w:rsid w:val="00860BD3"/>
    <w:rsid w:val="0086131F"/>
    <w:rsid w:val="00861344"/>
    <w:rsid w:val="0086149B"/>
    <w:rsid w:val="008614B6"/>
    <w:rsid w:val="0086158F"/>
    <w:rsid w:val="00861591"/>
    <w:rsid w:val="008615C1"/>
    <w:rsid w:val="00861C0E"/>
    <w:rsid w:val="00861C73"/>
    <w:rsid w:val="00861EB5"/>
    <w:rsid w:val="00861F41"/>
    <w:rsid w:val="00861F7D"/>
    <w:rsid w:val="00862239"/>
    <w:rsid w:val="00862341"/>
    <w:rsid w:val="00862714"/>
    <w:rsid w:val="00862841"/>
    <w:rsid w:val="008629D3"/>
    <w:rsid w:val="00862A3F"/>
    <w:rsid w:val="00862A59"/>
    <w:rsid w:val="00862AED"/>
    <w:rsid w:val="00862BF3"/>
    <w:rsid w:val="00862C16"/>
    <w:rsid w:val="00862FD3"/>
    <w:rsid w:val="0086352F"/>
    <w:rsid w:val="00863623"/>
    <w:rsid w:val="00863837"/>
    <w:rsid w:val="00863FE1"/>
    <w:rsid w:val="00864079"/>
    <w:rsid w:val="008643C3"/>
    <w:rsid w:val="0086469B"/>
    <w:rsid w:val="008649A5"/>
    <w:rsid w:val="00864A18"/>
    <w:rsid w:val="00864F90"/>
    <w:rsid w:val="008652A6"/>
    <w:rsid w:val="00865553"/>
    <w:rsid w:val="0086577B"/>
    <w:rsid w:val="008659D2"/>
    <w:rsid w:val="00865B0A"/>
    <w:rsid w:val="00865B78"/>
    <w:rsid w:val="00865C00"/>
    <w:rsid w:val="00865C81"/>
    <w:rsid w:val="00865DA9"/>
    <w:rsid w:val="00865E5B"/>
    <w:rsid w:val="0086607E"/>
    <w:rsid w:val="008660BF"/>
    <w:rsid w:val="00866199"/>
    <w:rsid w:val="0086632B"/>
    <w:rsid w:val="0086668D"/>
    <w:rsid w:val="00866793"/>
    <w:rsid w:val="00866878"/>
    <w:rsid w:val="0086696D"/>
    <w:rsid w:val="00866A00"/>
    <w:rsid w:val="00866A57"/>
    <w:rsid w:val="00866B36"/>
    <w:rsid w:val="00866DF8"/>
    <w:rsid w:val="00866F7D"/>
    <w:rsid w:val="008673C7"/>
    <w:rsid w:val="008677A5"/>
    <w:rsid w:val="008677F9"/>
    <w:rsid w:val="00867804"/>
    <w:rsid w:val="0086783E"/>
    <w:rsid w:val="0086786D"/>
    <w:rsid w:val="00867901"/>
    <w:rsid w:val="008679F9"/>
    <w:rsid w:val="00867A94"/>
    <w:rsid w:val="00870152"/>
    <w:rsid w:val="0087015E"/>
    <w:rsid w:val="00870217"/>
    <w:rsid w:val="0087025C"/>
    <w:rsid w:val="00870301"/>
    <w:rsid w:val="008703AC"/>
    <w:rsid w:val="008705CF"/>
    <w:rsid w:val="008706AC"/>
    <w:rsid w:val="00870926"/>
    <w:rsid w:val="00870FC8"/>
    <w:rsid w:val="00871447"/>
    <w:rsid w:val="00871573"/>
    <w:rsid w:val="00871650"/>
    <w:rsid w:val="00871671"/>
    <w:rsid w:val="008716AE"/>
    <w:rsid w:val="008717CA"/>
    <w:rsid w:val="0087186C"/>
    <w:rsid w:val="00871875"/>
    <w:rsid w:val="00871C91"/>
    <w:rsid w:val="00871EAD"/>
    <w:rsid w:val="00871F26"/>
    <w:rsid w:val="00872091"/>
    <w:rsid w:val="00872A70"/>
    <w:rsid w:val="00872D1B"/>
    <w:rsid w:val="00872EC6"/>
    <w:rsid w:val="00872F17"/>
    <w:rsid w:val="00873065"/>
    <w:rsid w:val="0087312E"/>
    <w:rsid w:val="008732BB"/>
    <w:rsid w:val="008732C2"/>
    <w:rsid w:val="008734AE"/>
    <w:rsid w:val="00873535"/>
    <w:rsid w:val="008739DF"/>
    <w:rsid w:val="00873AAF"/>
    <w:rsid w:val="00874350"/>
    <w:rsid w:val="00874404"/>
    <w:rsid w:val="008744BF"/>
    <w:rsid w:val="008746CC"/>
    <w:rsid w:val="0087498F"/>
    <w:rsid w:val="00874A2F"/>
    <w:rsid w:val="00874C45"/>
    <w:rsid w:val="0087502F"/>
    <w:rsid w:val="00875247"/>
    <w:rsid w:val="00875307"/>
    <w:rsid w:val="008753DA"/>
    <w:rsid w:val="008753DB"/>
    <w:rsid w:val="0087547E"/>
    <w:rsid w:val="008754D8"/>
    <w:rsid w:val="008755B1"/>
    <w:rsid w:val="008756A9"/>
    <w:rsid w:val="008757A7"/>
    <w:rsid w:val="00875830"/>
    <w:rsid w:val="00875A3F"/>
    <w:rsid w:val="00875EBC"/>
    <w:rsid w:val="00875EC6"/>
    <w:rsid w:val="008764E4"/>
    <w:rsid w:val="0087657A"/>
    <w:rsid w:val="008769AE"/>
    <w:rsid w:val="00876B00"/>
    <w:rsid w:val="00876B4F"/>
    <w:rsid w:val="00876DFD"/>
    <w:rsid w:val="0087702F"/>
    <w:rsid w:val="00877214"/>
    <w:rsid w:val="008774A2"/>
    <w:rsid w:val="00877B09"/>
    <w:rsid w:val="00877BA5"/>
    <w:rsid w:val="00877C02"/>
    <w:rsid w:val="00877CD7"/>
    <w:rsid w:val="00877D0D"/>
    <w:rsid w:val="00877E63"/>
    <w:rsid w:val="008800DD"/>
    <w:rsid w:val="0088022B"/>
    <w:rsid w:val="0088044C"/>
    <w:rsid w:val="00880873"/>
    <w:rsid w:val="00880A78"/>
    <w:rsid w:val="00880D20"/>
    <w:rsid w:val="00880F46"/>
    <w:rsid w:val="008811AA"/>
    <w:rsid w:val="00881282"/>
    <w:rsid w:val="00881360"/>
    <w:rsid w:val="008816D2"/>
    <w:rsid w:val="008819DA"/>
    <w:rsid w:val="00881A13"/>
    <w:rsid w:val="00881B89"/>
    <w:rsid w:val="00881D92"/>
    <w:rsid w:val="00881EAF"/>
    <w:rsid w:val="00882004"/>
    <w:rsid w:val="008820D7"/>
    <w:rsid w:val="00882130"/>
    <w:rsid w:val="00882666"/>
    <w:rsid w:val="00882712"/>
    <w:rsid w:val="008827F8"/>
    <w:rsid w:val="00882846"/>
    <w:rsid w:val="0088291B"/>
    <w:rsid w:val="008829D9"/>
    <w:rsid w:val="00882B29"/>
    <w:rsid w:val="00882B55"/>
    <w:rsid w:val="00882CBD"/>
    <w:rsid w:val="00882F3F"/>
    <w:rsid w:val="00882FA4"/>
    <w:rsid w:val="00883061"/>
    <w:rsid w:val="008830AC"/>
    <w:rsid w:val="008832A7"/>
    <w:rsid w:val="008833D2"/>
    <w:rsid w:val="008834F9"/>
    <w:rsid w:val="00883827"/>
    <w:rsid w:val="00883BCD"/>
    <w:rsid w:val="00883C38"/>
    <w:rsid w:val="00883C5E"/>
    <w:rsid w:val="00883DE2"/>
    <w:rsid w:val="0088410E"/>
    <w:rsid w:val="0088444C"/>
    <w:rsid w:val="0088451B"/>
    <w:rsid w:val="0088453C"/>
    <w:rsid w:val="00884567"/>
    <w:rsid w:val="008846BD"/>
    <w:rsid w:val="00884926"/>
    <w:rsid w:val="00884A5D"/>
    <w:rsid w:val="00884AD6"/>
    <w:rsid w:val="00884ADC"/>
    <w:rsid w:val="00884B02"/>
    <w:rsid w:val="00885081"/>
    <w:rsid w:val="00885138"/>
    <w:rsid w:val="0088524E"/>
    <w:rsid w:val="00885515"/>
    <w:rsid w:val="00885836"/>
    <w:rsid w:val="00885A4E"/>
    <w:rsid w:val="008860E0"/>
    <w:rsid w:val="0088625B"/>
    <w:rsid w:val="008864F6"/>
    <w:rsid w:val="008866A3"/>
    <w:rsid w:val="00886983"/>
    <w:rsid w:val="008869F8"/>
    <w:rsid w:val="00886F23"/>
    <w:rsid w:val="00887521"/>
    <w:rsid w:val="008875E6"/>
    <w:rsid w:val="00887686"/>
    <w:rsid w:val="00887A63"/>
    <w:rsid w:val="00887CAF"/>
    <w:rsid w:val="008900D1"/>
    <w:rsid w:val="00890162"/>
    <w:rsid w:val="008901AF"/>
    <w:rsid w:val="0089026E"/>
    <w:rsid w:val="008902B6"/>
    <w:rsid w:val="008903DF"/>
    <w:rsid w:val="00890572"/>
    <w:rsid w:val="00890622"/>
    <w:rsid w:val="00890767"/>
    <w:rsid w:val="008908E1"/>
    <w:rsid w:val="0089114C"/>
    <w:rsid w:val="00891268"/>
    <w:rsid w:val="008912EB"/>
    <w:rsid w:val="0089179A"/>
    <w:rsid w:val="008919F3"/>
    <w:rsid w:val="00891B23"/>
    <w:rsid w:val="008922E0"/>
    <w:rsid w:val="00892466"/>
    <w:rsid w:val="008926C2"/>
    <w:rsid w:val="00892748"/>
    <w:rsid w:val="00892BC5"/>
    <w:rsid w:val="00892D39"/>
    <w:rsid w:val="00892E7B"/>
    <w:rsid w:val="00892EB9"/>
    <w:rsid w:val="00892EDD"/>
    <w:rsid w:val="00892F94"/>
    <w:rsid w:val="00893068"/>
    <w:rsid w:val="008930F4"/>
    <w:rsid w:val="008931C3"/>
    <w:rsid w:val="0089327F"/>
    <w:rsid w:val="0089343A"/>
    <w:rsid w:val="00893782"/>
    <w:rsid w:val="0089385F"/>
    <w:rsid w:val="0089396A"/>
    <w:rsid w:val="00893A50"/>
    <w:rsid w:val="00893C71"/>
    <w:rsid w:val="00893FE4"/>
    <w:rsid w:val="0089409C"/>
    <w:rsid w:val="008941A8"/>
    <w:rsid w:val="00894220"/>
    <w:rsid w:val="0089438B"/>
    <w:rsid w:val="0089438E"/>
    <w:rsid w:val="00894636"/>
    <w:rsid w:val="00894642"/>
    <w:rsid w:val="00894868"/>
    <w:rsid w:val="008949DF"/>
    <w:rsid w:val="00894CDC"/>
    <w:rsid w:val="00894DF3"/>
    <w:rsid w:val="0089526F"/>
    <w:rsid w:val="008952DB"/>
    <w:rsid w:val="008954E7"/>
    <w:rsid w:val="00895C19"/>
    <w:rsid w:val="00895DD2"/>
    <w:rsid w:val="00895E6F"/>
    <w:rsid w:val="008960F7"/>
    <w:rsid w:val="008961D2"/>
    <w:rsid w:val="0089620F"/>
    <w:rsid w:val="00896508"/>
    <w:rsid w:val="00896742"/>
    <w:rsid w:val="008967EE"/>
    <w:rsid w:val="00896934"/>
    <w:rsid w:val="00896957"/>
    <w:rsid w:val="00896A5D"/>
    <w:rsid w:val="00896B6A"/>
    <w:rsid w:val="00896BEF"/>
    <w:rsid w:val="00896D19"/>
    <w:rsid w:val="00896E22"/>
    <w:rsid w:val="00896FDA"/>
    <w:rsid w:val="00897379"/>
    <w:rsid w:val="0089737C"/>
    <w:rsid w:val="008975BE"/>
    <w:rsid w:val="0089772A"/>
    <w:rsid w:val="008979B4"/>
    <w:rsid w:val="00897B87"/>
    <w:rsid w:val="00897CA4"/>
    <w:rsid w:val="00897CAB"/>
    <w:rsid w:val="00897E2A"/>
    <w:rsid w:val="00897EB9"/>
    <w:rsid w:val="008A027A"/>
    <w:rsid w:val="008A0760"/>
    <w:rsid w:val="008A079C"/>
    <w:rsid w:val="008A0A52"/>
    <w:rsid w:val="008A0B0B"/>
    <w:rsid w:val="008A0C80"/>
    <w:rsid w:val="008A0D05"/>
    <w:rsid w:val="008A0F41"/>
    <w:rsid w:val="008A11C9"/>
    <w:rsid w:val="008A1289"/>
    <w:rsid w:val="008A132C"/>
    <w:rsid w:val="008A143F"/>
    <w:rsid w:val="008A1455"/>
    <w:rsid w:val="008A17E9"/>
    <w:rsid w:val="008A1904"/>
    <w:rsid w:val="008A1AA3"/>
    <w:rsid w:val="008A1C84"/>
    <w:rsid w:val="008A1E25"/>
    <w:rsid w:val="008A1E2B"/>
    <w:rsid w:val="008A1E5E"/>
    <w:rsid w:val="008A1EAA"/>
    <w:rsid w:val="008A1FB2"/>
    <w:rsid w:val="008A1FD4"/>
    <w:rsid w:val="008A2058"/>
    <w:rsid w:val="008A20BC"/>
    <w:rsid w:val="008A214E"/>
    <w:rsid w:val="008A2255"/>
    <w:rsid w:val="008A22FC"/>
    <w:rsid w:val="008A2686"/>
    <w:rsid w:val="008A28D7"/>
    <w:rsid w:val="008A2910"/>
    <w:rsid w:val="008A2B08"/>
    <w:rsid w:val="008A2DD9"/>
    <w:rsid w:val="008A2E81"/>
    <w:rsid w:val="008A3288"/>
    <w:rsid w:val="008A35F2"/>
    <w:rsid w:val="008A3853"/>
    <w:rsid w:val="008A3C6C"/>
    <w:rsid w:val="008A3D19"/>
    <w:rsid w:val="008A3DBE"/>
    <w:rsid w:val="008A3F16"/>
    <w:rsid w:val="008A3FC8"/>
    <w:rsid w:val="008A42DE"/>
    <w:rsid w:val="008A43A8"/>
    <w:rsid w:val="008A45C9"/>
    <w:rsid w:val="008A476F"/>
    <w:rsid w:val="008A47EE"/>
    <w:rsid w:val="008A49B5"/>
    <w:rsid w:val="008A4B8D"/>
    <w:rsid w:val="008A4EEC"/>
    <w:rsid w:val="008A50BB"/>
    <w:rsid w:val="008A5177"/>
    <w:rsid w:val="008A51A9"/>
    <w:rsid w:val="008A5312"/>
    <w:rsid w:val="008A5576"/>
    <w:rsid w:val="008A5593"/>
    <w:rsid w:val="008A573B"/>
    <w:rsid w:val="008A5894"/>
    <w:rsid w:val="008A58D8"/>
    <w:rsid w:val="008A591B"/>
    <w:rsid w:val="008A5D84"/>
    <w:rsid w:val="008A5EAC"/>
    <w:rsid w:val="008A6172"/>
    <w:rsid w:val="008A6183"/>
    <w:rsid w:val="008A63DC"/>
    <w:rsid w:val="008A6528"/>
    <w:rsid w:val="008A67A8"/>
    <w:rsid w:val="008A67B2"/>
    <w:rsid w:val="008A6D51"/>
    <w:rsid w:val="008A6E51"/>
    <w:rsid w:val="008A6E6B"/>
    <w:rsid w:val="008A6EF9"/>
    <w:rsid w:val="008A72DF"/>
    <w:rsid w:val="008A73FF"/>
    <w:rsid w:val="008A77E0"/>
    <w:rsid w:val="008A79C4"/>
    <w:rsid w:val="008B0110"/>
    <w:rsid w:val="008B02FC"/>
    <w:rsid w:val="008B0361"/>
    <w:rsid w:val="008B0373"/>
    <w:rsid w:val="008B0521"/>
    <w:rsid w:val="008B05E5"/>
    <w:rsid w:val="008B09F7"/>
    <w:rsid w:val="008B0A74"/>
    <w:rsid w:val="008B0BDC"/>
    <w:rsid w:val="008B0D5C"/>
    <w:rsid w:val="008B0E14"/>
    <w:rsid w:val="008B0E81"/>
    <w:rsid w:val="008B0F99"/>
    <w:rsid w:val="008B10A3"/>
    <w:rsid w:val="008B1483"/>
    <w:rsid w:val="008B163B"/>
    <w:rsid w:val="008B1994"/>
    <w:rsid w:val="008B19BB"/>
    <w:rsid w:val="008B1A02"/>
    <w:rsid w:val="008B1DA0"/>
    <w:rsid w:val="008B2105"/>
    <w:rsid w:val="008B21E0"/>
    <w:rsid w:val="008B2238"/>
    <w:rsid w:val="008B224E"/>
    <w:rsid w:val="008B2412"/>
    <w:rsid w:val="008B25F1"/>
    <w:rsid w:val="008B27E7"/>
    <w:rsid w:val="008B2D0D"/>
    <w:rsid w:val="008B341B"/>
    <w:rsid w:val="008B34E1"/>
    <w:rsid w:val="008B35C3"/>
    <w:rsid w:val="008B3819"/>
    <w:rsid w:val="008B385A"/>
    <w:rsid w:val="008B3AF1"/>
    <w:rsid w:val="008B3B67"/>
    <w:rsid w:val="008B3C93"/>
    <w:rsid w:val="008B3D2F"/>
    <w:rsid w:val="008B3D5A"/>
    <w:rsid w:val="008B4359"/>
    <w:rsid w:val="008B43A1"/>
    <w:rsid w:val="008B449E"/>
    <w:rsid w:val="008B45A3"/>
    <w:rsid w:val="008B47A8"/>
    <w:rsid w:val="008B4D28"/>
    <w:rsid w:val="008B4F7A"/>
    <w:rsid w:val="008B4FD3"/>
    <w:rsid w:val="008B5883"/>
    <w:rsid w:val="008B59D2"/>
    <w:rsid w:val="008B5E08"/>
    <w:rsid w:val="008B5FA5"/>
    <w:rsid w:val="008B643E"/>
    <w:rsid w:val="008B6679"/>
    <w:rsid w:val="008B6681"/>
    <w:rsid w:val="008B67B9"/>
    <w:rsid w:val="008B6917"/>
    <w:rsid w:val="008B6EC3"/>
    <w:rsid w:val="008B6FC6"/>
    <w:rsid w:val="008B7082"/>
    <w:rsid w:val="008B7266"/>
    <w:rsid w:val="008B74DF"/>
    <w:rsid w:val="008B76EA"/>
    <w:rsid w:val="008B78AD"/>
    <w:rsid w:val="008B7EDB"/>
    <w:rsid w:val="008BA1D5"/>
    <w:rsid w:val="008C028C"/>
    <w:rsid w:val="008C03BA"/>
    <w:rsid w:val="008C04EC"/>
    <w:rsid w:val="008C077F"/>
    <w:rsid w:val="008C08B3"/>
    <w:rsid w:val="008C0AC9"/>
    <w:rsid w:val="008C0C5E"/>
    <w:rsid w:val="008C0DDA"/>
    <w:rsid w:val="008C0F1F"/>
    <w:rsid w:val="008C10CF"/>
    <w:rsid w:val="008C162D"/>
    <w:rsid w:val="008C16F7"/>
    <w:rsid w:val="008C1996"/>
    <w:rsid w:val="008C1A15"/>
    <w:rsid w:val="008C1DF5"/>
    <w:rsid w:val="008C1F99"/>
    <w:rsid w:val="008C2607"/>
    <w:rsid w:val="008C27D2"/>
    <w:rsid w:val="008C2A32"/>
    <w:rsid w:val="008C2DD8"/>
    <w:rsid w:val="008C347B"/>
    <w:rsid w:val="008C3581"/>
    <w:rsid w:val="008C382C"/>
    <w:rsid w:val="008C3846"/>
    <w:rsid w:val="008C3AD3"/>
    <w:rsid w:val="008C3B7C"/>
    <w:rsid w:val="008C3B7D"/>
    <w:rsid w:val="008C4127"/>
    <w:rsid w:val="008C416E"/>
    <w:rsid w:val="008C41D6"/>
    <w:rsid w:val="008C45FB"/>
    <w:rsid w:val="008C48FD"/>
    <w:rsid w:val="008C4A65"/>
    <w:rsid w:val="008C4AC6"/>
    <w:rsid w:val="008C4B00"/>
    <w:rsid w:val="008C4B5B"/>
    <w:rsid w:val="008C4DD5"/>
    <w:rsid w:val="008C4F5C"/>
    <w:rsid w:val="008C50F8"/>
    <w:rsid w:val="008C53CC"/>
    <w:rsid w:val="008C5408"/>
    <w:rsid w:val="008C5439"/>
    <w:rsid w:val="008C5449"/>
    <w:rsid w:val="008C559D"/>
    <w:rsid w:val="008C563A"/>
    <w:rsid w:val="008C576F"/>
    <w:rsid w:val="008C5F6E"/>
    <w:rsid w:val="008C628E"/>
    <w:rsid w:val="008C6393"/>
    <w:rsid w:val="008C65B4"/>
    <w:rsid w:val="008C65BE"/>
    <w:rsid w:val="008C65F8"/>
    <w:rsid w:val="008C67CE"/>
    <w:rsid w:val="008C682C"/>
    <w:rsid w:val="008C6872"/>
    <w:rsid w:val="008C6D84"/>
    <w:rsid w:val="008C7079"/>
    <w:rsid w:val="008C7129"/>
    <w:rsid w:val="008C712F"/>
    <w:rsid w:val="008C72EB"/>
    <w:rsid w:val="008C7313"/>
    <w:rsid w:val="008C740E"/>
    <w:rsid w:val="008C74E8"/>
    <w:rsid w:val="008C74F5"/>
    <w:rsid w:val="008C7591"/>
    <w:rsid w:val="008C7690"/>
    <w:rsid w:val="008C77A6"/>
    <w:rsid w:val="008C7823"/>
    <w:rsid w:val="008C7911"/>
    <w:rsid w:val="008C7B87"/>
    <w:rsid w:val="008C7C50"/>
    <w:rsid w:val="008C7E26"/>
    <w:rsid w:val="008C7F61"/>
    <w:rsid w:val="008D00C9"/>
    <w:rsid w:val="008D0211"/>
    <w:rsid w:val="008D0240"/>
    <w:rsid w:val="008D025A"/>
    <w:rsid w:val="008D03B0"/>
    <w:rsid w:val="008D05CE"/>
    <w:rsid w:val="008D05DF"/>
    <w:rsid w:val="008D07C1"/>
    <w:rsid w:val="008D0A2D"/>
    <w:rsid w:val="008D0D69"/>
    <w:rsid w:val="008D159A"/>
    <w:rsid w:val="008D15DB"/>
    <w:rsid w:val="008D17B7"/>
    <w:rsid w:val="008D17E7"/>
    <w:rsid w:val="008D1964"/>
    <w:rsid w:val="008D1982"/>
    <w:rsid w:val="008D1C1C"/>
    <w:rsid w:val="008D1CF3"/>
    <w:rsid w:val="008D21BF"/>
    <w:rsid w:val="008D254B"/>
    <w:rsid w:val="008D26B4"/>
    <w:rsid w:val="008D26CE"/>
    <w:rsid w:val="008D2788"/>
    <w:rsid w:val="008D2973"/>
    <w:rsid w:val="008D2983"/>
    <w:rsid w:val="008D2E7A"/>
    <w:rsid w:val="008D2EF9"/>
    <w:rsid w:val="008D342A"/>
    <w:rsid w:val="008D37A5"/>
    <w:rsid w:val="008D3942"/>
    <w:rsid w:val="008D3AFB"/>
    <w:rsid w:val="008D3B0E"/>
    <w:rsid w:val="008D3B86"/>
    <w:rsid w:val="008D3BE4"/>
    <w:rsid w:val="008D3E60"/>
    <w:rsid w:val="008D402F"/>
    <w:rsid w:val="008D4193"/>
    <w:rsid w:val="008D4591"/>
    <w:rsid w:val="008D45C5"/>
    <w:rsid w:val="008D4748"/>
    <w:rsid w:val="008D4B5E"/>
    <w:rsid w:val="008D4C10"/>
    <w:rsid w:val="008D4CEE"/>
    <w:rsid w:val="008D4D25"/>
    <w:rsid w:val="008D4DC1"/>
    <w:rsid w:val="008D518C"/>
    <w:rsid w:val="008D531E"/>
    <w:rsid w:val="008D537E"/>
    <w:rsid w:val="008D58DF"/>
    <w:rsid w:val="008D5C90"/>
    <w:rsid w:val="008D5FFB"/>
    <w:rsid w:val="008D6070"/>
    <w:rsid w:val="008D62FB"/>
    <w:rsid w:val="008D656E"/>
    <w:rsid w:val="008D69B8"/>
    <w:rsid w:val="008D6AEA"/>
    <w:rsid w:val="008D6C9D"/>
    <w:rsid w:val="008D7539"/>
    <w:rsid w:val="008D76A1"/>
    <w:rsid w:val="008D77F4"/>
    <w:rsid w:val="008D7A78"/>
    <w:rsid w:val="008D7AA0"/>
    <w:rsid w:val="008D7E08"/>
    <w:rsid w:val="008D7FB2"/>
    <w:rsid w:val="008D7FDE"/>
    <w:rsid w:val="008E00FE"/>
    <w:rsid w:val="008E0261"/>
    <w:rsid w:val="008E029C"/>
    <w:rsid w:val="008E040A"/>
    <w:rsid w:val="008E0852"/>
    <w:rsid w:val="008E0A00"/>
    <w:rsid w:val="008E0AF0"/>
    <w:rsid w:val="008E0AF6"/>
    <w:rsid w:val="008E0DE7"/>
    <w:rsid w:val="008E100C"/>
    <w:rsid w:val="008E112F"/>
    <w:rsid w:val="008E172C"/>
    <w:rsid w:val="008E1832"/>
    <w:rsid w:val="008E1A46"/>
    <w:rsid w:val="008E207E"/>
    <w:rsid w:val="008E2269"/>
    <w:rsid w:val="008E26D7"/>
    <w:rsid w:val="008E27CD"/>
    <w:rsid w:val="008E2B46"/>
    <w:rsid w:val="008E2BE5"/>
    <w:rsid w:val="008E2E60"/>
    <w:rsid w:val="008E2ED7"/>
    <w:rsid w:val="008E3363"/>
    <w:rsid w:val="008E3384"/>
    <w:rsid w:val="008E33B3"/>
    <w:rsid w:val="008E381F"/>
    <w:rsid w:val="008E387C"/>
    <w:rsid w:val="008E38C9"/>
    <w:rsid w:val="008E39FF"/>
    <w:rsid w:val="008E3B57"/>
    <w:rsid w:val="008E3F4F"/>
    <w:rsid w:val="008E3F90"/>
    <w:rsid w:val="008E4169"/>
    <w:rsid w:val="008E4183"/>
    <w:rsid w:val="008E41B6"/>
    <w:rsid w:val="008E43A5"/>
    <w:rsid w:val="008E44C2"/>
    <w:rsid w:val="008E494F"/>
    <w:rsid w:val="008E4A8A"/>
    <w:rsid w:val="008E4AB1"/>
    <w:rsid w:val="008E4B39"/>
    <w:rsid w:val="008E4E16"/>
    <w:rsid w:val="008E4F45"/>
    <w:rsid w:val="008E5145"/>
    <w:rsid w:val="008E517F"/>
    <w:rsid w:val="008E51A1"/>
    <w:rsid w:val="008E53A1"/>
    <w:rsid w:val="008E53DA"/>
    <w:rsid w:val="008E53F8"/>
    <w:rsid w:val="008E5665"/>
    <w:rsid w:val="008E57E4"/>
    <w:rsid w:val="008E5C14"/>
    <w:rsid w:val="008E5CC9"/>
    <w:rsid w:val="008E5CDD"/>
    <w:rsid w:val="008E5E54"/>
    <w:rsid w:val="008E63AC"/>
    <w:rsid w:val="008E670D"/>
    <w:rsid w:val="008E673B"/>
    <w:rsid w:val="008E68ED"/>
    <w:rsid w:val="008E6908"/>
    <w:rsid w:val="008E696B"/>
    <w:rsid w:val="008E6B75"/>
    <w:rsid w:val="008E6B95"/>
    <w:rsid w:val="008E6D11"/>
    <w:rsid w:val="008E6E8C"/>
    <w:rsid w:val="008E6F5F"/>
    <w:rsid w:val="008E6F7E"/>
    <w:rsid w:val="008E71CF"/>
    <w:rsid w:val="008E72E6"/>
    <w:rsid w:val="008E7367"/>
    <w:rsid w:val="008E7391"/>
    <w:rsid w:val="008E73AA"/>
    <w:rsid w:val="008E74E3"/>
    <w:rsid w:val="008E7734"/>
    <w:rsid w:val="008E7B4B"/>
    <w:rsid w:val="008E7C8B"/>
    <w:rsid w:val="008F02C6"/>
    <w:rsid w:val="008F0386"/>
    <w:rsid w:val="008F0671"/>
    <w:rsid w:val="008F0767"/>
    <w:rsid w:val="008F0832"/>
    <w:rsid w:val="008F0D07"/>
    <w:rsid w:val="008F11EA"/>
    <w:rsid w:val="008F1244"/>
    <w:rsid w:val="008F12BE"/>
    <w:rsid w:val="008F14DE"/>
    <w:rsid w:val="008F157B"/>
    <w:rsid w:val="008F15CE"/>
    <w:rsid w:val="008F162C"/>
    <w:rsid w:val="008F1715"/>
    <w:rsid w:val="008F18EC"/>
    <w:rsid w:val="008F1A0D"/>
    <w:rsid w:val="008F1A62"/>
    <w:rsid w:val="008F1D6B"/>
    <w:rsid w:val="008F1DBD"/>
    <w:rsid w:val="008F1EBC"/>
    <w:rsid w:val="008F1F7D"/>
    <w:rsid w:val="008F2144"/>
    <w:rsid w:val="008F21AF"/>
    <w:rsid w:val="008F225A"/>
    <w:rsid w:val="008F2276"/>
    <w:rsid w:val="008F2422"/>
    <w:rsid w:val="008F2608"/>
    <w:rsid w:val="008F2609"/>
    <w:rsid w:val="008F274A"/>
    <w:rsid w:val="008F2B38"/>
    <w:rsid w:val="008F2C05"/>
    <w:rsid w:val="008F2F0D"/>
    <w:rsid w:val="008F365E"/>
    <w:rsid w:val="008F3697"/>
    <w:rsid w:val="008F3928"/>
    <w:rsid w:val="008F392A"/>
    <w:rsid w:val="008F3B59"/>
    <w:rsid w:val="008F3CE9"/>
    <w:rsid w:val="008F3DF5"/>
    <w:rsid w:val="008F3E7E"/>
    <w:rsid w:val="008F454B"/>
    <w:rsid w:val="008F4C0D"/>
    <w:rsid w:val="008F4E9E"/>
    <w:rsid w:val="008F5722"/>
    <w:rsid w:val="008F5965"/>
    <w:rsid w:val="008F596C"/>
    <w:rsid w:val="008F5A2B"/>
    <w:rsid w:val="008F5DCD"/>
    <w:rsid w:val="008F5E34"/>
    <w:rsid w:val="008F5F8B"/>
    <w:rsid w:val="008F6017"/>
    <w:rsid w:val="008F60D3"/>
    <w:rsid w:val="008F62D9"/>
    <w:rsid w:val="008F6427"/>
    <w:rsid w:val="008F64D7"/>
    <w:rsid w:val="008F66E0"/>
    <w:rsid w:val="008F6910"/>
    <w:rsid w:val="008F6C05"/>
    <w:rsid w:val="008F6E01"/>
    <w:rsid w:val="008F6E22"/>
    <w:rsid w:val="008F6E52"/>
    <w:rsid w:val="008F6E6E"/>
    <w:rsid w:val="008F7049"/>
    <w:rsid w:val="008F72D4"/>
    <w:rsid w:val="008F78DB"/>
    <w:rsid w:val="008F7A18"/>
    <w:rsid w:val="008F7B08"/>
    <w:rsid w:val="008F7B83"/>
    <w:rsid w:val="008F7BD3"/>
    <w:rsid w:val="008F7CE4"/>
    <w:rsid w:val="008F7DDB"/>
    <w:rsid w:val="008F7E6C"/>
    <w:rsid w:val="008F7F9A"/>
    <w:rsid w:val="009000E0"/>
    <w:rsid w:val="009001B4"/>
    <w:rsid w:val="009003AE"/>
    <w:rsid w:val="00900648"/>
    <w:rsid w:val="00900A04"/>
    <w:rsid w:val="00900E19"/>
    <w:rsid w:val="00900EBB"/>
    <w:rsid w:val="00900EE5"/>
    <w:rsid w:val="0090105E"/>
    <w:rsid w:val="00901195"/>
    <w:rsid w:val="009015A3"/>
    <w:rsid w:val="009015EA"/>
    <w:rsid w:val="00901601"/>
    <w:rsid w:val="009016C3"/>
    <w:rsid w:val="00901897"/>
    <w:rsid w:val="0090195A"/>
    <w:rsid w:val="009019E9"/>
    <w:rsid w:val="00901B2D"/>
    <w:rsid w:val="00901C31"/>
    <w:rsid w:val="00901D25"/>
    <w:rsid w:val="00901EA3"/>
    <w:rsid w:val="00901F00"/>
    <w:rsid w:val="00901FD6"/>
    <w:rsid w:val="00902111"/>
    <w:rsid w:val="009024EA"/>
    <w:rsid w:val="00902651"/>
    <w:rsid w:val="00902738"/>
    <w:rsid w:val="00902924"/>
    <w:rsid w:val="0090297E"/>
    <w:rsid w:val="00902E2B"/>
    <w:rsid w:val="009032CC"/>
    <w:rsid w:val="00903882"/>
    <w:rsid w:val="00903B1C"/>
    <w:rsid w:val="00904406"/>
    <w:rsid w:val="009044A1"/>
    <w:rsid w:val="00904509"/>
    <w:rsid w:val="009046FC"/>
    <w:rsid w:val="00904960"/>
    <w:rsid w:val="00904D72"/>
    <w:rsid w:val="00904EA8"/>
    <w:rsid w:val="00904EB0"/>
    <w:rsid w:val="00904EDE"/>
    <w:rsid w:val="00904EEF"/>
    <w:rsid w:val="009050CD"/>
    <w:rsid w:val="009050E5"/>
    <w:rsid w:val="00905494"/>
    <w:rsid w:val="009055AC"/>
    <w:rsid w:val="009056E3"/>
    <w:rsid w:val="00905769"/>
    <w:rsid w:val="009059EC"/>
    <w:rsid w:val="00905A4E"/>
    <w:rsid w:val="00905A8B"/>
    <w:rsid w:val="00905AC3"/>
    <w:rsid w:val="00905CC0"/>
    <w:rsid w:val="00905E59"/>
    <w:rsid w:val="00905FC0"/>
    <w:rsid w:val="0090600A"/>
    <w:rsid w:val="00906024"/>
    <w:rsid w:val="009061C3"/>
    <w:rsid w:val="00906303"/>
    <w:rsid w:val="009063D0"/>
    <w:rsid w:val="00906653"/>
    <w:rsid w:val="0090683F"/>
    <w:rsid w:val="0090692E"/>
    <w:rsid w:val="009069CC"/>
    <w:rsid w:val="00906B95"/>
    <w:rsid w:val="00906E71"/>
    <w:rsid w:val="00906E98"/>
    <w:rsid w:val="00907024"/>
    <w:rsid w:val="009070F2"/>
    <w:rsid w:val="009072C3"/>
    <w:rsid w:val="009073B5"/>
    <w:rsid w:val="009077EA"/>
    <w:rsid w:val="009079CC"/>
    <w:rsid w:val="009079E6"/>
    <w:rsid w:val="00907A8E"/>
    <w:rsid w:val="00907C30"/>
    <w:rsid w:val="00907C4B"/>
    <w:rsid w:val="00907D20"/>
    <w:rsid w:val="00907FAE"/>
    <w:rsid w:val="0091027C"/>
    <w:rsid w:val="009102CC"/>
    <w:rsid w:val="0091037E"/>
    <w:rsid w:val="00910711"/>
    <w:rsid w:val="00910728"/>
    <w:rsid w:val="00910ABA"/>
    <w:rsid w:val="00910CC5"/>
    <w:rsid w:val="00910D24"/>
    <w:rsid w:val="00910F93"/>
    <w:rsid w:val="009110BE"/>
    <w:rsid w:val="00911155"/>
    <w:rsid w:val="0091120F"/>
    <w:rsid w:val="009113D2"/>
    <w:rsid w:val="009113FF"/>
    <w:rsid w:val="00911484"/>
    <w:rsid w:val="009119DF"/>
    <w:rsid w:val="00911A78"/>
    <w:rsid w:val="00911AB2"/>
    <w:rsid w:val="00911B59"/>
    <w:rsid w:val="00911BD4"/>
    <w:rsid w:val="00911F01"/>
    <w:rsid w:val="0091210D"/>
    <w:rsid w:val="00912249"/>
    <w:rsid w:val="0091248F"/>
    <w:rsid w:val="00912501"/>
    <w:rsid w:val="009125B4"/>
    <w:rsid w:val="009127C3"/>
    <w:rsid w:val="009127ED"/>
    <w:rsid w:val="0091296F"/>
    <w:rsid w:val="0091298E"/>
    <w:rsid w:val="009129B9"/>
    <w:rsid w:val="00912AB2"/>
    <w:rsid w:val="00912AB6"/>
    <w:rsid w:val="00912C74"/>
    <w:rsid w:val="00912DD3"/>
    <w:rsid w:val="00912F1E"/>
    <w:rsid w:val="00913186"/>
    <w:rsid w:val="0091318B"/>
    <w:rsid w:val="00913211"/>
    <w:rsid w:val="009132C9"/>
    <w:rsid w:val="009132F8"/>
    <w:rsid w:val="00913343"/>
    <w:rsid w:val="00913933"/>
    <w:rsid w:val="00913CDB"/>
    <w:rsid w:val="00913D29"/>
    <w:rsid w:val="00913DCE"/>
    <w:rsid w:val="00913EC3"/>
    <w:rsid w:val="00914296"/>
    <w:rsid w:val="0091431F"/>
    <w:rsid w:val="00914763"/>
    <w:rsid w:val="00914A64"/>
    <w:rsid w:val="00914AD6"/>
    <w:rsid w:val="00914D76"/>
    <w:rsid w:val="009151C7"/>
    <w:rsid w:val="00915255"/>
    <w:rsid w:val="009152B6"/>
    <w:rsid w:val="009152BD"/>
    <w:rsid w:val="00915416"/>
    <w:rsid w:val="009155AB"/>
    <w:rsid w:val="009158C7"/>
    <w:rsid w:val="0091591F"/>
    <w:rsid w:val="00915D4C"/>
    <w:rsid w:val="00915D87"/>
    <w:rsid w:val="009163DC"/>
    <w:rsid w:val="0091667B"/>
    <w:rsid w:val="0091667F"/>
    <w:rsid w:val="009167EC"/>
    <w:rsid w:val="00916800"/>
    <w:rsid w:val="00917307"/>
    <w:rsid w:val="00917722"/>
    <w:rsid w:val="0091778E"/>
    <w:rsid w:val="0091792C"/>
    <w:rsid w:val="009179B3"/>
    <w:rsid w:val="009179C0"/>
    <w:rsid w:val="00917B8D"/>
    <w:rsid w:val="00917E6D"/>
    <w:rsid w:val="00917F2B"/>
    <w:rsid w:val="009205AE"/>
    <w:rsid w:val="00920721"/>
    <w:rsid w:val="0092077A"/>
    <w:rsid w:val="0092083A"/>
    <w:rsid w:val="00920DD8"/>
    <w:rsid w:val="00921170"/>
    <w:rsid w:val="009214A1"/>
    <w:rsid w:val="009214C9"/>
    <w:rsid w:val="009214E3"/>
    <w:rsid w:val="009215D0"/>
    <w:rsid w:val="00921853"/>
    <w:rsid w:val="0092185F"/>
    <w:rsid w:val="00921F6D"/>
    <w:rsid w:val="00922171"/>
    <w:rsid w:val="009221BF"/>
    <w:rsid w:val="009223BA"/>
    <w:rsid w:val="00922697"/>
    <w:rsid w:val="009226A3"/>
    <w:rsid w:val="00923109"/>
    <w:rsid w:val="00923595"/>
    <w:rsid w:val="00923794"/>
    <w:rsid w:val="00923826"/>
    <w:rsid w:val="00923933"/>
    <w:rsid w:val="00923AB8"/>
    <w:rsid w:val="00923CBC"/>
    <w:rsid w:val="00923D6F"/>
    <w:rsid w:val="00923E97"/>
    <w:rsid w:val="00923EB3"/>
    <w:rsid w:val="00923FC1"/>
    <w:rsid w:val="0092405F"/>
    <w:rsid w:val="0092460B"/>
    <w:rsid w:val="00924691"/>
    <w:rsid w:val="00924FAD"/>
    <w:rsid w:val="00925053"/>
    <w:rsid w:val="009251A6"/>
    <w:rsid w:val="0092523A"/>
    <w:rsid w:val="009252D9"/>
    <w:rsid w:val="00925492"/>
    <w:rsid w:val="00925709"/>
    <w:rsid w:val="009257A2"/>
    <w:rsid w:val="00925855"/>
    <w:rsid w:val="009259A5"/>
    <w:rsid w:val="009259A9"/>
    <w:rsid w:val="00925D11"/>
    <w:rsid w:val="00925E2B"/>
    <w:rsid w:val="00925F32"/>
    <w:rsid w:val="00925FE1"/>
    <w:rsid w:val="00926067"/>
    <w:rsid w:val="009260CB"/>
    <w:rsid w:val="0092642B"/>
    <w:rsid w:val="0092650F"/>
    <w:rsid w:val="00926686"/>
    <w:rsid w:val="00926782"/>
    <w:rsid w:val="009268DB"/>
    <w:rsid w:val="00926BA0"/>
    <w:rsid w:val="00926D95"/>
    <w:rsid w:val="00926EE1"/>
    <w:rsid w:val="00926F35"/>
    <w:rsid w:val="00926F36"/>
    <w:rsid w:val="0092707D"/>
    <w:rsid w:val="0092733A"/>
    <w:rsid w:val="0092738E"/>
    <w:rsid w:val="009274AE"/>
    <w:rsid w:val="00927503"/>
    <w:rsid w:val="009278DA"/>
    <w:rsid w:val="00927A8F"/>
    <w:rsid w:val="00927C6A"/>
    <w:rsid w:val="00927DC1"/>
    <w:rsid w:val="0092B386"/>
    <w:rsid w:val="009305F1"/>
    <w:rsid w:val="00930711"/>
    <w:rsid w:val="00930787"/>
    <w:rsid w:val="009307E6"/>
    <w:rsid w:val="00930851"/>
    <w:rsid w:val="00930B1D"/>
    <w:rsid w:val="00930BA8"/>
    <w:rsid w:val="00930ED3"/>
    <w:rsid w:val="00930FDA"/>
    <w:rsid w:val="009311C8"/>
    <w:rsid w:val="00931204"/>
    <w:rsid w:val="0093143D"/>
    <w:rsid w:val="009314AA"/>
    <w:rsid w:val="00931834"/>
    <w:rsid w:val="00931887"/>
    <w:rsid w:val="00931940"/>
    <w:rsid w:val="00931949"/>
    <w:rsid w:val="00931A96"/>
    <w:rsid w:val="00931B46"/>
    <w:rsid w:val="00931E97"/>
    <w:rsid w:val="00931F79"/>
    <w:rsid w:val="00932072"/>
    <w:rsid w:val="009322BE"/>
    <w:rsid w:val="00932621"/>
    <w:rsid w:val="0093272B"/>
    <w:rsid w:val="00932B52"/>
    <w:rsid w:val="00932E11"/>
    <w:rsid w:val="00933047"/>
    <w:rsid w:val="00933115"/>
    <w:rsid w:val="009331C3"/>
    <w:rsid w:val="00933376"/>
    <w:rsid w:val="0093342C"/>
    <w:rsid w:val="009334EC"/>
    <w:rsid w:val="0093351F"/>
    <w:rsid w:val="009336CE"/>
    <w:rsid w:val="00933883"/>
    <w:rsid w:val="0093391C"/>
    <w:rsid w:val="0093397F"/>
    <w:rsid w:val="00933A0B"/>
    <w:rsid w:val="00933BDF"/>
    <w:rsid w:val="00933C2C"/>
    <w:rsid w:val="00933C76"/>
    <w:rsid w:val="00933CEB"/>
    <w:rsid w:val="00933DD1"/>
    <w:rsid w:val="00933F5D"/>
    <w:rsid w:val="009340A4"/>
    <w:rsid w:val="009340CA"/>
    <w:rsid w:val="009344BE"/>
    <w:rsid w:val="0093450A"/>
    <w:rsid w:val="00934517"/>
    <w:rsid w:val="00934B78"/>
    <w:rsid w:val="00934DEA"/>
    <w:rsid w:val="00934E6C"/>
    <w:rsid w:val="009353EF"/>
    <w:rsid w:val="00935687"/>
    <w:rsid w:val="00935689"/>
    <w:rsid w:val="009356C8"/>
    <w:rsid w:val="00935755"/>
    <w:rsid w:val="009357D9"/>
    <w:rsid w:val="00935C38"/>
    <w:rsid w:val="00935C87"/>
    <w:rsid w:val="00935F75"/>
    <w:rsid w:val="00936284"/>
    <w:rsid w:val="00936665"/>
    <w:rsid w:val="00936670"/>
    <w:rsid w:val="00936692"/>
    <w:rsid w:val="009366A3"/>
    <w:rsid w:val="009366F5"/>
    <w:rsid w:val="00936891"/>
    <w:rsid w:val="00936ABB"/>
    <w:rsid w:val="00936C8D"/>
    <w:rsid w:val="00936D10"/>
    <w:rsid w:val="00937025"/>
    <w:rsid w:val="00937037"/>
    <w:rsid w:val="00937250"/>
    <w:rsid w:val="00937351"/>
    <w:rsid w:val="0093739D"/>
    <w:rsid w:val="009373FC"/>
    <w:rsid w:val="00937824"/>
    <w:rsid w:val="00937874"/>
    <w:rsid w:val="00937A64"/>
    <w:rsid w:val="00937D5E"/>
    <w:rsid w:val="00937FAD"/>
    <w:rsid w:val="00937FDF"/>
    <w:rsid w:val="0094009C"/>
    <w:rsid w:val="009403E6"/>
    <w:rsid w:val="0094046A"/>
    <w:rsid w:val="00940492"/>
    <w:rsid w:val="00940600"/>
    <w:rsid w:val="009407CC"/>
    <w:rsid w:val="009407DB"/>
    <w:rsid w:val="00940B79"/>
    <w:rsid w:val="00940CC6"/>
    <w:rsid w:val="00940DE9"/>
    <w:rsid w:val="00940F94"/>
    <w:rsid w:val="009411BC"/>
    <w:rsid w:val="00941409"/>
    <w:rsid w:val="00941468"/>
    <w:rsid w:val="00941587"/>
    <w:rsid w:val="009417EB"/>
    <w:rsid w:val="0094181D"/>
    <w:rsid w:val="009418CF"/>
    <w:rsid w:val="00941AD3"/>
    <w:rsid w:val="00941B07"/>
    <w:rsid w:val="00941F7A"/>
    <w:rsid w:val="009420F1"/>
    <w:rsid w:val="00942224"/>
    <w:rsid w:val="00942228"/>
    <w:rsid w:val="00942281"/>
    <w:rsid w:val="00942566"/>
    <w:rsid w:val="0094269E"/>
    <w:rsid w:val="0094293C"/>
    <w:rsid w:val="009429F0"/>
    <w:rsid w:val="00942BDB"/>
    <w:rsid w:val="00943027"/>
    <w:rsid w:val="00943089"/>
    <w:rsid w:val="009430D3"/>
    <w:rsid w:val="009431C6"/>
    <w:rsid w:val="00943261"/>
    <w:rsid w:val="00943629"/>
    <w:rsid w:val="00943901"/>
    <w:rsid w:val="0094399D"/>
    <w:rsid w:val="009439D7"/>
    <w:rsid w:val="00943AF7"/>
    <w:rsid w:val="00943B87"/>
    <w:rsid w:val="00943CBF"/>
    <w:rsid w:val="00943D2E"/>
    <w:rsid w:val="00943DAB"/>
    <w:rsid w:val="00943DE4"/>
    <w:rsid w:val="00943DE5"/>
    <w:rsid w:val="00944175"/>
    <w:rsid w:val="00944288"/>
    <w:rsid w:val="009443B3"/>
    <w:rsid w:val="009443F7"/>
    <w:rsid w:val="009444CD"/>
    <w:rsid w:val="0094451D"/>
    <w:rsid w:val="0094457A"/>
    <w:rsid w:val="0094460E"/>
    <w:rsid w:val="00944D19"/>
    <w:rsid w:val="00944DA7"/>
    <w:rsid w:val="00944DE7"/>
    <w:rsid w:val="00944F16"/>
    <w:rsid w:val="0094534D"/>
    <w:rsid w:val="00945502"/>
    <w:rsid w:val="0094559E"/>
    <w:rsid w:val="00945815"/>
    <w:rsid w:val="009459D6"/>
    <w:rsid w:val="00945B5D"/>
    <w:rsid w:val="00945FC6"/>
    <w:rsid w:val="009460B8"/>
    <w:rsid w:val="009462CE"/>
    <w:rsid w:val="00946434"/>
    <w:rsid w:val="009468F2"/>
    <w:rsid w:val="00946999"/>
    <w:rsid w:val="00946AA7"/>
    <w:rsid w:val="00946D7C"/>
    <w:rsid w:val="00946D9A"/>
    <w:rsid w:val="00947020"/>
    <w:rsid w:val="00947524"/>
    <w:rsid w:val="009475F7"/>
    <w:rsid w:val="00947614"/>
    <w:rsid w:val="00947700"/>
    <w:rsid w:val="00947A8F"/>
    <w:rsid w:val="00947B55"/>
    <w:rsid w:val="00947BDF"/>
    <w:rsid w:val="00947EF3"/>
    <w:rsid w:val="00947F6B"/>
    <w:rsid w:val="009500CE"/>
    <w:rsid w:val="009501CD"/>
    <w:rsid w:val="0095094A"/>
    <w:rsid w:val="00950B50"/>
    <w:rsid w:val="00950B5A"/>
    <w:rsid w:val="00950BB0"/>
    <w:rsid w:val="00950E01"/>
    <w:rsid w:val="009513A5"/>
    <w:rsid w:val="0095153D"/>
    <w:rsid w:val="00951763"/>
    <w:rsid w:val="009519B4"/>
    <w:rsid w:val="00951B02"/>
    <w:rsid w:val="00951DE6"/>
    <w:rsid w:val="00952187"/>
    <w:rsid w:val="009522BA"/>
    <w:rsid w:val="009522C1"/>
    <w:rsid w:val="009526D9"/>
    <w:rsid w:val="00952741"/>
    <w:rsid w:val="0095286C"/>
    <w:rsid w:val="00952A74"/>
    <w:rsid w:val="00952C30"/>
    <w:rsid w:val="00952E22"/>
    <w:rsid w:val="00952EA8"/>
    <w:rsid w:val="00952F19"/>
    <w:rsid w:val="00953631"/>
    <w:rsid w:val="009537BF"/>
    <w:rsid w:val="00953899"/>
    <w:rsid w:val="00953B5E"/>
    <w:rsid w:val="00953BD5"/>
    <w:rsid w:val="00953E35"/>
    <w:rsid w:val="009541A0"/>
    <w:rsid w:val="0095443E"/>
    <w:rsid w:val="0095473A"/>
    <w:rsid w:val="0095480A"/>
    <w:rsid w:val="009549A5"/>
    <w:rsid w:val="00954A75"/>
    <w:rsid w:val="00954B31"/>
    <w:rsid w:val="00954BAF"/>
    <w:rsid w:val="00954C40"/>
    <w:rsid w:val="00954FDA"/>
    <w:rsid w:val="00955273"/>
    <w:rsid w:val="009553F9"/>
    <w:rsid w:val="0095545B"/>
    <w:rsid w:val="0095546B"/>
    <w:rsid w:val="00955895"/>
    <w:rsid w:val="00955B56"/>
    <w:rsid w:val="00955CB0"/>
    <w:rsid w:val="00955D35"/>
    <w:rsid w:val="00955DA9"/>
    <w:rsid w:val="00955DEA"/>
    <w:rsid w:val="00955E33"/>
    <w:rsid w:val="00956029"/>
    <w:rsid w:val="00956168"/>
    <w:rsid w:val="0095617A"/>
    <w:rsid w:val="00956485"/>
    <w:rsid w:val="0095651F"/>
    <w:rsid w:val="00956728"/>
    <w:rsid w:val="0095672E"/>
    <w:rsid w:val="009567D0"/>
    <w:rsid w:val="00956CA5"/>
    <w:rsid w:val="00956CD4"/>
    <w:rsid w:val="009570F0"/>
    <w:rsid w:val="009571C3"/>
    <w:rsid w:val="009572D7"/>
    <w:rsid w:val="00957325"/>
    <w:rsid w:val="0095736B"/>
    <w:rsid w:val="009576DB"/>
    <w:rsid w:val="0095782F"/>
    <w:rsid w:val="00957A8E"/>
    <w:rsid w:val="00957C31"/>
    <w:rsid w:val="00957D52"/>
    <w:rsid w:val="0096003C"/>
    <w:rsid w:val="00960054"/>
    <w:rsid w:val="009601B0"/>
    <w:rsid w:val="00960312"/>
    <w:rsid w:val="00960387"/>
    <w:rsid w:val="009605EF"/>
    <w:rsid w:val="009608FE"/>
    <w:rsid w:val="00960980"/>
    <w:rsid w:val="00960DBE"/>
    <w:rsid w:val="00960DF7"/>
    <w:rsid w:val="00960E49"/>
    <w:rsid w:val="00961021"/>
    <w:rsid w:val="009612B3"/>
    <w:rsid w:val="009613E9"/>
    <w:rsid w:val="00961469"/>
    <w:rsid w:val="00961AD9"/>
    <w:rsid w:val="00961B01"/>
    <w:rsid w:val="00961E81"/>
    <w:rsid w:val="00961FF0"/>
    <w:rsid w:val="00962417"/>
    <w:rsid w:val="00962696"/>
    <w:rsid w:val="009627A1"/>
    <w:rsid w:val="0096289C"/>
    <w:rsid w:val="009629A4"/>
    <w:rsid w:val="009629C4"/>
    <w:rsid w:val="00962C44"/>
    <w:rsid w:val="00962EAD"/>
    <w:rsid w:val="00963042"/>
    <w:rsid w:val="009631E6"/>
    <w:rsid w:val="009632FF"/>
    <w:rsid w:val="0096347A"/>
    <w:rsid w:val="0096376A"/>
    <w:rsid w:val="00963EDF"/>
    <w:rsid w:val="00964069"/>
    <w:rsid w:val="009643E0"/>
    <w:rsid w:val="0096441F"/>
    <w:rsid w:val="0096447F"/>
    <w:rsid w:val="00964498"/>
    <w:rsid w:val="00964850"/>
    <w:rsid w:val="00964B40"/>
    <w:rsid w:val="00964B92"/>
    <w:rsid w:val="00964DF5"/>
    <w:rsid w:val="00964E0D"/>
    <w:rsid w:val="00964EF4"/>
    <w:rsid w:val="00965212"/>
    <w:rsid w:val="0096524C"/>
    <w:rsid w:val="00965261"/>
    <w:rsid w:val="00965821"/>
    <w:rsid w:val="00965932"/>
    <w:rsid w:val="00965B9B"/>
    <w:rsid w:val="00965C2C"/>
    <w:rsid w:val="00965C68"/>
    <w:rsid w:val="00966153"/>
    <w:rsid w:val="009661A2"/>
    <w:rsid w:val="0096624D"/>
    <w:rsid w:val="00966296"/>
    <w:rsid w:val="0096644F"/>
    <w:rsid w:val="00966468"/>
    <w:rsid w:val="00966777"/>
    <w:rsid w:val="0096684C"/>
    <w:rsid w:val="00966A6A"/>
    <w:rsid w:val="00966B39"/>
    <w:rsid w:val="00966C9B"/>
    <w:rsid w:val="00966DF9"/>
    <w:rsid w:val="00966EDB"/>
    <w:rsid w:val="00966F3A"/>
    <w:rsid w:val="009670EC"/>
    <w:rsid w:val="00967673"/>
    <w:rsid w:val="009678AE"/>
    <w:rsid w:val="009678FD"/>
    <w:rsid w:val="009679BD"/>
    <w:rsid w:val="00967AED"/>
    <w:rsid w:val="00967C3E"/>
    <w:rsid w:val="00967CD2"/>
    <w:rsid w:val="00967E38"/>
    <w:rsid w:val="00967F42"/>
    <w:rsid w:val="009700EF"/>
    <w:rsid w:val="0097028D"/>
    <w:rsid w:val="00970690"/>
    <w:rsid w:val="00970CAE"/>
    <w:rsid w:val="00970E05"/>
    <w:rsid w:val="0097122B"/>
    <w:rsid w:val="00971A9A"/>
    <w:rsid w:val="00971CCE"/>
    <w:rsid w:val="00971D55"/>
    <w:rsid w:val="00971D72"/>
    <w:rsid w:val="00971DF9"/>
    <w:rsid w:val="00971F8D"/>
    <w:rsid w:val="0097241B"/>
    <w:rsid w:val="00972776"/>
    <w:rsid w:val="0097299E"/>
    <w:rsid w:val="00972B59"/>
    <w:rsid w:val="00972BB2"/>
    <w:rsid w:val="00972CC4"/>
    <w:rsid w:val="00972FA8"/>
    <w:rsid w:val="00973173"/>
    <w:rsid w:val="009731D5"/>
    <w:rsid w:val="009732A6"/>
    <w:rsid w:val="009734D4"/>
    <w:rsid w:val="009735FD"/>
    <w:rsid w:val="00973668"/>
    <w:rsid w:val="009737E0"/>
    <w:rsid w:val="00973893"/>
    <w:rsid w:val="0097396F"/>
    <w:rsid w:val="00973ADA"/>
    <w:rsid w:val="00973C08"/>
    <w:rsid w:val="00973C5D"/>
    <w:rsid w:val="00973CF6"/>
    <w:rsid w:val="00973D1A"/>
    <w:rsid w:val="00973F91"/>
    <w:rsid w:val="0097403D"/>
    <w:rsid w:val="0097404E"/>
    <w:rsid w:val="00974157"/>
    <w:rsid w:val="009742F4"/>
    <w:rsid w:val="009743C9"/>
    <w:rsid w:val="00974A16"/>
    <w:rsid w:val="00974A2F"/>
    <w:rsid w:val="00975101"/>
    <w:rsid w:val="009752CD"/>
    <w:rsid w:val="009754FF"/>
    <w:rsid w:val="009756C5"/>
    <w:rsid w:val="00975B13"/>
    <w:rsid w:val="00975D3F"/>
    <w:rsid w:val="00975FC9"/>
    <w:rsid w:val="009762A6"/>
    <w:rsid w:val="00976372"/>
    <w:rsid w:val="00976483"/>
    <w:rsid w:val="00976705"/>
    <w:rsid w:val="00976717"/>
    <w:rsid w:val="009767FF"/>
    <w:rsid w:val="00976C58"/>
    <w:rsid w:val="00976CB4"/>
    <w:rsid w:val="009770D0"/>
    <w:rsid w:val="0097718D"/>
    <w:rsid w:val="009771C7"/>
    <w:rsid w:val="009775E8"/>
    <w:rsid w:val="00977616"/>
    <w:rsid w:val="009776F3"/>
    <w:rsid w:val="0097774F"/>
    <w:rsid w:val="009777EE"/>
    <w:rsid w:val="00977829"/>
    <w:rsid w:val="0097785A"/>
    <w:rsid w:val="00977A65"/>
    <w:rsid w:val="00977A70"/>
    <w:rsid w:val="00977B66"/>
    <w:rsid w:val="00977BA9"/>
    <w:rsid w:val="00977DDF"/>
    <w:rsid w:val="009801BF"/>
    <w:rsid w:val="00980B23"/>
    <w:rsid w:val="00980D48"/>
    <w:rsid w:val="00981472"/>
    <w:rsid w:val="00981563"/>
    <w:rsid w:val="00981573"/>
    <w:rsid w:val="00981891"/>
    <w:rsid w:val="00981C6C"/>
    <w:rsid w:val="00981D20"/>
    <w:rsid w:val="00981F6A"/>
    <w:rsid w:val="00982004"/>
    <w:rsid w:val="00982113"/>
    <w:rsid w:val="00982121"/>
    <w:rsid w:val="00982141"/>
    <w:rsid w:val="009821EE"/>
    <w:rsid w:val="00982398"/>
    <w:rsid w:val="00982406"/>
    <w:rsid w:val="00982472"/>
    <w:rsid w:val="00982520"/>
    <w:rsid w:val="00982689"/>
    <w:rsid w:val="0098278E"/>
    <w:rsid w:val="00982993"/>
    <w:rsid w:val="009829AF"/>
    <w:rsid w:val="00982B53"/>
    <w:rsid w:val="00982F27"/>
    <w:rsid w:val="00982FBC"/>
    <w:rsid w:val="0098308A"/>
    <w:rsid w:val="00983177"/>
    <w:rsid w:val="00983228"/>
    <w:rsid w:val="00983241"/>
    <w:rsid w:val="009832A0"/>
    <w:rsid w:val="009832F0"/>
    <w:rsid w:val="009834F3"/>
    <w:rsid w:val="00983681"/>
    <w:rsid w:val="0098389B"/>
    <w:rsid w:val="00983941"/>
    <w:rsid w:val="00983B4F"/>
    <w:rsid w:val="00983EB6"/>
    <w:rsid w:val="00983EE1"/>
    <w:rsid w:val="00984032"/>
    <w:rsid w:val="009848C2"/>
    <w:rsid w:val="00984ADB"/>
    <w:rsid w:val="00984C94"/>
    <w:rsid w:val="00984D2E"/>
    <w:rsid w:val="00984D5A"/>
    <w:rsid w:val="00984D7D"/>
    <w:rsid w:val="00985074"/>
    <w:rsid w:val="00985170"/>
    <w:rsid w:val="00985234"/>
    <w:rsid w:val="009855E4"/>
    <w:rsid w:val="00985A48"/>
    <w:rsid w:val="00985CD7"/>
    <w:rsid w:val="00985D5C"/>
    <w:rsid w:val="00985EDC"/>
    <w:rsid w:val="00986107"/>
    <w:rsid w:val="0098658A"/>
    <w:rsid w:val="00986788"/>
    <w:rsid w:val="00986B0F"/>
    <w:rsid w:val="00986B3A"/>
    <w:rsid w:val="00986DD1"/>
    <w:rsid w:val="00986EA3"/>
    <w:rsid w:val="00987077"/>
    <w:rsid w:val="009872D6"/>
    <w:rsid w:val="009873C1"/>
    <w:rsid w:val="0098749E"/>
    <w:rsid w:val="00987572"/>
    <w:rsid w:val="00987715"/>
    <w:rsid w:val="0098777B"/>
    <w:rsid w:val="00987826"/>
    <w:rsid w:val="00987908"/>
    <w:rsid w:val="00987B76"/>
    <w:rsid w:val="00987FA2"/>
    <w:rsid w:val="00987FE6"/>
    <w:rsid w:val="00990028"/>
    <w:rsid w:val="00990242"/>
    <w:rsid w:val="009902BD"/>
    <w:rsid w:val="009904D8"/>
    <w:rsid w:val="0099055B"/>
    <w:rsid w:val="00990694"/>
    <w:rsid w:val="00990703"/>
    <w:rsid w:val="0099080C"/>
    <w:rsid w:val="00990C70"/>
    <w:rsid w:val="00990D4E"/>
    <w:rsid w:val="00990EC2"/>
    <w:rsid w:val="0099140E"/>
    <w:rsid w:val="009918DD"/>
    <w:rsid w:val="00991BB1"/>
    <w:rsid w:val="00991C02"/>
    <w:rsid w:val="00991CAF"/>
    <w:rsid w:val="00991CBD"/>
    <w:rsid w:val="0099204C"/>
    <w:rsid w:val="009921DE"/>
    <w:rsid w:val="00992270"/>
    <w:rsid w:val="00992341"/>
    <w:rsid w:val="0099251F"/>
    <w:rsid w:val="00992ACF"/>
    <w:rsid w:val="00992B6E"/>
    <w:rsid w:val="00992CED"/>
    <w:rsid w:val="00992F83"/>
    <w:rsid w:val="0099339C"/>
    <w:rsid w:val="009934AB"/>
    <w:rsid w:val="009939B1"/>
    <w:rsid w:val="00993A81"/>
    <w:rsid w:val="00993BFC"/>
    <w:rsid w:val="0099411B"/>
    <w:rsid w:val="0099414D"/>
    <w:rsid w:val="009941A1"/>
    <w:rsid w:val="009941AF"/>
    <w:rsid w:val="009941C7"/>
    <w:rsid w:val="00994264"/>
    <w:rsid w:val="00994284"/>
    <w:rsid w:val="009946F6"/>
    <w:rsid w:val="00994876"/>
    <w:rsid w:val="009949DE"/>
    <w:rsid w:val="009949FF"/>
    <w:rsid w:val="00994B2D"/>
    <w:rsid w:val="00994D32"/>
    <w:rsid w:val="00994EAC"/>
    <w:rsid w:val="00994F34"/>
    <w:rsid w:val="009951D7"/>
    <w:rsid w:val="009951FA"/>
    <w:rsid w:val="0099526A"/>
    <w:rsid w:val="00995317"/>
    <w:rsid w:val="009953D2"/>
    <w:rsid w:val="0099553D"/>
    <w:rsid w:val="00995824"/>
    <w:rsid w:val="00995862"/>
    <w:rsid w:val="00995CE8"/>
    <w:rsid w:val="00995DEF"/>
    <w:rsid w:val="009962AD"/>
    <w:rsid w:val="00996331"/>
    <w:rsid w:val="00996457"/>
    <w:rsid w:val="009965D6"/>
    <w:rsid w:val="009966B0"/>
    <w:rsid w:val="009969CE"/>
    <w:rsid w:val="00996A0F"/>
    <w:rsid w:val="00996B00"/>
    <w:rsid w:val="00996FE1"/>
    <w:rsid w:val="0099720C"/>
    <w:rsid w:val="00997610"/>
    <w:rsid w:val="00997677"/>
    <w:rsid w:val="00997ABC"/>
    <w:rsid w:val="00997ADF"/>
    <w:rsid w:val="00997B05"/>
    <w:rsid w:val="00997B2B"/>
    <w:rsid w:val="00997B51"/>
    <w:rsid w:val="00997B97"/>
    <w:rsid w:val="00997C5F"/>
    <w:rsid w:val="00997C86"/>
    <w:rsid w:val="00997F85"/>
    <w:rsid w:val="009A0011"/>
    <w:rsid w:val="009A0121"/>
    <w:rsid w:val="009A020E"/>
    <w:rsid w:val="009A0376"/>
    <w:rsid w:val="009A099A"/>
    <w:rsid w:val="009A09A0"/>
    <w:rsid w:val="009A0A54"/>
    <w:rsid w:val="009A0A85"/>
    <w:rsid w:val="009A0B68"/>
    <w:rsid w:val="009A0C8E"/>
    <w:rsid w:val="009A0E1D"/>
    <w:rsid w:val="009A0E66"/>
    <w:rsid w:val="009A0F2B"/>
    <w:rsid w:val="009A0FB2"/>
    <w:rsid w:val="009A0FF2"/>
    <w:rsid w:val="009A1155"/>
    <w:rsid w:val="009A1371"/>
    <w:rsid w:val="009A1393"/>
    <w:rsid w:val="009A1525"/>
    <w:rsid w:val="009A15FD"/>
    <w:rsid w:val="009A16E3"/>
    <w:rsid w:val="009A1A40"/>
    <w:rsid w:val="009A1AEF"/>
    <w:rsid w:val="009A1AF3"/>
    <w:rsid w:val="009A1AFB"/>
    <w:rsid w:val="009A1D6B"/>
    <w:rsid w:val="009A1E47"/>
    <w:rsid w:val="009A1E8B"/>
    <w:rsid w:val="009A1FBF"/>
    <w:rsid w:val="009A2095"/>
    <w:rsid w:val="009A2197"/>
    <w:rsid w:val="009A21CA"/>
    <w:rsid w:val="009A2209"/>
    <w:rsid w:val="009A2357"/>
    <w:rsid w:val="009A252C"/>
    <w:rsid w:val="009A262E"/>
    <w:rsid w:val="009A2967"/>
    <w:rsid w:val="009A2A7C"/>
    <w:rsid w:val="009A2D27"/>
    <w:rsid w:val="009A2D65"/>
    <w:rsid w:val="009A2E8A"/>
    <w:rsid w:val="009A2ED4"/>
    <w:rsid w:val="009A3214"/>
    <w:rsid w:val="009A348B"/>
    <w:rsid w:val="009A3507"/>
    <w:rsid w:val="009A3538"/>
    <w:rsid w:val="009A3618"/>
    <w:rsid w:val="009A3652"/>
    <w:rsid w:val="009A3C05"/>
    <w:rsid w:val="009A3C1F"/>
    <w:rsid w:val="009A3C25"/>
    <w:rsid w:val="009A3CC1"/>
    <w:rsid w:val="009A3F3D"/>
    <w:rsid w:val="009A4245"/>
    <w:rsid w:val="009A4436"/>
    <w:rsid w:val="009A44E9"/>
    <w:rsid w:val="009A457E"/>
    <w:rsid w:val="009A45EE"/>
    <w:rsid w:val="009A46EE"/>
    <w:rsid w:val="009A4A70"/>
    <w:rsid w:val="009A4CE2"/>
    <w:rsid w:val="009A4E4D"/>
    <w:rsid w:val="009A4EF0"/>
    <w:rsid w:val="009A501C"/>
    <w:rsid w:val="009A50F2"/>
    <w:rsid w:val="009A5291"/>
    <w:rsid w:val="009A52E7"/>
    <w:rsid w:val="009A537B"/>
    <w:rsid w:val="009A5681"/>
    <w:rsid w:val="009A57A6"/>
    <w:rsid w:val="009A5859"/>
    <w:rsid w:val="009A5900"/>
    <w:rsid w:val="009A5B3A"/>
    <w:rsid w:val="009A5C02"/>
    <w:rsid w:val="009A5F33"/>
    <w:rsid w:val="009A6481"/>
    <w:rsid w:val="009A664A"/>
    <w:rsid w:val="009A66BC"/>
    <w:rsid w:val="009A6C01"/>
    <w:rsid w:val="009A6C7E"/>
    <w:rsid w:val="009A6F29"/>
    <w:rsid w:val="009A7094"/>
    <w:rsid w:val="009A715C"/>
    <w:rsid w:val="009A738F"/>
    <w:rsid w:val="009A73D3"/>
    <w:rsid w:val="009A7444"/>
    <w:rsid w:val="009A7834"/>
    <w:rsid w:val="009B0028"/>
    <w:rsid w:val="009B00A9"/>
    <w:rsid w:val="009B00BF"/>
    <w:rsid w:val="009B071B"/>
    <w:rsid w:val="009B0783"/>
    <w:rsid w:val="009B07E6"/>
    <w:rsid w:val="009B0AC9"/>
    <w:rsid w:val="009B0BA9"/>
    <w:rsid w:val="009B0BED"/>
    <w:rsid w:val="009B0CEE"/>
    <w:rsid w:val="009B0F03"/>
    <w:rsid w:val="009B116B"/>
    <w:rsid w:val="009B1184"/>
    <w:rsid w:val="009B1243"/>
    <w:rsid w:val="009B1322"/>
    <w:rsid w:val="009B135A"/>
    <w:rsid w:val="009B1541"/>
    <w:rsid w:val="009B16E0"/>
    <w:rsid w:val="009B1742"/>
    <w:rsid w:val="009B1782"/>
    <w:rsid w:val="009B19DB"/>
    <w:rsid w:val="009B1BEF"/>
    <w:rsid w:val="009B1C18"/>
    <w:rsid w:val="009B1C3D"/>
    <w:rsid w:val="009B1D86"/>
    <w:rsid w:val="009B1E9E"/>
    <w:rsid w:val="009B1EAD"/>
    <w:rsid w:val="009B2065"/>
    <w:rsid w:val="009B21BF"/>
    <w:rsid w:val="009B2473"/>
    <w:rsid w:val="009B248B"/>
    <w:rsid w:val="009B2823"/>
    <w:rsid w:val="009B28B8"/>
    <w:rsid w:val="009B2A04"/>
    <w:rsid w:val="009B2AD5"/>
    <w:rsid w:val="009B2D2D"/>
    <w:rsid w:val="009B2D5B"/>
    <w:rsid w:val="009B2D5C"/>
    <w:rsid w:val="009B2DE0"/>
    <w:rsid w:val="009B2EA1"/>
    <w:rsid w:val="009B2FDB"/>
    <w:rsid w:val="009B31A9"/>
    <w:rsid w:val="009B357D"/>
    <w:rsid w:val="009B367F"/>
    <w:rsid w:val="009B3912"/>
    <w:rsid w:val="009B3925"/>
    <w:rsid w:val="009B3B57"/>
    <w:rsid w:val="009B3BB8"/>
    <w:rsid w:val="009B407F"/>
    <w:rsid w:val="009B420A"/>
    <w:rsid w:val="009B4299"/>
    <w:rsid w:val="009B42F2"/>
    <w:rsid w:val="009B451B"/>
    <w:rsid w:val="009B45EE"/>
    <w:rsid w:val="009B47C4"/>
    <w:rsid w:val="009B4872"/>
    <w:rsid w:val="009B4948"/>
    <w:rsid w:val="009B4B2D"/>
    <w:rsid w:val="009B4DAB"/>
    <w:rsid w:val="009B4DFA"/>
    <w:rsid w:val="009B4E2B"/>
    <w:rsid w:val="009B4E83"/>
    <w:rsid w:val="009B4EBE"/>
    <w:rsid w:val="009B4EC2"/>
    <w:rsid w:val="009B4EDA"/>
    <w:rsid w:val="009B4F7C"/>
    <w:rsid w:val="009B5445"/>
    <w:rsid w:val="009B5617"/>
    <w:rsid w:val="009B5679"/>
    <w:rsid w:val="009B57DC"/>
    <w:rsid w:val="009B583C"/>
    <w:rsid w:val="009B58EC"/>
    <w:rsid w:val="009B5B4A"/>
    <w:rsid w:val="009B5C26"/>
    <w:rsid w:val="009B5C7E"/>
    <w:rsid w:val="009B61EF"/>
    <w:rsid w:val="009B63B7"/>
    <w:rsid w:val="009B6447"/>
    <w:rsid w:val="009B6512"/>
    <w:rsid w:val="009B6654"/>
    <w:rsid w:val="009B67E0"/>
    <w:rsid w:val="009B6D76"/>
    <w:rsid w:val="009B7028"/>
    <w:rsid w:val="009B72A6"/>
    <w:rsid w:val="009B75E0"/>
    <w:rsid w:val="009B763E"/>
    <w:rsid w:val="009B78BD"/>
    <w:rsid w:val="009B7FA1"/>
    <w:rsid w:val="009B7FE8"/>
    <w:rsid w:val="009C00DE"/>
    <w:rsid w:val="009C0227"/>
    <w:rsid w:val="009C0260"/>
    <w:rsid w:val="009C039C"/>
    <w:rsid w:val="009C0468"/>
    <w:rsid w:val="009C047D"/>
    <w:rsid w:val="009C06F2"/>
    <w:rsid w:val="009C097D"/>
    <w:rsid w:val="009C0D76"/>
    <w:rsid w:val="009C0E08"/>
    <w:rsid w:val="009C0E0A"/>
    <w:rsid w:val="009C0ED8"/>
    <w:rsid w:val="009C0FB5"/>
    <w:rsid w:val="009C1022"/>
    <w:rsid w:val="009C10C8"/>
    <w:rsid w:val="009C132D"/>
    <w:rsid w:val="009C14A3"/>
    <w:rsid w:val="009C19E5"/>
    <w:rsid w:val="009C1A9C"/>
    <w:rsid w:val="009C1BFA"/>
    <w:rsid w:val="009C1E30"/>
    <w:rsid w:val="009C201C"/>
    <w:rsid w:val="009C21D0"/>
    <w:rsid w:val="009C238B"/>
    <w:rsid w:val="009C2765"/>
    <w:rsid w:val="009C27B5"/>
    <w:rsid w:val="009C294A"/>
    <w:rsid w:val="009C2C44"/>
    <w:rsid w:val="009C2C71"/>
    <w:rsid w:val="009C2DD7"/>
    <w:rsid w:val="009C2E03"/>
    <w:rsid w:val="009C2F0C"/>
    <w:rsid w:val="009C30C1"/>
    <w:rsid w:val="009C32E8"/>
    <w:rsid w:val="009C331B"/>
    <w:rsid w:val="009C36A1"/>
    <w:rsid w:val="009C36B3"/>
    <w:rsid w:val="009C3928"/>
    <w:rsid w:val="009C39ED"/>
    <w:rsid w:val="009C3AA9"/>
    <w:rsid w:val="009C3C75"/>
    <w:rsid w:val="009C405C"/>
    <w:rsid w:val="009C4176"/>
    <w:rsid w:val="009C4284"/>
    <w:rsid w:val="009C4526"/>
    <w:rsid w:val="009C46CE"/>
    <w:rsid w:val="009C484C"/>
    <w:rsid w:val="009C4EB1"/>
    <w:rsid w:val="009C4EBA"/>
    <w:rsid w:val="009C4F9C"/>
    <w:rsid w:val="009C558F"/>
    <w:rsid w:val="009C5591"/>
    <w:rsid w:val="009C5668"/>
    <w:rsid w:val="009C5683"/>
    <w:rsid w:val="009C57A1"/>
    <w:rsid w:val="009C5904"/>
    <w:rsid w:val="009C5951"/>
    <w:rsid w:val="009C5ABF"/>
    <w:rsid w:val="009C5B72"/>
    <w:rsid w:val="009C5BD3"/>
    <w:rsid w:val="009C5CAB"/>
    <w:rsid w:val="009C5DAF"/>
    <w:rsid w:val="009C5DC4"/>
    <w:rsid w:val="009C6165"/>
    <w:rsid w:val="009C616C"/>
    <w:rsid w:val="009C63CF"/>
    <w:rsid w:val="009C65ED"/>
    <w:rsid w:val="009C6697"/>
    <w:rsid w:val="009C66FE"/>
    <w:rsid w:val="009C6732"/>
    <w:rsid w:val="009C687D"/>
    <w:rsid w:val="009C6952"/>
    <w:rsid w:val="009C6A1E"/>
    <w:rsid w:val="009C6ADC"/>
    <w:rsid w:val="009C6C3D"/>
    <w:rsid w:val="009C6D04"/>
    <w:rsid w:val="009C6D6D"/>
    <w:rsid w:val="009C6EC0"/>
    <w:rsid w:val="009C7034"/>
    <w:rsid w:val="009C7204"/>
    <w:rsid w:val="009C72EB"/>
    <w:rsid w:val="009C72EF"/>
    <w:rsid w:val="009C74B7"/>
    <w:rsid w:val="009C7551"/>
    <w:rsid w:val="009C76AB"/>
    <w:rsid w:val="009C7726"/>
    <w:rsid w:val="009C77E0"/>
    <w:rsid w:val="009C7834"/>
    <w:rsid w:val="009C798D"/>
    <w:rsid w:val="009C7C86"/>
    <w:rsid w:val="009C7CF3"/>
    <w:rsid w:val="009C7ED6"/>
    <w:rsid w:val="009D0182"/>
    <w:rsid w:val="009D01B6"/>
    <w:rsid w:val="009D0200"/>
    <w:rsid w:val="009D04D1"/>
    <w:rsid w:val="009D06D7"/>
    <w:rsid w:val="009D06DF"/>
    <w:rsid w:val="009D0C2E"/>
    <w:rsid w:val="009D1062"/>
    <w:rsid w:val="009D1065"/>
    <w:rsid w:val="009D1148"/>
    <w:rsid w:val="009D12E2"/>
    <w:rsid w:val="009D14F6"/>
    <w:rsid w:val="009D1662"/>
    <w:rsid w:val="009D1707"/>
    <w:rsid w:val="009D17B8"/>
    <w:rsid w:val="009D18D4"/>
    <w:rsid w:val="009D1980"/>
    <w:rsid w:val="009D1BFE"/>
    <w:rsid w:val="009D1F70"/>
    <w:rsid w:val="009D24D1"/>
    <w:rsid w:val="009D28C1"/>
    <w:rsid w:val="009D2AEC"/>
    <w:rsid w:val="009D2D44"/>
    <w:rsid w:val="009D2F01"/>
    <w:rsid w:val="009D2FC9"/>
    <w:rsid w:val="009D303C"/>
    <w:rsid w:val="009D30FC"/>
    <w:rsid w:val="009D3278"/>
    <w:rsid w:val="009D32FF"/>
    <w:rsid w:val="009D3369"/>
    <w:rsid w:val="009D348D"/>
    <w:rsid w:val="009D34AA"/>
    <w:rsid w:val="009D37B8"/>
    <w:rsid w:val="009D37D9"/>
    <w:rsid w:val="009D3C89"/>
    <w:rsid w:val="009D3DB6"/>
    <w:rsid w:val="009D40DD"/>
    <w:rsid w:val="009D4192"/>
    <w:rsid w:val="009D428C"/>
    <w:rsid w:val="009D430E"/>
    <w:rsid w:val="009D4424"/>
    <w:rsid w:val="009D4624"/>
    <w:rsid w:val="009D46E6"/>
    <w:rsid w:val="009D4B40"/>
    <w:rsid w:val="009D4B77"/>
    <w:rsid w:val="009D4EFA"/>
    <w:rsid w:val="009D5368"/>
    <w:rsid w:val="009D56CB"/>
    <w:rsid w:val="009D5811"/>
    <w:rsid w:val="009D585C"/>
    <w:rsid w:val="009D5C60"/>
    <w:rsid w:val="009D60D3"/>
    <w:rsid w:val="009D645A"/>
    <w:rsid w:val="009D64ED"/>
    <w:rsid w:val="009D650D"/>
    <w:rsid w:val="009D657D"/>
    <w:rsid w:val="009D6C60"/>
    <w:rsid w:val="009D6F55"/>
    <w:rsid w:val="009D7025"/>
    <w:rsid w:val="009D72E5"/>
    <w:rsid w:val="009D7348"/>
    <w:rsid w:val="009D7611"/>
    <w:rsid w:val="009D76B7"/>
    <w:rsid w:val="009E013B"/>
    <w:rsid w:val="009E01E3"/>
    <w:rsid w:val="009E036E"/>
    <w:rsid w:val="009E039D"/>
    <w:rsid w:val="009E090F"/>
    <w:rsid w:val="009E0B0A"/>
    <w:rsid w:val="009E0B4A"/>
    <w:rsid w:val="009E0CAE"/>
    <w:rsid w:val="009E0DEB"/>
    <w:rsid w:val="009E0E63"/>
    <w:rsid w:val="009E0E9B"/>
    <w:rsid w:val="009E0F14"/>
    <w:rsid w:val="009E115D"/>
    <w:rsid w:val="009E11DA"/>
    <w:rsid w:val="009E13FC"/>
    <w:rsid w:val="009E15B8"/>
    <w:rsid w:val="009E15BB"/>
    <w:rsid w:val="009E1770"/>
    <w:rsid w:val="009E17CC"/>
    <w:rsid w:val="009E1823"/>
    <w:rsid w:val="009E1929"/>
    <w:rsid w:val="009E1951"/>
    <w:rsid w:val="009E1A8E"/>
    <w:rsid w:val="009E1CE3"/>
    <w:rsid w:val="009E1E06"/>
    <w:rsid w:val="009E1E59"/>
    <w:rsid w:val="009E201B"/>
    <w:rsid w:val="009E20EC"/>
    <w:rsid w:val="009E249B"/>
    <w:rsid w:val="009E270A"/>
    <w:rsid w:val="009E297C"/>
    <w:rsid w:val="009E2B4C"/>
    <w:rsid w:val="009E2DF5"/>
    <w:rsid w:val="009E2EE4"/>
    <w:rsid w:val="009E2F02"/>
    <w:rsid w:val="009E2F17"/>
    <w:rsid w:val="009E32A8"/>
    <w:rsid w:val="009E36FA"/>
    <w:rsid w:val="009E3810"/>
    <w:rsid w:val="009E3878"/>
    <w:rsid w:val="009E397E"/>
    <w:rsid w:val="009E3C98"/>
    <w:rsid w:val="009E3D6E"/>
    <w:rsid w:val="009E4330"/>
    <w:rsid w:val="009E44B7"/>
    <w:rsid w:val="009E45E4"/>
    <w:rsid w:val="009E4712"/>
    <w:rsid w:val="009E472C"/>
    <w:rsid w:val="009E4786"/>
    <w:rsid w:val="009E4883"/>
    <w:rsid w:val="009E4972"/>
    <w:rsid w:val="009E4A22"/>
    <w:rsid w:val="009E4A7A"/>
    <w:rsid w:val="009E4BDA"/>
    <w:rsid w:val="009E4C3D"/>
    <w:rsid w:val="009E4D09"/>
    <w:rsid w:val="009E4DDC"/>
    <w:rsid w:val="009E501B"/>
    <w:rsid w:val="009E535C"/>
    <w:rsid w:val="009E54FF"/>
    <w:rsid w:val="009E551C"/>
    <w:rsid w:val="009E56C2"/>
    <w:rsid w:val="009E57EB"/>
    <w:rsid w:val="009E57F1"/>
    <w:rsid w:val="009E599B"/>
    <w:rsid w:val="009E60FB"/>
    <w:rsid w:val="009E616A"/>
    <w:rsid w:val="009E6346"/>
    <w:rsid w:val="009E636E"/>
    <w:rsid w:val="009E67C1"/>
    <w:rsid w:val="009E6924"/>
    <w:rsid w:val="009E6B01"/>
    <w:rsid w:val="009E6B14"/>
    <w:rsid w:val="009E6B81"/>
    <w:rsid w:val="009E6BA3"/>
    <w:rsid w:val="009E6E8E"/>
    <w:rsid w:val="009E761B"/>
    <w:rsid w:val="009E7A03"/>
    <w:rsid w:val="009E7C7A"/>
    <w:rsid w:val="009E7FDE"/>
    <w:rsid w:val="009F006C"/>
    <w:rsid w:val="009F007A"/>
    <w:rsid w:val="009F0878"/>
    <w:rsid w:val="009F087C"/>
    <w:rsid w:val="009F0888"/>
    <w:rsid w:val="009F088E"/>
    <w:rsid w:val="009F08AF"/>
    <w:rsid w:val="009F0C00"/>
    <w:rsid w:val="009F0EE5"/>
    <w:rsid w:val="009F1086"/>
    <w:rsid w:val="009F15C6"/>
    <w:rsid w:val="009F17A8"/>
    <w:rsid w:val="009F19DE"/>
    <w:rsid w:val="009F1A26"/>
    <w:rsid w:val="009F2030"/>
    <w:rsid w:val="009F2147"/>
    <w:rsid w:val="009F236A"/>
    <w:rsid w:val="009F2895"/>
    <w:rsid w:val="009F2E65"/>
    <w:rsid w:val="009F2FFF"/>
    <w:rsid w:val="009F311B"/>
    <w:rsid w:val="009F361E"/>
    <w:rsid w:val="009F386E"/>
    <w:rsid w:val="009F38E1"/>
    <w:rsid w:val="009F394E"/>
    <w:rsid w:val="009F3954"/>
    <w:rsid w:val="009F3AD0"/>
    <w:rsid w:val="009F3C0C"/>
    <w:rsid w:val="009F3C8F"/>
    <w:rsid w:val="009F3C9B"/>
    <w:rsid w:val="009F3CFE"/>
    <w:rsid w:val="009F3D12"/>
    <w:rsid w:val="009F3D8E"/>
    <w:rsid w:val="009F3D90"/>
    <w:rsid w:val="009F3FBE"/>
    <w:rsid w:val="009F41B8"/>
    <w:rsid w:val="009F43FC"/>
    <w:rsid w:val="009F4704"/>
    <w:rsid w:val="009F472D"/>
    <w:rsid w:val="009F496D"/>
    <w:rsid w:val="009F49D0"/>
    <w:rsid w:val="009F4AFB"/>
    <w:rsid w:val="009F4B1C"/>
    <w:rsid w:val="009F4BD9"/>
    <w:rsid w:val="009F4BE4"/>
    <w:rsid w:val="009F4CF2"/>
    <w:rsid w:val="009F4D58"/>
    <w:rsid w:val="009F50FF"/>
    <w:rsid w:val="009F521F"/>
    <w:rsid w:val="009F5290"/>
    <w:rsid w:val="009F534A"/>
    <w:rsid w:val="009F54AD"/>
    <w:rsid w:val="009F54C7"/>
    <w:rsid w:val="009F559C"/>
    <w:rsid w:val="009F55E1"/>
    <w:rsid w:val="009F59FD"/>
    <w:rsid w:val="009F5B63"/>
    <w:rsid w:val="009F5BCD"/>
    <w:rsid w:val="009F5D46"/>
    <w:rsid w:val="009F602D"/>
    <w:rsid w:val="009F6186"/>
    <w:rsid w:val="009F6261"/>
    <w:rsid w:val="009F6286"/>
    <w:rsid w:val="009F660F"/>
    <w:rsid w:val="009F686E"/>
    <w:rsid w:val="009F693A"/>
    <w:rsid w:val="009F69F3"/>
    <w:rsid w:val="009F6DE2"/>
    <w:rsid w:val="009F6E09"/>
    <w:rsid w:val="009F6FAC"/>
    <w:rsid w:val="009F7736"/>
    <w:rsid w:val="009F78F3"/>
    <w:rsid w:val="009F7933"/>
    <w:rsid w:val="009F79C1"/>
    <w:rsid w:val="009F7A71"/>
    <w:rsid w:val="009F7C71"/>
    <w:rsid w:val="009F7E21"/>
    <w:rsid w:val="009F7ED0"/>
    <w:rsid w:val="00A00363"/>
    <w:rsid w:val="00A00562"/>
    <w:rsid w:val="00A008D1"/>
    <w:rsid w:val="00A00BE3"/>
    <w:rsid w:val="00A00C1E"/>
    <w:rsid w:val="00A00C79"/>
    <w:rsid w:val="00A00D0F"/>
    <w:rsid w:val="00A00D14"/>
    <w:rsid w:val="00A00E2D"/>
    <w:rsid w:val="00A00E38"/>
    <w:rsid w:val="00A00E6B"/>
    <w:rsid w:val="00A010F3"/>
    <w:rsid w:val="00A01656"/>
    <w:rsid w:val="00A016B1"/>
    <w:rsid w:val="00A017DF"/>
    <w:rsid w:val="00A0187E"/>
    <w:rsid w:val="00A01B16"/>
    <w:rsid w:val="00A01D01"/>
    <w:rsid w:val="00A02047"/>
    <w:rsid w:val="00A0224F"/>
    <w:rsid w:val="00A022E1"/>
    <w:rsid w:val="00A024D0"/>
    <w:rsid w:val="00A0276F"/>
    <w:rsid w:val="00A0278F"/>
    <w:rsid w:val="00A02820"/>
    <w:rsid w:val="00A02914"/>
    <w:rsid w:val="00A02B5B"/>
    <w:rsid w:val="00A02BC0"/>
    <w:rsid w:val="00A02CB9"/>
    <w:rsid w:val="00A02E70"/>
    <w:rsid w:val="00A03393"/>
    <w:rsid w:val="00A033AA"/>
    <w:rsid w:val="00A03475"/>
    <w:rsid w:val="00A034CB"/>
    <w:rsid w:val="00A0389B"/>
    <w:rsid w:val="00A038B5"/>
    <w:rsid w:val="00A039B7"/>
    <w:rsid w:val="00A03C38"/>
    <w:rsid w:val="00A03C3D"/>
    <w:rsid w:val="00A03E4F"/>
    <w:rsid w:val="00A03F16"/>
    <w:rsid w:val="00A041EB"/>
    <w:rsid w:val="00A0461A"/>
    <w:rsid w:val="00A04721"/>
    <w:rsid w:val="00A0494D"/>
    <w:rsid w:val="00A05383"/>
    <w:rsid w:val="00A054BD"/>
    <w:rsid w:val="00A0580B"/>
    <w:rsid w:val="00A0589A"/>
    <w:rsid w:val="00A061D2"/>
    <w:rsid w:val="00A062EF"/>
    <w:rsid w:val="00A06301"/>
    <w:rsid w:val="00A06397"/>
    <w:rsid w:val="00A0676F"/>
    <w:rsid w:val="00A069D3"/>
    <w:rsid w:val="00A06ABA"/>
    <w:rsid w:val="00A06AF6"/>
    <w:rsid w:val="00A06E6F"/>
    <w:rsid w:val="00A070F1"/>
    <w:rsid w:val="00A07543"/>
    <w:rsid w:val="00A07DC0"/>
    <w:rsid w:val="00A07E20"/>
    <w:rsid w:val="00A102F2"/>
    <w:rsid w:val="00A10442"/>
    <w:rsid w:val="00A1057A"/>
    <w:rsid w:val="00A10B88"/>
    <w:rsid w:val="00A10C05"/>
    <w:rsid w:val="00A10E59"/>
    <w:rsid w:val="00A10EA8"/>
    <w:rsid w:val="00A10FEA"/>
    <w:rsid w:val="00A11055"/>
    <w:rsid w:val="00A112D8"/>
    <w:rsid w:val="00A113D5"/>
    <w:rsid w:val="00A11495"/>
    <w:rsid w:val="00A11800"/>
    <w:rsid w:val="00A11B69"/>
    <w:rsid w:val="00A11C72"/>
    <w:rsid w:val="00A11E08"/>
    <w:rsid w:val="00A11E81"/>
    <w:rsid w:val="00A121D9"/>
    <w:rsid w:val="00A123C7"/>
    <w:rsid w:val="00A125A5"/>
    <w:rsid w:val="00A125C7"/>
    <w:rsid w:val="00A127B9"/>
    <w:rsid w:val="00A127C6"/>
    <w:rsid w:val="00A12965"/>
    <w:rsid w:val="00A12969"/>
    <w:rsid w:val="00A12AC3"/>
    <w:rsid w:val="00A12B87"/>
    <w:rsid w:val="00A12BE4"/>
    <w:rsid w:val="00A13139"/>
    <w:rsid w:val="00A132BD"/>
    <w:rsid w:val="00A134E5"/>
    <w:rsid w:val="00A135D6"/>
    <w:rsid w:val="00A137CA"/>
    <w:rsid w:val="00A137F9"/>
    <w:rsid w:val="00A138C1"/>
    <w:rsid w:val="00A138DB"/>
    <w:rsid w:val="00A1393C"/>
    <w:rsid w:val="00A13BC1"/>
    <w:rsid w:val="00A13F48"/>
    <w:rsid w:val="00A14404"/>
    <w:rsid w:val="00A1446E"/>
    <w:rsid w:val="00A145E1"/>
    <w:rsid w:val="00A14688"/>
    <w:rsid w:val="00A14C59"/>
    <w:rsid w:val="00A14EEC"/>
    <w:rsid w:val="00A14F36"/>
    <w:rsid w:val="00A14F8C"/>
    <w:rsid w:val="00A15015"/>
    <w:rsid w:val="00A151A2"/>
    <w:rsid w:val="00A152C7"/>
    <w:rsid w:val="00A152D3"/>
    <w:rsid w:val="00A1539F"/>
    <w:rsid w:val="00A1575F"/>
    <w:rsid w:val="00A15811"/>
    <w:rsid w:val="00A15D50"/>
    <w:rsid w:val="00A15F51"/>
    <w:rsid w:val="00A15F7C"/>
    <w:rsid w:val="00A16079"/>
    <w:rsid w:val="00A16195"/>
    <w:rsid w:val="00A161FB"/>
    <w:rsid w:val="00A16351"/>
    <w:rsid w:val="00A1647F"/>
    <w:rsid w:val="00A164A8"/>
    <w:rsid w:val="00A16584"/>
    <w:rsid w:val="00A16701"/>
    <w:rsid w:val="00A16980"/>
    <w:rsid w:val="00A16A52"/>
    <w:rsid w:val="00A172DF"/>
    <w:rsid w:val="00A17357"/>
    <w:rsid w:val="00A17476"/>
    <w:rsid w:val="00A1748D"/>
    <w:rsid w:val="00A1757E"/>
    <w:rsid w:val="00A178AB"/>
    <w:rsid w:val="00A178AC"/>
    <w:rsid w:val="00A17A3F"/>
    <w:rsid w:val="00A17D0A"/>
    <w:rsid w:val="00A17D5D"/>
    <w:rsid w:val="00A17DB1"/>
    <w:rsid w:val="00A17DD3"/>
    <w:rsid w:val="00A20496"/>
    <w:rsid w:val="00A2079F"/>
    <w:rsid w:val="00A20A19"/>
    <w:rsid w:val="00A20EC9"/>
    <w:rsid w:val="00A20F1F"/>
    <w:rsid w:val="00A20F9D"/>
    <w:rsid w:val="00A21986"/>
    <w:rsid w:val="00A2199C"/>
    <w:rsid w:val="00A21E2D"/>
    <w:rsid w:val="00A21E99"/>
    <w:rsid w:val="00A21F18"/>
    <w:rsid w:val="00A22338"/>
    <w:rsid w:val="00A223A0"/>
    <w:rsid w:val="00A223A4"/>
    <w:rsid w:val="00A22539"/>
    <w:rsid w:val="00A226E6"/>
    <w:rsid w:val="00A22BD2"/>
    <w:rsid w:val="00A22CA5"/>
    <w:rsid w:val="00A23067"/>
    <w:rsid w:val="00A2306D"/>
    <w:rsid w:val="00A2353A"/>
    <w:rsid w:val="00A23666"/>
    <w:rsid w:val="00A2378D"/>
    <w:rsid w:val="00A237E6"/>
    <w:rsid w:val="00A23942"/>
    <w:rsid w:val="00A23C6B"/>
    <w:rsid w:val="00A23CA4"/>
    <w:rsid w:val="00A23D42"/>
    <w:rsid w:val="00A23ECC"/>
    <w:rsid w:val="00A2452C"/>
    <w:rsid w:val="00A24768"/>
    <w:rsid w:val="00A247B4"/>
    <w:rsid w:val="00A24B88"/>
    <w:rsid w:val="00A24BDF"/>
    <w:rsid w:val="00A24CF1"/>
    <w:rsid w:val="00A24DA1"/>
    <w:rsid w:val="00A24DFD"/>
    <w:rsid w:val="00A24EDA"/>
    <w:rsid w:val="00A24F3E"/>
    <w:rsid w:val="00A25169"/>
    <w:rsid w:val="00A2532E"/>
    <w:rsid w:val="00A25490"/>
    <w:rsid w:val="00A25508"/>
    <w:rsid w:val="00A25857"/>
    <w:rsid w:val="00A25BE7"/>
    <w:rsid w:val="00A25CF4"/>
    <w:rsid w:val="00A25DD1"/>
    <w:rsid w:val="00A25F6A"/>
    <w:rsid w:val="00A25F87"/>
    <w:rsid w:val="00A261DD"/>
    <w:rsid w:val="00A26358"/>
    <w:rsid w:val="00A26904"/>
    <w:rsid w:val="00A26B2D"/>
    <w:rsid w:val="00A26D67"/>
    <w:rsid w:val="00A26DF2"/>
    <w:rsid w:val="00A271F0"/>
    <w:rsid w:val="00A272A8"/>
    <w:rsid w:val="00A273B0"/>
    <w:rsid w:val="00A27546"/>
    <w:rsid w:val="00A27EC8"/>
    <w:rsid w:val="00A27F84"/>
    <w:rsid w:val="00A27FBE"/>
    <w:rsid w:val="00A27FCA"/>
    <w:rsid w:val="00A30201"/>
    <w:rsid w:val="00A302BB"/>
    <w:rsid w:val="00A302DA"/>
    <w:rsid w:val="00A3042D"/>
    <w:rsid w:val="00A30486"/>
    <w:rsid w:val="00A30D49"/>
    <w:rsid w:val="00A3117B"/>
    <w:rsid w:val="00A3124D"/>
    <w:rsid w:val="00A312E3"/>
    <w:rsid w:val="00A3147A"/>
    <w:rsid w:val="00A31817"/>
    <w:rsid w:val="00A3184A"/>
    <w:rsid w:val="00A31BF8"/>
    <w:rsid w:val="00A31E21"/>
    <w:rsid w:val="00A31F9C"/>
    <w:rsid w:val="00A32122"/>
    <w:rsid w:val="00A32268"/>
    <w:rsid w:val="00A322A0"/>
    <w:rsid w:val="00A3234F"/>
    <w:rsid w:val="00A32374"/>
    <w:rsid w:val="00A32648"/>
    <w:rsid w:val="00A32774"/>
    <w:rsid w:val="00A327A3"/>
    <w:rsid w:val="00A32972"/>
    <w:rsid w:val="00A32B3A"/>
    <w:rsid w:val="00A32BC5"/>
    <w:rsid w:val="00A32C38"/>
    <w:rsid w:val="00A32E36"/>
    <w:rsid w:val="00A32F20"/>
    <w:rsid w:val="00A33592"/>
    <w:rsid w:val="00A3359C"/>
    <w:rsid w:val="00A33924"/>
    <w:rsid w:val="00A3406E"/>
    <w:rsid w:val="00A34243"/>
    <w:rsid w:val="00A34268"/>
    <w:rsid w:val="00A344A2"/>
    <w:rsid w:val="00A34656"/>
    <w:rsid w:val="00A3476D"/>
    <w:rsid w:val="00A34846"/>
    <w:rsid w:val="00A348F0"/>
    <w:rsid w:val="00A349EE"/>
    <w:rsid w:val="00A34BF9"/>
    <w:rsid w:val="00A34C5C"/>
    <w:rsid w:val="00A34C6A"/>
    <w:rsid w:val="00A3501F"/>
    <w:rsid w:val="00A3527F"/>
    <w:rsid w:val="00A35A4F"/>
    <w:rsid w:val="00A35B61"/>
    <w:rsid w:val="00A35C1D"/>
    <w:rsid w:val="00A35CFB"/>
    <w:rsid w:val="00A35D60"/>
    <w:rsid w:val="00A35EF9"/>
    <w:rsid w:val="00A3622A"/>
    <w:rsid w:val="00A3639C"/>
    <w:rsid w:val="00A363EF"/>
    <w:rsid w:val="00A366F5"/>
    <w:rsid w:val="00A36B09"/>
    <w:rsid w:val="00A371A7"/>
    <w:rsid w:val="00A371E4"/>
    <w:rsid w:val="00A3726E"/>
    <w:rsid w:val="00A372A3"/>
    <w:rsid w:val="00A37728"/>
    <w:rsid w:val="00A3776B"/>
    <w:rsid w:val="00A37999"/>
    <w:rsid w:val="00A37B54"/>
    <w:rsid w:val="00A37EEF"/>
    <w:rsid w:val="00A40025"/>
    <w:rsid w:val="00A40081"/>
    <w:rsid w:val="00A40088"/>
    <w:rsid w:val="00A4014E"/>
    <w:rsid w:val="00A401E9"/>
    <w:rsid w:val="00A409B3"/>
    <w:rsid w:val="00A40DA1"/>
    <w:rsid w:val="00A411B2"/>
    <w:rsid w:val="00A41512"/>
    <w:rsid w:val="00A41676"/>
    <w:rsid w:val="00A416E8"/>
    <w:rsid w:val="00A4184F"/>
    <w:rsid w:val="00A41B09"/>
    <w:rsid w:val="00A41BE7"/>
    <w:rsid w:val="00A41CD7"/>
    <w:rsid w:val="00A41EB6"/>
    <w:rsid w:val="00A41F8A"/>
    <w:rsid w:val="00A42001"/>
    <w:rsid w:val="00A42043"/>
    <w:rsid w:val="00A420F9"/>
    <w:rsid w:val="00A4219A"/>
    <w:rsid w:val="00A42223"/>
    <w:rsid w:val="00A4227E"/>
    <w:rsid w:val="00A42E8E"/>
    <w:rsid w:val="00A42EA3"/>
    <w:rsid w:val="00A43158"/>
    <w:rsid w:val="00A43371"/>
    <w:rsid w:val="00A43470"/>
    <w:rsid w:val="00A439FA"/>
    <w:rsid w:val="00A43B53"/>
    <w:rsid w:val="00A43EEC"/>
    <w:rsid w:val="00A43F4B"/>
    <w:rsid w:val="00A442E4"/>
    <w:rsid w:val="00A4430D"/>
    <w:rsid w:val="00A443B9"/>
    <w:rsid w:val="00A4460A"/>
    <w:rsid w:val="00A448BA"/>
    <w:rsid w:val="00A44DA3"/>
    <w:rsid w:val="00A4519D"/>
    <w:rsid w:val="00A45224"/>
    <w:rsid w:val="00A455B8"/>
    <w:rsid w:val="00A4568A"/>
    <w:rsid w:val="00A45733"/>
    <w:rsid w:val="00A4582C"/>
    <w:rsid w:val="00A4591D"/>
    <w:rsid w:val="00A45965"/>
    <w:rsid w:val="00A459B4"/>
    <w:rsid w:val="00A45A89"/>
    <w:rsid w:val="00A45D61"/>
    <w:rsid w:val="00A4625E"/>
    <w:rsid w:val="00A46662"/>
    <w:rsid w:val="00A46F6B"/>
    <w:rsid w:val="00A47466"/>
    <w:rsid w:val="00A4751A"/>
    <w:rsid w:val="00A475F6"/>
    <w:rsid w:val="00A478EE"/>
    <w:rsid w:val="00A47948"/>
    <w:rsid w:val="00A4796B"/>
    <w:rsid w:val="00A47BD8"/>
    <w:rsid w:val="00A47DE9"/>
    <w:rsid w:val="00A47E4B"/>
    <w:rsid w:val="00A47F3B"/>
    <w:rsid w:val="00A5028D"/>
    <w:rsid w:val="00A505E2"/>
    <w:rsid w:val="00A5074E"/>
    <w:rsid w:val="00A50AF7"/>
    <w:rsid w:val="00A50C37"/>
    <w:rsid w:val="00A50C43"/>
    <w:rsid w:val="00A50CE4"/>
    <w:rsid w:val="00A50D3A"/>
    <w:rsid w:val="00A50EBA"/>
    <w:rsid w:val="00A50F07"/>
    <w:rsid w:val="00A50F4A"/>
    <w:rsid w:val="00A5119A"/>
    <w:rsid w:val="00A51208"/>
    <w:rsid w:val="00A5147A"/>
    <w:rsid w:val="00A51620"/>
    <w:rsid w:val="00A5171F"/>
    <w:rsid w:val="00A518C5"/>
    <w:rsid w:val="00A519FF"/>
    <w:rsid w:val="00A51BB3"/>
    <w:rsid w:val="00A51C0D"/>
    <w:rsid w:val="00A521F6"/>
    <w:rsid w:val="00A52570"/>
    <w:rsid w:val="00A527CE"/>
    <w:rsid w:val="00A52AC2"/>
    <w:rsid w:val="00A52AD0"/>
    <w:rsid w:val="00A52E87"/>
    <w:rsid w:val="00A52EB8"/>
    <w:rsid w:val="00A53139"/>
    <w:rsid w:val="00A53246"/>
    <w:rsid w:val="00A533AA"/>
    <w:rsid w:val="00A5340A"/>
    <w:rsid w:val="00A536E2"/>
    <w:rsid w:val="00A53736"/>
    <w:rsid w:val="00A53976"/>
    <w:rsid w:val="00A539AA"/>
    <w:rsid w:val="00A53AA5"/>
    <w:rsid w:val="00A53B86"/>
    <w:rsid w:val="00A53FBD"/>
    <w:rsid w:val="00A541E5"/>
    <w:rsid w:val="00A543EB"/>
    <w:rsid w:val="00A5449D"/>
    <w:rsid w:val="00A5462C"/>
    <w:rsid w:val="00A54753"/>
    <w:rsid w:val="00A54BAE"/>
    <w:rsid w:val="00A54BD2"/>
    <w:rsid w:val="00A54C2F"/>
    <w:rsid w:val="00A54D84"/>
    <w:rsid w:val="00A54E42"/>
    <w:rsid w:val="00A54F91"/>
    <w:rsid w:val="00A550BE"/>
    <w:rsid w:val="00A55125"/>
    <w:rsid w:val="00A5545A"/>
    <w:rsid w:val="00A55538"/>
    <w:rsid w:val="00A55574"/>
    <w:rsid w:val="00A558E7"/>
    <w:rsid w:val="00A55C9A"/>
    <w:rsid w:val="00A561C5"/>
    <w:rsid w:val="00A56454"/>
    <w:rsid w:val="00A564F5"/>
    <w:rsid w:val="00A56963"/>
    <w:rsid w:val="00A56A69"/>
    <w:rsid w:val="00A56C14"/>
    <w:rsid w:val="00A56C65"/>
    <w:rsid w:val="00A56E13"/>
    <w:rsid w:val="00A56F9C"/>
    <w:rsid w:val="00A5702B"/>
    <w:rsid w:val="00A574FE"/>
    <w:rsid w:val="00A57909"/>
    <w:rsid w:val="00A57994"/>
    <w:rsid w:val="00A57C48"/>
    <w:rsid w:val="00A57C65"/>
    <w:rsid w:val="00A57CA5"/>
    <w:rsid w:val="00A57D56"/>
    <w:rsid w:val="00A57EE0"/>
    <w:rsid w:val="00A600E9"/>
    <w:rsid w:val="00A60255"/>
    <w:rsid w:val="00A60276"/>
    <w:rsid w:val="00A60398"/>
    <w:rsid w:val="00A605C9"/>
    <w:rsid w:val="00A60629"/>
    <w:rsid w:val="00A60737"/>
    <w:rsid w:val="00A60896"/>
    <w:rsid w:val="00A60916"/>
    <w:rsid w:val="00A609D2"/>
    <w:rsid w:val="00A60A97"/>
    <w:rsid w:val="00A60A9A"/>
    <w:rsid w:val="00A60DF7"/>
    <w:rsid w:val="00A611E6"/>
    <w:rsid w:val="00A613F4"/>
    <w:rsid w:val="00A6145C"/>
    <w:rsid w:val="00A6153A"/>
    <w:rsid w:val="00A6160F"/>
    <w:rsid w:val="00A6161B"/>
    <w:rsid w:val="00A61AB5"/>
    <w:rsid w:val="00A61AFE"/>
    <w:rsid w:val="00A61C7C"/>
    <w:rsid w:val="00A61F2F"/>
    <w:rsid w:val="00A61FD6"/>
    <w:rsid w:val="00A62173"/>
    <w:rsid w:val="00A626C4"/>
    <w:rsid w:val="00A627E9"/>
    <w:rsid w:val="00A627F8"/>
    <w:rsid w:val="00A62898"/>
    <w:rsid w:val="00A62CE7"/>
    <w:rsid w:val="00A6376A"/>
    <w:rsid w:val="00A6380D"/>
    <w:rsid w:val="00A638E9"/>
    <w:rsid w:val="00A63CB6"/>
    <w:rsid w:val="00A63D22"/>
    <w:rsid w:val="00A64113"/>
    <w:rsid w:val="00A6413B"/>
    <w:rsid w:val="00A6441B"/>
    <w:rsid w:val="00A64743"/>
    <w:rsid w:val="00A64971"/>
    <w:rsid w:val="00A64A77"/>
    <w:rsid w:val="00A64E51"/>
    <w:rsid w:val="00A64F7D"/>
    <w:rsid w:val="00A65067"/>
    <w:rsid w:val="00A65135"/>
    <w:rsid w:val="00A65193"/>
    <w:rsid w:val="00A651A8"/>
    <w:rsid w:val="00A6533F"/>
    <w:rsid w:val="00A6541F"/>
    <w:rsid w:val="00A65C5F"/>
    <w:rsid w:val="00A65D49"/>
    <w:rsid w:val="00A65DD5"/>
    <w:rsid w:val="00A6605B"/>
    <w:rsid w:val="00A6619F"/>
    <w:rsid w:val="00A6641B"/>
    <w:rsid w:val="00A6648B"/>
    <w:rsid w:val="00A66575"/>
    <w:rsid w:val="00A6676D"/>
    <w:rsid w:val="00A66A52"/>
    <w:rsid w:val="00A66ADE"/>
    <w:rsid w:val="00A66F54"/>
    <w:rsid w:val="00A66F7E"/>
    <w:rsid w:val="00A6719E"/>
    <w:rsid w:val="00A67B8A"/>
    <w:rsid w:val="00A67D15"/>
    <w:rsid w:val="00A67EC2"/>
    <w:rsid w:val="00A69CA4"/>
    <w:rsid w:val="00A70048"/>
    <w:rsid w:val="00A704B6"/>
    <w:rsid w:val="00A70540"/>
    <w:rsid w:val="00A70797"/>
    <w:rsid w:val="00A70859"/>
    <w:rsid w:val="00A70986"/>
    <w:rsid w:val="00A70B42"/>
    <w:rsid w:val="00A70D1A"/>
    <w:rsid w:val="00A70E3D"/>
    <w:rsid w:val="00A70EEA"/>
    <w:rsid w:val="00A71138"/>
    <w:rsid w:val="00A71405"/>
    <w:rsid w:val="00A714A2"/>
    <w:rsid w:val="00A71547"/>
    <w:rsid w:val="00A71561"/>
    <w:rsid w:val="00A71922"/>
    <w:rsid w:val="00A719CE"/>
    <w:rsid w:val="00A71DDC"/>
    <w:rsid w:val="00A71DE5"/>
    <w:rsid w:val="00A71E4A"/>
    <w:rsid w:val="00A7201F"/>
    <w:rsid w:val="00A720DF"/>
    <w:rsid w:val="00A7218F"/>
    <w:rsid w:val="00A725E2"/>
    <w:rsid w:val="00A7272A"/>
    <w:rsid w:val="00A7280F"/>
    <w:rsid w:val="00A72AED"/>
    <w:rsid w:val="00A72B13"/>
    <w:rsid w:val="00A72F20"/>
    <w:rsid w:val="00A72F4B"/>
    <w:rsid w:val="00A73149"/>
    <w:rsid w:val="00A73200"/>
    <w:rsid w:val="00A7344F"/>
    <w:rsid w:val="00A734F5"/>
    <w:rsid w:val="00A735AD"/>
    <w:rsid w:val="00A736AB"/>
    <w:rsid w:val="00A7372E"/>
    <w:rsid w:val="00A73786"/>
    <w:rsid w:val="00A738BE"/>
    <w:rsid w:val="00A73E6B"/>
    <w:rsid w:val="00A73EEC"/>
    <w:rsid w:val="00A740FC"/>
    <w:rsid w:val="00A7433C"/>
    <w:rsid w:val="00A745C0"/>
    <w:rsid w:val="00A74686"/>
    <w:rsid w:val="00A74920"/>
    <w:rsid w:val="00A74A18"/>
    <w:rsid w:val="00A74B45"/>
    <w:rsid w:val="00A74D45"/>
    <w:rsid w:val="00A74DC6"/>
    <w:rsid w:val="00A75272"/>
    <w:rsid w:val="00A75332"/>
    <w:rsid w:val="00A757E7"/>
    <w:rsid w:val="00A758EA"/>
    <w:rsid w:val="00A75BB6"/>
    <w:rsid w:val="00A75EEB"/>
    <w:rsid w:val="00A75F83"/>
    <w:rsid w:val="00A75FDA"/>
    <w:rsid w:val="00A76020"/>
    <w:rsid w:val="00A76202"/>
    <w:rsid w:val="00A76268"/>
    <w:rsid w:val="00A763CD"/>
    <w:rsid w:val="00A765C3"/>
    <w:rsid w:val="00A765EE"/>
    <w:rsid w:val="00A766BA"/>
    <w:rsid w:val="00A767E4"/>
    <w:rsid w:val="00A767F0"/>
    <w:rsid w:val="00A76977"/>
    <w:rsid w:val="00A769A6"/>
    <w:rsid w:val="00A76B55"/>
    <w:rsid w:val="00A76D2E"/>
    <w:rsid w:val="00A76EDC"/>
    <w:rsid w:val="00A76FBE"/>
    <w:rsid w:val="00A770A0"/>
    <w:rsid w:val="00A7714C"/>
    <w:rsid w:val="00A7715B"/>
    <w:rsid w:val="00A7755A"/>
    <w:rsid w:val="00A777E1"/>
    <w:rsid w:val="00A777F3"/>
    <w:rsid w:val="00A77E20"/>
    <w:rsid w:val="00A77F04"/>
    <w:rsid w:val="00A77F26"/>
    <w:rsid w:val="00A800A4"/>
    <w:rsid w:val="00A801A8"/>
    <w:rsid w:val="00A801EA"/>
    <w:rsid w:val="00A8044D"/>
    <w:rsid w:val="00A80591"/>
    <w:rsid w:val="00A80605"/>
    <w:rsid w:val="00A806AB"/>
    <w:rsid w:val="00A80786"/>
    <w:rsid w:val="00A809BF"/>
    <w:rsid w:val="00A80A59"/>
    <w:rsid w:val="00A80EC9"/>
    <w:rsid w:val="00A819E5"/>
    <w:rsid w:val="00A81C25"/>
    <w:rsid w:val="00A81CF1"/>
    <w:rsid w:val="00A81D6D"/>
    <w:rsid w:val="00A81D6E"/>
    <w:rsid w:val="00A81DB7"/>
    <w:rsid w:val="00A8217A"/>
    <w:rsid w:val="00A821AF"/>
    <w:rsid w:val="00A821EB"/>
    <w:rsid w:val="00A82225"/>
    <w:rsid w:val="00A82449"/>
    <w:rsid w:val="00A8259D"/>
    <w:rsid w:val="00A82981"/>
    <w:rsid w:val="00A829BF"/>
    <w:rsid w:val="00A829D5"/>
    <w:rsid w:val="00A82A68"/>
    <w:rsid w:val="00A82F71"/>
    <w:rsid w:val="00A8300B"/>
    <w:rsid w:val="00A832EB"/>
    <w:rsid w:val="00A8340B"/>
    <w:rsid w:val="00A8349C"/>
    <w:rsid w:val="00A8358F"/>
    <w:rsid w:val="00A83748"/>
    <w:rsid w:val="00A8378D"/>
    <w:rsid w:val="00A83C79"/>
    <w:rsid w:val="00A83CFB"/>
    <w:rsid w:val="00A83D08"/>
    <w:rsid w:val="00A83E0C"/>
    <w:rsid w:val="00A83E32"/>
    <w:rsid w:val="00A8424F"/>
    <w:rsid w:val="00A84306"/>
    <w:rsid w:val="00A846B1"/>
    <w:rsid w:val="00A8492A"/>
    <w:rsid w:val="00A849B8"/>
    <w:rsid w:val="00A84B09"/>
    <w:rsid w:val="00A84C85"/>
    <w:rsid w:val="00A84DCE"/>
    <w:rsid w:val="00A84E45"/>
    <w:rsid w:val="00A85051"/>
    <w:rsid w:val="00A85473"/>
    <w:rsid w:val="00A85551"/>
    <w:rsid w:val="00A855F5"/>
    <w:rsid w:val="00A856C4"/>
    <w:rsid w:val="00A8581B"/>
    <w:rsid w:val="00A85889"/>
    <w:rsid w:val="00A85BB3"/>
    <w:rsid w:val="00A85F8E"/>
    <w:rsid w:val="00A860CC"/>
    <w:rsid w:val="00A8624F"/>
    <w:rsid w:val="00A86A1D"/>
    <w:rsid w:val="00A86A63"/>
    <w:rsid w:val="00A86DAE"/>
    <w:rsid w:val="00A877B7"/>
    <w:rsid w:val="00A878DB"/>
    <w:rsid w:val="00A87BC8"/>
    <w:rsid w:val="00A87C76"/>
    <w:rsid w:val="00A87EE7"/>
    <w:rsid w:val="00A87F7F"/>
    <w:rsid w:val="00A90056"/>
    <w:rsid w:val="00A90447"/>
    <w:rsid w:val="00A9071F"/>
    <w:rsid w:val="00A90894"/>
    <w:rsid w:val="00A90C11"/>
    <w:rsid w:val="00A90F5A"/>
    <w:rsid w:val="00A910F4"/>
    <w:rsid w:val="00A91268"/>
    <w:rsid w:val="00A9131E"/>
    <w:rsid w:val="00A914E8"/>
    <w:rsid w:val="00A91931"/>
    <w:rsid w:val="00A919EE"/>
    <w:rsid w:val="00A91B7B"/>
    <w:rsid w:val="00A91CF9"/>
    <w:rsid w:val="00A91D83"/>
    <w:rsid w:val="00A91F05"/>
    <w:rsid w:val="00A92112"/>
    <w:rsid w:val="00A92196"/>
    <w:rsid w:val="00A921E4"/>
    <w:rsid w:val="00A92240"/>
    <w:rsid w:val="00A923DB"/>
    <w:rsid w:val="00A92679"/>
    <w:rsid w:val="00A92978"/>
    <w:rsid w:val="00A92B37"/>
    <w:rsid w:val="00A92DE7"/>
    <w:rsid w:val="00A930EC"/>
    <w:rsid w:val="00A9334E"/>
    <w:rsid w:val="00A933C6"/>
    <w:rsid w:val="00A93657"/>
    <w:rsid w:val="00A93ABD"/>
    <w:rsid w:val="00A93B2E"/>
    <w:rsid w:val="00A93B44"/>
    <w:rsid w:val="00A94102"/>
    <w:rsid w:val="00A9410C"/>
    <w:rsid w:val="00A94498"/>
    <w:rsid w:val="00A94611"/>
    <w:rsid w:val="00A9477C"/>
    <w:rsid w:val="00A94840"/>
    <w:rsid w:val="00A94F68"/>
    <w:rsid w:val="00A954A5"/>
    <w:rsid w:val="00A95B00"/>
    <w:rsid w:val="00A95ECA"/>
    <w:rsid w:val="00A96053"/>
    <w:rsid w:val="00A96128"/>
    <w:rsid w:val="00A96142"/>
    <w:rsid w:val="00A961E0"/>
    <w:rsid w:val="00A961EA"/>
    <w:rsid w:val="00A96369"/>
    <w:rsid w:val="00A9658F"/>
    <w:rsid w:val="00A96671"/>
    <w:rsid w:val="00A96691"/>
    <w:rsid w:val="00A96833"/>
    <w:rsid w:val="00A968CA"/>
    <w:rsid w:val="00A96A08"/>
    <w:rsid w:val="00A96AE4"/>
    <w:rsid w:val="00A96DF5"/>
    <w:rsid w:val="00A972CC"/>
    <w:rsid w:val="00A974D2"/>
    <w:rsid w:val="00A9768C"/>
    <w:rsid w:val="00A9769E"/>
    <w:rsid w:val="00A976A9"/>
    <w:rsid w:val="00A97A71"/>
    <w:rsid w:val="00A97B37"/>
    <w:rsid w:val="00A97BA7"/>
    <w:rsid w:val="00A97C06"/>
    <w:rsid w:val="00A97C3B"/>
    <w:rsid w:val="00A97D70"/>
    <w:rsid w:val="00A97F05"/>
    <w:rsid w:val="00AA011B"/>
    <w:rsid w:val="00AA041A"/>
    <w:rsid w:val="00AA05EA"/>
    <w:rsid w:val="00AA0754"/>
    <w:rsid w:val="00AA0771"/>
    <w:rsid w:val="00AA07B2"/>
    <w:rsid w:val="00AA07CA"/>
    <w:rsid w:val="00AA0801"/>
    <w:rsid w:val="00AA08F1"/>
    <w:rsid w:val="00AA0A96"/>
    <w:rsid w:val="00AA0D69"/>
    <w:rsid w:val="00AA1080"/>
    <w:rsid w:val="00AA11E1"/>
    <w:rsid w:val="00AA13DA"/>
    <w:rsid w:val="00AA15DC"/>
    <w:rsid w:val="00AA1C1A"/>
    <w:rsid w:val="00AA1DB6"/>
    <w:rsid w:val="00AA1DB8"/>
    <w:rsid w:val="00AA1ED7"/>
    <w:rsid w:val="00AA20DC"/>
    <w:rsid w:val="00AA2399"/>
    <w:rsid w:val="00AA2411"/>
    <w:rsid w:val="00AA2443"/>
    <w:rsid w:val="00AA255D"/>
    <w:rsid w:val="00AA2740"/>
    <w:rsid w:val="00AA2754"/>
    <w:rsid w:val="00AA27E2"/>
    <w:rsid w:val="00AA2D97"/>
    <w:rsid w:val="00AA2EA9"/>
    <w:rsid w:val="00AA32D1"/>
    <w:rsid w:val="00AA35E4"/>
    <w:rsid w:val="00AA3664"/>
    <w:rsid w:val="00AA37AA"/>
    <w:rsid w:val="00AA37D4"/>
    <w:rsid w:val="00AA386F"/>
    <w:rsid w:val="00AA39A1"/>
    <w:rsid w:val="00AA3AA3"/>
    <w:rsid w:val="00AA3BBA"/>
    <w:rsid w:val="00AA4082"/>
    <w:rsid w:val="00AA4138"/>
    <w:rsid w:val="00AA423D"/>
    <w:rsid w:val="00AA428A"/>
    <w:rsid w:val="00AA43AB"/>
    <w:rsid w:val="00AA4BC6"/>
    <w:rsid w:val="00AA4CB6"/>
    <w:rsid w:val="00AA4FAE"/>
    <w:rsid w:val="00AA50FF"/>
    <w:rsid w:val="00AA5144"/>
    <w:rsid w:val="00AA530F"/>
    <w:rsid w:val="00AA555F"/>
    <w:rsid w:val="00AA567F"/>
    <w:rsid w:val="00AA5879"/>
    <w:rsid w:val="00AA595A"/>
    <w:rsid w:val="00AA5AA2"/>
    <w:rsid w:val="00AA5C06"/>
    <w:rsid w:val="00AA5E44"/>
    <w:rsid w:val="00AA5FEF"/>
    <w:rsid w:val="00AA6173"/>
    <w:rsid w:val="00AA623F"/>
    <w:rsid w:val="00AA666F"/>
    <w:rsid w:val="00AA681F"/>
    <w:rsid w:val="00AA6B22"/>
    <w:rsid w:val="00AA6F19"/>
    <w:rsid w:val="00AA700A"/>
    <w:rsid w:val="00AA7288"/>
    <w:rsid w:val="00AA746E"/>
    <w:rsid w:val="00AA751D"/>
    <w:rsid w:val="00AA77BF"/>
    <w:rsid w:val="00AB006A"/>
    <w:rsid w:val="00AB0095"/>
    <w:rsid w:val="00AB029F"/>
    <w:rsid w:val="00AB0325"/>
    <w:rsid w:val="00AB05A5"/>
    <w:rsid w:val="00AB06DE"/>
    <w:rsid w:val="00AB0CEB"/>
    <w:rsid w:val="00AB15A7"/>
    <w:rsid w:val="00AB1609"/>
    <w:rsid w:val="00AB1660"/>
    <w:rsid w:val="00AB1DDA"/>
    <w:rsid w:val="00AB1F0A"/>
    <w:rsid w:val="00AB1F9B"/>
    <w:rsid w:val="00AB2083"/>
    <w:rsid w:val="00AB20DF"/>
    <w:rsid w:val="00AB2205"/>
    <w:rsid w:val="00AB2230"/>
    <w:rsid w:val="00AB2238"/>
    <w:rsid w:val="00AB2259"/>
    <w:rsid w:val="00AB234D"/>
    <w:rsid w:val="00AB2470"/>
    <w:rsid w:val="00AB25E9"/>
    <w:rsid w:val="00AB2689"/>
    <w:rsid w:val="00AB26D9"/>
    <w:rsid w:val="00AB29B0"/>
    <w:rsid w:val="00AB2C16"/>
    <w:rsid w:val="00AB2DAA"/>
    <w:rsid w:val="00AB2F6C"/>
    <w:rsid w:val="00AB3050"/>
    <w:rsid w:val="00AB3103"/>
    <w:rsid w:val="00AB3165"/>
    <w:rsid w:val="00AB32B1"/>
    <w:rsid w:val="00AB3355"/>
    <w:rsid w:val="00AB35C3"/>
    <w:rsid w:val="00AB3697"/>
    <w:rsid w:val="00AB389B"/>
    <w:rsid w:val="00AB3B06"/>
    <w:rsid w:val="00AB3BBC"/>
    <w:rsid w:val="00AB3C30"/>
    <w:rsid w:val="00AB4120"/>
    <w:rsid w:val="00AB4225"/>
    <w:rsid w:val="00AB4281"/>
    <w:rsid w:val="00AB4461"/>
    <w:rsid w:val="00AB453A"/>
    <w:rsid w:val="00AB459E"/>
    <w:rsid w:val="00AB4804"/>
    <w:rsid w:val="00AB481E"/>
    <w:rsid w:val="00AB49F9"/>
    <w:rsid w:val="00AB4FF0"/>
    <w:rsid w:val="00AB5163"/>
    <w:rsid w:val="00AB521D"/>
    <w:rsid w:val="00AB53A0"/>
    <w:rsid w:val="00AB5494"/>
    <w:rsid w:val="00AB5615"/>
    <w:rsid w:val="00AB5641"/>
    <w:rsid w:val="00AB56A8"/>
    <w:rsid w:val="00AB57F7"/>
    <w:rsid w:val="00AB59AB"/>
    <w:rsid w:val="00AB5A27"/>
    <w:rsid w:val="00AB5BB4"/>
    <w:rsid w:val="00AB5FC3"/>
    <w:rsid w:val="00AB6538"/>
    <w:rsid w:val="00AB666C"/>
    <w:rsid w:val="00AB688C"/>
    <w:rsid w:val="00AB68DD"/>
    <w:rsid w:val="00AB6986"/>
    <w:rsid w:val="00AB6CE6"/>
    <w:rsid w:val="00AB6F0E"/>
    <w:rsid w:val="00AB70FF"/>
    <w:rsid w:val="00AB7103"/>
    <w:rsid w:val="00AB7267"/>
    <w:rsid w:val="00AB73D0"/>
    <w:rsid w:val="00AB795D"/>
    <w:rsid w:val="00AB79CF"/>
    <w:rsid w:val="00AB7C7B"/>
    <w:rsid w:val="00AB7D3E"/>
    <w:rsid w:val="00AB7F0C"/>
    <w:rsid w:val="00AC00AB"/>
    <w:rsid w:val="00AC0175"/>
    <w:rsid w:val="00AC03D2"/>
    <w:rsid w:val="00AC0677"/>
    <w:rsid w:val="00AC0825"/>
    <w:rsid w:val="00AC0837"/>
    <w:rsid w:val="00AC0A81"/>
    <w:rsid w:val="00AC0B23"/>
    <w:rsid w:val="00AC0C3E"/>
    <w:rsid w:val="00AC0D64"/>
    <w:rsid w:val="00AC104D"/>
    <w:rsid w:val="00AC10B4"/>
    <w:rsid w:val="00AC1194"/>
    <w:rsid w:val="00AC1621"/>
    <w:rsid w:val="00AC16C1"/>
    <w:rsid w:val="00AC1724"/>
    <w:rsid w:val="00AC1824"/>
    <w:rsid w:val="00AC1856"/>
    <w:rsid w:val="00AC18FA"/>
    <w:rsid w:val="00AC1AF9"/>
    <w:rsid w:val="00AC1CE6"/>
    <w:rsid w:val="00AC1D92"/>
    <w:rsid w:val="00AC1F2D"/>
    <w:rsid w:val="00AC2032"/>
    <w:rsid w:val="00AC2218"/>
    <w:rsid w:val="00AC23D6"/>
    <w:rsid w:val="00AC23FA"/>
    <w:rsid w:val="00AC2478"/>
    <w:rsid w:val="00AC24B8"/>
    <w:rsid w:val="00AC24E4"/>
    <w:rsid w:val="00AC250B"/>
    <w:rsid w:val="00AC271C"/>
    <w:rsid w:val="00AC2E3C"/>
    <w:rsid w:val="00AC33B7"/>
    <w:rsid w:val="00AC3597"/>
    <w:rsid w:val="00AC3609"/>
    <w:rsid w:val="00AC388C"/>
    <w:rsid w:val="00AC3971"/>
    <w:rsid w:val="00AC39A6"/>
    <w:rsid w:val="00AC39B7"/>
    <w:rsid w:val="00AC3A23"/>
    <w:rsid w:val="00AC3CCF"/>
    <w:rsid w:val="00AC3F04"/>
    <w:rsid w:val="00AC3F1A"/>
    <w:rsid w:val="00AC3F7A"/>
    <w:rsid w:val="00AC4069"/>
    <w:rsid w:val="00AC4082"/>
    <w:rsid w:val="00AC43B5"/>
    <w:rsid w:val="00AC43C3"/>
    <w:rsid w:val="00AC4636"/>
    <w:rsid w:val="00AC4651"/>
    <w:rsid w:val="00AC4732"/>
    <w:rsid w:val="00AC477D"/>
    <w:rsid w:val="00AC4975"/>
    <w:rsid w:val="00AC4CBE"/>
    <w:rsid w:val="00AC4E36"/>
    <w:rsid w:val="00AC5084"/>
    <w:rsid w:val="00AC5455"/>
    <w:rsid w:val="00AC568E"/>
    <w:rsid w:val="00AC56D0"/>
    <w:rsid w:val="00AC5736"/>
    <w:rsid w:val="00AC580C"/>
    <w:rsid w:val="00AC592A"/>
    <w:rsid w:val="00AC5992"/>
    <w:rsid w:val="00AC5BC2"/>
    <w:rsid w:val="00AC5CA7"/>
    <w:rsid w:val="00AC5F8D"/>
    <w:rsid w:val="00AC5FCC"/>
    <w:rsid w:val="00AC6095"/>
    <w:rsid w:val="00AC6521"/>
    <w:rsid w:val="00AC657A"/>
    <w:rsid w:val="00AC6639"/>
    <w:rsid w:val="00AC69E0"/>
    <w:rsid w:val="00AC6BF3"/>
    <w:rsid w:val="00AC6DF4"/>
    <w:rsid w:val="00AC7005"/>
    <w:rsid w:val="00AC7116"/>
    <w:rsid w:val="00AC72D4"/>
    <w:rsid w:val="00AC73D5"/>
    <w:rsid w:val="00AC73E8"/>
    <w:rsid w:val="00AC7440"/>
    <w:rsid w:val="00AC74D1"/>
    <w:rsid w:val="00AC74FA"/>
    <w:rsid w:val="00AC75A9"/>
    <w:rsid w:val="00AC767B"/>
    <w:rsid w:val="00AC77B5"/>
    <w:rsid w:val="00AC7869"/>
    <w:rsid w:val="00AC7971"/>
    <w:rsid w:val="00AC7C08"/>
    <w:rsid w:val="00AC7EBD"/>
    <w:rsid w:val="00AD00A3"/>
    <w:rsid w:val="00AD01AE"/>
    <w:rsid w:val="00AD0220"/>
    <w:rsid w:val="00AD0822"/>
    <w:rsid w:val="00AD0835"/>
    <w:rsid w:val="00AD0868"/>
    <w:rsid w:val="00AD09AC"/>
    <w:rsid w:val="00AD09CA"/>
    <w:rsid w:val="00AD0AE3"/>
    <w:rsid w:val="00AD0D6C"/>
    <w:rsid w:val="00AD0ED4"/>
    <w:rsid w:val="00AD0F21"/>
    <w:rsid w:val="00AD1249"/>
    <w:rsid w:val="00AD12D7"/>
    <w:rsid w:val="00AD1363"/>
    <w:rsid w:val="00AD14E1"/>
    <w:rsid w:val="00AD16BF"/>
    <w:rsid w:val="00AD1747"/>
    <w:rsid w:val="00AD17A6"/>
    <w:rsid w:val="00AD182B"/>
    <w:rsid w:val="00AD18B8"/>
    <w:rsid w:val="00AD1CEC"/>
    <w:rsid w:val="00AD1EC9"/>
    <w:rsid w:val="00AD1F78"/>
    <w:rsid w:val="00AD1F93"/>
    <w:rsid w:val="00AD2145"/>
    <w:rsid w:val="00AD216A"/>
    <w:rsid w:val="00AD216F"/>
    <w:rsid w:val="00AD24E4"/>
    <w:rsid w:val="00AD2575"/>
    <w:rsid w:val="00AD2A57"/>
    <w:rsid w:val="00AD2D1E"/>
    <w:rsid w:val="00AD310B"/>
    <w:rsid w:val="00AD33AA"/>
    <w:rsid w:val="00AD38F4"/>
    <w:rsid w:val="00AD39CF"/>
    <w:rsid w:val="00AD3B7B"/>
    <w:rsid w:val="00AD3D2B"/>
    <w:rsid w:val="00AD40A2"/>
    <w:rsid w:val="00AD424B"/>
    <w:rsid w:val="00AD4344"/>
    <w:rsid w:val="00AD47B5"/>
    <w:rsid w:val="00AD47FD"/>
    <w:rsid w:val="00AD4842"/>
    <w:rsid w:val="00AD48CF"/>
    <w:rsid w:val="00AD4D47"/>
    <w:rsid w:val="00AD5019"/>
    <w:rsid w:val="00AD5031"/>
    <w:rsid w:val="00AD524B"/>
    <w:rsid w:val="00AD5378"/>
    <w:rsid w:val="00AD591E"/>
    <w:rsid w:val="00AD59CC"/>
    <w:rsid w:val="00AD5BFC"/>
    <w:rsid w:val="00AD5CF4"/>
    <w:rsid w:val="00AD5D0F"/>
    <w:rsid w:val="00AD5E61"/>
    <w:rsid w:val="00AD6A75"/>
    <w:rsid w:val="00AD6AA7"/>
    <w:rsid w:val="00AD6EDE"/>
    <w:rsid w:val="00AD6F65"/>
    <w:rsid w:val="00AD7195"/>
    <w:rsid w:val="00AD73C7"/>
    <w:rsid w:val="00AD74BD"/>
    <w:rsid w:val="00AD791F"/>
    <w:rsid w:val="00AD7BAC"/>
    <w:rsid w:val="00AD7C50"/>
    <w:rsid w:val="00AD7D9C"/>
    <w:rsid w:val="00AD7F3C"/>
    <w:rsid w:val="00AD7F42"/>
    <w:rsid w:val="00AE0139"/>
    <w:rsid w:val="00AE0408"/>
    <w:rsid w:val="00AE046F"/>
    <w:rsid w:val="00AE071A"/>
    <w:rsid w:val="00AE0E92"/>
    <w:rsid w:val="00AE0EE2"/>
    <w:rsid w:val="00AE112B"/>
    <w:rsid w:val="00AE147C"/>
    <w:rsid w:val="00AE14A4"/>
    <w:rsid w:val="00AE14FA"/>
    <w:rsid w:val="00AE1654"/>
    <w:rsid w:val="00AE173E"/>
    <w:rsid w:val="00AE182E"/>
    <w:rsid w:val="00AE1BF8"/>
    <w:rsid w:val="00AE1FBE"/>
    <w:rsid w:val="00AE207E"/>
    <w:rsid w:val="00AE210D"/>
    <w:rsid w:val="00AE211E"/>
    <w:rsid w:val="00AE23E0"/>
    <w:rsid w:val="00AE247A"/>
    <w:rsid w:val="00AE26D5"/>
    <w:rsid w:val="00AE2720"/>
    <w:rsid w:val="00AE2A2E"/>
    <w:rsid w:val="00AE2B03"/>
    <w:rsid w:val="00AE2B5F"/>
    <w:rsid w:val="00AE2D6F"/>
    <w:rsid w:val="00AE2E92"/>
    <w:rsid w:val="00AE305B"/>
    <w:rsid w:val="00AE3060"/>
    <w:rsid w:val="00AE3326"/>
    <w:rsid w:val="00AE3583"/>
    <w:rsid w:val="00AE3AE0"/>
    <w:rsid w:val="00AE3D22"/>
    <w:rsid w:val="00AE3E5D"/>
    <w:rsid w:val="00AE3F98"/>
    <w:rsid w:val="00AE4079"/>
    <w:rsid w:val="00AE40B2"/>
    <w:rsid w:val="00AE41E0"/>
    <w:rsid w:val="00AE46AB"/>
    <w:rsid w:val="00AE4A81"/>
    <w:rsid w:val="00AE4BD0"/>
    <w:rsid w:val="00AE4C86"/>
    <w:rsid w:val="00AE4E1E"/>
    <w:rsid w:val="00AE4FBA"/>
    <w:rsid w:val="00AE5004"/>
    <w:rsid w:val="00AE506A"/>
    <w:rsid w:val="00AE5195"/>
    <w:rsid w:val="00AE51FA"/>
    <w:rsid w:val="00AE532D"/>
    <w:rsid w:val="00AE546D"/>
    <w:rsid w:val="00AE5922"/>
    <w:rsid w:val="00AE59B6"/>
    <w:rsid w:val="00AE59CF"/>
    <w:rsid w:val="00AE5A48"/>
    <w:rsid w:val="00AE5C4B"/>
    <w:rsid w:val="00AE5C95"/>
    <w:rsid w:val="00AE5D39"/>
    <w:rsid w:val="00AE5E8F"/>
    <w:rsid w:val="00AE5EAD"/>
    <w:rsid w:val="00AE65D0"/>
    <w:rsid w:val="00AE694A"/>
    <w:rsid w:val="00AE6A31"/>
    <w:rsid w:val="00AE6B45"/>
    <w:rsid w:val="00AE6C01"/>
    <w:rsid w:val="00AE6C8D"/>
    <w:rsid w:val="00AE70A7"/>
    <w:rsid w:val="00AE72A5"/>
    <w:rsid w:val="00AE734A"/>
    <w:rsid w:val="00AE7950"/>
    <w:rsid w:val="00AE7957"/>
    <w:rsid w:val="00AE7EAA"/>
    <w:rsid w:val="00AF039B"/>
    <w:rsid w:val="00AF03C2"/>
    <w:rsid w:val="00AF07BA"/>
    <w:rsid w:val="00AF0881"/>
    <w:rsid w:val="00AF0931"/>
    <w:rsid w:val="00AF096D"/>
    <w:rsid w:val="00AF0D90"/>
    <w:rsid w:val="00AF10F2"/>
    <w:rsid w:val="00AF1414"/>
    <w:rsid w:val="00AF14B1"/>
    <w:rsid w:val="00AF14B7"/>
    <w:rsid w:val="00AF1747"/>
    <w:rsid w:val="00AF1827"/>
    <w:rsid w:val="00AF1E37"/>
    <w:rsid w:val="00AF1EBB"/>
    <w:rsid w:val="00AF2082"/>
    <w:rsid w:val="00AF209D"/>
    <w:rsid w:val="00AF23B1"/>
    <w:rsid w:val="00AF2495"/>
    <w:rsid w:val="00AF2592"/>
    <w:rsid w:val="00AF272C"/>
    <w:rsid w:val="00AF2887"/>
    <w:rsid w:val="00AF2A04"/>
    <w:rsid w:val="00AF2C56"/>
    <w:rsid w:val="00AF2E15"/>
    <w:rsid w:val="00AF2E4A"/>
    <w:rsid w:val="00AF3037"/>
    <w:rsid w:val="00AF315B"/>
    <w:rsid w:val="00AF32FB"/>
    <w:rsid w:val="00AF3327"/>
    <w:rsid w:val="00AF34E4"/>
    <w:rsid w:val="00AF3574"/>
    <w:rsid w:val="00AF38F2"/>
    <w:rsid w:val="00AF4056"/>
    <w:rsid w:val="00AF436A"/>
    <w:rsid w:val="00AF43F1"/>
    <w:rsid w:val="00AF44B9"/>
    <w:rsid w:val="00AF47C9"/>
    <w:rsid w:val="00AF4827"/>
    <w:rsid w:val="00AF488A"/>
    <w:rsid w:val="00AF4A9C"/>
    <w:rsid w:val="00AF4AB4"/>
    <w:rsid w:val="00AF4B96"/>
    <w:rsid w:val="00AF4BBD"/>
    <w:rsid w:val="00AF4BC2"/>
    <w:rsid w:val="00AF4C92"/>
    <w:rsid w:val="00AF4EB2"/>
    <w:rsid w:val="00AF4F6A"/>
    <w:rsid w:val="00AF55BA"/>
    <w:rsid w:val="00AF570B"/>
    <w:rsid w:val="00AF5733"/>
    <w:rsid w:val="00AF573C"/>
    <w:rsid w:val="00AF5850"/>
    <w:rsid w:val="00AF5A82"/>
    <w:rsid w:val="00AF5C8E"/>
    <w:rsid w:val="00AF5D4D"/>
    <w:rsid w:val="00AF5E26"/>
    <w:rsid w:val="00AF6128"/>
    <w:rsid w:val="00AF6575"/>
    <w:rsid w:val="00AF66AB"/>
    <w:rsid w:val="00AF68DB"/>
    <w:rsid w:val="00AF6CB2"/>
    <w:rsid w:val="00AF6CDB"/>
    <w:rsid w:val="00AF6EAE"/>
    <w:rsid w:val="00AF708D"/>
    <w:rsid w:val="00AF7159"/>
    <w:rsid w:val="00AF7250"/>
    <w:rsid w:val="00AF74C3"/>
    <w:rsid w:val="00AF74C9"/>
    <w:rsid w:val="00AF74D5"/>
    <w:rsid w:val="00AF799A"/>
    <w:rsid w:val="00AF7D4F"/>
    <w:rsid w:val="00AF7DB4"/>
    <w:rsid w:val="00AF7F2D"/>
    <w:rsid w:val="00B00013"/>
    <w:rsid w:val="00B000AB"/>
    <w:rsid w:val="00B000FC"/>
    <w:rsid w:val="00B00240"/>
    <w:rsid w:val="00B004EE"/>
    <w:rsid w:val="00B00CD7"/>
    <w:rsid w:val="00B0135E"/>
    <w:rsid w:val="00B01791"/>
    <w:rsid w:val="00B018E0"/>
    <w:rsid w:val="00B01BE5"/>
    <w:rsid w:val="00B01DBB"/>
    <w:rsid w:val="00B01FE7"/>
    <w:rsid w:val="00B0246C"/>
    <w:rsid w:val="00B025D4"/>
    <w:rsid w:val="00B025FC"/>
    <w:rsid w:val="00B0272E"/>
    <w:rsid w:val="00B027E7"/>
    <w:rsid w:val="00B02990"/>
    <w:rsid w:val="00B02A5E"/>
    <w:rsid w:val="00B02B48"/>
    <w:rsid w:val="00B02C42"/>
    <w:rsid w:val="00B02DE3"/>
    <w:rsid w:val="00B02E17"/>
    <w:rsid w:val="00B02E8E"/>
    <w:rsid w:val="00B03053"/>
    <w:rsid w:val="00B030EB"/>
    <w:rsid w:val="00B031CB"/>
    <w:rsid w:val="00B0335D"/>
    <w:rsid w:val="00B03396"/>
    <w:rsid w:val="00B033D9"/>
    <w:rsid w:val="00B03476"/>
    <w:rsid w:val="00B034D4"/>
    <w:rsid w:val="00B03554"/>
    <w:rsid w:val="00B03759"/>
    <w:rsid w:val="00B03B86"/>
    <w:rsid w:val="00B03DD5"/>
    <w:rsid w:val="00B03EA3"/>
    <w:rsid w:val="00B0406A"/>
    <w:rsid w:val="00B040BC"/>
    <w:rsid w:val="00B045FA"/>
    <w:rsid w:val="00B047A9"/>
    <w:rsid w:val="00B048E1"/>
    <w:rsid w:val="00B049FE"/>
    <w:rsid w:val="00B04AA7"/>
    <w:rsid w:val="00B04D0B"/>
    <w:rsid w:val="00B04E6A"/>
    <w:rsid w:val="00B051C6"/>
    <w:rsid w:val="00B0534A"/>
    <w:rsid w:val="00B053AF"/>
    <w:rsid w:val="00B0544B"/>
    <w:rsid w:val="00B057E7"/>
    <w:rsid w:val="00B05BFF"/>
    <w:rsid w:val="00B05DEB"/>
    <w:rsid w:val="00B05E90"/>
    <w:rsid w:val="00B05EB0"/>
    <w:rsid w:val="00B05FB5"/>
    <w:rsid w:val="00B06393"/>
    <w:rsid w:val="00B06483"/>
    <w:rsid w:val="00B0653C"/>
    <w:rsid w:val="00B066EA"/>
    <w:rsid w:val="00B069FC"/>
    <w:rsid w:val="00B06A6D"/>
    <w:rsid w:val="00B06C0F"/>
    <w:rsid w:val="00B06CE2"/>
    <w:rsid w:val="00B06E08"/>
    <w:rsid w:val="00B06E10"/>
    <w:rsid w:val="00B0709C"/>
    <w:rsid w:val="00B07150"/>
    <w:rsid w:val="00B07254"/>
    <w:rsid w:val="00B0764E"/>
    <w:rsid w:val="00B0784E"/>
    <w:rsid w:val="00B07CF3"/>
    <w:rsid w:val="00B07E14"/>
    <w:rsid w:val="00B07F64"/>
    <w:rsid w:val="00B07FE9"/>
    <w:rsid w:val="00B1039C"/>
    <w:rsid w:val="00B103F3"/>
    <w:rsid w:val="00B10533"/>
    <w:rsid w:val="00B109C0"/>
    <w:rsid w:val="00B10B96"/>
    <w:rsid w:val="00B10C09"/>
    <w:rsid w:val="00B10DF5"/>
    <w:rsid w:val="00B10F7F"/>
    <w:rsid w:val="00B110ED"/>
    <w:rsid w:val="00B11386"/>
    <w:rsid w:val="00B115AB"/>
    <w:rsid w:val="00B11926"/>
    <w:rsid w:val="00B11A9E"/>
    <w:rsid w:val="00B11D24"/>
    <w:rsid w:val="00B11D6C"/>
    <w:rsid w:val="00B1242A"/>
    <w:rsid w:val="00B1242C"/>
    <w:rsid w:val="00B12488"/>
    <w:rsid w:val="00B125AB"/>
    <w:rsid w:val="00B126B0"/>
    <w:rsid w:val="00B12899"/>
    <w:rsid w:val="00B12937"/>
    <w:rsid w:val="00B12B5A"/>
    <w:rsid w:val="00B12BE1"/>
    <w:rsid w:val="00B12BED"/>
    <w:rsid w:val="00B13000"/>
    <w:rsid w:val="00B13356"/>
    <w:rsid w:val="00B13606"/>
    <w:rsid w:val="00B13765"/>
    <w:rsid w:val="00B13B5C"/>
    <w:rsid w:val="00B13E83"/>
    <w:rsid w:val="00B13EBF"/>
    <w:rsid w:val="00B141B1"/>
    <w:rsid w:val="00B143E9"/>
    <w:rsid w:val="00B14461"/>
    <w:rsid w:val="00B14CBB"/>
    <w:rsid w:val="00B14F09"/>
    <w:rsid w:val="00B14F61"/>
    <w:rsid w:val="00B15056"/>
    <w:rsid w:val="00B152EB"/>
    <w:rsid w:val="00B15317"/>
    <w:rsid w:val="00B1545B"/>
    <w:rsid w:val="00B15480"/>
    <w:rsid w:val="00B154BF"/>
    <w:rsid w:val="00B15595"/>
    <w:rsid w:val="00B15641"/>
    <w:rsid w:val="00B156B5"/>
    <w:rsid w:val="00B156FA"/>
    <w:rsid w:val="00B15803"/>
    <w:rsid w:val="00B15876"/>
    <w:rsid w:val="00B1594C"/>
    <w:rsid w:val="00B15B77"/>
    <w:rsid w:val="00B15C01"/>
    <w:rsid w:val="00B15EC8"/>
    <w:rsid w:val="00B15EFC"/>
    <w:rsid w:val="00B162FB"/>
    <w:rsid w:val="00B16355"/>
    <w:rsid w:val="00B16497"/>
    <w:rsid w:val="00B166C0"/>
    <w:rsid w:val="00B16767"/>
    <w:rsid w:val="00B167F2"/>
    <w:rsid w:val="00B16828"/>
    <w:rsid w:val="00B16BD0"/>
    <w:rsid w:val="00B16CA8"/>
    <w:rsid w:val="00B16CC0"/>
    <w:rsid w:val="00B16D09"/>
    <w:rsid w:val="00B16D5C"/>
    <w:rsid w:val="00B173AA"/>
    <w:rsid w:val="00B17678"/>
    <w:rsid w:val="00B1770C"/>
    <w:rsid w:val="00B17811"/>
    <w:rsid w:val="00B17A78"/>
    <w:rsid w:val="00B17BCF"/>
    <w:rsid w:val="00B17E02"/>
    <w:rsid w:val="00B17F4D"/>
    <w:rsid w:val="00B17FD9"/>
    <w:rsid w:val="00B17FFA"/>
    <w:rsid w:val="00B200A2"/>
    <w:rsid w:val="00B20162"/>
    <w:rsid w:val="00B2064F"/>
    <w:rsid w:val="00B206FE"/>
    <w:rsid w:val="00B207DE"/>
    <w:rsid w:val="00B209E2"/>
    <w:rsid w:val="00B20D09"/>
    <w:rsid w:val="00B20D7E"/>
    <w:rsid w:val="00B2102F"/>
    <w:rsid w:val="00B2111A"/>
    <w:rsid w:val="00B2144B"/>
    <w:rsid w:val="00B21534"/>
    <w:rsid w:val="00B216B5"/>
    <w:rsid w:val="00B217DB"/>
    <w:rsid w:val="00B2180F"/>
    <w:rsid w:val="00B21A80"/>
    <w:rsid w:val="00B21E00"/>
    <w:rsid w:val="00B21E33"/>
    <w:rsid w:val="00B22038"/>
    <w:rsid w:val="00B220E1"/>
    <w:rsid w:val="00B222E5"/>
    <w:rsid w:val="00B22321"/>
    <w:rsid w:val="00B22383"/>
    <w:rsid w:val="00B2283E"/>
    <w:rsid w:val="00B22ADC"/>
    <w:rsid w:val="00B22B5F"/>
    <w:rsid w:val="00B22BD0"/>
    <w:rsid w:val="00B22C25"/>
    <w:rsid w:val="00B23395"/>
    <w:rsid w:val="00B233F3"/>
    <w:rsid w:val="00B235AD"/>
    <w:rsid w:val="00B235E3"/>
    <w:rsid w:val="00B2389D"/>
    <w:rsid w:val="00B23F64"/>
    <w:rsid w:val="00B241D8"/>
    <w:rsid w:val="00B24206"/>
    <w:rsid w:val="00B243FD"/>
    <w:rsid w:val="00B24861"/>
    <w:rsid w:val="00B24A2B"/>
    <w:rsid w:val="00B24A3D"/>
    <w:rsid w:val="00B24AF8"/>
    <w:rsid w:val="00B24E67"/>
    <w:rsid w:val="00B24E93"/>
    <w:rsid w:val="00B2504C"/>
    <w:rsid w:val="00B25092"/>
    <w:rsid w:val="00B25173"/>
    <w:rsid w:val="00B25451"/>
    <w:rsid w:val="00B25638"/>
    <w:rsid w:val="00B2568E"/>
    <w:rsid w:val="00B25788"/>
    <w:rsid w:val="00B2595B"/>
    <w:rsid w:val="00B25A8F"/>
    <w:rsid w:val="00B25E67"/>
    <w:rsid w:val="00B25F09"/>
    <w:rsid w:val="00B26000"/>
    <w:rsid w:val="00B26260"/>
    <w:rsid w:val="00B26392"/>
    <w:rsid w:val="00B26526"/>
    <w:rsid w:val="00B266FE"/>
    <w:rsid w:val="00B267DD"/>
    <w:rsid w:val="00B2701A"/>
    <w:rsid w:val="00B27799"/>
    <w:rsid w:val="00B27849"/>
    <w:rsid w:val="00B27B6B"/>
    <w:rsid w:val="00B27B93"/>
    <w:rsid w:val="00B27BF9"/>
    <w:rsid w:val="00B27C83"/>
    <w:rsid w:val="00B27D9C"/>
    <w:rsid w:val="00B302B8"/>
    <w:rsid w:val="00B303AC"/>
    <w:rsid w:val="00B30444"/>
    <w:rsid w:val="00B3049C"/>
    <w:rsid w:val="00B308F4"/>
    <w:rsid w:val="00B30C9B"/>
    <w:rsid w:val="00B30D2C"/>
    <w:rsid w:val="00B30ECD"/>
    <w:rsid w:val="00B30ED6"/>
    <w:rsid w:val="00B3144F"/>
    <w:rsid w:val="00B31482"/>
    <w:rsid w:val="00B314F6"/>
    <w:rsid w:val="00B31674"/>
    <w:rsid w:val="00B31844"/>
    <w:rsid w:val="00B318B7"/>
    <w:rsid w:val="00B3199F"/>
    <w:rsid w:val="00B319FA"/>
    <w:rsid w:val="00B31A1F"/>
    <w:rsid w:val="00B31CB5"/>
    <w:rsid w:val="00B31D7A"/>
    <w:rsid w:val="00B32080"/>
    <w:rsid w:val="00B325F6"/>
    <w:rsid w:val="00B3265E"/>
    <w:rsid w:val="00B327C7"/>
    <w:rsid w:val="00B32832"/>
    <w:rsid w:val="00B32A4A"/>
    <w:rsid w:val="00B32B00"/>
    <w:rsid w:val="00B32E05"/>
    <w:rsid w:val="00B32F0D"/>
    <w:rsid w:val="00B3331C"/>
    <w:rsid w:val="00B33504"/>
    <w:rsid w:val="00B3368A"/>
    <w:rsid w:val="00B3369A"/>
    <w:rsid w:val="00B33786"/>
    <w:rsid w:val="00B33845"/>
    <w:rsid w:val="00B33969"/>
    <w:rsid w:val="00B33C9E"/>
    <w:rsid w:val="00B33E4B"/>
    <w:rsid w:val="00B341D8"/>
    <w:rsid w:val="00B342B1"/>
    <w:rsid w:val="00B34413"/>
    <w:rsid w:val="00B346C3"/>
    <w:rsid w:val="00B34747"/>
    <w:rsid w:val="00B34A7E"/>
    <w:rsid w:val="00B34B7C"/>
    <w:rsid w:val="00B34BF1"/>
    <w:rsid w:val="00B34CA4"/>
    <w:rsid w:val="00B34CDF"/>
    <w:rsid w:val="00B34CF4"/>
    <w:rsid w:val="00B34D40"/>
    <w:rsid w:val="00B35384"/>
    <w:rsid w:val="00B3539A"/>
    <w:rsid w:val="00B354EB"/>
    <w:rsid w:val="00B35870"/>
    <w:rsid w:val="00B3587C"/>
    <w:rsid w:val="00B358CE"/>
    <w:rsid w:val="00B35999"/>
    <w:rsid w:val="00B35B4F"/>
    <w:rsid w:val="00B35C31"/>
    <w:rsid w:val="00B35DFC"/>
    <w:rsid w:val="00B36010"/>
    <w:rsid w:val="00B363E3"/>
    <w:rsid w:val="00B36518"/>
    <w:rsid w:val="00B36519"/>
    <w:rsid w:val="00B36669"/>
    <w:rsid w:val="00B3675E"/>
    <w:rsid w:val="00B36883"/>
    <w:rsid w:val="00B36B4C"/>
    <w:rsid w:val="00B36CC8"/>
    <w:rsid w:val="00B36EFC"/>
    <w:rsid w:val="00B36FA4"/>
    <w:rsid w:val="00B36FFD"/>
    <w:rsid w:val="00B37205"/>
    <w:rsid w:val="00B37352"/>
    <w:rsid w:val="00B375E1"/>
    <w:rsid w:val="00B37CDC"/>
    <w:rsid w:val="00B37D43"/>
    <w:rsid w:val="00B37ECC"/>
    <w:rsid w:val="00B400BE"/>
    <w:rsid w:val="00B4028F"/>
    <w:rsid w:val="00B402C0"/>
    <w:rsid w:val="00B40369"/>
    <w:rsid w:val="00B40497"/>
    <w:rsid w:val="00B40772"/>
    <w:rsid w:val="00B40D5B"/>
    <w:rsid w:val="00B40DB9"/>
    <w:rsid w:val="00B40F84"/>
    <w:rsid w:val="00B4125A"/>
    <w:rsid w:val="00B412A5"/>
    <w:rsid w:val="00B412F6"/>
    <w:rsid w:val="00B414DD"/>
    <w:rsid w:val="00B41F7A"/>
    <w:rsid w:val="00B42076"/>
    <w:rsid w:val="00B42492"/>
    <w:rsid w:val="00B42806"/>
    <w:rsid w:val="00B429F2"/>
    <w:rsid w:val="00B42A2C"/>
    <w:rsid w:val="00B42A42"/>
    <w:rsid w:val="00B42B3C"/>
    <w:rsid w:val="00B43386"/>
    <w:rsid w:val="00B43452"/>
    <w:rsid w:val="00B434E4"/>
    <w:rsid w:val="00B43545"/>
    <w:rsid w:val="00B43657"/>
    <w:rsid w:val="00B43AC2"/>
    <w:rsid w:val="00B43B57"/>
    <w:rsid w:val="00B43D06"/>
    <w:rsid w:val="00B43F10"/>
    <w:rsid w:val="00B441E6"/>
    <w:rsid w:val="00B447A3"/>
    <w:rsid w:val="00B44A96"/>
    <w:rsid w:val="00B44C0C"/>
    <w:rsid w:val="00B44CA8"/>
    <w:rsid w:val="00B44D11"/>
    <w:rsid w:val="00B4501A"/>
    <w:rsid w:val="00B45100"/>
    <w:rsid w:val="00B45121"/>
    <w:rsid w:val="00B451D1"/>
    <w:rsid w:val="00B45446"/>
    <w:rsid w:val="00B454B8"/>
    <w:rsid w:val="00B455F7"/>
    <w:rsid w:val="00B45BBD"/>
    <w:rsid w:val="00B45C47"/>
    <w:rsid w:val="00B45DD0"/>
    <w:rsid w:val="00B46074"/>
    <w:rsid w:val="00B46166"/>
    <w:rsid w:val="00B462C6"/>
    <w:rsid w:val="00B462F6"/>
    <w:rsid w:val="00B4647E"/>
    <w:rsid w:val="00B465B3"/>
    <w:rsid w:val="00B4661B"/>
    <w:rsid w:val="00B466ED"/>
    <w:rsid w:val="00B46925"/>
    <w:rsid w:val="00B469DA"/>
    <w:rsid w:val="00B46B2A"/>
    <w:rsid w:val="00B46B5B"/>
    <w:rsid w:val="00B46C6B"/>
    <w:rsid w:val="00B46DAA"/>
    <w:rsid w:val="00B46EDC"/>
    <w:rsid w:val="00B47178"/>
    <w:rsid w:val="00B473B2"/>
    <w:rsid w:val="00B4746C"/>
    <w:rsid w:val="00B4756A"/>
    <w:rsid w:val="00B47764"/>
    <w:rsid w:val="00B47927"/>
    <w:rsid w:val="00B47947"/>
    <w:rsid w:val="00B4794D"/>
    <w:rsid w:val="00B47C4F"/>
    <w:rsid w:val="00B47DDB"/>
    <w:rsid w:val="00B47E4B"/>
    <w:rsid w:val="00B5051D"/>
    <w:rsid w:val="00B5066F"/>
    <w:rsid w:val="00B5067E"/>
    <w:rsid w:val="00B5071B"/>
    <w:rsid w:val="00B507EE"/>
    <w:rsid w:val="00B50A27"/>
    <w:rsid w:val="00B50A4F"/>
    <w:rsid w:val="00B50DEE"/>
    <w:rsid w:val="00B50E9D"/>
    <w:rsid w:val="00B50F96"/>
    <w:rsid w:val="00B5107A"/>
    <w:rsid w:val="00B513B0"/>
    <w:rsid w:val="00B513FD"/>
    <w:rsid w:val="00B517EF"/>
    <w:rsid w:val="00B5181A"/>
    <w:rsid w:val="00B51A47"/>
    <w:rsid w:val="00B51A94"/>
    <w:rsid w:val="00B51BE7"/>
    <w:rsid w:val="00B52787"/>
    <w:rsid w:val="00B527A9"/>
    <w:rsid w:val="00B5281B"/>
    <w:rsid w:val="00B52830"/>
    <w:rsid w:val="00B528E6"/>
    <w:rsid w:val="00B52A3D"/>
    <w:rsid w:val="00B52BAD"/>
    <w:rsid w:val="00B52C21"/>
    <w:rsid w:val="00B52CD7"/>
    <w:rsid w:val="00B52DD2"/>
    <w:rsid w:val="00B52E20"/>
    <w:rsid w:val="00B5314A"/>
    <w:rsid w:val="00B53156"/>
    <w:rsid w:val="00B53370"/>
    <w:rsid w:val="00B533D7"/>
    <w:rsid w:val="00B53588"/>
    <w:rsid w:val="00B535A0"/>
    <w:rsid w:val="00B535BA"/>
    <w:rsid w:val="00B5395E"/>
    <w:rsid w:val="00B53A11"/>
    <w:rsid w:val="00B53A96"/>
    <w:rsid w:val="00B53BB1"/>
    <w:rsid w:val="00B53C98"/>
    <w:rsid w:val="00B53D22"/>
    <w:rsid w:val="00B540A6"/>
    <w:rsid w:val="00B54116"/>
    <w:rsid w:val="00B543EC"/>
    <w:rsid w:val="00B546BB"/>
    <w:rsid w:val="00B54827"/>
    <w:rsid w:val="00B54A1F"/>
    <w:rsid w:val="00B54A49"/>
    <w:rsid w:val="00B54B98"/>
    <w:rsid w:val="00B54BC9"/>
    <w:rsid w:val="00B54BE6"/>
    <w:rsid w:val="00B54C6E"/>
    <w:rsid w:val="00B54D73"/>
    <w:rsid w:val="00B54E3A"/>
    <w:rsid w:val="00B54F1C"/>
    <w:rsid w:val="00B54F94"/>
    <w:rsid w:val="00B54FBE"/>
    <w:rsid w:val="00B55000"/>
    <w:rsid w:val="00B5509D"/>
    <w:rsid w:val="00B5527A"/>
    <w:rsid w:val="00B553A8"/>
    <w:rsid w:val="00B5547D"/>
    <w:rsid w:val="00B55518"/>
    <w:rsid w:val="00B55577"/>
    <w:rsid w:val="00B55612"/>
    <w:rsid w:val="00B556F1"/>
    <w:rsid w:val="00B55841"/>
    <w:rsid w:val="00B559F7"/>
    <w:rsid w:val="00B55CDC"/>
    <w:rsid w:val="00B55D53"/>
    <w:rsid w:val="00B55E57"/>
    <w:rsid w:val="00B56122"/>
    <w:rsid w:val="00B56354"/>
    <w:rsid w:val="00B5656E"/>
    <w:rsid w:val="00B56864"/>
    <w:rsid w:val="00B569DA"/>
    <w:rsid w:val="00B56BD0"/>
    <w:rsid w:val="00B56C5C"/>
    <w:rsid w:val="00B56CAA"/>
    <w:rsid w:val="00B56CE8"/>
    <w:rsid w:val="00B56DC7"/>
    <w:rsid w:val="00B5706A"/>
    <w:rsid w:val="00B575EB"/>
    <w:rsid w:val="00B57774"/>
    <w:rsid w:val="00B57792"/>
    <w:rsid w:val="00B57F5C"/>
    <w:rsid w:val="00B57FE4"/>
    <w:rsid w:val="00B60124"/>
    <w:rsid w:val="00B6017F"/>
    <w:rsid w:val="00B60672"/>
    <w:rsid w:val="00B60ADA"/>
    <w:rsid w:val="00B60B3F"/>
    <w:rsid w:val="00B60BE2"/>
    <w:rsid w:val="00B60BE4"/>
    <w:rsid w:val="00B60C87"/>
    <w:rsid w:val="00B60CAA"/>
    <w:rsid w:val="00B60ECC"/>
    <w:rsid w:val="00B60FB9"/>
    <w:rsid w:val="00B60FFD"/>
    <w:rsid w:val="00B610F4"/>
    <w:rsid w:val="00B6115A"/>
    <w:rsid w:val="00B6131C"/>
    <w:rsid w:val="00B61484"/>
    <w:rsid w:val="00B614AB"/>
    <w:rsid w:val="00B61591"/>
    <w:rsid w:val="00B616FC"/>
    <w:rsid w:val="00B617E8"/>
    <w:rsid w:val="00B61EC4"/>
    <w:rsid w:val="00B61FA0"/>
    <w:rsid w:val="00B623D4"/>
    <w:rsid w:val="00B6253F"/>
    <w:rsid w:val="00B62840"/>
    <w:rsid w:val="00B628E8"/>
    <w:rsid w:val="00B629D7"/>
    <w:rsid w:val="00B62AD3"/>
    <w:rsid w:val="00B62AF7"/>
    <w:rsid w:val="00B6308F"/>
    <w:rsid w:val="00B63443"/>
    <w:rsid w:val="00B63502"/>
    <w:rsid w:val="00B637CA"/>
    <w:rsid w:val="00B63C16"/>
    <w:rsid w:val="00B641EF"/>
    <w:rsid w:val="00B64220"/>
    <w:rsid w:val="00B64312"/>
    <w:rsid w:val="00B64384"/>
    <w:rsid w:val="00B645DC"/>
    <w:rsid w:val="00B64628"/>
    <w:rsid w:val="00B646A1"/>
    <w:rsid w:val="00B646EC"/>
    <w:rsid w:val="00B64A52"/>
    <w:rsid w:val="00B64A57"/>
    <w:rsid w:val="00B64F48"/>
    <w:rsid w:val="00B6507F"/>
    <w:rsid w:val="00B654EA"/>
    <w:rsid w:val="00B654FF"/>
    <w:rsid w:val="00B65739"/>
    <w:rsid w:val="00B657C5"/>
    <w:rsid w:val="00B657CD"/>
    <w:rsid w:val="00B65D98"/>
    <w:rsid w:val="00B65E59"/>
    <w:rsid w:val="00B65EAB"/>
    <w:rsid w:val="00B6635F"/>
    <w:rsid w:val="00B6643F"/>
    <w:rsid w:val="00B6644A"/>
    <w:rsid w:val="00B6660D"/>
    <w:rsid w:val="00B66620"/>
    <w:rsid w:val="00B66781"/>
    <w:rsid w:val="00B66B51"/>
    <w:rsid w:val="00B66B6B"/>
    <w:rsid w:val="00B66C6A"/>
    <w:rsid w:val="00B66CB7"/>
    <w:rsid w:val="00B66EDF"/>
    <w:rsid w:val="00B66F34"/>
    <w:rsid w:val="00B67108"/>
    <w:rsid w:val="00B67409"/>
    <w:rsid w:val="00B67451"/>
    <w:rsid w:val="00B67746"/>
    <w:rsid w:val="00B67BFF"/>
    <w:rsid w:val="00B67CD5"/>
    <w:rsid w:val="00B67D5B"/>
    <w:rsid w:val="00B67F20"/>
    <w:rsid w:val="00B7012D"/>
    <w:rsid w:val="00B7039B"/>
    <w:rsid w:val="00B70614"/>
    <w:rsid w:val="00B707EC"/>
    <w:rsid w:val="00B70924"/>
    <w:rsid w:val="00B70A55"/>
    <w:rsid w:val="00B70BED"/>
    <w:rsid w:val="00B70C31"/>
    <w:rsid w:val="00B70C4E"/>
    <w:rsid w:val="00B70C8E"/>
    <w:rsid w:val="00B70EED"/>
    <w:rsid w:val="00B7107C"/>
    <w:rsid w:val="00B7107F"/>
    <w:rsid w:val="00B71086"/>
    <w:rsid w:val="00B712B4"/>
    <w:rsid w:val="00B713B0"/>
    <w:rsid w:val="00B715A9"/>
    <w:rsid w:val="00B716C2"/>
    <w:rsid w:val="00B7176E"/>
    <w:rsid w:val="00B7177C"/>
    <w:rsid w:val="00B717D6"/>
    <w:rsid w:val="00B717E5"/>
    <w:rsid w:val="00B719EB"/>
    <w:rsid w:val="00B71A89"/>
    <w:rsid w:val="00B71AAC"/>
    <w:rsid w:val="00B71BBF"/>
    <w:rsid w:val="00B71DF9"/>
    <w:rsid w:val="00B71E25"/>
    <w:rsid w:val="00B71E4E"/>
    <w:rsid w:val="00B72523"/>
    <w:rsid w:val="00B726F4"/>
    <w:rsid w:val="00B729E8"/>
    <w:rsid w:val="00B72B2B"/>
    <w:rsid w:val="00B72B80"/>
    <w:rsid w:val="00B72E72"/>
    <w:rsid w:val="00B72F59"/>
    <w:rsid w:val="00B73063"/>
    <w:rsid w:val="00B731D7"/>
    <w:rsid w:val="00B73708"/>
    <w:rsid w:val="00B73891"/>
    <w:rsid w:val="00B73E84"/>
    <w:rsid w:val="00B7457C"/>
    <w:rsid w:val="00B745A1"/>
    <w:rsid w:val="00B745B6"/>
    <w:rsid w:val="00B74653"/>
    <w:rsid w:val="00B746E4"/>
    <w:rsid w:val="00B74796"/>
    <w:rsid w:val="00B74886"/>
    <w:rsid w:val="00B7492E"/>
    <w:rsid w:val="00B74A56"/>
    <w:rsid w:val="00B74B6C"/>
    <w:rsid w:val="00B74D92"/>
    <w:rsid w:val="00B75162"/>
    <w:rsid w:val="00B751C8"/>
    <w:rsid w:val="00B758D7"/>
    <w:rsid w:val="00B75ACC"/>
    <w:rsid w:val="00B760AC"/>
    <w:rsid w:val="00B7619D"/>
    <w:rsid w:val="00B761F1"/>
    <w:rsid w:val="00B76374"/>
    <w:rsid w:val="00B76444"/>
    <w:rsid w:val="00B767F3"/>
    <w:rsid w:val="00B76811"/>
    <w:rsid w:val="00B76942"/>
    <w:rsid w:val="00B76972"/>
    <w:rsid w:val="00B769D2"/>
    <w:rsid w:val="00B769DE"/>
    <w:rsid w:val="00B769E5"/>
    <w:rsid w:val="00B76CAD"/>
    <w:rsid w:val="00B771DD"/>
    <w:rsid w:val="00B77385"/>
    <w:rsid w:val="00B7740F"/>
    <w:rsid w:val="00B775C1"/>
    <w:rsid w:val="00B7766D"/>
    <w:rsid w:val="00B7775C"/>
    <w:rsid w:val="00B777CF"/>
    <w:rsid w:val="00B77894"/>
    <w:rsid w:val="00B77C1F"/>
    <w:rsid w:val="00B77EB5"/>
    <w:rsid w:val="00B80080"/>
    <w:rsid w:val="00B80384"/>
    <w:rsid w:val="00B803CC"/>
    <w:rsid w:val="00B804CF"/>
    <w:rsid w:val="00B80661"/>
    <w:rsid w:val="00B806DF"/>
    <w:rsid w:val="00B80BB5"/>
    <w:rsid w:val="00B80BE0"/>
    <w:rsid w:val="00B80CDB"/>
    <w:rsid w:val="00B80DC6"/>
    <w:rsid w:val="00B80E30"/>
    <w:rsid w:val="00B8114F"/>
    <w:rsid w:val="00B81181"/>
    <w:rsid w:val="00B811CC"/>
    <w:rsid w:val="00B8140A"/>
    <w:rsid w:val="00B81871"/>
    <w:rsid w:val="00B819FF"/>
    <w:rsid w:val="00B81CFB"/>
    <w:rsid w:val="00B81DF8"/>
    <w:rsid w:val="00B81EF3"/>
    <w:rsid w:val="00B82347"/>
    <w:rsid w:val="00B82427"/>
    <w:rsid w:val="00B82593"/>
    <w:rsid w:val="00B8289B"/>
    <w:rsid w:val="00B82A07"/>
    <w:rsid w:val="00B82B8F"/>
    <w:rsid w:val="00B82C46"/>
    <w:rsid w:val="00B83008"/>
    <w:rsid w:val="00B8323D"/>
    <w:rsid w:val="00B83256"/>
    <w:rsid w:val="00B8326F"/>
    <w:rsid w:val="00B8329C"/>
    <w:rsid w:val="00B83615"/>
    <w:rsid w:val="00B837E5"/>
    <w:rsid w:val="00B839DE"/>
    <w:rsid w:val="00B83A4C"/>
    <w:rsid w:val="00B83B19"/>
    <w:rsid w:val="00B83F5F"/>
    <w:rsid w:val="00B83F89"/>
    <w:rsid w:val="00B840C3"/>
    <w:rsid w:val="00B84110"/>
    <w:rsid w:val="00B8418C"/>
    <w:rsid w:val="00B84413"/>
    <w:rsid w:val="00B84505"/>
    <w:rsid w:val="00B84529"/>
    <w:rsid w:val="00B84954"/>
    <w:rsid w:val="00B84CE3"/>
    <w:rsid w:val="00B84D32"/>
    <w:rsid w:val="00B84FF1"/>
    <w:rsid w:val="00B85058"/>
    <w:rsid w:val="00B85521"/>
    <w:rsid w:val="00B85589"/>
    <w:rsid w:val="00B85878"/>
    <w:rsid w:val="00B85A4C"/>
    <w:rsid w:val="00B85C90"/>
    <w:rsid w:val="00B85E17"/>
    <w:rsid w:val="00B85FD7"/>
    <w:rsid w:val="00B860CF"/>
    <w:rsid w:val="00B8628F"/>
    <w:rsid w:val="00B863E7"/>
    <w:rsid w:val="00B86A3A"/>
    <w:rsid w:val="00B86DFC"/>
    <w:rsid w:val="00B86EFC"/>
    <w:rsid w:val="00B87126"/>
    <w:rsid w:val="00B87150"/>
    <w:rsid w:val="00B871BD"/>
    <w:rsid w:val="00B871C6"/>
    <w:rsid w:val="00B87205"/>
    <w:rsid w:val="00B872AC"/>
    <w:rsid w:val="00B87710"/>
    <w:rsid w:val="00B8773A"/>
    <w:rsid w:val="00B8775C"/>
    <w:rsid w:val="00B878DF"/>
    <w:rsid w:val="00B87994"/>
    <w:rsid w:val="00B87CD0"/>
    <w:rsid w:val="00B87EB6"/>
    <w:rsid w:val="00B90079"/>
    <w:rsid w:val="00B9010E"/>
    <w:rsid w:val="00B901BE"/>
    <w:rsid w:val="00B90395"/>
    <w:rsid w:val="00B905FE"/>
    <w:rsid w:val="00B9083E"/>
    <w:rsid w:val="00B909C3"/>
    <w:rsid w:val="00B90B1B"/>
    <w:rsid w:val="00B90C04"/>
    <w:rsid w:val="00B91070"/>
    <w:rsid w:val="00B9140E"/>
    <w:rsid w:val="00B91418"/>
    <w:rsid w:val="00B914C5"/>
    <w:rsid w:val="00B9157D"/>
    <w:rsid w:val="00B9172C"/>
    <w:rsid w:val="00B91899"/>
    <w:rsid w:val="00B91AE6"/>
    <w:rsid w:val="00B91BD0"/>
    <w:rsid w:val="00B91CD2"/>
    <w:rsid w:val="00B91E9E"/>
    <w:rsid w:val="00B925E3"/>
    <w:rsid w:val="00B92793"/>
    <w:rsid w:val="00B927DF"/>
    <w:rsid w:val="00B92AEA"/>
    <w:rsid w:val="00B92E33"/>
    <w:rsid w:val="00B92E39"/>
    <w:rsid w:val="00B92E94"/>
    <w:rsid w:val="00B92FBD"/>
    <w:rsid w:val="00B930DE"/>
    <w:rsid w:val="00B93169"/>
    <w:rsid w:val="00B931D2"/>
    <w:rsid w:val="00B9325D"/>
    <w:rsid w:val="00B932A4"/>
    <w:rsid w:val="00B9349E"/>
    <w:rsid w:val="00B934FC"/>
    <w:rsid w:val="00B93812"/>
    <w:rsid w:val="00B93A52"/>
    <w:rsid w:val="00B93ACF"/>
    <w:rsid w:val="00B93B29"/>
    <w:rsid w:val="00B93BE1"/>
    <w:rsid w:val="00B93BED"/>
    <w:rsid w:val="00B93D97"/>
    <w:rsid w:val="00B93DD8"/>
    <w:rsid w:val="00B93F61"/>
    <w:rsid w:val="00B93F7C"/>
    <w:rsid w:val="00B93FC6"/>
    <w:rsid w:val="00B941BA"/>
    <w:rsid w:val="00B943C1"/>
    <w:rsid w:val="00B946CC"/>
    <w:rsid w:val="00B946D9"/>
    <w:rsid w:val="00B94940"/>
    <w:rsid w:val="00B9494C"/>
    <w:rsid w:val="00B94A27"/>
    <w:rsid w:val="00B94AA2"/>
    <w:rsid w:val="00B94AE5"/>
    <w:rsid w:val="00B94BA7"/>
    <w:rsid w:val="00B94F62"/>
    <w:rsid w:val="00B951DA"/>
    <w:rsid w:val="00B95200"/>
    <w:rsid w:val="00B95733"/>
    <w:rsid w:val="00B95775"/>
    <w:rsid w:val="00B95789"/>
    <w:rsid w:val="00B95895"/>
    <w:rsid w:val="00B95922"/>
    <w:rsid w:val="00B95C6D"/>
    <w:rsid w:val="00B95F69"/>
    <w:rsid w:val="00B95F71"/>
    <w:rsid w:val="00B96052"/>
    <w:rsid w:val="00B961DB"/>
    <w:rsid w:val="00B96513"/>
    <w:rsid w:val="00B9652D"/>
    <w:rsid w:val="00B965C7"/>
    <w:rsid w:val="00B9666C"/>
    <w:rsid w:val="00B96689"/>
    <w:rsid w:val="00B969D2"/>
    <w:rsid w:val="00B969EA"/>
    <w:rsid w:val="00B96D00"/>
    <w:rsid w:val="00B96FA3"/>
    <w:rsid w:val="00B97315"/>
    <w:rsid w:val="00B974DC"/>
    <w:rsid w:val="00B97731"/>
    <w:rsid w:val="00B97803"/>
    <w:rsid w:val="00B97991"/>
    <w:rsid w:val="00B97B87"/>
    <w:rsid w:val="00B97F10"/>
    <w:rsid w:val="00B97F68"/>
    <w:rsid w:val="00BA01F7"/>
    <w:rsid w:val="00BA032E"/>
    <w:rsid w:val="00BA039C"/>
    <w:rsid w:val="00BA0690"/>
    <w:rsid w:val="00BA0885"/>
    <w:rsid w:val="00BA09B6"/>
    <w:rsid w:val="00BA0A22"/>
    <w:rsid w:val="00BA0A65"/>
    <w:rsid w:val="00BA0AD8"/>
    <w:rsid w:val="00BA12C0"/>
    <w:rsid w:val="00BA1365"/>
    <w:rsid w:val="00BA1450"/>
    <w:rsid w:val="00BA158E"/>
    <w:rsid w:val="00BA15D7"/>
    <w:rsid w:val="00BA15F0"/>
    <w:rsid w:val="00BA16C9"/>
    <w:rsid w:val="00BA187F"/>
    <w:rsid w:val="00BA195B"/>
    <w:rsid w:val="00BA1D74"/>
    <w:rsid w:val="00BA1FF3"/>
    <w:rsid w:val="00BA203C"/>
    <w:rsid w:val="00BA2370"/>
    <w:rsid w:val="00BA23E0"/>
    <w:rsid w:val="00BA24C7"/>
    <w:rsid w:val="00BA2566"/>
    <w:rsid w:val="00BA2752"/>
    <w:rsid w:val="00BA278E"/>
    <w:rsid w:val="00BA2B0D"/>
    <w:rsid w:val="00BA2D87"/>
    <w:rsid w:val="00BA32E4"/>
    <w:rsid w:val="00BA33B1"/>
    <w:rsid w:val="00BA33EE"/>
    <w:rsid w:val="00BA34AB"/>
    <w:rsid w:val="00BA379D"/>
    <w:rsid w:val="00BA3CBF"/>
    <w:rsid w:val="00BA475D"/>
    <w:rsid w:val="00BA487F"/>
    <w:rsid w:val="00BA497C"/>
    <w:rsid w:val="00BA4B8B"/>
    <w:rsid w:val="00BA4D95"/>
    <w:rsid w:val="00BA530A"/>
    <w:rsid w:val="00BA54E0"/>
    <w:rsid w:val="00BA5774"/>
    <w:rsid w:val="00BA5988"/>
    <w:rsid w:val="00BA5A09"/>
    <w:rsid w:val="00BA5AAC"/>
    <w:rsid w:val="00BA5BD3"/>
    <w:rsid w:val="00BA5C47"/>
    <w:rsid w:val="00BA5E22"/>
    <w:rsid w:val="00BA5E7C"/>
    <w:rsid w:val="00BA5EAE"/>
    <w:rsid w:val="00BA60A1"/>
    <w:rsid w:val="00BA627B"/>
    <w:rsid w:val="00BA64B7"/>
    <w:rsid w:val="00BA6699"/>
    <w:rsid w:val="00BA6732"/>
    <w:rsid w:val="00BA6A72"/>
    <w:rsid w:val="00BA6D92"/>
    <w:rsid w:val="00BA6DA3"/>
    <w:rsid w:val="00BA720E"/>
    <w:rsid w:val="00BA733D"/>
    <w:rsid w:val="00BA767B"/>
    <w:rsid w:val="00BA76EF"/>
    <w:rsid w:val="00BA7799"/>
    <w:rsid w:val="00BA78CF"/>
    <w:rsid w:val="00BA7919"/>
    <w:rsid w:val="00BA79E2"/>
    <w:rsid w:val="00BA7A2C"/>
    <w:rsid w:val="00BA7FE3"/>
    <w:rsid w:val="00BB0205"/>
    <w:rsid w:val="00BB0311"/>
    <w:rsid w:val="00BB045B"/>
    <w:rsid w:val="00BB05A3"/>
    <w:rsid w:val="00BB05FE"/>
    <w:rsid w:val="00BB0638"/>
    <w:rsid w:val="00BB07B9"/>
    <w:rsid w:val="00BB07D2"/>
    <w:rsid w:val="00BB0802"/>
    <w:rsid w:val="00BB094D"/>
    <w:rsid w:val="00BB0C37"/>
    <w:rsid w:val="00BB1698"/>
    <w:rsid w:val="00BB18FD"/>
    <w:rsid w:val="00BB1A34"/>
    <w:rsid w:val="00BB1C79"/>
    <w:rsid w:val="00BB1D28"/>
    <w:rsid w:val="00BB1FBE"/>
    <w:rsid w:val="00BB2226"/>
    <w:rsid w:val="00BB229B"/>
    <w:rsid w:val="00BB22D2"/>
    <w:rsid w:val="00BB25FB"/>
    <w:rsid w:val="00BB2716"/>
    <w:rsid w:val="00BB29AF"/>
    <w:rsid w:val="00BB2CB5"/>
    <w:rsid w:val="00BB31A4"/>
    <w:rsid w:val="00BB3201"/>
    <w:rsid w:val="00BB3AE1"/>
    <w:rsid w:val="00BB3E51"/>
    <w:rsid w:val="00BB3F68"/>
    <w:rsid w:val="00BB3FB5"/>
    <w:rsid w:val="00BB40BF"/>
    <w:rsid w:val="00BB449A"/>
    <w:rsid w:val="00BB453B"/>
    <w:rsid w:val="00BB4552"/>
    <w:rsid w:val="00BB49B4"/>
    <w:rsid w:val="00BB4AAE"/>
    <w:rsid w:val="00BB4CEC"/>
    <w:rsid w:val="00BB4E0B"/>
    <w:rsid w:val="00BB4E6D"/>
    <w:rsid w:val="00BB4F7D"/>
    <w:rsid w:val="00BB5048"/>
    <w:rsid w:val="00BB50E9"/>
    <w:rsid w:val="00BB512A"/>
    <w:rsid w:val="00BB5379"/>
    <w:rsid w:val="00BB53B8"/>
    <w:rsid w:val="00BB550B"/>
    <w:rsid w:val="00BB589F"/>
    <w:rsid w:val="00BB59C1"/>
    <w:rsid w:val="00BB5A33"/>
    <w:rsid w:val="00BB5BF2"/>
    <w:rsid w:val="00BB5F51"/>
    <w:rsid w:val="00BB61A1"/>
    <w:rsid w:val="00BB61E3"/>
    <w:rsid w:val="00BB6348"/>
    <w:rsid w:val="00BB63E1"/>
    <w:rsid w:val="00BB65D5"/>
    <w:rsid w:val="00BB6740"/>
    <w:rsid w:val="00BB6970"/>
    <w:rsid w:val="00BB6A88"/>
    <w:rsid w:val="00BB6AB2"/>
    <w:rsid w:val="00BB71E2"/>
    <w:rsid w:val="00BB726E"/>
    <w:rsid w:val="00BB736A"/>
    <w:rsid w:val="00BB7833"/>
    <w:rsid w:val="00BB7DA2"/>
    <w:rsid w:val="00BB7E17"/>
    <w:rsid w:val="00BBBA61"/>
    <w:rsid w:val="00BC0207"/>
    <w:rsid w:val="00BC02F4"/>
    <w:rsid w:val="00BC0321"/>
    <w:rsid w:val="00BC0654"/>
    <w:rsid w:val="00BC0680"/>
    <w:rsid w:val="00BC0686"/>
    <w:rsid w:val="00BC092D"/>
    <w:rsid w:val="00BC0C2E"/>
    <w:rsid w:val="00BC0E19"/>
    <w:rsid w:val="00BC0E36"/>
    <w:rsid w:val="00BC1125"/>
    <w:rsid w:val="00BC1365"/>
    <w:rsid w:val="00BC138E"/>
    <w:rsid w:val="00BC13AE"/>
    <w:rsid w:val="00BC1400"/>
    <w:rsid w:val="00BC1579"/>
    <w:rsid w:val="00BC15CC"/>
    <w:rsid w:val="00BC16C9"/>
    <w:rsid w:val="00BC1D87"/>
    <w:rsid w:val="00BC1E88"/>
    <w:rsid w:val="00BC228C"/>
    <w:rsid w:val="00BC2472"/>
    <w:rsid w:val="00BC27B6"/>
    <w:rsid w:val="00BC27EB"/>
    <w:rsid w:val="00BC2936"/>
    <w:rsid w:val="00BC2C68"/>
    <w:rsid w:val="00BC2E67"/>
    <w:rsid w:val="00BC2E7E"/>
    <w:rsid w:val="00BC31A1"/>
    <w:rsid w:val="00BC3294"/>
    <w:rsid w:val="00BC377E"/>
    <w:rsid w:val="00BC3A09"/>
    <w:rsid w:val="00BC3B81"/>
    <w:rsid w:val="00BC3C74"/>
    <w:rsid w:val="00BC3CF0"/>
    <w:rsid w:val="00BC3E80"/>
    <w:rsid w:val="00BC414A"/>
    <w:rsid w:val="00BC4470"/>
    <w:rsid w:val="00BC44B8"/>
    <w:rsid w:val="00BC45B9"/>
    <w:rsid w:val="00BC484F"/>
    <w:rsid w:val="00BC4D61"/>
    <w:rsid w:val="00BC4FAA"/>
    <w:rsid w:val="00BC50A9"/>
    <w:rsid w:val="00BC53DA"/>
    <w:rsid w:val="00BC5492"/>
    <w:rsid w:val="00BC54F5"/>
    <w:rsid w:val="00BC5671"/>
    <w:rsid w:val="00BC57E4"/>
    <w:rsid w:val="00BC5817"/>
    <w:rsid w:val="00BC5860"/>
    <w:rsid w:val="00BC5B63"/>
    <w:rsid w:val="00BC5C10"/>
    <w:rsid w:val="00BC5C8F"/>
    <w:rsid w:val="00BC5E70"/>
    <w:rsid w:val="00BC5FD0"/>
    <w:rsid w:val="00BC6035"/>
    <w:rsid w:val="00BC60A7"/>
    <w:rsid w:val="00BC615D"/>
    <w:rsid w:val="00BC6206"/>
    <w:rsid w:val="00BC62E4"/>
    <w:rsid w:val="00BC6664"/>
    <w:rsid w:val="00BC6807"/>
    <w:rsid w:val="00BC6B59"/>
    <w:rsid w:val="00BC6C7A"/>
    <w:rsid w:val="00BC7164"/>
    <w:rsid w:val="00BC7436"/>
    <w:rsid w:val="00BC7503"/>
    <w:rsid w:val="00BC782B"/>
    <w:rsid w:val="00BC7948"/>
    <w:rsid w:val="00BC79FA"/>
    <w:rsid w:val="00BC7B63"/>
    <w:rsid w:val="00BC7D2A"/>
    <w:rsid w:val="00BC7ECB"/>
    <w:rsid w:val="00BD00AF"/>
    <w:rsid w:val="00BD015D"/>
    <w:rsid w:val="00BD049B"/>
    <w:rsid w:val="00BD05E9"/>
    <w:rsid w:val="00BD060D"/>
    <w:rsid w:val="00BD0738"/>
    <w:rsid w:val="00BD0772"/>
    <w:rsid w:val="00BD0958"/>
    <w:rsid w:val="00BD0A3B"/>
    <w:rsid w:val="00BD0AEB"/>
    <w:rsid w:val="00BD0BBA"/>
    <w:rsid w:val="00BD0EA3"/>
    <w:rsid w:val="00BD117A"/>
    <w:rsid w:val="00BD130B"/>
    <w:rsid w:val="00BD13B7"/>
    <w:rsid w:val="00BD13EF"/>
    <w:rsid w:val="00BD16E7"/>
    <w:rsid w:val="00BD18DD"/>
    <w:rsid w:val="00BD18E4"/>
    <w:rsid w:val="00BD1AF0"/>
    <w:rsid w:val="00BD1E01"/>
    <w:rsid w:val="00BD1EBF"/>
    <w:rsid w:val="00BD1F18"/>
    <w:rsid w:val="00BD20E4"/>
    <w:rsid w:val="00BD2165"/>
    <w:rsid w:val="00BD22DD"/>
    <w:rsid w:val="00BD2336"/>
    <w:rsid w:val="00BD235E"/>
    <w:rsid w:val="00BD23C3"/>
    <w:rsid w:val="00BD248A"/>
    <w:rsid w:val="00BD2820"/>
    <w:rsid w:val="00BD2B43"/>
    <w:rsid w:val="00BD2B89"/>
    <w:rsid w:val="00BD2B8E"/>
    <w:rsid w:val="00BD2C68"/>
    <w:rsid w:val="00BD2CA5"/>
    <w:rsid w:val="00BD2FA7"/>
    <w:rsid w:val="00BD2FCA"/>
    <w:rsid w:val="00BD3292"/>
    <w:rsid w:val="00BD32A6"/>
    <w:rsid w:val="00BD3466"/>
    <w:rsid w:val="00BD3473"/>
    <w:rsid w:val="00BD35DC"/>
    <w:rsid w:val="00BD3AE4"/>
    <w:rsid w:val="00BD3B2C"/>
    <w:rsid w:val="00BD3BF7"/>
    <w:rsid w:val="00BD4251"/>
    <w:rsid w:val="00BD437A"/>
    <w:rsid w:val="00BD43A2"/>
    <w:rsid w:val="00BD43AB"/>
    <w:rsid w:val="00BD43F7"/>
    <w:rsid w:val="00BD44BC"/>
    <w:rsid w:val="00BD460E"/>
    <w:rsid w:val="00BD49C6"/>
    <w:rsid w:val="00BD4B84"/>
    <w:rsid w:val="00BD4D60"/>
    <w:rsid w:val="00BD4E0F"/>
    <w:rsid w:val="00BD4E99"/>
    <w:rsid w:val="00BD503B"/>
    <w:rsid w:val="00BD5150"/>
    <w:rsid w:val="00BD51F0"/>
    <w:rsid w:val="00BD522E"/>
    <w:rsid w:val="00BD603D"/>
    <w:rsid w:val="00BD60D3"/>
    <w:rsid w:val="00BD619B"/>
    <w:rsid w:val="00BD6268"/>
    <w:rsid w:val="00BD639E"/>
    <w:rsid w:val="00BD64F5"/>
    <w:rsid w:val="00BD6599"/>
    <w:rsid w:val="00BD6926"/>
    <w:rsid w:val="00BD6A27"/>
    <w:rsid w:val="00BD6B9A"/>
    <w:rsid w:val="00BD6CE3"/>
    <w:rsid w:val="00BD6E2D"/>
    <w:rsid w:val="00BD6E6E"/>
    <w:rsid w:val="00BD75F5"/>
    <w:rsid w:val="00BD7BB1"/>
    <w:rsid w:val="00BD7BEF"/>
    <w:rsid w:val="00BD7C77"/>
    <w:rsid w:val="00BD7CFC"/>
    <w:rsid w:val="00BD7F08"/>
    <w:rsid w:val="00BE0051"/>
    <w:rsid w:val="00BE011D"/>
    <w:rsid w:val="00BE0228"/>
    <w:rsid w:val="00BE02C1"/>
    <w:rsid w:val="00BE035B"/>
    <w:rsid w:val="00BE0471"/>
    <w:rsid w:val="00BE071E"/>
    <w:rsid w:val="00BE0941"/>
    <w:rsid w:val="00BE09D3"/>
    <w:rsid w:val="00BE0DD7"/>
    <w:rsid w:val="00BE0F71"/>
    <w:rsid w:val="00BE17AC"/>
    <w:rsid w:val="00BE1C9F"/>
    <w:rsid w:val="00BE1E81"/>
    <w:rsid w:val="00BE259E"/>
    <w:rsid w:val="00BE25F7"/>
    <w:rsid w:val="00BE2A34"/>
    <w:rsid w:val="00BE2BBE"/>
    <w:rsid w:val="00BE2F87"/>
    <w:rsid w:val="00BE3082"/>
    <w:rsid w:val="00BE335E"/>
    <w:rsid w:val="00BE3395"/>
    <w:rsid w:val="00BE33DB"/>
    <w:rsid w:val="00BE3518"/>
    <w:rsid w:val="00BE35F2"/>
    <w:rsid w:val="00BE38BA"/>
    <w:rsid w:val="00BE3BC1"/>
    <w:rsid w:val="00BE3BC9"/>
    <w:rsid w:val="00BE3C6E"/>
    <w:rsid w:val="00BE3CB0"/>
    <w:rsid w:val="00BE3CE2"/>
    <w:rsid w:val="00BE3D4E"/>
    <w:rsid w:val="00BE3DB7"/>
    <w:rsid w:val="00BE4133"/>
    <w:rsid w:val="00BE46AF"/>
    <w:rsid w:val="00BE46FB"/>
    <w:rsid w:val="00BE47E7"/>
    <w:rsid w:val="00BE4A66"/>
    <w:rsid w:val="00BE4C21"/>
    <w:rsid w:val="00BE4DEF"/>
    <w:rsid w:val="00BE4EF1"/>
    <w:rsid w:val="00BE4F25"/>
    <w:rsid w:val="00BE5062"/>
    <w:rsid w:val="00BE5114"/>
    <w:rsid w:val="00BE5667"/>
    <w:rsid w:val="00BE5C39"/>
    <w:rsid w:val="00BE5CD6"/>
    <w:rsid w:val="00BE5D1E"/>
    <w:rsid w:val="00BE5F06"/>
    <w:rsid w:val="00BE5FF0"/>
    <w:rsid w:val="00BE600B"/>
    <w:rsid w:val="00BE61D4"/>
    <w:rsid w:val="00BE62FB"/>
    <w:rsid w:val="00BE650D"/>
    <w:rsid w:val="00BE653E"/>
    <w:rsid w:val="00BE6646"/>
    <w:rsid w:val="00BE6895"/>
    <w:rsid w:val="00BE6924"/>
    <w:rsid w:val="00BE6AC0"/>
    <w:rsid w:val="00BE7018"/>
    <w:rsid w:val="00BE72E9"/>
    <w:rsid w:val="00BE7490"/>
    <w:rsid w:val="00BE7504"/>
    <w:rsid w:val="00BE760E"/>
    <w:rsid w:val="00BE78A5"/>
    <w:rsid w:val="00BE78E4"/>
    <w:rsid w:val="00BE7959"/>
    <w:rsid w:val="00BE7BF1"/>
    <w:rsid w:val="00BE7BFB"/>
    <w:rsid w:val="00BE7C6C"/>
    <w:rsid w:val="00BE7CD3"/>
    <w:rsid w:val="00BE7E0A"/>
    <w:rsid w:val="00BE7EA7"/>
    <w:rsid w:val="00BF00C5"/>
    <w:rsid w:val="00BF0163"/>
    <w:rsid w:val="00BF01CA"/>
    <w:rsid w:val="00BF0220"/>
    <w:rsid w:val="00BF024A"/>
    <w:rsid w:val="00BF070A"/>
    <w:rsid w:val="00BF076E"/>
    <w:rsid w:val="00BF0810"/>
    <w:rsid w:val="00BF08CF"/>
    <w:rsid w:val="00BF0916"/>
    <w:rsid w:val="00BF0B7C"/>
    <w:rsid w:val="00BF0CC1"/>
    <w:rsid w:val="00BF0D07"/>
    <w:rsid w:val="00BF0D11"/>
    <w:rsid w:val="00BF0E0C"/>
    <w:rsid w:val="00BF0FDC"/>
    <w:rsid w:val="00BF1027"/>
    <w:rsid w:val="00BF106B"/>
    <w:rsid w:val="00BF1072"/>
    <w:rsid w:val="00BF10C2"/>
    <w:rsid w:val="00BF1133"/>
    <w:rsid w:val="00BF13DD"/>
    <w:rsid w:val="00BF16F2"/>
    <w:rsid w:val="00BF17D8"/>
    <w:rsid w:val="00BF1A27"/>
    <w:rsid w:val="00BF1B6F"/>
    <w:rsid w:val="00BF1D40"/>
    <w:rsid w:val="00BF1E83"/>
    <w:rsid w:val="00BF1FFA"/>
    <w:rsid w:val="00BF2312"/>
    <w:rsid w:val="00BF2483"/>
    <w:rsid w:val="00BF2995"/>
    <w:rsid w:val="00BF2ACB"/>
    <w:rsid w:val="00BF2ADA"/>
    <w:rsid w:val="00BF2B46"/>
    <w:rsid w:val="00BF2BBD"/>
    <w:rsid w:val="00BF2D0D"/>
    <w:rsid w:val="00BF3112"/>
    <w:rsid w:val="00BF3170"/>
    <w:rsid w:val="00BF3400"/>
    <w:rsid w:val="00BF346F"/>
    <w:rsid w:val="00BF3500"/>
    <w:rsid w:val="00BF3625"/>
    <w:rsid w:val="00BF38F2"/>
    <w:rsid w:val="00BF3982"/>
    <w:rsid w:val="00BF3ABA"/>
    <w:rsid w:val="00BF3BB2"/>
    <w:rsid w:val="00BF3ECA"/>
    <w:rsid w:val="00BF3F86"/>
    <w:rsid w:val="00BF403D"/>
    <w:rsid w:val="00BF41D6"/>
    <w:rsid w:val="00BF42BD"/>
    <w:rsid w:val="00BF45A3"/>
    <w:rsid w:val="00BF45E3"/>
    <w:rsid w:val="00BF4602"/>
    <w:rsid w:val="00BF47EC"/>
    <w:rsid w:val="00BF4B4C"/>
    <w:rsid w:val="00BF4C58"/>
    <w:rsid w:val="00BF4D45"/>
    <w:rsid w:val="00BF4E27"/>
    <w:rsid w:val="00BF4EA7"/>
    <w:rsid w:val="00BF4F6A"/>
    <w:rsid w:val="00BF4F6F"/>
    <w:rsid w:val="00BF5154"/>
    <w:rsid w:val="00BF52DD"/>
    <w:rsid w:val="00BF54A0"/>
    <w:rsid w:val="00BF5622"/>
    <w:rsid w:val="00BF565D"/>
    <w:rsid w:val="00BF56FA"/>
    <w:rsid w:val="00BF5A18"/>
    <w:rsid w:val="00BF5B56"/>
    <w:rsid w:val="00BF5CD2"/>
    <w:rsid w:val="00BF5CF2"/>
    <w:rsid w:val="00BF5DCF"/>
    <w:rsid w:val="00BF5DFC"/>
    <w:rsid w:val="00BF5E91"/>
    <w:rsid w:val="00BF6011"/>
    <w:rsid w:val="00BF6065"/>
    <w:rsid w:val="00BF6167"/>
    <w:rsid w:val="00BF6500"/>
    <w:rsid w:val="00BF6509"/>
    <w:rsid w:val="00BF681C"/>
    <w:rsid w:val="00BF6AAF"/>
    <w:rsid w:val="00BF6BCD"/>
    <w:rsid w:val="00BF6C58"/>
    <w:rsid w:val="00BF6D2F"/>
    <w:rsid w:val="00BF6FE1"/>
    <w:rsid w:val="00BF6FFE"/>
    <w:rsid w:val="00BF7030"/>
    <w:rsid w:val="00BF74E0"/>
    <w:rsid w:val="00BF74ED"/>
    <w:rsid w:val="00BF76E8"/>
    <w:rsid w:val="00BF79CE"/>
    <w:rsid w:val="00BF7A5B"/>
    <w:rsid w:val="00BF7A7A"/>
    <w:rsid w:val="00BF7C1F"/>
    <w:rsid w:val="00BF7E02"/>
    <w:rsid w:val="00C00042"/>
    <w:rsid w:val="00C00117"/>
    <w:rsid w:val="00C00338"/>
    <w:rsid w:val="00C00421"/>
    <w:rsid w:val="00C007F2"/>
    <w:rsid w:val="00C00B77"/>
    <w:rsid w:val="00C00D6E"/>
    <w:rsid w:val="00C01153"/>
    <w:rsid w:val="00C0144C"/>
    <w:rsid w:val="00C01613"/>
    <w:rsid w:val="00C01841"/>
    <w:rsid w:val="00C01B3F"/>
    <w:rsid w:val="00C01C1F"/>
    <w:rsid w:val="00C01C51"/>
    <w:rsid w:val="00C01CE5"/>
    <w:rsid w:val="00C01F76"/>
    <w:rsid w:val="00C020F1"/>
    <w:rsid w:val="00C021BC"/>
    <w:rsid w:val="00C02413"/>
    <w:rsid w:val="00C02425"/>
    <w:rsid w:val="00C029FD"/>
    <w:rsid w:val="00C02A1A"/>
    <w:rsid w:val="00C02A6C"/>
    <w:rsid w:val="00C02C6A"/>
    <w:rsid w:val="00C02CAD"/>
    <w:rsid w:val="00C03087"/>
    <w:rsid w:val="00C03488"/>
    <w:rsid w:val="00C03517"/>
    <w:rsid w:val="00C035C1"/>
    <w:rsid w:val="00C03702"/>
    <w:rsid w:val="00C0388A"/>
    <w:rsid w:val="00C03921"/>
    <w:rsid w:val="00C03AF4"/>
    <w:rsid w:val="00C03B74"/>
    <w:rsid w:val="00C03BC1"/>
    <w:rsid w:val="00C03BEE"/>
    <w:rsid w:val="00C04010"/>
    <w:rsid w:val="00C041C1"/>
    <w:rsid w:val="00C042C7"/>
    <w:rsid w:val="00C043D4"/>
    <w:rsid w:val="00C04470"/>
    <w:rsid w:val="00C04754"/>
    <w:rsid w:val="00C04901"/>
    <w:rsid w:val="00C04AB4"/>
    <w:rsid w:val="00C04C4C"/>
    <w:rsid w:val="00C05020"/>
    <w:rsid w:val="00C05247"/>
    <w:rsid w:val="00C053E8"/>
    <w:rsid w:val="00C05407"/>
    <w:rsid w:val="00C054B3"/>
    <w:rsid w:val="00C055DF"/>
    <w:rsid w:val="00C05725"/>
    <w:rsid w:val="00C05A3C"/>
    <w:rsid w:val="00C060EB"/>
    <w:rsid w:val="00C06286"/>
    <w:rsid w:val="00C06561"/>
    <w:rsid w:val="00C0698D"/>
    <w:rsid w:val="00C069E6"/>
    <w:rsid w:val="00C06AC3"/>
    <w:rsid w:val="00C06C87"/>
    <w:rsid w:val="00C06F5B"/>
    <w:rsid w:val="00C07084"/>
    <w:rsid w:val="00C070C8"/>
    <w:rsid w:val="00C0756A"/>
    <w:rsid w:val="00C078E0"/>
    <w:rsid w:val="00C078F4"/>
    <w:rsid w:val="00C07AA9"/>
    <w:rsid w:val="00C07AAE"/>
    <w:rsid w:val="00C07E4F"/>
    <w:rsid w:val="00C07ED6"/>
    <w:rsid w:val="00C1027B"/>
    <w:rsid w:val="00C10293"/>
    <w:rsid w:val="00C1029C"/>
    <w:rsid w:val="00C10321"/>
    <w:rsid w:val="00C103E2"/>
    <w:rsid w:val="00C10527"/>
    <w:rsid w:val="00C1061D"/>
    <w:rsid w:val="00C10767"/>
    <w:rsid w:val="00C10B3A"/>
    <w:rsid w:val="00C10B54"/>
    <w:rsid w:val="00C10DE4"/>
    <w:rsid w:val="00C10E99"/>
    <w:rsid w:val="00C11129"/>
    <w:rsid w:val="00C11220"/>
    <w:rsid w:val="00C115E4"/>
    <w:rsid w:val="00C1166E"/>
    <w:rsid w:val="00C1178D"/>
    <w:rsid w:val="00C117CF"/>
    <w:rsid w:val="00C117EC"/>
    <w:rsid w:val="00C11808"/>
    <w:rsid w:val="00C119CD"/>
    <w:rsid w:val="00C11A21"/>
    <w:rsid w:val="00C11D58"/>
    <w:rsid w:val="00C12158"/>
    <w:rsid w:val="00C12235"/>
    <w:rsid w:val="00C122EA"/>
    <w:rsid w:val="00C12427"/>
    <w:rsid w:val="00C131DD"/>
    <w:rsid w:val="00C132A4"/>
    <w:rsid w:val="00C132D6"/>
    <w:rsid w:val="00C1366A"/>
    <w:rsid w:val="00C13901"/>
    <w:rsid w:val="00C14070"/>
    <w:rsid w:val="00C14089"/>
    <w:rsid w:val="00C14139"/>
    <w:rsid w:val="00C141C1"/>
    <w:rsid w:val="00C1477A"/>
    <w:rsid w:val="00C148CB"/>
    <w:rsid w:val="00C14A22"/>
    <w:rsid w:val="00C14A6F"/>
    <w:rsid w:val="00C14C2D"/>
    <w:rsid w:val="00C15168"/>
    <w:rsid w:val="00C1564D"/>
    <w:rsid w:val="00C158C5"/>
    <w:rsid w:val="00C159DB"/>
    <w:rsid w:val="00C15CBD"/>
    <w:rsid w:val="00C15CFF"/>
    <w:rsid w:val="00C15D6B"/>
    <w:rsid w:val="00C15DDF"/>
    <w:rsid w:val="00C15F3F"/>
    <w:rsid w:val="00C1606F"/>
    <w:rsid w:val="00C16196"/>
    <w:rsid w:val="00C161C5"/>
    <w:rsid w:val="00C16394"/>
    <w:rsid w:val="00C163D1"/>
    <w:rsid w:val="00C1656D"/>
    <w:rsid w:val="00C166E6"/>
    <w:rsid w:val="00C1670D"/>
    <w:rsid w:val="00C16C3E"/>
    <w:rsid w:val="00C16D04"/>
    <w:rsid w:val="00C16D9D"/>
    <w:rsid w:val="00C16EDC"/>
    <w:rsid w:val="00C17103"/>
    <w:rsid w:val="00C1713F"/>
    <w:rsid w:val="00C17225"/>
    <w:rsid w:val="00C17242"/>
    <w:rsid w:val="00C172CB"/>
    <w:rsid w:val="00C17486"/>
    <w:rsid w:val="00C175CE"/>
    <w:rsid w:val="00C17669"/>
    <w:rsid w:val="00C17676"/>
    <w:rsid w:val="00C17753"/>
    <w:rsid w:val="00C17778"/>
    <w:rsid w:val="00C178CA"/>
    <w:rsid w:val="00C17CE8"/>
    <w:rsid w:val="00C17E66"/>
    <w:rsid w:val="00C17EB4"/>
    <w:rsid w:val="00C2036B"/>
    <w:rsid w:val="00C20380"/>
    <w:rsid w:val="00C204AE"/>
    <w:rsid w:val="00C20503"/>
    <w:rsid w:val="00C205B4"/>
    <w:rsid w:val="00C20683"/>
    <w:rsid w:val="00C2072C"/>
    <w:rsid w:val="00C2076A"/>
    <w:rsid w:val="00C20835"/>
    <w:rsid w:val="00C209DC"/>
    <w:rsid w:val="00C20A23"/>
    <w:rsid w:val="00C20C3A"/>
    <w:rsid w:val="00C20D45"/>
    <w:rsid w:val="00C2114A"/>
    <w:rsid w:val="00C21425"/>
    <w:rsid w:val="00C21463"/>
    <w:rsid w:val="00C217A7"/>
    <w:rsid w:val="00C2180A"/>
    <w:rsid w:val="00C21935"/>
    <w:rsid w:val="00C21A04"/>
    <w:rsid w:val="00C21B76"/>
    <w:rsid w:val="00C21C69"/>
    <w:rsid w:val="00C21CCF"/>
    <w:rsid w:val="00C21DAC"/>
    <w:rsid w:val="00C22215"/>
    <w:rsid w:val="00C22990"/>
    <w:rsid w:val="00C22A23"/>
    <w:rsid w:val="00C22B6D"/>
    <w:rsid w:val="00C22BFB"/>
    <w:rsid w:val="00C22D11"/>
    <w:rsid w:val="00C22E01"/>
    <w:rsid w:val="00C22E93"/>
    <w:rsid w:val="00C231B0"/>
    <w:rsid w:val="00C231E7"/>
    <w:rsid w:val="00C2346E"/>
    <w:rsid w:val="00C234E1"/>
    <w:rsid w:val="00C23530"/>
    <w:rsid w:val="00C23589"/>
    <w:rsid w:val="00C236CE"/>
    <w:rsid w:val="00C23A66"/>
    <w:rsid w:val="00C23F33"/>
    <w:rsid w:val="00C23F57"/>
    <w:rsid w:val="00C243B5"/>
    <w:rsid w:val="00C243F2"/>
    <w:rsid w:val="00C244FD"/>
    <w:rsid w:val="00C24510"/>
    <w:rsid w:val="00C248DD"/>
    <w:rsid w:val="00C24927"/>
    <w:rsid w:val="00C24941"/>
    <w:rsid w:val="00C24A55"/>
    <w:rsid w:val="00C24D4C"/>
    <w:rsid w:val="00C24E42"/>
    <w:rsid w:val="00C25055"/>
    <w:rsid w:val="00C25247"/>
    <w:rsid w:val="00C252B2"/>
    <w:rsid w:val="00C2553D"/>
    <w:rsid w:val="00C2561B"/>
    <w:rsid w:val="00C2568F"/>
    <w:rsid w:val="00C25711"/>
    <w:rsid w:val="00C25798"/>
    <w:rsid w:val="00C2581C"/>
    <w:rsid w:val="00C259CA"/>
    <w:rsid w:val="00C25ACC"/>
    <w:rsid w:val="00C26216"/>
    <w:rsid w:val="00C263C7"/>
    <w:rsid w:val="00C264DB"/>
    <w:rsid w:val="00C26658"/>
    <w:rsid w:val="00C266B5"/>
    <w:rsid w:val="00C26ACB"/>
    <w:rsid w:val="00C26B7D"/>
    <w:rsid w:val="00C26CFA"/>
    <w:rsid w:val="00C26E2A"/>
    <w:rsid w:val="00C26E3B"/>
    <w:rsid w:val="00C26F86"/>
    <w:rsid w:val="00C270B6"/>
    <w:rsid w:val="00C27252"/>
    <w:rsid w:val="00C2737A"/>
    <w:rsid w:val="00C27481"/>
    <w:rsid w:val="00C27722"/>
    <w:rsid w:val="00C279C7"/>
    <w:rsid w:val="00C279E5"/>
    <w:rsid w:val="00C27A00"/>
    <w:rsid w:val="00C27BE3"/>
    <w:rsid w:val="00C27D91"/>
    <w:rsid w:val="00C2D680"/>
    <w:rsid w:val="00C300F5"/>
    <w:rsid w:val="00C3043E"/>
    <w:rsid w:val="00C305C1"/>
    <w:rsid w:val="00C30A6E"/>
    <w:rsid w:val="00C30D5D"/>
    <w:rsid w:val="00C30E71"/>
    <w:rsid w:val="00C313C6"/>
    <w:rsid w:val="00C31482"/>
    <w:rsid w:val="00C316C2"/>
    <w:rsid w:val="00C3191B"/>
    <w:rsid w:val="00C31B47"/>
    <w:rsid w:val="00C31DC6"/>
    <w:rsid w:val="00C31E06"/>
    <w:rsid w:val="00C32106"/>
    <w:rsid w:val="00C3221F"/>
    <w:rsid w:val="00C32274"/>
    <w:rsid w:val="00C325EA"/>
    <w:rsid w:val="00C3272D"/>
    <w:rsid w:val="00C32797"/>
    <w:rsid w:val="00C327CB"/>
    <w:rsid w:val="00C328D8"/>
    <w:rsid w:val="00C32984"/>
    <w:rsid w:val="00C32B94"/>
    <w:rsid w:val="00C32D57"/>
    <w:rsid w:val="00C32DCC"/>
    <w:rsid w:val="00C32DD0"/>
    <w:rsid w:val="00C32EE2"/>
    <w:rsid w:val="00C32F5E"/>
    <w:rsid w:val="00C3302C"/>
    <w:rsid w:val="00C331AE"/>
    <w:rsid w:val="00C332A6"/>
    <w:rsid w:val="00C334D2"/>
    <w:rsid w:val="00C33749"/>
    <w:rsid w:val="00C33773"/>
    <w:rsid w:val="00C33A83"/>
    <w:rsid w:val="00C33D16"/>
    <w:rsid w:val="00C33EEA"/>
    <w:rsid w:val="00C34095"/>
    <w:rsid w:val="00C340B5"/>
    <w:rsid w:val="00C34444"/>
    <w:rsid w:val="00C34802"/>
    <w:rsid w:val="00C3482B"/>
    <w:rsid w:val="00C348A2"/>
    <w:rsid w:val="00C3496A"/>
    <w:rsid w:val="00C349B6"/>
    <w:rsid w:val="00C34CD3"/>
    <w:rsid w:val="00C34E59"/>
    <w:rsid w:val="00C34F38"/>
    <w:rsid w:val="00C34F48"/>
    <w:rsid w:val="00C352B8"/>
    <w:rsid w:val="00C352DA"/>
    <w:rsid w:val="00C354E6"/>
    <w:rsid w:val="00C358B0"/>
    <w:rsid w:val="00C35C15"/>
    <w:rsid w:val="00C35C1D"/>
    <w:rsid w:val="00C360DF"/>
    <w:rsid w:val="00C36285"/>
    <w:rsid w:val="00C3630A"/>
    <w:rsid w:val="00C3641A"/>
    <w:rsid w:val="00C36606"/>
    <w:rsid w:val="00C36B5A"/>
    <w:rsid w:val="00C36D54"/>
    <w:rsid w:val="00C36E3A"/>
    <w:rsid w:val="00C370DD"/>
    <w:rsid w:val="00C37143"/>
    <w:rsid w:val="00C37360"/>
    <w:rsid w:val="00C37371"/>
    <w:rsid w:val="00C373C3"/>
    <w:rsid w:val="00C37410"/>
    <w:rsid w:val="00C378DB"/>
    <w:rsid w:val="00C37B44"/>
    <w:rsid w:val="00C37B7E"/>
    <w:rsid w:val="00C37C20"/>
    <w:rsid w:val="00C37CEE"/>
    <w:rsid w:val="00C3FC6B"/>
    <w:rsid w:val="00C400AD"/>
    <w:rsid w:val="00C40238"/>
    <w:rsid w:val="00C40278"/>
    <w:rsid w:val="00C40B8D"/>
    <w:rsid w:val="00C40CD5"/>
    <w:rsid w:val="00C40EF1"/>
    <w:rsid w:val="00C40F4D"/>
    <w:rsid w:val="00C41195"/>
    <w:rsid w:val="00C412ED"/>
    <w:rsid w:val="00C4184B"/>
    <w:rsid w:val="00C419EC"/>
    <w:rsid w:val="00C41ADE"/>
    <w:rsid w:val="00C41B84"/>
    <w:rsid w:val="00C41C1E"/>
    <w:rsid w:val="00C41DD8"/>
    <w:rsid w:val="00C41E51"/>
    <w:rsid w:val="00C41E73"/>
    <w:rsid w:val="00C423FB"/>
    <w:rsid w:val="00C42774"/>
    <w:rsid w:val="00C427FB"/>
    <w:rsid w:val="00C4280C"/>
    <w:rsid w:val="00C42847"/>
    <w:rsid w:val="00C42987"/>
    <w:rsid w:val="00C429F8"/>
    <w:rsid w:val="00C42B4F"/>
    <w:rsid w:val="00C42BA5"/>
    <w:rsid w:val="00C42D8C"/>
    <w:rsid w:val="00C42DE0"/>
    <w:rsid w:val="00C42F3A"/>
    <w:rsid w:val="00C42FE8"/>
    <w:rsid w:val="00C430DE"/>
    <w:rsid w:val="00C43104"/>
    <w:rsid w:val="00C4366D"/>
    <w:rsid w:val="00C4375E"/>
    <w:rsid w:val="00C439B5"/>
    <w:rsid w:val="00C43A7D"/>
    <w:rsid w:val="00C43E6B"/>
    <w:rsid w:val="00C4427C"/>
    <w:rsid w:val="00C44385"/>
    <w:rsid w:val="00C444D5"/>
    <w:rsid w:val="00C445DD"/>
    <w:rsid w:val="00C4488F"/>
    <w:rsid w:val="00C44920"/>
    <w:rsid w:val="00C44B77"/>
    <w:rsid w:val="00C44CD9"/>
    <w:rsid w:val="00C4525D"/>
    <w:rsid w:val="00C4529D"/>
    <w:rsid w:val="00C452D6"/>
    <w:rsid w:val="00C45930"/>
    <w:rsid w:val="00C45ADC"/>
    <w:rsid w:val="00C45B31"/>
    <w:rsid w:val="00C45B66"/>
    <w:rsid w:val="00C45D2A"/>
    <w:rsid w:val="00C45EFA"/>
    <w:rsid w:val="00C45F3F"/>
    <w:rsid w:val="00C45F8F"/>
    <w:rsid w:val="00C46038"/>
    <w:rsid w:val="00C46055"/>
    <w:rsid w:val="00C460BC"/>
    <w:rsid w:val="00C46283"/>
    <w:rsid w:val="00C4637E"/>
    <w:rsid w:val="00C463B5"/>
    <w:rsid w:val="00C464E1"/>
    <w:rsid w:val="00C4682B"/>
    <w:rsid w:val="00C469FC"/>
    <w:rsid w:val="00C46ADE"/>
    <w:rsid w:val="00C46DD6"/>
    <w:rsid w:val="00C46F0E"/>
    <w:rsid w:val="00C46FBD"/>
    <w:rsid w:val="00C473A5"/>
    <w:rsid w:val="00C47426"/>
    <w:rsid w:val="00C47447"/>
    <w:rsid w:val="00C4746A"/>
    <w:rsid w:val="00C47550"/>
    <w:rsid w:val="00C475D6"/>
    <w:rsid w:val="00C47A0F"/>
    <w:rsid w:val="00C47BB4"/>
    <w:rsid w:val="00C47C21"/>
    <w:rsid w:val="00C47D5E"/>
    <w:rsid w:val="00C47D75"/>
    <w:rsid w:val="00C47DFF"/>
    <w:rsid w:val="00C47EA1"/>
    <w:rsid w:val="00C47F0A"/>
    <w:rsid w:val="00C501E6"/>
    <w:rsid w:val="00C502F9"/>
    <w:rsid w:val="00C50705"/>
    <w:rsid w:val="00C50B20"/>
    <w:rsid w:val="00C50B32"/>
    <w:rsid w:val="00C50B3C"/>
    <w:rsid w:val="00C50DCF"/>
    <w:rsid w:val="00C51074"/>
    <w:rsid w:val="00C5120F"/>
    <w:rsid w:val="00C512FD"/>
    <w:rsid w:val="00C5153A"/>
    <w:rsid w:val="00C51627"/>
    <w:rsid w:val="00C51670"/>
    <w:rsid w:val="00C51A73"/>
    <w:rsid w:val="00C51F93"/>
    <w:rsid w:val="00C52308"/>
    <w:rsid w:val="00C523A4"/>
    <w:rsid w:val="00C524B4"/>
    <w:rsid w:val="00C5264A"/>
    <w:rsid w:val="00C5288E"/>
    <w:rsid w:val="00C52EE7"/>
    <w:rsid w:val="00C53014"/>
    <w:rsid w:val="00C53021"/>
    <w:rsid w:val="00C53379"/>
    <w:rsid w:val="00C53847"/>
    <w:rsid w:val="00C539D1"/>
    <w:rsid w:val="00C53A8F"/>
    <w:rsid w:val="00C53C95"/>
    <w:rsid w:val="00C53CCA"/>
    <w:rsid w:val="00C53D0F"/>
    <w:rsid w:val="00C5412A"/>
    <w:rsid w:val="00C54143"/>
    <w:rsid w:val="00C54257"/>
    <w:rsid w:val="00C54429"/>
    <w:rsid w:val="00C54670"/>
    <w:rsid w:val="00C5484A"/>
    <w:rsid w:val="00C548A2"/>
    <w:rsid w:val="00C548FC"/>
    <w:rsid w:val="00C54E1D"/>
    <w:rsid w:val="00C54EDE"/>
    <w:rsid w:val="00C54F7E"/>
    <w:rsid w:val="00C551B8"/>
    <w:rsid w:val="00C55407"/>
    <w:rsid w:val="00C5560E"/>
    <w:rsid w:val="00C55761"/>
    <w:rsid w:val="00C55A07"/>
    <w:rsid w:val="00C55DB6"/>
    <w:rsid w:val="00C55FF9"/>
    <w:rsid w:val="00C560F3"/>
    <w:rsid w:val="00C560F4"/>
    <w:rsid w:val="00C5639A"/>
    <w:rsid w:val="00C56423"/>
    <w:rsid w:val="00C5642E"/>
    <w:rsid w:val="00C5652E"/>
    <w:rsid w:val="00C566DE"/>
    <w:rsid w:val="00C567D0"/>
    <w:rsid w:val="00C56808"/>
    <w:rsid w:val="00C5681D"/>
    <w:rsid w:val="00C56BF2"/>
    <w:rsid w:val="00C56E10"/>
    <w:rsid w:val="00C56FDA"/>
    <w:rsid w:val="00C570C9"/>
    <w:rsid w:val="00C57496"/>
    <w:rsid w:val="00C57570"/>
    <w:rsid w:val="00C57695"/>
    <w:rsid w:val="00C5791C"/>
    <w:rsid w:val="00C57A12"/>
    <w:rsid w:val="00C57DC8"/>
    <w:rsid w:val="00C57EDC"/>
    <w:rsid w:val="00C5845D"/>
    <w:rsid w:val="00C601FE"/>
    <w:rsid w:val="00C60418"/>
    <w:rsid w:val="00C60481"/>
    <w:rsid w:val="00C60A25"/>
    <w:rsid w:val="00C60D3D"/>
    <w:rsid w:val="00C60DA4"/>
    <w:rsid w:val="00C60FC3"/>
    <w:rsid w:val="00C61196"/>
    <w:rsid w:val="00C6124F"/>
    <w:rsid w:val="00C614B9"/>
    <w:rsid w:val="00C6154C"/>
    <w:rsid w:val="00C61715"/>
    <w:rsid w:val="00C6177B"/>
    <w:rsid w:val="00C61A1B"/>
    <w:rsid w:val="00C61C53"/>
    <w:rsid w:val="00C61E62"/>
    <w:rsid w:val="00C61E75"/>
    <w:rsid w:val="00C61F29"/>
    <w:rsid w:val="00C6276F"/>
    <w:rsid w:val="00C627CA"/>
    <w:rsid w:val="00C62807"/>
    <w:rsid w:val="00C629F3"/>
    <w:rsid w:val="00C62B42"/>
    <w:rsid w:val="00C62B4C"/>
    <w:rsid w:val="00C62E86"/>
    <w:rsid w:val="00C62E97"/>
    <w:rsid w:val="00C62F73"/>
    <w:rsid w:val="00C62FE0"/>
    <w:rsid w:val="00C630ED"/>
    <w:rsid w:val="00C631D9"/>
    <w:rsid w:val="00C63325"/>
    <w:rsid w:val="00C63420"/>
    <w:rsid w:val="00C6342A"/>
    <w:rsid w:val="00C63575"/>
    <w:rsid w:val="00C63723"/>
    <w:rsid w:val="00C63AF4"/>
    <w:rsid w:val="00C6419C"/>
    <w:rsid w:val="00C641D3"/>
    <w:rsid w:val="00C641FD"/>
    <w:rsid w:val="00C64238"/>
    <w:rsid w:val="00C6430B"/>
    <w:rsid w:val="00C64630"/>
    <w:rsid w:val="00C647EC"/>
    <w:rsid w:val="00C64932"/>
    <w:rsid w:val="00C64A91"/>
    <w:rsid w:val="00C64D42"/>
    <w:rsid w:val="00C64E2A"/>
    <w:rsid w:val="00C64ED4"/>
    <w:rsid w:val="00C653A6"/>
    <w:rsid w:val="00C65488"/>
    <w:rsid w:val="00C655A2"/>
    <w:rsid w:val="00C655D9"/>
    <w:rsid w:val="00C65779"/>
    <w:rsid w:val="00C6580A"/>
    <w:rsid w:val="00C65844"/>
    <w:rsid w:val="00C65A4C"/>
    <w:rsid w:val="00C65A8A"/>
    <w:rsid w:val="00C65AB8"/>
    <w:rsid w:val="00C65BE6"/>
    <w:rsid w:val="00C65CE3"/>
    <w:rsid w:val="00C65D35"/>
    <w:rsid w:val="00C65EA5"/>
    <w:rsid w:val="00C66091"/>
    <w:rsid w:val="00C661D1"/>
    <w:rsid w:val="00C666B9"/>
    <w:rsid w:val="00C668CB"/>
    <w:rsid w:val="00C6693F"/>
    <w:rsid w:val="00C669D9"/>
    <w:rsid w:val="00C66B88"/>
    <w:rsid w:val="00C66DCF"/>
    <w:rsid w:val="00C66DDD"/>
    <w:rsid w:val="00C66E4C"/>
    <w:rsid w:val="00C66EDF"/>
    <w:rsid w:val="00C66F61"/>
    <w:rsid w:val="00C67047"/>
    <w:rsid w:val="00C6755A"/>
    <w:rsid w:val="00C67897"/>
    <w:rsid w:val="00C67B0D"/>
    <w:rsid w:val="00C67B36"/>
    <w:rsid w:val="00C67DAC"/>
    <w:rsid w:val="00C67DDB"/>
    <w:rsid w:val="00C67E08"/>
    <w:rsid w:val="00C67FD5"/>
    <w:rsid w:val="00C67FDE"/>
    <w:rsid w:val="00C6F10D"/>
    <w:rsid w:val="00C70140"/>
    <w:rsid w:val="00C7037D"/>
    <w:rsid w:val="00C70382"/>
    <w:rsid w:val="00C704FE"/>
    <w:rsid w:val="00C7074B"/>
    <w:rsid w:val="00C70851"/>
    <w:rsid w:val="00C709C4"/>
    <w:rsid w:val="00C70A4C"/>
    <w:rsid w:val="00C70A66"/>
    <w:rsid w:val="00C70D3C"/>
    <w:rsid w:val="00C70DCF"/>
    <w:rsid w:val="00C70E2A"/>
    <w:rsid w:val="00C71174"/>
    <w:rsid w:val="00C71459"/>
    <w:rsid w:val="00C715D5"/>
    <w:rsid w:val="00C7188E"/>
    <w:rsid w:val="00C7189E"/>
    <w:rsid w:val="00C71BA6"/>
    <w:rsid w:val="00C71D3A"/>
    <w:rsid w:val="00C71F7C"/>
    <w:rsid w:val="00C71FFA"/>
    <w:rsid w:val="00C727CD"/>
    <w:rsid w:val="00C72962"/>
    <w:rsid w:val="00C72B50"/>
    <w:rsid w:val="00C72C9D"/>
    <w:rsid w:val="00C72FC5"/>
    <w:rsid w:val="00C730FE"/>
    <w:rsid w:val="00C7313F"/>
    <w:rsid w:val="00C7332B"/>
    <w:rsid w:val="00C7338C"/>
    <w:rsid w:val="00C73860"/>
    <w:rsid w:val="00C7387A"/>
    <w:rsid w:val="00C73C28"/>
    <w:rsid w:val="00C73D2D"/>
    <w:rsid w:val="00C73F4B"/>
    <w:rsid w:val="00C7414E"/>
    <w:rsid w:val="00C744D9"/>
    <w:rsid w:val="00C74553"/>
    <w:rsid w:val="00C74B1B"/>
    <w:rsid w:val="00C74B4D"/>
    <w:rsid w:val="00C74BE7"/>
    <w:rsid w:val="00C74C5A"/>
    <w:rsid w:val="00C74C68"/>
    <w:rsid w:val="00C75082"/>
    <w:rsid w:val="00C7516F"/>
    <w:rsid w:val="00C75204"/>
    <w:rsid w:val="00C75343"/>
    <w:rsid w:val="00C7548C"/>
    <w:rsid w:val="00C7557B"/>
    <w:rsid w:val="00C75729"/>
    <w:rsid w:val="00C757F6"/>
    <w:rsid w:val="00C75896"/>
    <w:rsid w:val="00C75A7B"/>
    <w:rsid w:val="00C75C41"/>
    <w:rsid w:val="00C7625B"/>
    <w:rsid w:val="00C76263"/>
    <w:rsid w:val="00C7667B"/>
    <w:rsid w:val="00C7677D"/>
    <w:rsid w:val="00C76C02"/>
    <w:rsid w:val="00C76C4C"/>
    <w:rsid w:val="00C770B6"/>
    <w:rsid w:val="00C770D4"/>
    <w:rsid w:val="00C77441"/>
    <w:rsid w:val="00C77573"/>
    <w:rsid w:val="00C77946"/>
    <w:rsid w:val="00C77995"/>
    <w:rsid w:val="00C779AB"/>
    <w:rsid w:val="00C77ABB"/>
    <w:rsid w:val="00C77B7C"/>
    <w:rsid w:val="00C77CD4"/>
    <w:rsid w:val="00C77F03"/>
    <w:rsid w:val="00C77FE2"/>
    <w:rsid w:val="00C8016C"/>
    <w:rsid w:val="00C80342"/>
    <w:rsid w:val="00C80372"/>
    <w:rsid w:val="00C80398"/>
    <w:rsid w:val="00C80686"/>
    <w:rsid w:val="00C80688"/>
    <w:rsid w:val="00C80730"/>
    <w:rsid w:val="00C80902"/>
    <w:rsid w:val="00C80C37"/>
    <w:rsid w:val="00C80DCE"/>
    <w:rsid w:val="00C810B2"/>
    <w:rsid w:val="00C810CB"/>
    <w:rsid w:val="00C8117D"/>
    <w:rsid w:val="00C81444"/>
    <w:rsid w:val="00C8164F"/>
    <w:rsid w:val="00C81A6A"/>
    <w:rsid w:val="00C81A75"/>
    <w:rsid w:val="00C81AAC"/>
    <w:rsid w:val="00C81ACD"/>
    <w:rsid w:val="00C81CD7"/>
    <w:rsid w:val="00C81FE4"/>
    <w:rsid w:val="00C82025"/>
    <w:rsid w:val="00C82063"/>
    <w:rsid w:val="00C82102"/>
    <w:rsid w:val="00C82135"/>
    <w:rsid w:val="00C822B6"/>
    <w:rsid w:val="00C8232C"/>
    <w:rsid w:val="00C82388"/>
    <w:rsid w:val="00C82632"/>
    <w:rsid w:val="00C827ED"/>
    <w:rsid w:val="00C828CB"/>
    <w:rsid w:val="00C828F1"/>
    <w:rsid w:val="00C82CA7"/>
    <w:rsid w:val="00C82D43"/>
    <w:rsid w:val="00C82D6E"/>
    <w:rsid w:val="00C82ECE"/>
    <w:rsid w:val="00C8305D"/>
    <w:rsid w:val="00C8315C"/>
    <w:rsid w:val="00C83290"/>
    <w:rsid w:val="00C833CC"/>
    <w:rsid w:val="00C8345D"/>
    <w:rsid w:val="00C83499"/>
    <w:rsid w:val="00C8354F"/>
    <w:rsid w:val="00C83685"/>
    <w:rsid w:val="00C836E2"/>
    <w:rsid w:val="00C83AEE"/>
    <w:rsid w:val="00C83C00"/>
    <w:rsid w:val="00C83CC2"/>
    <w:rsid w:val="00C83D4A"/>
    <w:rsid w:val="00C84085"/>
    <w:rsid w:val="00C840B2"/>
    <w:rsid w:val="00C849F6"/>
    <w:rsid w:val="00C84D57"/>
    <w:rsid w:val="00C84F62"/>
    <w:rsid w:val="00C84FE2"/>
    <w:rsid w:val="00C85225"/>
    <w:rsid w:val="00C8543E"/>
    <w:rsid w:val="00C8549B"/>
    <w:rsid w:val="00C854A1"/>
    <w:rsid w:val="00C854CE"/>
    <w:rsid w:val="00C85610"/>
    <w:rsid w:val="00C85740"/>
    <w:rsid w:val="00C85AC1"/>
    <w:rsid w:val="00C85C19"/>
    <w:rsid w:val="00C85EA9"/>
    <w:rsid w:val="00C85F89"/>
    <w:rsid w:val="00C86082"/>
    <w:rsid w:val="00C862D8"/>
    <w:rsid w:val="00C8688E"/>
    <w:rsid w:val="00C868DA"/>
    <w:rsid w:val="00C8696F"/>
    <w:rsid w:val="00C86E17"/>
    <w:rsid w:val="00C86F03"/>
    <w:rsid w:val="00C8700A"/>
    <w:rsid w:val="00C870B3"/>
    <w:rsid w:val="00C87204"/>
    <w:rsid w:val="00C87291"/>
    <w:rsid w:val="00C8734B"/>
    <w:rsid w:val="00C875F2"/>
    <w:rsid w:val="00C87788"/>
    <w:rsid w:val="00C877AA"/>
    <w:rsid w:val="00C87C10"/>
    <w:rsid w:val="00C87CC9"/>
    <w:rsid w:val="00C87F5C"/>
    <w:rsid w:val="00C90216"/>
    <w:rsid w:val="00C90269"/>
    <w:rsid w:val="00C90271"/>
    <w:rsid w:val="00C902E5"/>
    <w:rsid w:val="00C90462"/>
    <w:rsid w:val="00C90543"/>
    <w:rsid w:val="00C9054F"/>
    <w:rsid w:val="00C9060E"/>
    <w:rsid w:val="00C90B40"/>
    <w:rsid w:val="00C90B71"/>
    <w:rsid w:val="00C90BC9"/>
    <w:rsid w:val="00C90BF2"/>
    <w:rsid w:val="00C90C35"/>
    <w:rsid w:val="00C90D3A"/>
    <w:rsid w:val="00C915BD"/>
    <w:rsid w:val="00C91776"/>
    <w:rsid w:val="00C91973"/>
    <w:rsid w:val="00C91EE6"/>
    <w:rsid w:val="00C92138"/>
    <w:rsid w:val="00C92158"/>
    <w:rsid w:val="00C92183"/>
    <w:rsid w:val="00C92306"/>
    <w:rsid w:val="00C925B2"/>
    <w:rsid w:val="00C92623"/>
    <w:rsid w:val="00C92A2C"/>
    <w:rsid w:val="00C92CEB"/>
    <w:rsid w:val="00C92D74"/>
    <w:rsid w:val="00C92D84"/>
    <w:rsid w:val="00C92E9B"/>
    <w:rsid w:val="00C93096"/>
    <w:rsid w:val="00C93282"/>
    <w:rsid w:val="00C93643"/>
    <w:rsid w:val="00C93668"/>
    <w:rsid w:val="00C9373B"/>
    <w:rsid w:val="00C939AC"/>
    <w:rsid w:val="00C93B90"/>
    <w:rsid w:val="00C93C4A"/>
    <w:rsid w:val="00C93F41"/>
    <w:rsid w:val="00C9404C"/>
    <w:rsid w:val="00C94054"/>
    <w:rsid w:val="00C941E4"/>
    <w:rsid w:val="00C9449A"/>
    <w:rsid w:val="00C9474C"/>
    <w:rsid w:val="00C94820"/>
    <w:rsid w:val="00C94A7E"/>
    <w:rsid w:val="00C94C2D"/>
    <w:rsid w:val="00C94CE5"/>
    <w:rsid w:val="00C94D8F"/>
    <w:rsid w:val="00C94DC8"/>
    <w:rsid w:val="00C94F32"/>
    <w:rsid w:val="00C94F89"/>
    <w:rsid w:val="00C95323"/>
    <w:rsid w:val="00C9560C"/>
    <w:rsid w:val="00C95D8E"/>
    <w:rsid w:val="00C960D4"/>
    <w:rsid w:val="00C963A7"/>
    <w:rsid w:val="00C963F1"/>
    <w:rsid w:val="00C96428"/>
    <w:rsid w:val="00C965AD"/>
    <w:rsid w:val="00C9691F"/>
    <w:rsid w:val="00C96C76"/>
    <w:rsid w:val="00C96DEC"/>
    <w:rsid w:val="00C96E37"/>
    <w:rsid w:val="00C9726A"/>
    <w:rsid w:val="00C9755C"/>
    <w:rsid w:val="00C975BB"/>
    <w:rsid w:val="00C975F6"/>
    <w:rsid w:val="00C97656"/>
    <w:rsid w:val="00C97C37"/>
    <w:rsid w:val="00C97E6B"/>
    <w:rsid w:val="00C97F0D"/>
    <w:rsid w:val="00CA036A"/>
    <w:rsid w:val="00CA0449"/>
    <w:rsid w:val="00CA0627"/>
    <w:rsid w:val="00CA072D"/>
    <w:rsid w:val="00CA0794"/>
    <w:rsid w:val="00CA09D5"/>
    <w:rsid w:val="00CA0A8E"/>
    <w:rsid w:val="00CA0E96"/>
    <w:rsid w:val="00CA0EF6"/>
    <w:rsid w:val="00CA0F2A"/>
    <w:rsid w:val="00CA1164"/>
    <w:rsid w:val="00CA15BB"/>
    <w:rsid w:val="00CA15CF"/>
    <w:rsid w:val="00CA1856"/>
    <w:rsid w:val="00CA18BA"/>
    <w:rsid w:val="00CA1901"/>
    <w:rsid w:val="00CA1A4B"/>
    <w:rsid w:val="00CA1AA3"/>
    <w:rsid w:val="00CA1B4E"/>
    <w:rsid w:val="00CA1BB3"/>
    <w:rsid w:val="00CA1DC1"/>
    <w:rsid w:val="00CA1DDE"/>
    <w:rsid w:val="00CA1E46"/>
    <w:rsid w:val="00CA1F55"/>
    <w:rsid w:val="00CA2579"/>
    <w:rsid w:val="00CA27EB"/>
    <w:rsid w:val="00CA2B44"/>
    <w:rsid w:val="00CA2C14"/>
    <w:rsid w:val="00CA2E10"/>
    <w:rsid w:val="00CA2FB1"/>
    <w:rsid w:val="00CA30D4"/>
    <w:rsid w:val="00CA313C"/>
    <w:rsid w:val="00CA31D1"/>
    <w:rsid w:val="00CA331E"/>
    <w:rsid w:val="00CA34F8"/>
    <w:rsid w:val="00CA3582"/>
    <w:rsid w:val="00CA37C5"/>
    <w:rsid w:val="00CA387F"/>
    <w:rsid w:val="00CA3CFD"/>
    <w:rsid w:val="00CA3F78"/>
    <w:rsid w:val="00CA4006"/>
    <w:rsid w:val="00CA407A"/>
    <w:rsid w:val="00CA410F"/>
    <w:rsid w:val="00CA429D"/>
    <w:rsid w:val="00CA4458"/>
    <w:rsid w:val="00CA44C9"/>
    <w:rsid w:val="00CA45EE"/>
    <w:rsid w:val="00CA462B"/>
    <w:rsid w:val="00CA4671"/>
    <w:rsid w:val="00CA476B"/>
    <w:rsid w:val="00CA479A"/>
    <w:rsid w:val="00CA4959"/>
    <w:rsid w:val="00CA4B34"/>
    <w:rsid w:val="00CA4CDE"/>
    <w:rsid w:val="00CA4DA5"/>
    <w:rsid w:val="00CA4F04"/>
    <w:rsid w:val="00CA4FD4"/>
    <w:rsid w:val="00CA506E"/>
    <w:rsid w:val="00CA5097"/>
    <w:rsid w:val="00CA5183"/>
    <w:rsid w:val="00CA53A9"/>
    <w:rsid w:val="00CA5540"/>
    <w:rsid w:val="00CA5621"/>
    <w:rsid w:val="00CA59B8"/>
    <w:rsid w:val="00CA5A17"/>
    <w:rsid w:val="00CA656B"/>
    <w:rsid w:val="00CA65B1"/>
    <w:rsid w:val="00CA694C"/>
    <w:rsid w:val="00CA6A53"/>
    <w:rsid w:val="00CA6CD0"/>
    <w:rsid w:val="00CA6CDA"/>
    <w:rsid w:val="00CA6F6C"/>
    <w:rsid w:val="00CA71EE"/>
    <w:rsid w:val="00CA7258"/>
    <w:rsid w:val="00CA738B"/>
    <w:rsid w:val="00CA7698"/>
    <w:rsid w:val="00CA776B"/>
    <w:rsid w:val="00CA7B0E"/>
    <w:rsid w:val="00CA7BDA"/>
    <w:rsid w:val="00CA7C25"/>
    <w:rsid w:val="00CA7DAB"/>
    <w:rsid w:val="00CA7E06"/>
    <w:rsid w:val="00CA7F3B"/>
    <w:rsid w:val="00CA8F6A"/>
    <w:rsid w:val="00CB035A"/>
    <w:rsid w:val="00CB0707"/>
    <w:rsid w:val="00CB091D"/>
    <w:rsid w:val="00CB0B3E"/>
    <w:rsid w:val="00CB0D87"/>
    <w:rsid w:val="00CB0ED5"/>
    <w:rsid w:val="00CB0F4B"/>
    <w:rsid w:val="00CB116A"/>
    <w:rsid w:val="00CB11D7"/>
    <w:rsid w:val="00CB1440"/>
    <w:rsid w:val="00CB16E0"/>
    <w:rsid w:val="00CB1734"/>
    <w:rsid w:val="00CB1A16"/>
    <w:rsid w:val="00CB1B20"/>
    <w:rsid w:val="00CB1C93"/>
    <w:rsid w:val="00CB1CD0"/>
    <w:rsid w:val="00CB1D94"/>
    <w:rsid w:val="00CB1E3A"/>
    <w:rsid w:val="00CB1E4D"/>
    <w:rsid w:val="00CB2118"/>
    <w:rsid w:val="00CB21A7"/>
    <w:rsid w:val="00CB2263"/>
    <w:rsid w:val="00CB228E"/>
    <w:rsid w:val="00CB23A0"/>
    <w:rsid w:val="00CB23A9"/>
    <w:rsid w:val="00CB23D7"/>
    <w:rsid w:val="00CB2724"/>
    <w:rsid w:val="00CB28DF"/>
    <w:rsid w:val="00CB2A3E"/>
    <w:rsid w:val="00CB2C2C"/>
    <w:rsid w:val="00CB31C8"/>
    <w:rsid w:val="00CB34D9"/>
    <w:rsid w:val="00CB34E0"/>
    <w:rsid w:val="00CB35FA"/>
    <w:rsid w:val="00CB3639"/>
    <w:rsid w:val="00CB376F"/>
    <w:rsid w:val="00CB37DB"/>
    <w:rsid w:val="00CB37F8"/>
    <w:rsid w:val="00CB3865"/>
    <w:rsid w:val="00CB391D"/>
    <w:rsid w:val="00CB3A65"/>
    <w:rsid w:val="00CB3CAB"/>
    <w:rsid w:val="00CB3D92"/>
    <w:rsid w:val="00CB3DFA"/>
    <w:rsid w:val="00CB3E62"/>
    <w:rsid w:val="00CB3EF5"/>
    <w:rsid w:val="00CB3FEC"/>
    <w:rsid w:val="00CB40B1"/>
    <w:rsid w:val="00CB445A"/>
    <w:rsid w:val="00CB45BE"/>
    <w:rsid w:val="00CB45D0"/>
    <w:rsid w:val="00CB473C"/>
    <w:rsid w:val="00CB488A"/>
    <w:rsid w:val="00CB4A70"/>
    <w:rsid w:val="00CB4A75"/>
    <w:rsid w:val="00CB4C17"/>
    <w:rsid w:val="00CB4F80"/>
    <w:rsid w:val="00CB500B"/>
    <w:rsid w:val="00CB501A"/>
    <w:rsid w:val="00CB522B"/>
    <w:rsid w:val="00CB523F"/>
    <w:rsid w:val="00CB52EA"/>
    <w:rsid w:val="00CB56F2"/>
    <w:rsid w:val="00CB5B4E"/>
    <w:rsid w:val="00CB63EA"/>
    <w:rsid w:val="00CB6461"/>
    <w:rsid w:val="00CB652B"/>
    <w:rsid w:val="00CB653D"/>
    <w:rsid w:val="00CB67D3"/>
    <w:rsid w:val="00CB69AD"/>
    <w:rsid w:val="00CB6A52"/>
    <w:rsid w:val="00CB6AA4"/>
    <w:rsid w:val="00CB6AB1"/>
    <w:rsid w:val="00CB6C49"/>
    <w:rsid w:val="00CB6E94"/>
    <w:rsid w:val="00CB71E5"/>
    <w:rsid w:val="00CB72E0"/>
    <w:rsid w:val="00CB74F0"/>
    <w:rsid w:val="00CB75C0"/>
    <w:rsid w:val="00CB75D0"/>
    <w:rsid w:val="00CB76A0"/>
    <w:rsid w:val="00CB770E"/>
    <w:rsid w:val="00CB78D2"/>
    <w:rsid w:val="00CB7A0C"/>
    <w:rsid w:val="00CB7C8F"/>
    <w:rsid w:val="00CB7C95"/>
    <w:rsid w:val="00CB7D7C"/>
    <w:rsid w:val="00CB7D9A"/>
    <w:rsid w:val="00CB7F4A"/>
    <w:rsid w:val="00CB7F6D"/>
    <w:rsid w:val="00CC021E"/>
    <w:rsid w:val="00CC021F"/>
    <w:rsid w:val="00CC0270"/>
    <w:rsid w:val="00CC0327"/>
    <w:rsid w:val="00CC033A"/>
    <w:rsid w:val="00CC04E9"/>
    <w:rsid w:val="00CC0613"/>
    <w:rsid w:val="00CC08E0"/>
    <w:rsid w:val="00CC0B0C"/>
    <w:rsid w:val="00CC0B27"/>
    <w:rsid w:val="00CC0F1C"/>
    <w:rsid w:val="00CC19FA"/>
    <w:rsid w:val="00CC1AB2"/>
    <w:rsid w:val="00CC1DD8"/>
    <w:rsid w:val="00CC2046"/>
    <w:rsid w:val="00CC213F"/>
    <w:rsid w:val="00CC228C"/>
    <w:rsid w:val="00CC23D3"/>
    <w:rsid w:val="00CC2400"/>
    <w:rsid w:val="00CC261B"/>
    <w:rsid w:val="00CC2840"/>
    <w:rsid w:val="00CC289C"/>
    <w:rsid w:val="00CC29A2"/>
    <w:rsid w:val="00CC2B56"/>
    <w:rsid w:val="00CC2F36"/>
    <w:rsid w:val="00CC3005"/>
    <w:rsid w:val="00CC32B1"/>
    <w:rsid w:val="00CC3760"/>
    <w:rsid w:val="00CC3955"/>
    <w:rsid w:val="00CC3B02"/>
    <w:rsid w:val="00CC3CC3"/>
    <w:rsid w:val="00CC3D95"/>
    <w:rsid w:val="00CC3E0F"/>
    <w:rsid w:val="00CC40B5"/>
    <w:rsid w:val="00CC40CF"/>
    <w:rsid w:val="00CC4357"/>
    <w:rsid w:val="00CC44D9"/>
    <w:rsid w:val="00CC4784"/>
    <w:rsid w:val="00CC48FF"/>
    <w:rsid w:val="00CC49D8"/>
    <w:rsid w:val="00CC4B08"/>
    <w:rsid w:val="00CC4BF6"/>
    <w:rsid w:val="00CC4E52"/>
    <w:rsid w:val="00CC5BEE"/>
    <w:rsid w:val="00CC5DEF"/>
    <w:rsid w:val="00CC5EFA"/>
    <w:rsid w:val="00CC60FF"/>
    <w:rsid w:val="00CC627A"/>
    <w:rsid w:val="00CC62C3"/>
    <w:rsid w:val="00CC630E"/>
    <w:rsid w:val="00CC6793"/>
    <w:rsid w:val="00CC691E"/>
    <w:rsid w:val="00CC6A37"/>
    <w:rsid w:val="00CC6B72"/>
    <w:rsid w:val="00CC7095"/>
    <w:rsid w:val="00CC724A"/>
    <w:rsid w:val="00CC724C"/>
    <w:rsid w:val="00CC728F"/>
    <w:rsid w:val="00CC75CF"/>
    <w:rsid w:val="00CC76AB"/>
    <w:rsid w:val="00CC794D"/>
    <w:rsid w:val="00CC7AFD"/>
    <w:rsid w:val="00CC7CF2"/>
    <w:rsid w:val="00CC7D25"/>
    <w:rsid w:val="00CD001E"/>
    <w:rsid w:val="00CD0361"/>
    <w:rsid w:val="00CD03C6"/>
    <w:rsid w:val="00CD0457"/>
    <w:rsid w:val="00CD0604"/>
    <w:rsid w:val="00CD0EAE"/>
    <w:rsid w:val="00CD0EBE"/>
    <w:rsid w:val="00CD0F33"/>
    <w:rsid w:val="00CD0F3C"/>
    <w:rsid w:val="00CD10BC"/>
    <w:rsid w:val="00CD10C9"/>
    <w:rsid w:val="00CD1377"/>
    <w:rsid w:val="00CD1402"/>
    <w:rsid w:val="00CD154C"/>
    <w:rsid w:val="00CD1828"/>
    <w:rsid w:val="00CD1834"/>
    <w:rsid w:val="00CD1885"/>
    <w:rsid w:val="00CD1913"/>
    <w:rsid w:val="00CD1997"/>
    <w:rsid w:val="00CD2054"/>
    <w:rsid w:val="00CD2074"/>
    <w:rsid w:val="00CD215D"/>
    <w:rsid w:val="00CD2190"/>
    <w:rsid w:val="00CD23C1"/>
    <w:rsid w:val="00CD244F"/>
    <w:rsid w:val="00CD2546"/>
    <w:rsid w:val="00CD2813"/>
    <w:rsid w:val="00CD291F"/>
    <w:rsid w:val="00CD29CA"/>
    <w:rsid w:val="00CD2A52"/>
    <w:rsid w:val="00CD2BCC"/>
    <w:rsid w:val="00CD2F05"/>
    <w:rsid w:val="00CD2FBB"/>
    <w:rsid w:val="00CD31D6"/>
    <w:rsid w:val="00CD3206"/>
    <w:rsid w:val="00CD336E"/>
    <w:rsid w:val="00CD34AF"/>
    <w:rsid w:val="00CD351E"/>
    <w:rsid w:val="00CD3586"/>
    <w:rsid w:val="00CD3954"/>
    <w:rsid w:val="00CD398B"/>
    <w:rsid w:val="00CD3BE5"/>
    <w:rsid w:val="00CD3C30"/>
    <w:rsid w:val="00CD3F16"/>
    <w:rsid w:val="00CD4036"/>
    <w:rsid w:val="00CD40B0"/>
    <w:rsid w:val="00CD40E7"/>
    <w:rsid w:val="00CD42D0"/>
    <w:rsid w:val="00CD42D2"/>
    <w:rsid w:val="00CD43B9"/>
    <w:rsid w:val="00CD44BA"/>
    <w:rsid w:val="00CD44DA"/>
    <w:rsid w:val="00CD465D"/>
    <w:rsid w:val="00CD4805"/>
    <w:rsid w:val="00CD4ABA"/>
    <w:rsid w:val="00CD5061"/>
    <w:rsid w:val="00CD516B"/>
    <w:rsid w:val="00CD520A"/>
    <w:rsid w:val="00CD537F"/>
    <w:rsid w:val="00CD58AA"/>
    <w:rsid w:val="00CD5A76"/>
    <w:rsid w:val="00CD5C85"/>
    <w:rsid w:val="00CD6068"/>
    <w:rsid w:val="00CD61CC"/>
    <w:rsid w:val="00CD649C"/>
    <w:rsid w:val="00CD679F"/>
    <w:rsid w:val="00CD6841"/>
    <w:rsid w:val="00CD68C3"/>
    <w:rsid w:val="00CD6A80"/>
    <w:rsid w:val="00CD6AF2"/>
    <w:rsid w:val="00CD6D25"/>
    <w:rsid w:val="00CD6F52"/>
    <w:rsid w:val="00CD6FE7"/>
    <w:rsid w:val="00CD70BF"/>
    <w:rsid w:val="00CD70FF"/>
    <w:rsid w:val="00CD7142"/>
    <w:rsid w:val="00CD74C3"/>
    <w:rsid w:val="00CD7640"/>
    <w:rsid w:val="00CD78E2"/>
    <w:rsid w:val="00CD7C08"/>
    <w:rsid w:val="00CD7D98"/>
    <w:rsid w:val="00CD7E44"/>
    <w:rsid w:val="00CD7E52"/>
    <w:rsid w:val="00CD7F1F"/>
    <w:rsid w:val="00CE007B"/>
    <w:rsid w:val="00CE00CF"/>
    <w:rsid w:val="00CE022A"/>
    <w:rsid w:val="00CE03A0"/>
    <w:rsid w:val="00CE0466"/>
    <w:rsid w:val="00CE0482"/>
    <w:rsid w:val="00CE069C"/>
    <w:rsid w:val="00CE0A3D"/>
    <w:rsid w:val="00CE0E5B"/>
    <w:rsid w:val="00CE0F60"/>
    <w:rsid w:val="00CE1184"/>
    <w:rsid w:val="00CE1255"/>
    <w:rsid w:val="00CE12DD"/>
    <w:rsid w:val="00CE149E"/>
    <w:rsid w:val="00CE14DE"/>
    <w:rsid w:val="00CE17C3"/>
    <w:rsid w:val="00CE1932"/>
    <w:rsid w:val="00CE1A6A"/>
    <w:rsid w:val="00CE1D34"/>
    <w:rsid w:val="00CE1E39"/>
    <w:rsid w:val="00CE1E8E"/>
    <w:rsid w:val="00CE2094"/>
    <w:rsid w:val="00CE2162"/>
    <w:rsid w:val="00CE2422"/>
    <w:rsid w:val="00CE2539"/>
    <w:rsid w:val="00CE25A8"/>
    <w:rsid w:val="00CE272C"/>
    <w:rsid w:val="00CE28B2"/>
    <w:rsid w:val="00CE2970"/>
    <w:rsid w:val="00CE2A1E"/>
    <w:rsid w:val="00CE2B0C"/>
    <w:rsid w:val="00CE30D1"/>
    <w:rsid w:val="00CE3189"/>
    <w:rsid w:val="00CE3528"/>
    <w:rsid w:val="00CE3549"/>
    <w:rsid w:val="00CE35CD"/>
    <w:rsid w:val="00CE362C"/>
    <w:rsid w:val="00CE3752"/>
    <w:rsid w:val="00CE37BA"/>
    <w:rsid w:val="00CE380E"/>
    <w:rsid w:val="00CE38A6"/>
    <w:rsid w:val="00CE3BA3"/>
    <w:rsid w:val="00CE3C8F"/>
    <w:rsid w:val="00CE3DBE"/>
    <w:rsid w:val="00CE3DCA"/>
    <w:rsid w:val="00CE3E48"/>
    <w:rsid w:val="00CE3E59"/>
    <w:rsid w:val="00CE3F41"/>
    <w:rsid w:val="00CE4046"/>
    <w:rsid w:val="00CE40B1"/>
    <w:rsid w:val="00CE4223"/>
    <w:rsid w:val="00CE443F"/>
    <w:rsid w:val="00CE44E9"/>
    <w:rsid w:val="00CE4553"/>
    <w:rsid w:val="00CE46B2"/>
    <w:rsid w:val="00CE4870"/>
    <w:rsid w:val="00CE4C24"/>
    <w:rsid w:val="00CE4C98"/>
    <w:rsid w:val="00CE4D5B"/>
    <w:rsid w:val="00CE5014"/>
    <w:rsid w:val="00CE5313"/>
    <w:rsid w:val="00CE535D"/>
    <w:rsid w:val="00CE53E5"/>
    <w:rsid w:val="00CE5578"/>
    <w:rsid w:val="00CE558C"/>
    <w:rsid w:val="00CE55E1"/>
    <w:rsid w:val="00CE5865"/>
    <w:rsid w:val="00CE5908"/>
    <w:rsid w:val="00CE597D"/>
    <w:rsid w:val="00CE59E6"/>
    <w:rsid w:val="00CE5A04"/>
    <w:rsid w:val="00CE5B08"/>
    <w:rsid w:val="00CE5B29"/>
    <w:rsid w:val="00CE5B42"/>
    <w:rsid w:val="00CE5EA7"/>
    <w:rsid w:val="00CE6049"/>
    <w:rsid w:val="00CE6246"/>
    <w:rsid w:val="00CE6313"/>
    <w:rsid w:val="00CE6440"/>
    <w:rsid w:val="00CE65DC"/>
    <w:rsid w:val="00CE6800"/>
    <w:rsid w:val="00CE68F1"/>
    <w:rsid w:val="00CE6B8F"/>
    <w:rsid w:val="00CE6B94"/>
    <w:rsid w:val="00CE6E0A"/>
    <w:rsid w:val="00CE6F39"/>
    <w:rsid w:val="00CE7012"/>
    <w:rsid w:val="00CE7805"/>
    <w:rsid w:val="00CE7AC6"/>
    <w:rsid w:val="00CE7EAF"/>
    <w:rsid w:val="00CF00B0"/>
    <w:rsid w:val="00CF03FA"/>
    <w:rsid w:val="00CF05B9"/>
    <w:rsid w:val="00CF0604"/>
    <w:rsid w:val="00CF060B"/>
    <w:rsid w:val="00CF06FD"/>
    <w:rsid w:val="00CF0764"/>
    <w:rsid w:val="00CF07CF"/>
    <w:rsid w:val="00CF0BDC"/>
    <w:rsid w:val="00CF0CFD"/>
    <w:rsid w:val="00CF0E05"/>
    <w:rsid w:val="00CF0F64"/>
    <w:rsid w:val="00CF115B"/>
    <w:rsid w:val="00CF116B"/>
    <w:rsid w:val="00CF193B"/>
    <w:rsid w:val="00CF1AA6"/>
    <w:rsid w:val="00CF1B1E"/>
    <w:rsid w:val="00CF1C3C"/>
    <w:rsid w:val="00CF1DAC"/>
    <w:rsid w:val="00CF2010"/>
    <w:rsid w:val="00CF202E"/>
    <w:rsid w:val="00CF20EA"/>
    <w:rsid w:val="00CF26D4"/>
    <w:rsid w:val="00CF2A03"/>
    <w:rsid w:val="00CF2B93"/>
    <w:rsid w:val="00CF2C27"/>
    <w:rsid w:val="00CF2D28"/>
    <w:rsid w:val="00CF2DE6"/>
    <w:rsid w:val="00CF328C"/>
    <w:rsid w:val="00CF378A"/>
    <w:rsid w:val="00CF388C"/>
    <w:rsid w:val="00CF45AD"/>
    <w:rsid w:val="00CF49F4"/>
    <w:rsid w:val="00CF4A04"/>
    <w:rsid w:val="00CF4A31"/>
    <w:rsid w:val="00CF4EDB"/>
    <w:rsid w:val="00CF4EE0"/>
    <w:rsid w:val="00CF4FC1"/>
    <w:rsid w:val="00CF5170"/>
    <w:rsid w:val="00CF51D5"/>
    <w:rsid w:val="00CF545B"/>
    <w:rsid w:val="00CF5613"/>
    <w:rsid w:val="00CF56A9"/>
    <w:rsid w:val="00CF5814"/>
    <w:rsid w:val="00CF5A52"/>
    <w:rsid w:val="00CF5C38"/>
    <w:rsid w:val="00CF5DDF"/>
    <w:rsid w:val="00CF5DF6"/>
    <w:rsid w:val="00CF5F7A"/>
    <w:rsid w:val="00CF6199"/>
    <w:rsid w:val="00CF62DE"/>
    <w:rsid w:val="00CF6305"/>
    <w:rsid w:val="00CF6427"/>
    <w:rsid w:val="00CF654F"/>
    <w:rsid w:val="00CF6858"/>
    <w:rsid w:val="00CF69A0"/>
    <w:rsid w:val="00CF69D0"/>
    <w:rsid w:val="00CF6A4C"/>
    <w:rsid w:val="00CF6E31"/>
    <w:rsid w:val="00CF6F90"/>
    <w:rsid w:val="00CF70E6"/>
    <w:rsid w:val="00CF727D"/>
    <w:rsid w:val="00CF7748"/>
    <w:rsid w:val="00CF7A96"/>
    <w:rsid w:val="00CF7B27"/>
    <w:rsid w:val="00CF7EF9"/>
    <w:rsid w:val="00CF7FE2"/>
    <w:rsid w:val="00D0026E"/>
    <w:rsid w:val="00D005B7"/>
    <w:rsid w:val="00D00841"/>
    <w:rsid w:val="00D00976"/>
    <w:rsid w:val="00D00C44"/>
    <w:rsid w:val="00D00E67"/>
    <w:rsid w:val="00D01091"/>
    <w:rsid w:val="00D010B0"/>
    <w:rsid w:val="00D0130E"/>
    <w:rsid w:val="00D013DA"/>
    <w:rsid w:val="00D0153A"/>
    <w:rsid w:val="00D016EF"/>
    <w:rsid w:val="00D017BA"/>
    <w:rsid w:val="00D0181C"/>
    <w:rsid w:val="00D01AA1"/>
    <w:rsid w:val="00D01AFB"/>
    <w:rsid w:val="00D01B0C"/>
    <w:rsid w:val="00D01E0D"/>
    <w:rsid w:val="00D0203D"/>
    <w:rsid w:val="00D02066"/>
    <w:rsid w:val="00D02389"/>
    <w:rsid w:val="00D0238E"/>
    <w:rsid w:val="00D02390"/>
    <w:rsid w:val="00D0245F"/>
    <w:rsid w:val="00D025A7"/>
    <w:rsid w:val="00D0288F"/>
    <w:rsid w:val="00D029BE"/>
    <w:rsid w:val="00D02B40"/>
    <w:rsid w:val="00D02B8A"/>
    <w:rsid w:val="00D02BED"/>
    <w:rsid w:val="00D02E4D"/>
    <w:rsid w:val="00D02E96"/>
    <w:rsid w:val="00D02FE9"/>
    <w:rsid w:val="00D030C1"/>
    <w:rsid w:val="00D03153"/>
    <w:rsid w:val="00D0316B"/>
    <w:rsid w:val="00D0318F"/>
    <w:rsid w:val="00D03244"/>
    <w:rsid w:val="00D03274"/>
    <w:rsid w:val="00D034BF"/>
    <w:rsid w:val="00D035D1"/>
    <w:rsid w:val="00D036EA"/>
    <w:rsid w:val="00D037BA"/>
    <w:rsid w:val="00D03B89"/>
    <w:rsid w:val="00D03C0E"/>
    <w:rsid w:val="00D03CB8"/>
    <w:rsid w:val="00D03E5C"/>
    <w:rsid w:val="00D03F84"/>
    <w:rsid w:val="00D03FB3"/>
    <w:rsid w:val="00D043C7"/>
    <w:rsid w:val="00D04417"/>
    <w:rsid w:val="00D044BB"/>
    <w:rsid w:val="00D044C1"/>
    <w:rsid w:val="00D044E1"/>
    <w:rsid w:val="00D04C35"/>
    <w:rsid w:val="00D04E5A"/>
    <w:rsid w:val="00D04F1E"/>
    <w:rsid w:val="00D04F46"/>
    <w:rsid w:val="00D04FFF"/>
    <w:rsid w:val="00D05048"/>
    <w:rsid w:val="00D05252"/>
    <w:rsid w:val="00D055F5"/>
    <w:rsid w:val="00D058D4"/>
    <w:rsid w:val="00D059B1"/>
    <w:rsid w:val="00D059B4"/>
    <w:rsid w:val="00D05A33"/>
    <w:rsid w:val="00D05D55"/>
    <w:rsid w:val="00D05F29"/>
    <w:rsid w:val="00D05F3C"/>
    <w:rsid w:val="00D06031"/>
    <w:rsid w:val="00D068FC"/>
    <w:rsid w:val="00D06B18"/>
    <w:rsid w:val="00D06C50"/>
    <w:rsid w:val="00D06D42"/>
    <w:rsid w:val="00D06DD0"/>
    <w:rsid w:val="00D06F8B"/>
    <w:rsid w:val="00D06FAB"/>
    <w:rsid w:val="00D06FD5"/>
    <w:rsid w:val="00D0757C"/>
    <w:rsid w:val="00D0778B"/>
    <w:rsid w:val="00D078E4"/>
    <w:rsid w:val="00D078EA"/>
    <w:rsid w:val="00D07CC3"/>
    <w:rsid w:val="00D07D8A"/>
    <w:rsid w:val="00D07E4C"/>
    <w:rsid w:val="00D07EB3"/>
    <w:rsid w:val="00D07F14"/>
    <w:rsid w:val="00D07FBA"/>
    <w:rsid w:val="00D1010E"/>
    <w:rsid w:val="00D102F0"/>
    <w:rsid w:val="00D10445"/>
    <w:rsid w:val="00D1057A"/>
    <w:rsid w:val="00D1080A"/>
    <w:rsid w:val="00D10DC2"/>
    <w:rsid w:val="00D10F83"/>
    <w:rsid w:val="00D10F8A"/>
    <w:rsid w:val="00D11148"/>
    <w:rsid w:val="00D11321"/>
    <w:rsid w:val="00D11697"/>
    <w:rsid w:val="00D11820"/>
    <w:rsid w:val="00D11C60"/>
    <w:rsid w:val="00D11D27"/>
    <w:rsid w:val="00D11D8E"/>
    <w:rsid w:val="00D120D8"/>
    <w:rsid w:val="00D12478"/>
    <w:rsid w:val="00D12744"/>
    <w:rsid w:val="00D12858"/>
    <w:rsid w:val="00D12DAB"/>
    <w:rsid w:val="00D12DF6"/>
    <w:rsid w:val="00D1300B"/>
    <w:rsid w:val="00D13075"/>
    <w:rsid w:val="00D1311E"/>
    <w:rsid w:val="00D1315D"/>
    <w:rsid w:val="00D13506"/>
    <w:rsid w:val="00D1365B"/>
    <w:rsid w:val="00D136CA"/>
    <w:rsid w:val="00D136D1"/>
    <w:rsid w:val="00D13E01"/>
    <w:rsid w:val="00D1447B"/>
    <w:rsid w:val="00D14617"/>
    <w:rsid w:val="00D14726"/>
    <w:rsid w:val="00D14775"/>
    <w:rsid w:val="00D14B7A"/>
    <w:rsid w:val="00D14BB2"/>
    <w:rsid w:val="00D14CE2"/>
    <w:rsid w:val="00D14E1E"/>
    <w:rsid w:val="00D14F3E"/>
    <w:rsid w:val="00D152F3"/>
    <w:rsid w:val="00D153C6"/>
    <w:rsid w:val="00D1563B"/>
    <w:rsid w:val="00D1571F"/>
    <w:rsid w:val="00D15776"/>
    <w:rsid w:val="00D157D1"/>
    <w:rsid w:val="00D1599C"/>
    <w:rsid w:val="00D15BCD"/>
    <w:rsid w:val="00D15EA4"/>
    <w:rsid w:val="00D1611F"/>
    <w:rsid w:val="00D16381"/>
    <w:rsid w:val="00D16632"/>
    <w:rsid w:val="00D16858"/>
    <w:rsid w:val="00D16BD4"/>
    <w:rsid w:val="00D16C8A"/>
    <w:rsid w:val="00D16E53"/>
    <w:rsid w:val="00D16E6C"/>
    <w:rsid w:val="00D16F79"/>
    <w:rsid w:val="00D17247"/>
    <w:rsid w:val="00D17541"/>
    <w:rsid w:val="00D17592"/>
    <w:rsid w:val="00D17597"/>
    <w:rsid w:val="00D17790"/>
    <w:rsid w:val="00D17970"/>
    <w:rsid w:val="00D17ADD"/>
    <w:rsid w:val="00D17B75"/>
    <w:rsid w:val="00D17DF8"/>
    <w:rsid w:val="00D20245"/>
    <w:rsid w:val="00D203D5"/>
    <w:rsid w:val="00D2064D"/>
    <w:rsid w:val="00D206ED"/>
    <w:rsid w:val="00D20705"/>
    <w:rsid w:val="00D20764"/>
    <w:rsid w:val="00D20799"/>
    <w:rsid w:val="00D20B7F"/>
    <w:rsid w:val="00D20DD2"/>
    <w:rsid w:val="00D20E24"/>
    <w:rsid w:val="00D20EF7"/>
    <w:rsid w:val="00D20F72"/>
    <w:rsid w:val="00D21626"/>
    <w:rsid w:val="00D21758"/>
    <w:rsid w:val="00D21DD6"/>
    <w:rsid w:val="00D22043"/>
    <w:rsid w:val="00D22363"/>
    <w:rsid w:val="00D22370"/>
    <w:rsid w:val="00D2241A"/>
    <w:rsid w:val="00D22620"/>
    <w:rsid w:val="00D22859"/>
    <w:rsid w:val="00D22A24"/>
    <w:rsid w:val="00D22CD6"/>
    <w:rsid w:val="00D22DBA"/>
    <w:rsid w:val="00D22FF6"/>
    <w:rsid w:val="00D230FB"/>
    <w:rsid w:val="00D23248"/>
    <w:rsid w:val="00D2346E"/>
    <w:rsid w:val="00D235AE"/>
    <w:rsid w:val="00D23614"/>
    <w:rsid w:val="00D236D2"/>
    <w:rsid w:val="00D239F8"/>
    <w:rsid w:val="00D23A11"/>
    <w:rsid w:val="00D23CDC"/>
    <w:rsid w:val="00D23E4D"/>
    <w:rsid w:val="00D241A9"/>
    <w:rsid w:val="00D2437D"/>
    <w:rsid w:val="00D2487C"/>
    <w:rsid w:val="00D248A2"/>
    <w:rsid w:val="00D24A7C"/>
    <w:rsid w:val="00D24C90"/>
    <w:rsid w:val="00D24D64"/>
    <w:rsid w:val="00D24DF0"/>
    <w:rsid w:val="00D2501B"/>
    <w:rsid w:val="00D252E9"/>
    <w:rsid w:val="00D25A21"/>
    <w:rsid w:val="00D25B39"/>
    <w:rsid w:val="00D25B4F"/>
    <w:rsid w:val="00D25BCF"/>
    <w:rsid w:val="00D25C7A"/>
    <w:rsid w:val="00D2605E"/>
    <w:rsid w:val="00D2637A"/>
    <w:rsid w:val="00D265A6"/>
    <w:rsid w:val="00D26916"/>
    <w:rsid w:val="00D2691D"/>
    <w:rsid w:val="00D269EE"/>
    <w:rsid w:val="00D26CB0"/>
    <w:rsid w:val="00D26F58"/>
    <w:rsid w:val="00D26F81"/>
    <w:rsid w:val="00D27025"/>
    <w:rsid w:val="00D27390"/>
    <w:rsid w:val="00D273B9"/>
    <w:rsid w:val="00D2773B"/>
    <w:rsid w:val="00D277ED"/>
    <w:rsid w:val="00D27880"/>
    <w:rsid w:val="00D27B83"/>
    <w:rsid w:val="00D27BA1"/>
    <w:rsid w:val="00D27C96"/>
    <w:rsid w:val="00D27E25"/>
    <w:rsid w:val="00D27E59"/>
    <w:rsid w:val="00D27EAD"/>
    <w:rsid w:val="00D27EFC"/>
    <w:rsid w:val="00D3019A"/>
    <w:rsid w:val="00D3031B"/>
    <w:rsid w:val="00D30525"/>
    <w:rsid w:val="00D30892"/>
    <w:rsid w:val="00D30C49"/>
    <w:rsid w:val="00D31005"/>
    <w:rsid w:val="00D31520"/>
    <w:rsid w:val="00D31557"/>
    <w:rsid w:val="00D3187B"/>
    <w:rsid w:val="00D318A5"/>
    <w:rsid w:val="00D319FC"/>
    <w:rsid w:val="00D31ADA"/>
    <w:rsid w:val="00D31CA1"/>
    <w:rsid w:val="00D31EBE"/>
    <w:rsid w:val="00D320A9"/>
    <w:rsid w:val="00D32269"/>
    <w:rsid w:val="00D324AA"/>
    <w:rsid w:val="00D324D2"/>
    <w:rsid w:val="00D32513"/>
    <w:rsid w:val="00D3280C"/>
    <w:rsid w:val="00D32A6E"/>
    <w:rsid w:val="00D32C4C"/>
    <w:rsid w:val="00D32F0B"/>
    <w:rsid w:val="00D332BC"/>
    <w:rsid w:val="00D3333F"/>
    <w:rsid w:val="00D33412"/>
    <w:rsid w:val="00D334F6"/>
    <w:rsid w:val="00D335B5"/>
    <w:rsid w:val="00D335F7"/>
    <w:rsid w:val="00D336EE"/>
    <w:rsid w:val="00D338A9"/>
    <w:rsid w:val="00D33A3A"/>
    <w:rsid w:val="00D33B30"/>
    <w:rsid w:val="00D33EBB"/>
    <w:rsid w:val="00D33FB5"/>
    <w:rsid w:val="00D34106"/>
    <w:rsid w:val="00D3413C"/>
    <w:rsid w:val="00D34662"/>
    <w:rsid w:val="00D347AA"/>
    <w:rsid w:val="00D34A90"/>
    <w:rsid w:val="00D34A91"/>
    <w:rsid w:val="00D34E7D"/>
    <w:rsid w:val="00D34F99"/>
    <w:rsid w:val="00D353B9"/>
    <w:rsid w:val="00D3547A"/>
    <w:rsid w:val="00D35509"/>
    <w:rsid w:val="00D355AF"/>
    <w:rsid w:val="00D35C1F"/>
    <w:rsid w:val="00D35C28"/>
    <w:rsid w:val="00D35FB2"/>
    <w:rsid w:val="00D360A8"/>
    <w:rsid w:val="00D361FF"/>
    <w:rsid w:val="00D3622E"/>
    <w:rsid w:val="00D3627D"/>
    <w:rsid w:val="00D364AC"/>
    <w:rsid w:val="00D364F9"/>
    <w:rsid w:val="00D3660A"/>
    <w:rsid w:val="00D366F4"/>
    <w:rsid w:val="00D36A16"/>
    <w:rsid w:val="00D36A7B"/>
    <w:rsid w:val="00D36A99"/>
    <w:rsid w:val="00D36ABB"/>
    <w:rsid w:val="00D36ABC"/>
    <w:rsid w:val="00D36C35"/>
    <w:rsid w:val="00D36DA4"/>
    <w:rsid w:val="00D36DBA"/>
    <w:rsid w:val="00D371F6"/>
    <w:rsid w:val="00D373D9"/>
    <w:rsid w:val="00D3747B"/>
    <w:rsid w:val="00D375BB"/>
    <w:rsid w:val="00D375F9"/>
    <w:rsid w:val="00D37C37"/>
    <w:rsid w:val="00D37D72"/>
    <w:rsid w:val="00D4030B"/>
    <w:rsid w:val="00D40531"/>
    <w:rsid w:val="00D40802"/>
    <w:rsid w:val="00D40A73"/>
    <w:rsid w:val="00D40BA6"/>
    <w:rsid w:val="00D40E48"/>
    <w:rsid w:val="00D40E84"/>
    <w:rsid w:val="00D411F6"/>
    <w:rsid w:val="00D41515"/>
    <w:rsid w:val="00D41814"/>
    <w:rsid w:val="00D41B8C"/>
    <w:rsid w:val="00D41DC6"/>
    <w:rsid w:val="00D41F1A"/>
    <w:rsid w:val="00D4213B"/>
    <w:rsid w:val="00D42299"/>
    <w:rsid w:val="00D4240C"/>
    <w:rsid w:val="00D427D7"/>
    <w:rsid w:val="00D42C77"/>
    <w:rsid w:val="00D436DE"/>
    <w:rsid w:val="00D43DBB"/>
    <w:rsid w:val="00D43FE8"/>
    <w:rsid w:val="00D44069"/>
    <w:rsid w:val="00D4410E"/>
    <w:rsid w:val="00D441A5"/>
    <w:rsid w:val="00D44272"/>
    <w:rsid w:val="00D442B2"/>
    <w:rsid w:val="00D443E2"/>
    <w:rsid w:val="00D44428"/>
    <w:rsid w:val="00D44688"/>
    <w:rsid w:val="00D448A2"/>
    <w:rsid w:val="00D44ECD"/>
    <w:rsid w:val="00D45629"/>
    <w:rsid w:val="00D4563C"/>
    <w:rsid w:val="00D456CC"/>
    <w:rsid w:val="00D4577A"/>
    <w:rsid w:val="00D45C9F"/>
    <w:rsid w:val="00D46077"/>
    <w:rsid w:val="00D461B4"/>
    <w:rsid w:val="00D461EE"/>
    <w:rsid w:val="00D46263"/>
    <w:rsid w:val="00D463A0"/>
    <w:rsid w:val="00D46737"/>
    <w:rsid w:val="00D46BCD"/>
    <w:rsid w:val="00D46D4D"/>
    <w:rsid w:val="00D46E31"/>
    <w:rsid w:val="00D47062"/>
    <w:rsid w:val="00D470A8"/>
    <w:rsid w:val="00D472B4"/>
    <w:rsid w:val="00D47325"/>
    <w:rsid w:val="00D4746C"/>
    <w:rsid w:val="00D474A7"/>
    <w:rsid w:val="00D474CD"/>
    <w:rsid w:val="00D47627"/>
    <w:rsid w:val="00D4797E"/>
    <w:rsid w:val="00D47C60"/>
    <w:rsid w:val="00D500E1"/>
    <w:rsid w:val="00D50145"/>
    <w:rsid w:val="00D50389"/>
    <w:rsid w:val="00D50561"/>
    <w:rsid w:val="00D50822"/>
    <w:rsid w:val="00D50868"/>
    <w:rsid w:val="00D5098D"/>
    <w:rsid w:val="00D509BE"/>
    <w:rsid w:val="00D50A19"/>
    <w:rsid w:val="00D50ABF"/>
    <w:rsid w:val="00D5105C"/>
    <w:rsid w:val="00D5140D"/>
    <w:rsid w:val="00D514AB"/>
    <w:rsid w:val="00D51622"/>
    <w:rsid w:val="00D5190D"/>
    <w:rsid w:val="00D5196D"/>
    <w:rsid w:val="00D521DB"/>
    <w:rsid w:val="00D522FF"/>
    <w:rsid w:val="00D5242E"/>
    <w:rsid w:val="00D525DF"/>
    <w:rsid w:val="00D52909"/>
    <w:rsid w:val="00D52A46"/>
    <w:rsid w:val="00D52F81"/>
    <w:rsid w:val="00D52FB2"/>
    <w:rsid w:val="00D53A11"/>
    <w:rsid w:val="00D53C34"/>
    <w:rsid w:val="00D53F3C"/>
    <w:rsid w:val="00D5404A"/>
    <w:rsid w:val="00D54060"/>
    <w:rsid w:val="00D5406E"/>
    <w:rsid w:val="00D54144"/>
    <w:rsid w:val="00D545D7"/>
    <w:rsid w:val="00D54C24"/>
    <w:rsid w:val="00D54D7E"/>
    <w:rsid w:val="00D550EF"/>
    <w:rsid w:val="00D551EC"/>
    <w:rsid w:val="00D554E8"/>
    <w:rsid w:val="00D55505"/>
    <w:rsid w:val="00D55765"/>
    <w:rsid w:val="00D5577D"/>
    <w:rsid w:val="00D557BD"/>
    <w:rsid w:val="00D558DA"/>
    <w:rsid w:val="00D559B3"/>
    <w:rsid w:val="00D55B5C"/>
    <w:rsid w:val="00D55D0B"/>
    <w:rsid w:val="00D55D14"/>
    <w:rsid w:val="00D55E64"/>
    <w:rsid w:val="00D56011"/>
    <w:rsid w:val="00D561F2"/>
    <w:rsid w:val="00D5621A"/>
    <w:rsid w:val="00D5622B"/>
    <w:rsid w:val="00D56241"/>
    <w:rsid w:val="00D5635B"/>
    <w:rsid w:val="00D5648F"/>
    <w:rsid w:val="00D564B8"/>
    <w:rsid w:val="00D568DA"/>
    <w:rsid w:val="00D5698C"/>
    <w:rsid w:val="00D569AA"/>
    <w:rsid w:val="00D56A73"/>
    <w:rsid w:val="00D56E1C"/>
    <w:rsid w:val="00D56F9E"/>
    <w:rsid w:val="00D56FC8"/>
    <w:rsid w:val="00D5703C"/>
    <w:rsid w:val="00D57189"/>
    <w:rsid w:val="00D57834"/>
    <w:rsid w:val="00D57D64"/>
    <w:rsid w:val="00D60174"/>
    <w:rsid w:val="00D6021C"/>
    <w:rsid w:val="00D60753"/>
    <w:rsid w:val="00D6086C"/>
    <w:rsid w:val="00D60BCD"/>
    <w:rsid w:val="00D60C05"/>
    <w:rsid w:val="00D6104E"/>
    <w:rsid w:val="00D6111B"/>
    <w:rsid w:val="00D611E6"/>
    <w:rsid w:val="00D612DD"/>
    <w:rsid w:val="00D61388"/>
    <w:rsid w:val="00D61490"/>
    <w:rsid w:val="00D614DC"/>
    <w:rsid w:val="00D61511"/>
    <w:rsid w:val="00D615C2"/>
    <w:rsid w:val="00D617A7"/>
    <w:rsid w:val="00D61D0A"/>
    <w:rsid w:val="00D61D61"/>
    <w:rsid w:val="00D61E23"/>
    <w:rsid w:val="00D61EB8"/>
    <w:rsid w:val="00D61F86"/>
    <w:rsid w:val="00D620CE"/>
    <w:rsid w:val="00D626BA"/>
    <w:rsid w:val="00D62896"/>
    <w:rsid w:val="00D629A5"/>
    <w:rsid w:val="00D62CA1"/>
    <w:rsid w:val="00D62E6F"/>
    <w:rsid w:val="00D6379D"/>
    <w:rsid w:val="00D63890"/>
    <w:rsid w:val="00D639D7"/>
    <w:rsid w:val="00D63A1C"/>
    <w:rsid w:val="00D63A42"/>
    <w:rsid w:val="00D63A63"/>
    <w:rsid w:val="00D63BE7"/>
    <w:rsid w:val="00D63D4D"/>
    <w:rsid w:val="00D64214"/>
    <w:rsid w:val="00D642DD"/>
    <w:rsid w:val="00D644A8"/>
    <w:rsid w:val="00D6452B"/>
    <w:rsid w:val="00D64A2F"/>
    <w:rsid w:val="00D64CA7"/>
    <w:rsid w:val="00D64FFA"/>
    <w:rsid w:val="00D654AF"/>
    <w:rsid w:val="00D65AD1"/>
    <w:rsid w:val="00D65C35"/>
    <w:rsid w:val="00D6611B"/>
    <w:rsid w:val="00D6620D"/>
    <w:rsid w:val="00D66428"/>
    <w:rsid w:val="00D666B9"/>
    <w:rsid w:val="00D6676D"/>
    <w:rsid w:val="00D66A49"/>
    <w:rsid w:val="00D66CC5"/>
    <w:rsid w:val="00D66D26"/>
    <w:rsid w:val="00D66EE5"/>
    <w:rsid w:val="00D67110"/>
    <w:rsid w:val="00D674BC"/>
    <w:rsid w:val="00D6773A"/>
    <w:rsid w:val="00D679B1"/>
    <w:rsid w:val="00D67B3E"/>
    <w:rsid w:val="00D67B7C"/>
    <w:rsid w:val="00D67CEB"/>
    <w:rsid w:val="00D67D11"/>
    <w:rsid w:val="00D67FF8"/>
    <w:rsid w:val="00D70002"/>
    <w:rsid w:val="00D700E1"/>
    <w:rsid w:val="00D701B8"/>
    <w:rsid w:val="00D7097E"/>
    <w:rsid w:val="00D70A14"/>
    <w:rsid w:val="00D70B2B"/>
    <w:rsid w:val="00D70BE7"/>
    <w:rsid w:val="00D70D04"/>
    <w:rsid w:val="00D70D25"/>
    <w:rsid w:val="00D70D6B"/>
    <w:rsid w:val="00D71264"/>
    <w:rsid w:val="00D71821"/>
    <w:rsid w:val="00D71A88"/>
    <w:rsid w:val="00D71D31"/>
    <w:rsid w:val="00D71E35"/>
    <w:rsid w:val="00D71E9F"/>
    <w:rsid w:val="00D71F6B"/>
    <w:rsid w:val="00D720CD"/>
    <w:rsid w:val="00D7276A"/>
    <w:rsid w:val="00D72771"/>
    <w:rsid w:val="00D7290F"/>
    <w:rsid w:val="00D729DD"/>
    <w:rsid w:val="00D72AE4"/>
    <w:rsid w:val="00D72D59"/>
    <w:rsid w:val="00D72E93"/>
    <w:rsid w:val="00D734B0"/>
    <w:rsid w:val="00D73547"/>
    <w:rsid w:val="00D73A37"/>
    <w:rsid w:val="00D73B96"/>
    <w:rsid w:val="00D73BC7"/>
    <w:rsid w:val="00D73DCF"/>
    <w:rsid w:val="00D73E3F"/>
    <w:rsid w:val="00D73F96"/>
    <w:rsid w:val="00D744B5"/>
    <w:rsid w:val="00D74648"/>
    <w:rsid w:val="00D74748"/>
    <w:rsid w:val="00D7480B"/>
    <w:rsid w:val="00D7481F"/>
    <w:rsid w:val="00D74AB7"/>
    <w:rsid w:val="00D74C42"/>
    <w:rsid w:val="00D74C4C"/>
    <w:rsid w:val="00D74FA3"/>
    <w:rsid w:val="00D750AA"/>
    <w:rsid w:val="00D752E0"/>
    <w:rsid w:val="00D753EF"/>
    <w:rsid w:val="00D75516"/>
    <w:rsid w:val="00D755C6"/>
    <w:rsid w:val="00D75614"/>
    <w:rsid w:val="00D75E2A"/>
    <w:rsid w:val="00D76062"/>
    <w:rsid w:val="00D760EF"/>
    <w:rsid w:val="00D762F4"/>
    <w:rsid w:val="00D76417"/>
    <w:rsid w:val="00D76509"/>
    <w:rsid w:val="00D765BD"/>
    <w:rsid w:val="00D76AA3"/>
    <w:rsid w:val="00D76FE1"/>
    <w:rsid w:val="00D771DD"/>
    <w:rsid w:val="00D77C2F"/>
    <w:rsid w:val="00D77F79"/>
    <w:rsid w:val="00D80372"/>
    <w:rsid w:val="00D80645"/>
    <w:rsid w:val="00D80754"/>
    <w:rsid w:val="00D80778"/>
    <w:rsid w:val="00D8096F"/>
    <w:rsid w:val="00D80C10"/>
    <w:rsid w:val="00D80C55"/>
    <w:rsid w:val="00D80E3F"/>
    <w:rsid w:val="00D80FBF"/>
    <w:rsid w:val="00D812A7"/>
    <w:rsid w:val="00D8147A"/>
    <w:rsid w:val="00D814AB"/>
    <w:rsid w:val="00D8165F"/>
    <w:rsid w:val="00D81C80"/>
    <w:rsid w:val="00D81F92"/>
    <w:rsid w:val="00D8212D"/>
    <w:rsid w:val="00D8224B"/>
    <w:rsid w:val="00D8254D"/>
    <w:rsid w:val="00D82624"/>
    <w:rsid w:val="00D82829"/>
    <w:rsid w:val="00D8293D"/>
    <w:rsid w:val="00D82A23"/>
    <w:rsid w:val="00D82AFF"/>
    <w:rsid w:val="00D82B03"/>
    <w:rsid w:val="00D82DA4"/>
    <w:rsid w:val="00D82DE7"/>
    <w:rsid w:val="00D82E54"/>
    <w:rsid w:val="00D830BF"/>
    <w:rsid w:val="00D831A6"/>
    <w:rsid w:val="00D83582"/>
    <w:rsid w:val="00D83885"/>
    <w:rsid w:val="00D83955"/>
    <w:rsid w:val="00D83C6A"/>
    <w:rsid w:val="00D83DEC"/>
    <w:rsid w:val="00D83EC5"/>
    <w:rsid w:val="00D841F1"/>
    <w:rsid w:val="00D84272"/>
    <w:rsid w:val="00D84310"/>
    <w:rsid w:val="00D8431E"/>
    <w:rsid w:val="00D84485"/>
    <w:rsid w:val="00D8453C"/>
    <w:rsid w:val="00D845B8"/>
    <w:rsid w:val="00D8476F"/>
    <w:rsid w:val="00D84E08"/>
    <w:rsid w:val="00D8503F"/>
    <w:rsid w:val="00D85061"/>
    <w:rsid w:val="00D850AC"/>
    <w:rsid w:val="00D85254"/>
    <w:rsid w:val="00D8526B"/>
    <w:rsid w:val="00D855FA"/>
    <w:rsid w:val="00D8563B"/>
    <w:rsid w:val="00D856EF"/>
    <w:rsid w:val="00D85759"/>
    <w:rsid w:val="00D85946"/>
    <w:rsid w:val="00D85BAD"/>
    <w:rsid w:val="00D85F0E"/>
    <w:rsid w:val="00D867B7"/>
    <w:rsid w:val="00D867EA"/>
    <w:rsid w:val="00D86FF5"/>
    <w:rsid w:val="00D87061"/>
    <w:rsid w:val="00D87287"/>
    <w:rsid w:val="00D876E2"/>
    <w:rsid w:val="00D8789E"/>
    <w:rsid w:val="00D8792A"/>
    <w:rsid w:val="00D87944"/>
    <w:rsid w:val="00D87983"/>
    <w:rsid w:val="00D87EFE"/>
    <w:rsid w:val="00D87FC6"/>
    <w:rsid w:val="00D87FE5"/>
    <w:rsid w:val="00D900F2"/>
    <w:rsid w:val="00D90143"/>
    <w:rsid w:val="00D9063E"/>
    <w:rsid w:val="00D90BB0"/>
    <w:rsid w:val="00D90C09"/>
    <w:rsid w:val="00D90DB3"/>
    <w:rsid w:val="00D91114"/>
    <w:rsid w:val="00D9114E"/>
    <w:rsid w:val="00D91165"/>
    <w:rsid w:val="00D911D6"/>
    <w:rsid w:val="00D9164A"/>
    <w:rsid w:val="00D91689"/>
    <w:rsid w:val="00D91795"/>
    <w:rsid w:val="00D9199D"/>
    <w:rsid w:val="00D91CC1"/>
    <w:rsid w:val="00D92314"/>
    <w:rsid w:val="00D92375"/>
    <w:rsid w:val="00D923CB"/>
    <w:rsid w:val="00D9265B"/>
    <w:rsid w:val="00D9266D"/>
    <w:rsid w:val="00D92729"/>
    <w:rsid w:val="00D92873"/>
    <w:rsid w:val="00D92B39"/>
    <w:rsid w:val="00D92BCF"/>
    <w:rsid w:val="00D92CC7"/>
    <w:rsid w:val="00D92DBA"/>
    <w:rsid w:val="00D92E87"/>
    <w:rsid w:val="00D92F53"/>
    <w:rsid w:val="00D92FE8"/>
    <w:rsid w:val="00D93027"/>
    <w:rsid w:val="00D93158"/>
    <w:rsid w:val="00D93513"/>
    <w:rsid w:val="00D93604"/>
    <w:rsid w:val="00D93624"/>
    <w:rsid w:val="00D93684"/>
    <w:rsid w:val="00D93AD6"/>
    <w:rsid w:val="00D93C20"/>
    <w:rsid w:val="00D93C47"/>
    <w:rsid w:val="00D93CB8"/>
    <w:rsid w:val="00D93FE0"/>
    <w:rsid w:val="00D94110"/>
    <w:rsid w:val="00D941FC"/>
    <w:rsid w:val="00D942A3"/>
    <w:rsid w:val="00D943A6"/>
    <w:rsid w:val="00D943C0"/>
    <w:rsid w:val="00D94406"/>
    <w:rsid w:val="00D94504"/>
    <w:rsid w:val="00D94518"/>
    <w:rsid w:val="00D945F0"/>
    <w:rsid w:val="00D9475E"/>
    <w:rsid w:val="00D9477B"/>
    <w:rsid w:val="00D947A0"/>
    <w:rsid w:val="00D94CEB"/>
    <w:rsid w:val="00D94D61"/>
    <w:rsid w:val="00D950B8"/>
    <w:rsid w:val="00D951CE"/>
    <w:rsid w:val="00D951E2"/>
    <w:rsid w:val="00D9528E"/>
    <w:rsid w:val="00D954D6"/>
    <w:rsid w:val="00D95638"/>
    <w:rsid w:val="00D95998"/>
    <w:rsid w:val="00D95AD5"/>
    <w:rsid w:val="00D95CF0"/>
    <w:rsid w:val="00D95DDE"/>
    <w:rsid w:val="00D96043"/>
    <w:rsid w:val="00D961B1"/>
    <w:rsid w:val="00D96594"/>
    <w:rsid w:val="00D96790"/>
    <w:rsid w:val="00D96A39"/>
    <w:rsid w:val="00D96CCF"/>
    <w:rsid w:val="00D96F17"/>
    <w:rsid w:val="00D97208"/>
    <w:rsid w:val="00D973F3"/>
    <w:rsid w:val="00D9749A"/>
    <w:rsid w:val="00D975A8"/>
    <w:rsid w:val="00D978F9"/>
    <w:rsid w:val="00D979E9"/>
    <w:rsid w:val="00D97ABB"/>
    <w:rsid w:val="00D97CBD"/>
    <w:rsid w:val="00D97ECD"/>
    <w:rsid w:val="00DA0177"/>
    <w:rsid w:val="00DA02B0"/>
    <w:rsid w:val="00DA0699"/>
    <w:rsid w:val="00DA076B"/>
    <w:rsid w:val="00DA07DD"/>
    <w:rsid w:val="00DA0B81"/>
    <w:rsid w:val="00DA0B91"/>
    <w:rsid w:val="00DA0BBB"/>
    <w:rsid w:val="00DA0CB2"/>
    <w:rsid w:val="00DA0EAA"/>
    <w:rsid w:val="00DA0FEF"/>
    <w:rsid w:val="00DA101E"/>
    <w:rsid w:val="00DA1135"/>
    <w:rsid w:val="00DA13BB"/>
    <w:rsid w:val="00DA14A6"/>
    <w:rsid w:val="00DA2151"/>
    <w:rsid w:val="00DA21C3"/>
    <w:rsid w:val="00DA21F8"/>
    <w:rsid w:val="00DA2239"/>
    <w:rsid w:val="00DA2274"/>
    <w:rsid w:val="00DA246B"/>
    <w:rsid w:val="00DA2693"/>
    <w:rsid w:val="00DA26D5"/>
    <w:rsid w:val="00DA2787"/>
    <w:rsid w:val="00DA2A2D"/>
    <w:rsid w:val="00DA2B50"/>
    <w:rsid w:val="00DA2C8C"/>
    <w:rsid w:val="00DA2D82"/>
    <w:rsid w:val="00DA328D"/>
    <w:rsid w:val="00DA3350"/>
    <w:rsid w:val="00DA356F"/>
    <w:rsid w:val="00DA37EB"/>
    <w:rsid w:val="00DA3920"/>
    <w:rsid w:val="00DA396D"/>
    <w:rsid w:val="00DA3BAE"/>
    <w:rsid w:val="00DA3CAD"/>
    <w:rsid w:val="00DA3CC3"/>
    <w:rsid w:val="00DA3DFE"/>
    <w:rsid w:val="00DA4160"/>
    <w:rsid w:val="00DA42F4"/>
    <w:rsid w:val="00DA4450"/>
    <w:rsid w:val="00DA4D7A"/>
    <w:rsid w:val="00DA4DD2"/>
    <w:rsid w:val="00DA50B9"/>
    <w:rsid w:val="00DA50C1"/>
    <w:rsid w:val="00DA5196"/>
    <w:rsid w:val="00DA54F1"/>
    <w:rsid w:val="00DA54F3"/>
    <w:rsid w:val="00DA5752"/>
    <w:rsid w:val="00DA5932"/>
    <w:rsid w:val="00DA5A16"/>
    <w:rsid w:val="00DA5B4A"/>
    <w:rsid w:val="00DA5BA1"/>
    <w:rsid w:val="00DA5BE6"/>
    <w:rsid w:val="00DA5C3E"/>
    <w:rsid w:val="00DA5C81"/>
    <w:rsid w:val="00DA5FEC"/>
    <w:rsid w:val="00DA6001"/>
    <w:rsid w:val="00DA6075"/>
    <w:rsid w:val="00DA6121"/>
    <w:rsid w:val="00DA61B6"/>
    <w:rsid w:val="00DA61C2"/>
    <w:rsid w:val="00DA66B1"/>
    <w:rsid w:val="00DA697C"/>
    <w:rsid w:val="00DA69A3"/>
    <w:rsid w:val="00DA6D12"/>
    <w:rsid w:val="00DA6FCD"/>
    <w:rsid w:val="00DA7061"/>
    <w:rsid w:val="00DA7515"/>
    <w:rsid w:val="00DA76B7"/>
    <w:rsid w:val="00DA780D"/>
    <w:rsid w:val="00DA7816"/>
    <w:rsid w:val="00DA7A9C"/>
    <w:rsid w:val="00DA7AE9"/>
    <w:rsid w:val="00DA7BFD"/>
    <w:rsid w:val="00DA7CAA"/>
    <w:rsid w:val="00DA7CB9"/>
    <w:rsid w:val="00DA7D97"/>
    <w:rsid w:val="00DA7D9F"/>
    <w:rsid w:val="00DA7F8C"/>
    <w:rsid w:val="00DA7FD8"/>
    <w:rsid w:val="00DAA32A"/>
    <w:rsid w:val="00DB019C"/>
    <w:rsid w:val="00DB0211"/>
    <w:rsid w:val="00DB02D9"/>
    <w:rsid w:val="00DB0443"/>
    <w:rsid w:val="00DB04CD"/>
    <w:rsid w:val="00DB094A"/>
    <w:rsid w:val="00DB0D47"/>
    <w:rsid w:val="00DB0E1B"/>
    <w:rsid w:val="00DB0EA2"/>
    <w:rsid w:val="00DB10E3"/>
    <w:rsid w:val="00DB130F"/>
    <w:rsid w:val="00DB13F9"/>
    <w:rsid w:val="00DB1458"/>
    <w:rsid w:val="00DB1561"/>
    <w:rsid w:val="00DB1663"/>
    <w:rsid w:val="00DB16E4"/>
    <w:rsid w:val="00DB18D3"/>
    <w:rsid w:val="00DB1B31"/>
    <w:rsid w:val="00DB1B45"/>
    <w:rsid w:val="00DB1EAC"/>
    <w:rsid w:val="00DB1F16"/>
    <w:rsid w:val="00DB1F96"/>
    <w:rsid w:val="00DB219F"/>
    <w:rsid w:val="00DB2622"/>
    <w:rsid w:val="00DB26F1"/>
    <w:rsid w:val="00DB27FF"/>
    <w:rsid w:val="00DB2863"/>
    <w:rsid w:val="00DB2BEB"/>
    <w:rsid w:val="00DB3184"/>
    <w:rsid w:val="00DB374B"/>
    <w:rsid w:val="00DB3763"/>
    <w:rsid w:val="00DB3A90"/>
    <w:rsid w:val="00DB3ACE"/>
    <w:rsid w:val="00DB4025"/>
    <w:rsid w:val="00DB408D"/>
    <w:rsid w:val="00DB4199"/>
    <w:rsid w:val="00DB41D8"/>
    <w:rsid w:val="00DB4330"/>
    <w:rsid w:val="00DB444C"/>
    <w:rsid w:val="00DB45F4"/>
    <w:rsid w:val="00DB4719"/>
    <w:rsid w:val="00DB47C4"/>
    <w:rsid w:val="00DB495C"/>
    <w:rsid w:val="00DB4972"/>
    <w:rsid w:val="00DB4A37"/>
    <w:rsid w:val="00DB4A49"/>
    <w:rsid w:val="00DB4F22"/>
    <w:rsid w:val="00DB4F2F"/>
    <w:rsid w:val="00DB5020"/>
    <w:rsid w:val="00DB5158"/>
    <w:rsid w:val="00DB51DC"/>
    <w:rsid w:val="00DB5451"/>
    <w:rsid w:val="00DB5A0C"/>
    <w:rsid w:val="00DB5B1D"/>
    <w:rsid w:val="00DB5BAC"/>
    <w:rsid w:val="00DB5E2E"/>
    <w:rsid w:val="00DB5E5E"/>
    <w:rsid w:val="00DB6049"/>
    <w:rsid w:val="00DB6369"/>
    <w:rsid w:val="00DB6506"/>
    <w:rsid w:val="00DB6518"/>
    <w:rsid w:val="00DB71E4"/>
    <w:rsid w:val="00DB7218"/>
    <w:rsid w:val="00DB7250"/>
    <w:rsid w:val="00DB728B"/>
    <w:rsid w:val="00DB72DF"/>
    <w:rsid w:val="00DB7428"/>
    <w:rsid w:val="00DB74A3"/>
    <w:rsid w:val="00DB7530"/>
    <w:rsid w:val="00DB7632"/>
    <w:rsid w:val="00DB77C8"/>
    <w:rsid w:val="00DB77D6"/>
    <w:rsid w:val="00DB7ADF"/>
    <w:rsid w:val="00DB7E4E"/>
    <w:rsid w:val="00DB7E7B"/>
    <w:rsid w:val="00DB7F3E"/>
    <w:rsid w:val="00DBFE81"/>
    <w:rsid w:val="00DC0048"/>
    <w:rsid w:val="00DC007B"/>
    <w:rsid w:val="00DC03CE"/>
    <w:rsid w:val="00DC0406"/>
    <w:rsid w:val="00DC094C"/>
    <w:rsid w:val="00DC0AD2"/>
    <w:rsid w:val="00DC0AFA"/>
    <w:rsid w:val="00DC0E77"/>
    <w:rsid w:val="00DC0EEE"/>
    <w:rsid w:val="00DC0F83"/>
    <w:rsid w:val="00DC0FFB"/>
    <w:rsid w:val="00DC1028"/>
    <w:rsid w:val="00DC1101"/>
    <w:rsid w:val="00DC127D"/>
    <w:rsid w:val="00DC14D6"/>
    <w:rsid w:val="00DC16DA"/>
    <w:rsid w:val="00DC1A15"/>
    <w:rsid w:val="00DC1C71"/>
    <w:rsid w:val="00DC23F0"/>
    <w:rsid w:val="00DC24DB"/>
    <w:rsid w:val="00DC25CE"/>
    <w:rsid w:val="00DC273E"/>
    <w:rsid w:val="00DC2853"/>
    <w:rsid w:val="00DC2FEC"/>
    <w:rsid w:val="00DC2FFD"/>
    <w:rsid w:val="00DC313E"/>
    <w:rsid w:val="00DC3191"/>
    <w:rsid w:val="00DC3299"/>
    <w:rsid w:val="00DC340E"/>
    <w:rsid w:val="00DC341F"/>
    <w:rsid w:val="00DC3533"/>
    <w:rsid w:val="00DC3616"/>
    <w:rsid w:val="00DC3B05"/>
    <w:rsid w:val="00DC3B20"/>
    <w:rsid w:val="00DC3B5C"/>
    <w:rsid w:val="00DC3D1C"/>
    <w:rsid w:val="00DC3D2C"/>
    <w:rsid w:val="00DC3ED4"/>
    <w:rsid w:val="00DC42E6"/>
    <w:rsid w:val="00DC5299"/>
    <w:rsid w:val="00DC53BE"/>
    <w:rsid w:val="00DC544F"/>
    <w:rsid w:val="00DC5876"/>
    <w:rsid w:val="00DC591E"/>
    <w:rsid w:val="00DC59C7"/>
    <w:rsid w:val="00DC59FB"/>
    <w:rsid w:val="00DC60A2"/>
    <w:rsid w:val="00DC6631"/>
    <w:rsid w:val="00DC6802"/>
    <w:rsid w:val="00DC6886"/>
    <w:rsid w:val="00DC6CBA"/>
    <w:rsid w:val="00DC724D"/>
    <w:rsid w:val="00DC72F4"/>
    <w:rsid w:val="00DC7494"/>
    <w:rsid w:val="00DC7511"/>
    <w:rsid w:val="00DC7673"/>
    <w:rsid w:val="00DC7758"/>
    <w:rsid w:val="00DC77C3"/>
    <w:rsid w:val="00DC7828"/>
    <w:rsid w:val="00DC7842"/>
    <w:rsid w:val="00DC7965"/>
    <w:rsid w:val="00DC7B36"/>
    <w:rsid w:val="00DC7CCE"/>
    <w:rsid w:val="00DC7EE6"/>
    <w:rsid w:val="00DC7F3E"/>
    <w:rsid w:val="00DD003A"/>
    <w:rsid w:val="00DD00D5"/>
    <w:rsid w:val="00DD0123"/>
    <w:rsid w:val="00DD01EF"/>
    <w:rsid w:val="00DD0595"/>
    <w:rsid w:val="00DD059F"/>
    <w:rsid w:val="00DD06F0"/>
    <w:rsid w:val="00DD0D6C"/>
    <w:rsid w:val="00DD0EF8"/>
    <w:rsid w:val="00DD11B4"/>
    <w:rsid w:val="00DD1272"/>
    <w:rsid w:val="00DD12B0"/>
    <w:rsid w:val="00DD1C54"/>
    <w:rsid w:val="00DD1D46"/>
    <w:rsid w:val="00DD203C"/>
    <w:rsid w:val="00DD215A"/>
    <w:rsid w:val="00DD23DC"/>
    <w:rsid w:val="00DD29C2"/>
    <w:rsid w:val="00DD2C01"/>
    <w:rsid w:val="00DD2C80"/>
    <w:rsid w:val="00DD2D1E"/>
    <w:rsid w:val="00DD2DBD"/>
    <w:rsid w:val="00DD300C"/>
    <w:rsid w:val="00DD3033"/>
    <w:rsid w:val="00DD354C"/>
    <w:rsid w:val="00DD3572"/>
    <w:rsid w:val="00DD3668"/>
    <w:rsid w:val="00DD39B9"/>
    <w:rsid w:val="00DD3A75"/>
    <w:rsid w:val="00DD3BDE"/>
    <w:rsid w:val="00DD3BE8"/>
    <w:rsid w:val="00DD3C1C"/>
    <w:rsid w:val="00DD3E75"/>
    <w:rsid w:val="00DD3FDF"/>
    <w:rsid w:val="00DD419D"/>
    <w:rsid w:val="00DD431D"/>
    <w:rsid w:val="00DD44B1"/>
    <w:rsid w:val="00DD4577"/>
    <w:rsid w:val="00DD463A"/>
    <w:rsid w:val="00DD488B"/>
    <w:rsid w:val="00DD499C"/>
    <w:rsid w:val="00DD4FEC"/>
    <w:rsid w:val="00DD5159"/>
    <w:rsid w:val="00DD515A"/>
    <w:rsid w:val="00DD51AB"/>
    <w:rsid w:val="00DD52A0"/>
    <w:rsid w:val="00DD52D8"/>
    <w:rsid w:val="00DD575F"/>
    <w:rsid w:val="00DD57B5"/>
    <w:rsid w:val="00DD5A43"/>
    <w:rsid w:val="00DD5A50"/>
    <w:rsid w:val="00DD5E3A"/>
    <w:rsid w:val="00DD5F94"/>
    <w:rsid w:val="00DD5FB8"/>
    <w:rsid w:val="00DD6121"/>
    <w:rsid w:val="00DD622E"/>
    <w:rsid w:val="00DD6274"/>
    <w:rsid w:val="00DD64E2"/>
    <w:rsid w:val="00DD64E8"/>
    <w:rsid w:val="00DD6802"/>
    <w:rsid w:val="00DD684F"/>
    <w:rsid w:val="00DD6B58"/>
    <w:rsid w:val="00DD6E81"/>
    <w:rsid w:val="00DD6FCE"/>
    <w:rsid w:val="00DD6FF1"/>
    <w:rsid w:val="00DD719F"/>
    <w:rsid w:val="00DD7372"/>
    <w:rsid w:val="00DD741C"/>
    <w:rsid w:val="00DD746C"/>
    <w:rsid w:val="00DD759F"/>
    <w:rsid w:val="00DD75BB"/>
    <w:rsid w:val="00DD79FC"/>
    <w:rsid w:val="00DD7A08"/>
    <w:rsid w:val="00DD7CC0"/>
    <w:rsid w:val="00DD7E6E"/>
    <w:rsid w:val="00DD7E85"/>
    <w:rsid w:val="00DE044B"/>
    <w:rsid w:val="00DE06B5"/>
    <w:rsid w:val="00DE06FB"/>
    <w:rsid w:val="00DE09FC"/>
    <w:rsid w:val="00DE0D4A"/>
    <w:rsid w:val="00DE0E23"/>
    <w:rsid w:val="00DE0E5A"/>
    <w:rsid w:val="00DE0EC3"/>
    <w:rsid w:val="00DE0F64"/>
    <w:rsid w:val="00DE1200"/>
    <w:rsid w:val="00DE1D3C"/>
    <w:rsid w:val="00DE1F27"/>
    <w:rsid w:val="00DE1FE4"/>
    <w:rsid w:val="00DE2171"/>
    <w:rsid w:val="00DE2228"/>
    <w:rsid w:val="00DE2401"/>
    <w:rsid w:val="00DE29C2"/>
    <w:rsid w:val="00DE2C53"/>
    <w:rsid w:val="00DE2E13"/>
    <w:rsid w:val="00DE2E6A"/>
    <w:rsid w:val="00DE2E7D"/>
    <w:rsid w:val="00DE2F04"/>
    <w:rsid w:val="00DE3065"/>
    <w:rsid w:val="00DE3626"/>
    <w:rsid w:val="00DE3681"/>
    <w:rsid w:val="00DE3890"/>
    <w:rsid w:val="00DE39F1"/>
    <w:rsid w:val="00DE3A4C"/>
    <w:rsid w:val="00DE3B98"/>
    <w:rsid w:val="00DE3C21"/>
    <w:rsid w:val="00DE3C25"/>
    <w:rsid w:val="00DE3CAB"/>
    <w:rsid w:val="00DE3DFE"/>
    <w:rsid w:val="00DE3FEF"/>
    <w:rsid w:val="00DE4218"/>
    <w:rsid w:val="00DE430B"/>
    <w:rsid w:val="00DE437F"/>
    <w:rsid w:val="00DE44BC"/>
    <w:rsid w:val="00DE4B90"/>
    <w:rsid w:val="00DE4CC7"/>
    <w:rsid w:val="00DE4CCB"/>
    <w:rsid w:val="00DE4CDA"/>
    <w:rsid w:val="00DE4D0E"/>
    <w:rsid w:val="00DE4D18"/>
    <w:rsid w:val="00DE4EAD"/>
    <w:rsid w:val="00DE4EC5"/>
    <w:rsid w:val="00DE4FD2"/>
    <w:rsid w:val="00DE5032"/>
    <w:rsid w:val="00DE5071"/>
    <w:rsid w:val="00DE50AD"/>
    <w:rsid w:val="00DE50C7"/>
    <w:rsid w:val="00DE5110"/>
    <w:rsid w:val="00DE51C2"/>
    <w:rsid w:val="00DE525A"/>
    <w:rsid w:val="00DE5510"/>
    <w:rsid w:val="00DE5562"/>
    <w:rsid w:val="00DE5971"/>
    <w:rsid w:val="00DE5F6A"/>
    <w:rsid w:val="00DE6025"/>
    <w:rsid w:val="00DE62A7"/>
    <w:rsid w:val="00DE6428"/>
    <w:rsid w:val="00DE6519"/>
    <w:rsid w:val="00DE68B2"/>
    <w:rsid w:val="00DE6A00"/>
    <w:rsid w:val="00DE6C74"/>
    <w:rsid w:val="00DE6CBF"/>
    <w:rsid w:val="00DE6D42"/>
    <w:rsid w:val="00DE70CE"/>
    <w:rsid w:val="00DE7223"/>
    <w:rsid w:val="00DE7514"/>
    <w:rsid w:val="00DE7528"/>
    <w:rsid w:val="00DE757F"/>
    <w:rsid w:val="00DE77F3"/>
    <w:rsid w:val="00DE7A9D"/>
    <w:rsid w:val="00DE7AC9"/>
    <w:rsid w:val="00DE7B3A"/>
    <w:rsid w:val="00DE7C5B"/>
    <w:rsid w:val="00DE7F5E"/>
    <w:rsid w:val="00DF048A"/>
    <w:rsid w:val="00DF04EF"/>
    <w:rsid w:val="00DF059E"/>
    <w:rsid w:val="00DF0609"/>
    <w:rsid w:val="00DF09E9"/>
    <w:rsid w:val="00DF0AD1"/>
    <w:rsid w:val="00DF0EC4"/>
    <w:rsid w:val="00DF0FC6"/>
    <w:rsid w:val="00DF1233"/>
    <w:rsid w:val="00DF1287"/>
    <w:rsid w:val="00DF14C5"/>
    <w:rsid w:val="00DF16AF"/>
    <w:rsid w:val="00DF181E"/>
    <w:rsid w:val="00DF1887"/>
    <w:rsid w:val="00DF1C7A"/>
    <w:rsid w:val="00DF1FBA"/>
    <w:rsid w:val="00DF21D5"/>
    <w:rsid w:val="00DF2283"/>
    <w:rsid w:val="00DF2349"/>
    <w:rsid w:val="00DF242D"/>
    <w:rsid w:val="00DF282C"/>
    <w:rsid w:val="00DF2A1F"/>
    <w:rsid w:val="00DF2C27"/>
    <w:rsid w:val="00DF3016"/>
    <w:rsid w:val="00DF312B"/>
    <w:rsid w:val="00DF314B"/>
    <w:rsid w:val="00DF349A"/>
    <w:rsid w:val="00DF350F"/>
    <w:rsid w:val="00DF35B3"/>
    <w:rsid w:val="00DF35F2"/>
    <w:rsid w:val="00DF36AC"/>
    <w:rsid w:val="00DF391D"/>
    <w:rsid w:val="00DF392F"/>
    <w:rsid w:val="00DF3965"/>
    <w:rsid w:val="00DF3C3C"/>
    <w:rsid w:val="00DF3E80"/>
    <w:rsid w:val="00DF437D"/>
    <w:rsid w:val="00DF48F1"/>
    <w:rsid w:val="00DF497B"/>
    <w:rsid w:val="00DF4CCB"/>
    <w:rsid w:val="00DF4D97"/>
    <w:rsid w:val="00DF4E37"/>
    <w:rsid w:val="00DF5014"/>
    <w:rsid w:val="00DF511A"/>
    <w:rsid w:val="00DF5128"/>
    <w:rsid w:val="00DF5409"/>
    <w:rsid w:val="00DF559C"/>
    <w:rsid w:val="00DF55E5"/>
    <w:rsid w:val="00DF5790"/>
    <w:rsid w:val="00DF5A1D"/>
    <w:rsid w:val="00DF5B4A"/>
    <w:rsid w:val="00DF5C85"/>
    <w:rsid w:val="00DF63A1"/>
    <w:rsid w:val="00DF6552"/>
    <w:rsid w:val="00DF65D0"/>
    <w:rsid w:val="00DF68EA"/>
    <w:rsid w:val="00DF6D19"/>
    <w:rsid w:val="00DF6DD8"/>
    <w:rsid w:val="00DF6F17"/>
    <w:rsid w:val="00DF708D"/>
    <w:rsid w:val="00DF7169"/>
    <w:rsid w:val="00DF7370"/>
    <w:rsid w:val="00DF7737"/>
    <w:rsid w:val="00DF7772"/>
    <w:rsid w:val="00DF781B"/>
    <w:rsid w:val="00DF7B74"/>
    <w:rsid w:val="00DF7C0A"/>
    <w:rsid w:val="00DF7D84"/>
    <w:rsid w:val="00DF7E17"/>
    <w:rsid w:val="00DF7F08"/>
    <w:rsid w:val="00E0009D"/>
    <w:rsid w:val="00E000A3"/>
    <w:rsid w:val="00E000C1"/>
    <w:rsid w:val="00E004D8"/>
    <w:rsid w:val="00E006D3"/>
    <w:rsid w:val="00E006EC"/>
    <w:rsid w:val="00E00D2C"/>
    <w:rsid w:val="00E00F51"/>
    <w:rsid w:val="00E00F55"/>
    <w:rsid w:val="00E01168"/>
    <w:rsid w:val="00E011BF"/>
    <w:rsid w:val="00E011D7"/>
    <w:rsid w:val="00E011DF"/>
    <w:rsid w:val="00E012C4"/>
    <w:rsid w:val="00E01533"/>
    <w:rsid w:val="00E015F7"/>
    <w:rsid w:val="00E01695"/>
    <w:rsid w:val="00E0184D"/>
    <w:rsid w:val="00E01AA2"/>
    <w:rsid w:val="00E01CA5"/>
    <w:rsid w:val="00E01D09"/>
    <w:rsid w:val="00E01E61"/>
    <w:rsid w:val="00E02115"/>
    <w:rsid w:val="00E0247A"/>
    <w:rsid w:val="00E02F77"/>
    <w:rsid w:val="00E02FD8"/>
    <w:rsid w:val="00E032C1"/>
    <w:rsid w:val="00E0332F"/>
    <w:rsid w:val="00E033ED"/>
    <w:rsid w:val="00E033FB"/>
    <w:rsid w:val="00E03410"/>
    <w:rsid w:val="00E03719"/>
    <w:rsid w:val="00E037F8"/>
    <w:rsid w:val="00E03A45"/>
    <w:rsid w:val="00E03B57"/>
    <w:rsid w:val="00E04191"/>
    <w:rsid w:val="00E0431F"/>
    <w:rsid w:val="00E043CB"/>
    <w:rsid w:val="00E0453D"/>
    <w:rsid w:val="00E04580"/>
    <w:rsid w:val="00E045FD"/>
    <w:rsid w:val="00E04915"/>
    <w:rsid w:val="00E04AAF"/>
    <w:rsid w:val="00E04C65"/>
    <w:rsid w:val="00E04D3A"/>
    <w:rsid w:val="00E04F84"/>
    <w:rsid w:val="00E04F92"/>
    <w:rsid w:val="00E0504B"/>
    <w:rsid w:val="00E0510D"/>
    <w:rsid w:val="00E0563F"/>
    <w:rsid w:val="00E05713"/>
    <w:rsid w:val="00E05B7E"/>
    <w:rsid w:val="00E061C1"/>
    <w:rsid w:val="00E068A7"/>
    <w:rsid w:val="00E06A4F"/>
    <w:rsid w:val="00E06C51"/>
    <w:rsid w:val="00E06D7B"/>
    <w:rsid w:val="00E07159"/>
    <w:rsid w:val="00E073E5"/>
    <w:rsid w:val="00E07870"/>
    <w:rsid w:val="00E0787D"/>
    <w:rsid w:val="00E07995"/>
    <w:rsid w:val="00E07A89"/>
    <w:rsid w:val="00E07AD0"/>
    <w:rsid w:val="00E07B6F"/>
    <w:rsid w:val="00E1012F"/>
    <w:rsid w:val="00E102A4"/>
    <w:rsid w:val="00E102E1"/>
    <w:rsid w:val="00E103EE"/>
    <w:rsid w:val="00E105C2"/>
    <w:rsid w:val="00E10679"/>
    <w:rsid w:val="00E10726"/>
    <w:rsid w:val="00E1093A"/>
    <w:rsid w:val="00E10BC0"/>
    <w:rsid w:val="00E10CAC"/>
    <w:rsid w:val="00E10E6A"/>
    <w:rsid w:val="00E11216"/>
    <w:rsid w:val="00E11446"/>
    <w:rsid w:val="00E114B7"/>
    <w:rsid w:val="00E11716"/>
    <w:rsid w:val="00E11863"/>
    <w:rsid w:val="00E11A88"/>
    <w:rsid w:val="00E11AD5"/>
    <w:rsid w:val="00E11C21"/>
    <w:rsid w:val="00E11CF3"/>
    <w:rsid w:val="00E11F56"/>
    <w:rsid w:val="00E1224F"/>
    <w:rsid w:val="00E1226C"/>
    <w:rsid w:val="00E12390"/>
    <w:rsid w:val="00E12E06"/>
    <w:rsid w:val="00E1308E"/>
    <w:rsid w:val="00E130DE"/>
    <w:rsid w:val="00E13365"/>
    <w:rsid w:val="00E133F7"/>
    <w:rsid w:val="00E1345C"/>
    <w:rsid w:val="00E1363C"/>
    <w:rsid w:val="00E13728"/>
    <w:rsid w:val="00E1383A"/>
    <w:rsid w:val="00E13A65"/>
    <w:rsid w:val="00E13D18"/>
    <w:rsid w:val="00E13D2E"/>
    <w:rsid w:val="00E13D92"/>
    <w:rsid w:val="00E14571"/>
    <w:rsid w:val="00E145D6"/>
    <w:rsid w:val="00E149C9"/>
    <w:rsid w:val="00E14A85"/>
    <w:rsid w:val="00E14B09"/>
    <w:rsid w:val="00E14BAD"/>
    <w:rsid w:val="00E14BB2"/>
    <w:rsid w:val="00E151B2"/>
    <w:rsid w:val="00E1536E"/>
    <w:rsid w:val="00E1546F"/>
    <w:rsid w:val="00E15596"/>
    <w:rsid w:val="00E1587F"/>
    <w:rsid w:val="00E158A2"/>
    <w:rsid w:val="00E158DD"/>
    <w:rsid w:val="00E15B26"/>
    <w:rsid w:val="00E15D5D"/>
    <w:rsid w:val="00E15DEE"/>
    <w:rsid w:val="00E1638E"/>
    <w:rsid w:val="00E163D9"/>
    <w:rsid w:val="00E16424"/>
    <w:rsid w:val="00E16432"/>
    <w:rsid w:val="00E1680B"/>
    <w:rsid w:val="00E16935"/>
    <w:rsid w:val="00E16F14"/>
    <w:rsid w:val="00E171EF"/>
    <w:rsid w:val="00E1730B"/>
    <w:rsid w:val="00E174A3"/>
    <w:rsid w:val="00E17657"/>
    <w:rsid w:val="00E17B8B"/>
    <w:rsid w:val="00E201B1"/>
    <w:rsid w:val="00E20413"/>
    <w:rsid w:val="00E2042A"/>
    <w:rsid w:val="00E20577"/>
    <w:rsid w:val="00E205DE"/>
    <w:rsid w:val="00E2079D"/>
    <w:rsid w:val="00E20BA1"/>
    <w:rsid w:val="00E20D0B"/>
    <w:rsid w:val="00E20F77"/>
    <w:rsid w:val="00E2104E"/>
    <w:rsid w:val="00E21104"/>
    <w:rsid w:val="00E2142F"/>
    <w:rsid w:val="00E2143C"/>
    <w:rsid w:val="00E215CA"/>
    <w:rsid w:val="00E215EE"/>
    <w:rsid w:val="00E21661"/>
    <w:rsid w:val="00E2172E"/>
    <w:rsid w:val="00E2181D"/>
    <w:rsid w:val="00E2192D"/>
    <w:rsid w:val="00E21CDB"/>
    <w:rsid w:val="00E21D23"/>
    <w:rsid w:val="00E21E3F"/>
    <w:rsid w:val="00E21F01"/>
    <w:rsid w:val="00E21F91"/>
    <w:rsid w:val="00E22070"/>
    <w:rsid w:val="00E22393"/>
    <w:rsid w:val="00E223D2"/>
    <w:rsid w:val="00E22765"/>
    <w:rsid w:val="00E2286D"/>
    <w:rsid w:val="00E22D7C"/>
    <w:rsid w:val="00E22E2A"/>
    <w:rsid w:val="00E23270"/>
    <w:rsid w:val="00E234C5"/>
    <w:rsid w:val="00E23797"/>
    <w:rsid w:val="00E238A1"/>
    <w:rsid w:val="00E23A01"/>
    <w:rsid w:val="00E23A85"/>
    <w:rsid w:val="00E23F87"/>
    <w:rsid w:val="00E24095"/>
    <w:rsid w:val="00E242A8"/>
    <w:rsid w:val="00E2437B"/>
    <w:rsid w:val="00E24457"/>
    <w:rsid w:val="00E245FD"/>
    <w:rsid w:val="00E24831"/>
    <w:rsid w:val="00E249CE"/>
    <w:rsid w:val="00E24AC9"/>
    <w:rsid w:val="00E24C1B"/>
    <w:rsid w:val="00E24CB3"/>
    <w:rsid w:val="00E24CED"/>
    <w:rsid w:val="00E24D6C"/>
    <w:rsid w:val="00E25114"/>
    <w:rsid w:val="00E25991"/>
    <w:rsid w:val="00E25B7B"/>
    <w:rsid w:val="00E26437"/>
    <w:rsid w:val="00E2662D"/>
    <w:rsid w:val="00E266D1"/>
    <w:rsid w:val="00E27505"/>
    <w:rsid w:val="00E275EA"/>
    <w:rsid w:val="00E278F1"/>
    <w:rsid w:val="00E27DA8"/>
    <w:rsid w:val="00E300C5"/>
    <w:rsid w:val="00E30122"/>
    <w:rsid w:val="00E303EB"/>
    <w:rsid w:val="00E30587"/>
    <w:rsid w:val="00E30648"/>
    <w:rsid w:val="00E307A2"/>
    <w:rsid w:val="00E308C8"/>
    <w:rsid w:val="00E3096C"/>
    <w:rsid w:val="00E309BA"/>
    <w:rsid w:val="00E30AA9"/>
    <w:rsid w:val="00E30E52"/>
    <w:rsid w:val="00E30FBD"/>
    <w:rsid w:val="00E31045"/>
    <w:rsid w:val="00E311D5"/>
    <w:rsid w:val="00E311D8"/>
    <w:rsid w:val="00E3135A"/>
    <w:rsid w:val="00E315B4"/>
    <w:rsid w:val="00E31713"/>
    <w:rsid w:val="00E31982"/>
    <w:rsid w:val="00E319DD"/>
    <w:rsid w:val="00E31A00"/>
    <w:rsid w:val="00E31D7A"/>
    <w:rsid w:val="00E32064"/>
    <w:rsid w:val="00E320F8"/>
    <w:rsid w:val="00E3220D"/>
    <w:rsid w:val="00E32370"/>
    <w:rsid w:val="00E326C7"/>
    <w:rsid w:val="00E3282B"/>
    <w:rsid w:val="00E32841"/>
    <w:rsid w:val="00E328D0"/>
    <w:rsid w:val="00E328FA"/>
    <w:rsid w:val="00E32905"/>
    <w:rsid w:val="00E329C5"/>
    <w:rsid w:val="00E32A10"/>
    <w:rsid w:val="00E33337"/>
    <w:rsid w:val="00E33351"/>
    <w:rsid w:val="00E3360F"/>
    <w:rsid w:val="00E3380C"/>
    <w:rsid w:val="00E338F3"/>
    <w:rsid w:val="00E3396B"/>
    <w:rsid w:val="00E33A6C"/>
    <w:rsid w:val="00E33C1E"/>
    <w:rsid w:val="00E34046"/>
    <w:rsid w:val="00E341B8"/>
    <w:rsid w:val="00E34282"/>
    <w:rsid w:val="00E342A5"/>
    <w:rsid w:val="00E34328"/>
    <w:rsid w:val="00E34549"/>
    <w:rsid w:val="00E34569"/>
    <w:rsid w:val="00E345A6"/>
    <w:rsid w:val="00E345E9"/>
    <w:rsid w:val="00E345F3"/>
    <w:rsid w:val="00E348F6"/>
    <w:rsid w:val="00E348FE"/>
    <w:rsid w:val="00E34D9A"/>
    <w:rsid w:val="00E34E55"/>
    <w:rsid w:val="00E34EF7"/>
    <w:rsid w:val="00E35147"/>
    <w:rsid w:val="00E353F5"/>
    <w:rsid w:val="00E356B1"/>
    <w:rsid w:val="00E3572C"/>
    <w:rsid w:val="00E357C8"/>
    <w:rsid w:val="00E35A05"/>
    <w:rsid w:val="00E35C95"/>
    <w:rsid w:val="00E35D51"/>
    <w:rsid w:val="00E35E8C"/>
    <w:rsid w:val="00E36054"/>
    <w:rsid w:val="00E367CE"/>
    <w:rsid w:val="00E36835"/>
    <w:rsid w:val="00E36840"/>
    <w:rsid w:val="00E36AD2"/>
    <w:rsid w:val="00E36BF8"/>
    <w:rsid w:val="00E36C6D"/>
    <w:rsid w:val="00E36CF1"/>
    <w:rsid w:val="00E36E1D"/>
    <w:rsid w:val="00E36E82"/>
    <w:rsid w:val="00E36F09"/>
    <w:rsid w:val="00E37274"/>
    <w:rsid w:val="00E3729E"/>
    <w:rsid w:val="00E37436"/>
    <w:rsid w:val="00E3745C"/>
    <w:rsid w:val="00E377A6"/>
    <w:rsid w:val="00E377E3"/>
    <w:rsid w:val="00E37973"/>
    <w:rsid w:val="00E37C25"/>
    <w:rsid w:val="00E37C26"/>
    <w:rsid w:val="00E37C9B"/>
    <w:rsid w:val="00E37F52"/>
    <w:rsid w:val="00E401C2"/>
    <w:rsid w:val="00E4024A"/>
    <w:rsid w:val="00E40307"/>
    <w:rsid w:val="00E40397"/>
    <w:rsid w:val="00E4069F"/>
    <w:rsid w:val="00E40725"/>
    <w:rsid w:val="00E40845"/>
    <w:rsid w:val="00E408BE"/>
    <w:rsid w:val="00E408E5"/>
    <w:rsid w:val="00E4093B"/>
    <w:rsid w:val="00E40DF3"/>
    <w:rsid w:val="00E410EA"/>
    <w:rsid w:val="00E41441"/>
    <w:rsid w:val="00E416F7"/>
    <w:rsid w:val="00E41891"/>
    <w:rsid w:val="00E419C4"/>
    <w:rsid w:val="00E41AA0"/>
    <w:rsid w:val="00E41B1B"/>
    <w:rsid w:val="00E41B28"/>
    <w:rsid w:val="00E41F82"/>
    <w:rsid w:val="00E41FA3"/>
    <w:rsid w:val="00E41FF3"/>
    <w:rsid w:val="00E421CF"/>
    <w:rsid w:val="00E422C7"/>
    <w:rsid w:val="00E42311"/>
    <w:rsid w:val="00E42542"/>
    <w:rsid w:val="00E42687"/>
    <w:rsid w:val="00E42761"/>
    <w:rsid w:val="00E427D1"/>
    <w:rsid w:val="00E429E8"/>
    <w:rsid w:val="00E42B65"/>
    <w:rsid w:val="00E42B7D"/>
    <w:rsid w:val="00E42C23"/>
    <w:rsid w:val="00E42C9B"/>
    <w:rsid w:val="00E42F04"/>
    <w:rsid w:val="00E4317C"/>
    <w:rsid w:val="00E431FA"/>
    <w:rsid w:val="00E43258"/>
    <w:rsid w:val="00E432A0"/>
    <w:rsid w:val="00E43489"/>
    <w:rsid w:val="00E43697"/>
    <w:rsid w:val="00E43709"/>
    <w:rsid w:val="00E4397F"/>
    <w:rsid w:val="00E43C24"/>
    <w:rsid w:val="00E43CEF"/>
    <w:rsid w:val="00E43E64"/>
    <w:rsid w:val="00E43E6B"/>
    <w:rsid w:val="00E43F2C"/>
    <w:rsid w:val="00E4476C"/>
    <w:rsid w:val="00E44C06"/>
    <w:rsid w:val="00E44E8C"/>
    <w:rsid w:val="00E451A2"/>
    <w:rsid w:val="00E452C4"/>
    <w:rsid w:val="00E45477"/>
    <w:rsid w:val="00E45543"/>
    <w:rsid w:val="00E45A4D"/>
    <w:rsid w:val="00E45DDE"/>
    <w:rsid w:val="00E45EF7"/>
    <w:rsid w:val="00E45FE0"/>
    <w:rsid w:val="00E4602D"/>
    <w:rsid w:val="00E4621B"/>
    <w:rsid w:val="00E462F6"/>
    <w:rsid w:val="00E46304"/>
    <w:rsid w:val="00E4648B"/>
    <w:rsid w:val="00E4648E"/>
    <w:rsid w:val="00E468B7"/>
    <w:rsid w:val="00E46ACE"/>
    <w:rsid w:val="00E46B27"/>
    <w:rsid w:val="00E46D18"/>
    <w:rsid w:val="00E46D96"/>
    <w:rsid w:val="00E46E02"/>
    <w:rsid w:val="00E46FED"/>
    <w:rsid w:val="00E47051"/>
    <w:rsid w:val="00E4719D"/>
    <w:rsid w:val="00E472F8"/>
    <w:rsid w:val="00E47373"/>
    <w:rsid w:val="00E4778F"/>
    <w:rsid w:val="00E477B7"/>
    <w:rsid w:val="00E478F2"/>
    <w:rsid w:val="00E47A01"/>
    <w:rsid w:val="00E47D62"/>
    <w:rsid w:val="00E47E55"/>
    <w:rsid w:val="00E4944F"/>
    <w:rsid w:val="00E4DF84"/>
    <w:rsid w:val="00E4E39C"/>
    <w:rsid w:val="00E501E0"/>
    <w:rsid w:val="00E5028A"/>
    <w:rsid w:val="00E50572"/>
    <w:rsid w:val="00E505BC"/>
    <w:rsid w:val="00E505F3"/>
    <w:rsid w:val="00E5097F"/>
    <w:rsid w:val="00E50BE1"/>
    <w:rsid w:val="00E50C44"/>
    <w:rsid w:val="00E50E6B"/>
    <w:rsid w:val="00E51045"/>
    <w:rsid w:val="00E510E3"/>
    <w:rsid w:val="00E510FB"/>
    <w:rsid w:val="00E5115F"/>
    <w:rsid w:val="00E511D2"/>
    <w:rsid w:val="00E5121F"/>
    <w:rsid w:val="00E51464"/>
    <w:rsid w:val="00E515A3"/>
    <w:rsid w:val="00E516F4"/>
    <w:rsid w:val="00E517D3"/>
    <w:rsid w:val="00E517E2"/>
    <w:rsid w:val="00E5185D"/>
    <w:rsid w:val="00E51900"/>
    <w:rsid w:val="00E520F1"/>
    <w:rsid w:val="00E52319"/>
    <w:rsid w:val="00E52586"/>
    <w:rsid w:val="00E526EA"/>
    <w:rsid w:val="00E52AAD"/>
    <w:rsid w:val="00E52CC9"/>
    <w:rsid w:val="00E52EB7"/>
    <w:rsid w:val="00E52F5B"/>
    <w:rsid w:val="00E53009"/>
    <w:rsid w:val="00E5322F"/>
    <w:rsid w:val="00E533B9"/>
    <w:rsid w:val="00E53433"/>
    <w:rsid w:val="00E53465"/>
    <w:rsid w:val="00E5353E"/>
    <w:rsid w:val="00E53549"/>
    <w:rsid w:val="00E5355A"/>
    <w:rsid w:val="00E53573"/>
    <w:rsid w:val="00E535E6"/>
    <w:rsid w:val="00E53B4B"/>
    <w:rsid w:val="00E53BEA"/>
    <w:rsid w:val="00E53CA2"/>
    <w:rsid w:val="00E54083"/>
    <w:rsid w:val="00E54090"/>
    <w:rsid w:val="00E540A7"/>
    <w:rsid w:val="00E541DA"/>
    <w:rsid w:val="00E545F2"/>
    <w:rsid w:val="00E54858"/>
    <w:rsid w:val="00E548BB"/>
    <w:rsid w:val="00E54911"/>
    <w:rsid w:val="00E549FA"/>
    <w:rsid w:val="00E54A1F"/>
    <w:rsid w:val="00E54AD7"/>
    <w:rsid w:val="00E54AF8"/>
    <w:rsid w:val="00E54BEC"/>
    <w:rsid w:val="00E54D75"/>
    <w:rsid w:val="00E54DFB"/>
    <w:rsid w:val="00E54E9A"/>
    <w:rsid w:val="00E54FD1"/>
    <w:rsid w:val="00E54FFA"/>
    <w:rsid w:val="00E550D1"/>
    <w:rsid w:val="00E5510B"/>
    <w:rsid w:val="00E5538B"/>
    <w:rsid w:val="00E5555D"/>
    <w:rsid w:val="00E55833"/>
    <w:rsid w:val="00E55891"/>
    <w:rsid w:val="00E5591D"/>
    <w:rsid w:val="00E55AD2"/>
    <w:rsid w:val="00E55DD3"/>
    <w:rsid w:val="00E55F6C"/>
    <w:rsid w:val="00E56158"/>
    <w:rsid w:val="00E56432"/>
    <w:rsid w:val="00E5697E"/>
    <w:rsid w:val="00E56D7F"/>
    <w:rsid w:val="00E56FFC"/>
    <w:rsid w:val="00E57023"/>
    <w:rsid w:val="00E57156"/>
    <w:rsid w:val="00E57523"/>
    <w:rsid w:val="00E577C5"/>
    <w:rsid w:val="00E57B15"/>
    <w:rsid w:val="00E57EA5"/>
    <w:rsid w:val="00E6005F"/>
    <w:rsid w:val="00E60325"/>
    <w:rsid w:val="00E608BC"/>
    <w:rsid w:val="00E60949"/>
    <w:rsid w:val="00E6095C"/>
    <w:rsid w:val="00E60BE1"/>
    <w:rsid w:val="00E60DE4"/>
    <w:rsid w:val="00E60E58"/>
    <w:rsid w:val="00E610F3"/>
    <w:rsid w:val="00E6110B"/>
    <w:rsid w:val="00E611B7"/>
    <w:rsid w:val="00E61203"/>
    <w:rsid w:val="00E616C7"/>
    <w:rsid w:val="00E619C1"/>
    <w:rsid w:val="00E62129"/>
    <w:rsid w:val="00E622A0"/>
    <w:rsid w:val="00E62334"/>
    <w:rsid w:val="00E625E2"/>
    <w:rsid w:val="00E627C0"/>
    <w:rsid w:val="00E6281E"/>
    <w:rsid w:val="00E62FA7"/>
    <w:rsid w:val="00E63172"/>
    <w:rsid w:val="00E63551"/>
    <w:rsid w:val="00E63634"/>
    <w:rsid w:val="00E636B9"/>
    <w:rsid w:val="00E637A2"/>
    <w:rsid w:val="00E63B8B"/>
    <w:rsid w:val="00E63EFE"/>
    <w:rsid w:val="00E64471"/>
    <w:rsid w:val="00E644F7"/>
    <w:rsid w:val="00E6456F"/>
    <w:rsid w:val="00E64C12"/>
    <w:rsid w:val="00E64E9D"/>
    <w:rsid w:val="00E6534F"/>
    <w:rsid w:val="00E653BB"/>
    <w:rsid w:val="00E654C5"/>
    <w:rsid w:val="00E654ED"/>
    <w:rsid w:val="00E65532"/>
    <w:rsid w:val="00E65735"/>
    <w:rsid w:val="00E6598E"/>
    <w:rsid w:val="00E659E1"/>
    <w:rsid w:val="00E65A14"/>
    <w:rsid w:val="00E65BF2"/>
    <w:rsid w:val="00E65C7F"/>
    <w:rsid w:val="00E65EDD"/>
    <w:rsid w:val="00E6630C"/>
    <w:rsid w:val="00E66360"/>
    <w:rsid w:val="00E66562"/>
    <w:rsid w:val="00E666BB"/>
    <w:rsid w:val="00E668EB"/>
    <w:rsid w:val="00E6692C"/>
    <w:rsid w:val="00E6693E"/>
    <w:rsid w:val="00E66A87"/>
    <w:rsid w:val="00E66AE5"/>
    <w:rsid w:val="00E66CA5"/>
    <w:rsid w:val="00E66CAB"/>
    <w:rsid w:val="00E66D86"/>
    <w:rsid w:val="00E66E76"/>
    <w:rsid w:val="00E66F4F"/>
    <w:rsid w:val="00E67108"/>
    <w:rsid w:val="00E677EA"/>
    <w:rsid w:val="00E6787F"/>
    <w:rsid w:val="00E678A4"/>
    <w:rsid w:val="00E67991"/>
    <w:rsid w:val="00E67A90"/>
    <w:rsid w:val="00E67BA9"/>
    <w:rsid w:val="00E67FAC"/>
    <w:rsid w:val="00E70058"/>
    <w:rsid w:val="00E70129"/>
    <w:rsid w:val="00E702E7"/>
    <w:rsid w:val="00E70493"/>
    <w:rsid w:val="00E70662"/>
    <w:rsid w:val="00E70857"/>
    <w:rsid w:val="00E70A03"/>
    <w:rsid w:val="00E70B19"/>
    <w:rsid w:val="00E70BD1"/>
    <w:rsid w:val="00E70C1B"/>
    <w:rsid w:val="00E71692"/>
    <w:rsid w:val="00E716E7"/>
    <w:rsid w:val="00E717F9"/>
    <w:rsid w:val="00E719BD"/>
    <w:rsid w:val="00E71A6E"/>
    <w:rsid w:val="00E71B05"/>
    <w:rsid w:val="00E71CAC"/>
    <w:rsid w:val="00E71DF8"/>
    <w:rsid w:val="00E72005"/>
    <w:rsid w:val="00E7211C"/>
    <w:rsid w:val="00E726A9"/>
    <w:rsid w:val="00E729C5"/>
    <w:rsid w:val="00E72D14"/>
    <w:rsid w:val="00E72E41"/>
    <w:rsid w:val="00E736DF"/>
    <w:rsid w:val="00E73BD7"/>
    <w:rsid w:val="00E73C8D"/>
    <w:rsid w:val="00E73FAE"/>
    <w:rsid w:val="00E74054"/>
    <w:rsid w:val="00E74770"/>
    <w:rsid w:val="00E74B9D"/>
    <w:rsid w:val="00E75676"/>
    <w:rsid w:val="00E758FA"/>
    <w:rsid w:val="00E75B75"/>
    <w:rsid w:val="00E75B84"/>
    <w:rsid w:val="00E75BAC"/>
    <w:rsid w:val="00E75C25"/>
    <w:rsid w:val="00E75F4C"/>
    <w:rsid w:val="00E76161"/>
    <w:rsid w:val="00E76190"/>
    <w:rsid w:val="00E76199"/>
    <w:rsid w:val="00E762F9"/>
    <w:rsid w:val="00E7649E"/>
    <w:rsid w:val="00E765B5"/>
    <w:rsid w:val="00E76758"/>
    <w:rsid w:val="00E7695E"/>
    <w:rsid w:val="00E76ACE"/>
    <w:rsid w:val="00E76B73"/>
    <w:rsid w:val="00E76C13"/>
    <w:rsid w:val="00E76C84"/>
    <w:rsid w:val="00E76F40"/>
    <w:rsid w:val="00E76F94"/>
    <w:rsid w:val="00E77033"/>
    <w:rsid w:val="00E7734D"/>
    <w:rsid w:val="00E77727"/>
    <w:rsid w:val="00E777CA"/>
    <w:rsid w:val="00E779DD"/>
    <w:rsid w:val="00E77ABE"/>
    <w:rsid w:val="00E77AE9"/>
    <w:rsid w:val="00E77B7D"/>
    <w:rsid w:val="00E77BB8"/>
    <w:rsid w:val="00E77BEE"/>
    <w:rsid w:val="00E77C0C"/>
    <w:rsid w:val="00E77C6F"/>
    <w:rsid w:val="00E77CC5"/>
    <w:rsid w:val="00E77DA4"/>
    <w:rsid w:val="00E77F15"/>
    <w:rsid w:val="00E800E6"/>
    <w:rsid w:val="00E8013A"/>
    <w:rsid w:val="00E8014C"/>
    <w:rsid w:val="00E801C7"/>
    <w:rsid w:val="00E8020A"/>
    <w:rsid w:val="00E80468"/>
    <w:rsid w:val="00E804C6"/>
    <w:rsid w:val="00E805D2"/>
    <w:rsid w:val="00E80D08"/>
    <w:rsid w:val="00E81187"/>
    <w:rsid w:val="00E8128F"/>
    <w:rsid w:val="00E8139F"/>
    <w:rsid w:val="00E814BA"/>
    <w:rsid w:val="00E8152F"/>
    <w:rsid w:val="00E81532"/>
    <w:rsid w:val="00E815C4"/>
    <w:rsid w:val="00E815F0"/>
    <w:rsid w:val="00E81A76"/>
    <w:rsid w:val="00E81A9B"/>
    <w:rsid w:val="00E81B15"/>
    <w:rsid w:val="00E81EBB"/>
    <w:rsid w:val="00E81F11"/>
    <w:rsid w:val="00E81F36"/>
    <w:rsid w:val="00E820EB"/>
    <w:rsid w:val="00E82565"/>
    <w:rsid w:val="00E82644"/>
    <w:rsid w:val="00E82AAA"/>
    <w:rsid w:val="00E82B5E"/>
    <w:rsid w:val="00E82C3A"/>
    <w:rsid w:val="00E831CA"/>
    <w:rsid w:val="00E83272"/>
    <w:rsid w:val="00E832DD"/>
    <w:rsid w:val="00E83380"/>
    <w:rsid w:val="00E8361B"/>
    <w:rsid w:val="00E838B2"/>
    <w:rsid w:val="00E838DC"/>
    <w:rsid w:val="00E83E67"/>
    <w:rsid w:val="00E841E2"/>
    <w:rsid w:val="00E84730"/>
    <w:rsid w:val="00E84A8A"/>
    <w:rsid w:val="00E851DD"/>
    <w:rsid w:val="00E851F5"/>
    <w:rsid w:val="00E85265"/>
    <w:rsid w:val="00E859E0"/>
    <w:rsid w:val="00E85AE3"/>
    <w:rsid w:val="00E85BB3"/>
    <w:rsid w:val="00E85CAE"/>
    <w:rsid w:val="00E85D4C"/>
    <w:rsid w:val="00E85D57"/>
    <w:rsid w:val="00E85E9A"/>
    <w:rsid w:val="00E85EB9"/>
    <w:rsid w:val="00E8617E"/>
    <w:rsid w:val="00E861A2"/>
    <w:rsid w:val="00E862CB"/>
    <w:rsid w:val="00E863A2"/>
    <w:rsid w:val="00E86401"/>
    <w:rsid w:val="00E8641F"/>
    <w:rsid w:val="00E86664"/>
    <w:rsid w:val="00E86871"/>
    <w:rsid w:val="00E8698A"/>
    <w:rsid w:val="00E86D97"/>
    <w:rsid w:val="00E870EA"/>
    <w:rsid w:val="00E8712A"/>
    <w:rsid w:val="00E873E8"/>
    <w:rsid w:val="00E87614"/>
    <w:rsid w:val="00E87C91"/>
    <w:rsid w:val="00E87D65"/>
    <w:rsid w:val="00E87F9C"/>
    <w:rsid w:val="00E90190"/>
    <w:rsid w:val="00E902C9"/>
    <w:rsid w:val="00E9032B"/>
    <w:rsid w:val="00E907B8"/>
    <w:rsid w:val="00E90B36"/>
    <w:rsid w:val="00E90C3C"/>
    <w:rsid w:val="00E90D6A"/>
    <w:rsid w:val="00E90F5C"/>
    <w:rsid w:val="00E90F78"/>
    <w:rsid w:val="00E91026"/>
    <w:rsid w:val="00E9106C"/>
    <w:rsid w:val="00E9118F"/>
    <w:rsid w:val="00E9121F"/>
    <w:rsid w:val="00E91238"/>
    <w:rsid w:val="00E916FA"/>
    <w:rsid w:val="00E91709"/>
    <w:rsid w:val="00E9185C"/>
    <w:rsid w:val="00E91AE4"/>
    <w:rsid w:val="00E91AEF"/>
    <w:rsid w:val="00E91F81"/>
    <w:rsid w:val="00E92114"/>
    <w:rsid w:val="00E921A4"/>
    <w:rsid w:val="00E92270"/>
    <w:rsid w:val="00E92413"/>
    <w:rsid w:val="00E924EC"/>
    <w:rsid w:val="00E92565"/>
    <w:rsid w:val="00E92ADD"/>
    <w:rsid w:val="00E92B3A"/>
    <w:rsid w:val="00E92E05"/>
    <w:rsid w:val="00E930A4"/>
    <w:rsid w:val="00E93221"/>
    <w:rsid w:val="00E932E4"/>
    <w:rsid w:val="00E9342B"/>
    <w:rsid w:val="00E9355B"/>
    <w:rsid w:val="00E935FD"/>
    <w:rsid w:val="00E93606"/>
    <w:rsid w:val="00E93974"/>
    <w:rsid w:val="00E93BDC"/>
    <w:rsid w:val="00E93CBE"/>
    <w:rsid w:val="00E93CDD"/>
    <w:rsid w:val="00E9406A"/>
    <w:rsid w:val="00E94266"/>
    <w:rsid w:val="00E942D3"/>
    <w:rsid w:val="00E943D3"/>
    <w:rsid w:val="00E943E0"/>
    <w:rsid w:val="00E943FD"/>
    <w:rsid w:val="00E945D8"/>
    <w:rsid w:val="00E94663"/>
    <w:rsid w:val="00E94878"/>
    <w:rsid w:val="00E948CF"/>
    <w:rsid w:val="00E94ABF"/>
    <w:rsid w:val="00E94C3B"/>
    <w:rsid w:val="00E94D5E"/>
    <w:rsid w:val="00E94F90"/>
    <w:rsid w:val="00E950E9"/>
    <w:rsid w:val="00E951D7"/>
    <w:rsid w:val="00E95205"/>
    <w:rsid w:val="00E953B4"/>
    <w:rsid w:val="00E95504"/>
    <w:rsid w:val="00E957C0"/>
    <w:rsid w:val="00E95AEA"/>
    <w:rsid w:val="00E96123"/>
    <w:rsid w:val="00E9624C"/>
    <w:rsid w:val="00E96284"/>
    <w:rsid w:val="00E96900"/>
    <w:rsid w:val="00E96CDD"/>
    <w:rsid w:val="00E97096"/>
    <w:rsid w:val="00E970AB"/>
    <w:rsid w:val="00E97205"/>
    <w:rsid w:val="00E9725C"/>
    <w:rsid w:val="00E97471"/>
    <w:rsid w:val="00E976C8"/>
    <w:rsid w:val="00E97B5E"/>
    <w:rsid w:val="00E97F32"/>
    <w:rsid w:val="00EA0059"/>
    <w:rsid w:val="00EA0267"/>
    <w:rsid w:val="00EA027E"/>
    <w:rsid w:val="00EA0288"/>
    <w:rsid w:val="00EA03C5"/>
    <w:rsid w:val="00EA0536"/>
    <w:rsid w:val="00EA05F9"/>
    <w:rsid w:val="00EA0985"/>
    <w:rsid w:val="00EA0CD8"/>
    <w:rsid w:val="00EA0D47"/>
    <w:rsid w:val="00EA11B4"/>
    <w:rsid w:val="00EA11E1"/>
    <w:rsid w:val="00EA12A4"/>
    <w:rsid w:val="00EA1820"/>
    <w:rsid w:val="00EA1B45"/>
    <w:rsid w:val="00EA1BF2"/>
    <w:rsid w:val="00EA2310"/>
    <w:rsid w:val="00EA269E"/>
    <w:rsid w:val="00EA27B2"/>
    <w:rsid w:val="00EA2951"/>
    <w:rsid w:val="00EA2956"/>
    <w:rsid w:val="00EA2C6C"/>
    <w:rsid w:val="00EA2D2A"/>
    <w:rsid w:val="00EA2E8D"/>
    <w:rsid w:val="00EA302B"/>
    <w:rsid w:val="00EA3121"/>
    <w:rsid w:val="00EA31B9"/>
    <w:rsid w:val="00EA31C6"/>
    <w:rsid w:val="00EA3278"/>
    <w:rsid w:val="00EA32BE"/>
    <w:rsid w:val="00EA32E2"/>
    <w:rsid w:val="00EA34A1"/>
    <w:rsid w:val="00EA35ED"/>
    <w:rsid w:val="00EA3B48"/>
    <w:rsid w:val="00EA3C9C"/>
    <w:rsid w:val="00EA3CFA"/>
    <w:rsid w:val="00EA3E2C"/>
    <w:rsid w:val="00EA3F4B"/>
    <w:rsid w:val="00EA40F9"/>
    <w:rsid w:val="00EA4214"/>
    <w:rsid w:val="00EA44AA"/>
    <w:rsid w:val="00EA451C"/>
    <w:rsid w:val="00EA452E"/>
    <w:rsid w:val="00EA459F"/>
    <w:rsid w:val="00EA4827"/>
    <w:rsid w:val="00EA4884"/>
    <w:rsid w:val="00EA4D18"/>
    <w:rsid w:val="00EA4F61"/>
    <w:rsid w:val="00EA5070"/>
    <w:rsid w:val="00EA5340"/>
    <w:rsid w:val="00EA53D0"/>
    <w:rsid w:val="00EA54FA"/>
    <w:rsid w:val="00EA57E7"/>
    <w:rsid w:val="00EA5D03"/>
    <w:rsid w:val="00EA5DFC"/>
    <w:rsid w:val="00EA5E83"/>
    <w:rsid w:val="00EA6552"/>
    <w:rsid w:val="00EA6692"/>
    <w:rsid w:val="00EA670D"/>
    <w:rsid w:val="00EA687A"/>
    <w:rsid w:val="00EA6978"/>
    <w:rsid w:val="00EA6BB8"/>
    <w:rsid w:val="00EA6D71"/>
    <w:rsid w:val="00EA6D7D"/>
    <w:rsid w:val="00EA6DCA"/>
    <w:rsid w:val="00EA6EB6"/>
    <w:rsid w:val="00EA70CB"/>
    <w:rsid w:val="00EA70EB"/>
    <w:rsid w:val="00EA71D5"/>
    <w:rsid w:val="00EA71D7"/>
    <w:rsid w:val="00EA73CC"/>
    <w:rsid w:val="00EA7404"/>
    <w:rsid w:val="00EA740B"/>
    <w:rsid w:val="00EA75FE"/>
    <w:rsid w:val="00EA7649"/>
    <w:rsid w:val="00EA76E7"/>
    <w:rsid w:val="00EA7717"/>
    <w:rsid w:val="00EA7AE8"/>
    <w:rsid w:val="00EA7B79"/>
    <w:rsid w:val="00EA7ECA"/>
    <w:rsid w:val="00EA7EDC"/>
    <w:rsid w:val="00EB00F3"/>
    <w:rsid w:val="00EB02BB"/>
    <w:rsid w:val="00EB047A"/>
    <w:rsid w:val="00EB0684"/>
    <w:rsid w:val="00EB06E7"/>
    <w:rsid w:val="00EB07C7"/>
    <w:rsid w:val="00EB0BCD"/>
    <w:rsid w:val="00EB0ECB"/>
    <w:rsid w:val="00EB0F8D"/>
    <w:rsid w:val="00EB12BA"/>
    <w:rsid w:val="00EB134F"/>
    <w:rsid w:val="00EB144B"/>
    <w:rsid w:val="00EB1786"/>
    <w:rsid w:val="00EB1F06"/>
    <w:rsid w:val="00EB228F"/>
    <w:rsid w:val="00EB2532"/>
    <w:rsid w:val="00EB25F3"/>
    <w:rsid w:val="00EB28C3"/>
    <w:rsid w:val="00EB2AFC"/>
    <w:rsid w:val="00EB2C2D"/>
    <w:rsid w:val="00EB2D26"/>
    <w:rsid w:val="00EB2DC5"/>
    <w:rsid w:val="00EB2E2F"/>
    <w:rsid w:val="00EB2E49"/>
    <w:rsid w:val="00EB2EE7"/>
    <w:rsid w:val="00EB2EEA"/>
    <w:rsid w:val="00EB3480"/>
    <w:rsid w:val="00EB34A9"/>
    <w:rsid w:val="00EB3717"/>
    <w:rsid w:val="00EB3721"/>
    <w:rsid w:val="00EB3A94"/>
    <w:rsid w:val="00EB3C9C"/>
    <w:rsid w:val="00EB3F8E"/>
    <w:rsid w:val="00EB4389"/>
    <w:rsid w:val="00EB44A3"/>
    <w:rsid w:val="00EB46BF"/>
    <w:rsid w:val="00EB474C"/>
    <w:rsid w:val="00EB4B63"/>
    <w:rsid w:val="00EB4B9B"/>
    <w:rsid w:val="00EB4E14"/>
    <w:rsid w:val="00EB4E72"/>
    <w:rsid w:val="00EB52C6"/>
    <w:rsid w:val="00EB538D"/>
    <w:rsid w:val="00EB5569"/>
    <w:rsid w:val="00EB5745"/>
    <w:rsid w:val="00EB57CB"/>
    <w:rsid w:val="00EB57DC"/>
    <w:rsid w:val="00EB5DB2"/>
    <w:rsid w:val="00EB5F03"/>
    <w:rsid w:val="00EB602A"/>
    <w:rsid w:val="00EB60EC"/>
    <w:rsid w:val="00EB619D"/>
    <w:rsid w:val="00EB635A"/>
    <w:rsid w:val="00EB651A"/>
    <w:rsid w:val="00EB6552"/>
    <w:rsid w:val="00EB6728"/>
    <w:rsid w:val="00EB6829"/>
    <w:rsid w:val="00EB6B5F"/>
    <w:rsid w:val="00EB6D43"/>
    <w:rsid w:val="00EB6E53"/>
    <w:rsid w:val="00EB6E77"/>
    <w:rsid w:val="00EB6F1E"/>
    <w:rsid w:val="00EB6FDE"/>
    <w:rsid w:val="00EB7053"/>
    <w:rsid w:val="00EB7387"/>
    <w:rsid w:val="00EB74F9"/>
    <w:rsid w:val="00EB757D"/>
    <w:rsid w:val="00EB75E1"/>
    <w:rsid w:val="00EB765E"/>
    <w:rsid w:val="00EB77EE"/>
    <w:rsid w:val="00EB78A8"/>
    <w:rsid w:val="00EB7A04"/>
    <w:rsid w:val="00EB7B68"/>
    <w:rsid w:val="00EB7D4F"/>
    <w:rsid w:val="00EC0022"/>
    <w:rsid w:val="00EC020E"/>
    <w:rsid w:val="00EC0264"/>
    <w:rsid w:val="00EC0295"/>
    <w:rsid w:val="00EC0598"/>
    <w:rsid w:val="00EC076F"/>
    <w:rsid w:val="00EC0791"/>
    <w:rsid w:val="00EC0952"/>
    <w:rsid w:val="00EC0D9A"/>
    <w:rsid w:val="00EC1147"/>
    <w:rsid w:val="00EC1159"/>
    <w:rsid w:val="00EC15AA"/>
    <w:rsid w:val="00EC165F"/>
    <w:rsid w:val="00EC168D"/>
    <w:rsid w:val="00EC1709"/>
    <w:rsid w:val="00EC19DA"/>
    <w:rsid w:val="00EC1ED1"/>
    <w:rsid w:val="00EC1FEE"/>
    <w:rsid w:val="00EC22E6"/>
    <w:rsid w:val="00EC2312"/>
    <w:rsid w:val="00EC2573"/>
    <w:rsid w:val="00EC25DB"/>
    <w:rsid w:val="00EC2888"/>
    <w:rsid w:val="00EC2BB6"/>
    <w:rsid w:val="00EC307B"/>
    <w:rsid w:val="00EC349B"/>
    <w:rsid w:val="00EC3675"/>
    <w:rsid w:val="00EC3A1B"/>
    <w:rsid w:val="00EC3B4B"/>
    <w:rsid w:val="00EC3EAF"/>
    <w:rsid w:val="00EC3F33"/>
    <w:rsid w:val="00EC4503"/>
    <w:rsid w:val="00EC459A"/>
    <w:rsid w:val="00EC4640"/>
    <w:rsid w:val="00EC4694"/>
    <w:rsid w:val="00EC46B0"/>
    <w:rsid w:val="00EC47AB"/>
    <w:rsid w:val="00EC4837"/>
    <w:rsid w:val="00EC494D"/>
    <w:rsid w:val="00EC4AC8"/>
    <w:rsid w:val="00EC4C6E"/>
    <w:rsid w:val="00EC4CBA"/>
    <w:rsid w:val="00EC4D1B"/>
    <w:rsid w:val="00EC5011"/>
    <w:rsid w:val="00EC5035"/>
    <w:rsid w:val="00EC5107"/>
    <w:rsid w:val="00EC516E"/>
    <w:rsid w:val="00EC519A"/>
    <w:rsid w:val="00EC537F"/>
    <w:rsid w:val="00EC5567"/>
    <w:rsid w:val="00EC5B83"/>
    <w:rsid w:val="00EC5EB1"/>
    <w:rsid w:val="00EC60CF"/>
    <w:rsid w:val="00EC61C2"/>
    <w:rsid w:val="00EC6338"/>
    <w:rsid w:val="00EC6A4F"/>
    <w:rsid w:val="00EC6BD1"/>
    <w:rsid w:val="00EC6C8E"/>
    <w:rsid w:val="00EC6D0B"/>
    <w:rsid w:val="00EC6F01"/>
    <w:rsid w:val="00EC706B"/>
    <w:rsid w:val="00EC79B2"/>
    <w:rsid w:val="00EC7AC3"/>
    <w:rsid w:val="00EC7AC5"/>
    <w:rsid w:val="00EC7BE6"/>
    <w:rsid w:val="00EC7C0B"/>
    <w:rsid w:val="00EC7E6C"/>
    <w:rsid w:val="00EC7F30"/>
    <w:rsid w:val="00ECA2E6"/>
    <w:rsid w:val="00ED0147"/>
    <w:rsid w:val="00ED0625"/>
    <w:rsid w:val="00ED06A2"/>
    <w:rsid w:val="00ED085B"/>
    <w:rsid w:val="00ED08AE"/>
    <w:rsid w:val="00ED0C4B"/>
    <w:rsid w:val="00ED0E41"/>
    <w:rsid w:val="00ED0F75"/>
    <w:rsid w:val="00ED1072"/>
    <w:rsid w:val="00ED19FA"/>
    <w:rsid w:val="00ED1BCD"/>
    <w:rsid w:val="00ED1C03"/>
    <w:rsid w:val="00ED1DB3"/>
    <w:rsid w:val="00ED1F7A"/>
    <w:rsid w:val="00ED207E"/>
    <w:rsid w:val="00ED216E"/>
    <w:rsid w:val="00ED23BF"/>
    <w:rsid w:val="00ED27F0"/>
    <w:rsid w:val="00ED281F"/>
    <w:rsid w:val="00ED2891"/>
    <w:rsid w:val="00ED2B4A"/>
    <w:rsid w:val="00ED2C7E"/>
    <w:rsid w:val="00ED2E5F"/>
    <w:rsid w:val="00ED2E69"/>
    <w:rsid w:val="00ED2E80"/>
    <w:rsid w:val="00ED30F9"/>
    <w:rsid w:val="00ED32A5"/>
    <w:rsid w:val="00ED337A"/>
    <w:rsid w:val="00ED36D0"/>
    <w:rsid w:val="00ED38B8"/>
    <w:rsid w:val="00ED3A6C"/>
    <w:rsid w:val="00ED3A81"/>
    <w:rsid w:val="00ED3E27"/>
    <w:rsid w:val="00ED3F4F"/>
    <w:rsid w:val="00ED400C"/>
    <w:rsid w:val="00ED407D"/>
    <w:rsid w:val="00ED436A"/>
    <w:rsid w:val="00ED4516"/>
    <w:rsid w:val="00ED4592"/>
    <w:rsid w:val="00ED47EA"/>
    <w:rsid w:val="00ED482A"/>
    <w:rsid w:val="00ED49A8"/>
    <w:rsid w:val="00ED4B31"/>
    <w:rsid w:val="00ED4B6D"/>
    <w:rsid w:val="00ED4B7E"/>
    <w:rsid w:val="00ED4DE4"/>
    <w:rsid w:val="00ED50F9"/>
    <w:rsid w:val="00ED533D"/>
    <w:rsid w:val="00ED53AB"/>
    <w:rsid w:val="00ED5612"/>
    <w:rsid w:val="00ED5755"/>
    <w:rsid w:val="00ED5832"/>
    <w:rsid w:val="00ED5B96"/>
    <w:rsid w:val="00ED5BA4"/>
    <w:rsid w:val="00ED5C7A"/>
    <w:rsid w:val="00ED5F0E"/>
    <w:rsid w:val="00ED60AE"/>
    <w:rsid w:val="00ED626B"/>
    <w:rsid w:val="00ED6383"/>
    <w:rsid w:val="00ED6387"/>
    <w:rsid w:val="00ED6856"/>
    <w:rsid w:val="00ED691D"/>
    <w:rsid w:val="00ED6BAC"/>
    <w:rsid w:val="00ED6CBF"/>
    <w:rsid w:val="00ED6CFA"/>
    <w:rsid w:val="00ED6F37"/>
    <w:rsid w:val="00ED6FE5"/>
    <w:rsid w:val="00ED7109"/>
    <w:rsid w:val="00ED71CA"/>
    <w:rsid w:val="00ED727B"/>
    <w:rsid w:val="00ED7295"/>
    <w:rsid w:val="00ED740F"/>
    <w:rsid w:val="00ED75B6"/>
    <w:rsid w:val="00ED75D9"/>
    <w:rsid w:val="00ED7975"/>
    <w:rsid w:val="00ED7A39"/>
    <w:rsid w:val="00ED7CB1"/>
    <w:rsid w:val="00ED7CFF"/>
    <w:rsid w:val="00ED7E76"/>
    <w:rsid w:val="00ED7F95"/>
    <w:rsid w:val="00EE0491"/>
    <w:rsid w:val="00EE066E"/>
    <w:rsid w:val="00EE0AFD"/>
    <w:rsid w:val="00EE0BEF"/>
    <w:rsid w:val="00EE0D08"/>
    <w:rsid w:val="00EE1204"/>
    <w:rsid w:val="00EE1379"/>
    <w:rsid w:val="00EE16B4"/>
    <w:rsid w:val="00EE196F"/>
    <w:rsid w:val="00EE19B2"/>
    <w:rsid w:val="00EE1A39"/>
    <w:rsid w:val="00EE1BBA"/>
    <w:rsid w:val="00EE1D40"/>
    <w:rsid w:val="00EE210A"/>
    <w:rsid w:val="00EE2337"/>
    <w:rsid w:val="00EE268A"/>
    <w:rsid w:val="00EE26AF"/>
    <w:rsid w:val="00EE2778"/>
    <w:rsid w:val="00EE27A4"/>
    <w:rsid w:val="00EE27B5"/>
    <w:rsid w:val="00EE2C8F"/>
    <w:rsid w:val="00EE2CB9"/>
    <w:rsid w:val="00EE2D7B"/>
    <w:rsid w:val="00EE30CB"/>
    <w:rsid w:val="00EE3461"/>
    <w:rsid w:val="00EE356B"/>
    <w:rsid w:val="00EE3828"/>
    <w:rsid w:val="00EE3833"/>
    <w:rsid w:val="00EE38C3"/>
    <w:rsid w:val="00EE3907"/>
    <w:rsid w:val="00EE39E9"/>
    <w:rsid w:val="00EE3AB0"/>
    <w:rsid w:val="00EE3C49"/>
    <w:rsid w:val="00EE3D87"/>
    <w:rsid w:val="00EE3EDE"/>
    <w:rsid w:val="00EE404B"/>
    <w:rsid w:val="00EE410F"/>
    <w:rsid w:val="00EE41EB"/>
    <w:rsid w:val="00EE431F"/>
    <w:rsid w:val="00EE45C9"/>
    <w:rsid w:val="00EE45F8"/>
    <w:rsid w:val="00EE4646"/>
    <w:rsid w:val="00EE4A76"/>
    <w:rsid w:val="00EE4B6E"/>
    <w:rsid w:val="00EE4C54"/>
    <w:rsid w:val="00EE4D02"/>
    <w:rsid w:val="00EE4DB6"/>
    <w:rsid w:val="00EE5065"/>
    <w:rsid w:val="00EE5382"/>
    <w:rsid w:val="00EE5980"/>
    <w:rsid w:val="00EE59B7"/>
    <w:rsid w:val="00EE5F5A"/>
    <w:rsid w:val="00EE5F86"/>
    <w:rsid w:val="00EE60B8"/>
    <w:rsid w:val="00EE65E8"/>
    <w:rsid w:val="00EE68D5"/>
    <w:rsid w:val="00EE6AA3"/>
    <w:rsid w:val="00EE6C3E"/>
    <w:rsid w:val="00EE6CE0"/>
    <w:rsid w:val="00EE6ED4"/>
    <w:rsid w:val="00EE76E5"/>
    <w:rsid w:val="00EE77CC"/>
    <w:rsid w:val="00EE78E9"/>
    <w:rsid w:val="00EE7969"/>
    <w:rsid w:val="00EE7A15"/>
    <w:rsid w:val="00EE7B22"/>
    <w:rsid w:val="00EE7DDD"/>
    <w:rsid w:val="00EE7F30"/>
    <w:rsid w:val="00EE7F99"/>
    <w:rsid w:val="00EE894A"/>
    <w:rsid w:val="00EF00CB"/>
    <w:rsid w:val="00EF0219"/>
    <w:rsid w:val="00EF022A"/>
    <w:rsid w:val="00EF0455"/>
    <w:rsid w:val="00EF06D5"/>
    <w:rsid w:val="00EF1061"/>
    <w:rsid w:val="00EF107E"/>
    <w:rsid w:val="00EF1564"/>
    <w:rsid w:val="00EF1615"/>
    <w:rsid w:val="00EF1682"/>
    <w:rsid w:val="00EF1880"/>
    <w:rsid w:val="00EF18C5"/>
    <w:rsid w:val="00EF18CB"/>
    <w:rsid w:val="00EF1E92"/>
    <w:rsid w:val="00EF1F3D"/>
    <w:rsid w:val="00EF2092"/>
    <w:rsid w:val="00EF23C9"/>
    <w:rsid w:val="00EF23D5"/>
    <w:rsid w:val="00EF2670"/>
    <w:rsid w:val="00EF28AA"/>
    <w:rsid w:val="00EF2AA2"/>
    <w:rsid w:val="00EF2ADF"/>
    <w:rsid w:val="00EF31BA"/>
    <w:rsid w:val="00EF37CD"/>
    <w:rsid w:val="00EF398F"/>
    <w:rsid w:val="00EF3B3B"/>
    <w:rsid w:val="00EF3CDD"/>
    <w:rsid w:val="00EF3ED3"/>
    <w:rsid w:val="00EF401D"/>
    <w:rsid w:val="00EF4052"/>
    <w:rsid w:val="00EF405D"/>
    <w:rsid w:val="00EF41FF"/>
    <w:rsid w:val="00EF42B5"/>
    <w:rsid w:val="00EF42FF"/>
    <w:rsid w:val="00EF437D"/>
    <w:rsid w:val="00EF4429"/>
    <w:rsid w:val="00EF4529"/>
    <w:rsid w:val="00EF45F2"/>
    <w:rsid w:val="00EF48CF"/>
    <w:rsid w:val="00EF49BC"/>
    <w:rsid w:val="00EF4A22"/>
    <w:rsid w:val="00EF4B06"/>
    <w:rsid w:val="00EF4C10"/>
    <w:rsid w:val="00EF4C9C"/>
    <w:rsid w:val="00EF4FFF"/>
    <w:rsid w:val="00EF5393"/>
    <w:rsid w:val="00EF585C"/>
    <w:rsid w:val="00EF59C9"/>
    <w:rsid w:val="00EF5CBD"/>
    <w:rsid w:val="00EF5DF8"/>
    <w:rsid w:val="00EF5FC0"/>
    <w:rsid w:val="00EF6055"/>
    <w:rsid w:val="00EF636B"/>
    <w:rsid w:val="00EF65CE"/>
    <w:rsid w:val="00EF663C"/>
    <w:rsid w:val="00EF679A"/>
    <w:rsid w:val="00EF6AF2"/>
    <w:rsid w:val="00EF6CA1"/>
    <w:rsid w:val="00EF6F1E"/>
    <w:rsid w:val="00EF7033"/>
    <w:rsid w:val="00EF71AD"/>
    <w:rsid w:val="00EF71BE"/>
    <w:rsid w:val="00EF7302"/>
    <w:rsid w:val="00EF7353"/>
    <w:rsid w:val="00EF769F"/>
    <w:rsid w:val="00EF7B65"/>
    <w:rsid w:val="00EF7C89"/>
    <w:rsid w:val="00EF7D13"/>
    <w:rsid w:val="00EF7DA9"/>
    <w:rsid w:val="00F0004D"/>
    <w:rsid w:val="00F007CD"/>
    <w:rsid w:val="00F00B0F"/>
    <w:rsid w:val="00F00BA9"/>
    <w:rsid w:val="00F00C2F"/>
    <w:rsid w:val="00F01023"/>
    <w:rsid w:val="00F0123D"/>
    <w:rsid w:val="00F0134A"/>
    <w:rsid w:val="00F01545"/>
    <w:rsid w:val="00F0163C"/>
    <w:rsid w:val="00F01655"/>
    <w:rsid w:val="00F0172E"/>
    <w:rsid w:val="00F01878"/>
    <w:rsid w:val="00F01896"/>
    <w:rsid w:val="00F0192E"/>
    <w:rsid w:val="00F01DF2"/>
    <w:rsid w:val="00F01F29"/>
    <w:rsid w:val="00F01FB3"/>
    <w:rsid w:val="00F02378"/>
    <w:rsid w:val="00F02774"/>
    <w:rsid w:val="00F027BC"/>
    <w:rsid w:val="00F02A85"/>
    <w:rsid w:val="00F02D18"/>
    <w:rsid w:val="00F02DBD"/>
    <w:rsid w:val="00F02E3D"/>
    <w:rsid w:val="00F032AC"/>
    <w:rsid w:val="00F036D1"/>
    <w:rsid w:val="00F039D2"/>
    <w:rsid w:val="00F039E6"/>
    <w:rsid w:val="00F039ED"/>
    <w:rsid w:val="00F039F4"/>
    <w:rsid w:val="00F03B9B"/>
    <w:rsid w:val="00F03D19"/>
    <w:rsid w:val="00F03D3E"/>
    <w:rsid w:val="00F03D6B"/>
    <w:rsid w:val="00F03F4E"/>
    <w:rsid w:val="00F041FF"/>
    <w:rsid w:val="00F04762"/>
    <w:rsid w:val="00F049F2"/>
    <w:rsid w:val="00F04B8B"/>
    <w:rsid w:val="00F051F0"/>
    <w:rsid w:val="00F05217"/>
    <w:rsid w:val="00F05466"/>
    <w:rsid w:val="00F0550D"/>
    <w:rsid w:val="00F0571C"/>
    <w:rsid w:val="00F057C6"/>
    <w:rsid w:val="00F0593D"/>
    <w:rsid w:val="00F05A08"/>
    <w:rsid w:val="00F05AA3"/>
    <w:rsid w:val="00F05BFE"/>
    <w:rsid w:val="00F05C55"/>
    <w:rsid w:val="00F05D86"/>
    <w:rsid w:val="00F06019"/>
    <w:rsid w:val="00F061BB"/>
    <w:rsid w:val="00F0647D"/>
    <w:rsid w:val="00F06488"/>
    <w:rsid w:val="00F0661F"/>
    <w:rsid w:val="00F066D0"/>
    <w:rsid w:val="00F06827"/>
    <w:rsid w:val="00F0684E"/>
    <w:rsid w:val="00F06B22"/>
    <w:rsid w:val="00F06C79"/>
    <w:rsid w:val="00F073D6"/>
    <w:rsid w:val="00F076DB"/>
    <w:rsid w:val="00F077F6"/>
    <w:rsid w:val="00F079FC"/>
    <w:rsid w:val="00F07A7D"/>
    <w:rsid w:val="00F07DB4"/>
    <w:rsid w:val="00F07ED7"/>
    <w:rsid w:val="00F10034"/>
    <w:rsid w:val="00F10178"/>
    <w:rsid w:val="00F102DF"/>
    <w:rsid w:val="00F10345"/>
    <w:rsid w:val="00F10655"/>
    <w:rsid w:val="00F1065F"/>
    <w:rsid w:val="00F10A1A"/>
    <w:rsid w:val="00F1103E"/>
    <w:rsid w:val="00F1104D"/>
    <w:rsid w:val="00F11130"/>
    <w:rsid w:val="00F11341"/>
    <w:rsid w:val="00F114B2"/>
    <w:rsid w:val="00F11663"/>
    <w:rsid w:val="00F11696"/>
    <w:rsid w:val="00F118FF"/>
    <w:rsid w:val="00F11920"/>
    <w:rsid w:val="00F11987"/>
    <w:rsid w:val="00F11C7A"/>
    <w:rsid w:val="00F11D04"/>
    <w:rsid w:val="00F11F98"/>
    <w:rsid w:val="00F120C8"/>
    <w:rsid w:val="00F1220F"/>
    <w:rsid w:val="00F12344"/>
    <w:rsid w:val="00F12862"/>
    <w:rsid w:val="00F12BC4"/>
    <w:rsid w:val="00F12D11"/>
    <w:rsid w:val="00F12DF7"/>
    <w:rsid w:val="00F12F7B"/>
    <w:rsid w:val="00F13098"/>
    <w:rsid w:val="00F131AE"/>
    <w:rsid w:val="00F13203"/>
    <w:rsid w:val="00F1354F"/>
    <w:rsid w:val="00F1370F"/>
    <w:rsid w:val="00F1381F"/>
    <w:rsid w:val="00F13873"/>
    <w:rsid w:val="00F1390C"/>
    <w:rsid w:val="00F1394A"/>
    <w:rsid w:val="00F13C37"/>
    <w:rsid w:val="00F14115"/>
    <w:rsid w:val="00F14186"/>
    <w:rsid w:val="00F145DA"/>
    <w:rsid w:val="00F14768"/>
    <w:rsid w:val="00F1479A"/>
    <w:rsid w:val="00F14C96"/>
    <w:rsid w:val="00F14D95"/>
    <w:rsid w:val="00F14DAE"/>
    <w:rsid w:val="00F14FBF"/>
    <w:rsid w:val="00F14FDB"/>
    <w:rsid w:val="00F15076"/>
    <w:rsid w:val="00F152C5"/>
    <w:rsid w:val="00F153A8"/>
    <w:rsid w:val="00F15505"/>
    <w:rsid w:val="00F15521"/>
    <w:rsid w:val="00F1562F"/>
    <w:rsid w:val="00F15683"/>
    <w:rsid w:val="00F15721"/>
    <w:rsid w:val="00F1573D"/>
    <w:rsid w:val="00F157B3"/>
    <w:rsid w:val="00F15BC2"/>
    <w:rsid w:val="00F15DAF"/>
    <w:rsid w:val="00F15DB3"/>
    <w:rsid w:val="00F160F3"/>
    <w:rsid w:val="00F163A1"/>
    <w:rsid w:val="00F1662F"/>
    <w:rsid w:val="00F1669F"/>
    <w:rsid w:val="00F16782"/>
    <w:rsid w:val="00F167D1"/>
    <w:rsid w:val="00F16AA7"/>
    <w:rsid w:val="00F16EA4"/>
    <w:rsid w:val="00F16ED2"/>
    <w:rsid w:val="00F1750E"/>
    <w:rsid w:val="00F17859"/>
    <w:rsid w:val="00F178DF"/>
    <w:rsid w:val="00F17B59"/>
    <w:rsid w:val="00F17CD0"/>
    <w:rsid w:val="00F17DB2"/>
    <w:rsid w:val="00F17F56"/>
    <w:rsid w:val="00F17F7F"/>
    <w:rsid w:val="00F2020C"/>
    <w:rsid w:val="00F20777"/>
    <w:rsid w:val="00F20962"/>
    <w:rsid w:val="00F20A39"/>
    <w:rsid w:val="00F2112B"/>
    <w:rsid w:val="00F21133"/>
    <w:rsid w:val="00F21145"/>
    <w:rsid w:val="00F211EF"/>
    <w:rsid w:val="00F21386"/>
    <w:rsid w:val="00F2138C"/>
    <w:rsid w:val="00F21486"/>
    <w:rsid w:val="00F214BD"/>
    <w:rsid w:val="00F21520"/>
    <w:rsid w:val="00F217CD"/>
    <w:rsid w:val="00F219C7"/>
    <w:rsid w:val="00F21A73"/>
    <w:rsid w:val="00F21AF2"/>
    <w:rsid w:val="00F21B62"/>
    <w:rsid w:val="00F21CC1"/>
    <w:rsid w:val="00F21E34"/>
    <w:rsid w:val="00F2218D"/>
    <w:rsid w:val="00F22530"/>
    <w:rsid w:val="00F225F7"/>
    <w:rsid w:val="00F22696"/>
    <w:rsid w:val="00F227B7"/>
    <w:rsid w:val="00F22876"/>
    <w:rsid w:val="00F22E66"/>
    <w:rsid w:val="00F22EA0"/>
    <w:rsid w:val="00F22F2A"/>
    <w:rsid w:val="00F23022"/>
    <w:rsid w:val="00F23127"/>
    <w:rsid w:val="00F232CE"/>
    <w:rsid w:val="00F232D0"/>
    <w:rsid w:val="00F2333A"/>
    <w:rsid w:val="00F233D4"/>
    <w:rsid w:val="00F234AB"/>
    <w:rsid w:val="00F234C9"/>
    <w:rsid w:val="00F234D8"/>
    <w:rsid w:val="00F23973"/>
    <w:rsid w:val="00F23A12"/>
    <w:rsid w:val="00F23A4F"/>
    <w:rsid w:val="00F23B77"/>
    <w:rsid w:val="00F23B8D"/>
    <w:rsid w:val="00F23C17"/>
    <w:rsid w:val="00F23CBD"/>
    <w:rsid w:val="00F23EB5"/>
    <w:rsid w:val="00F241B8"/>
    <w:rsid w:val="00F24227"/>
    <w:rsid w:val="00F24432"/>
    <w:rsid w:val="00F24B6F"/>
    <w:rsid w:val="00F24B82"/>
    <w:rsid w:val="00F24B91"/>
    <w:rsid w:val="00F24BAF"/>
    <w:rsid w:val="00F24CC3"/>
    <w:rsid w:val="00F24EA9"/>
    <w:rsid w:val="00F2537E"/>
    <w:rsid w:val="00F255BB"/>
    <w:rsid w:val="00F25715"/>
    <w:rsid w:val="00F25984"/>
    <w:rsid w:val="00F25D68"/>
    <w:rsid w:val="00F25EC4"/>
    <w:rsid w:val="00F25F9D"/>
    <w:rsid w:val="00F2625C"/>
    <w:rsid w:val="00F26318"/>
    <w:rsid w:val="00F2661D"/>
    <w:rsid w:val="00F26753"/>
    <w:rsid w:val="00F2690B"/>
    <w:rsid w:val="00F26A6D"/>
    <w:rsid w:val="00F26AC3"/>
    <w:rsid w:val="00F26B4E"/>
    <w:rsid w:val="00F26DC2"/>
    <w:rsid w:val="00F26E27"/>
    <w:rsid w:val="00F26E70"/>
    <w:rsid w:val="00F2723E"/>
    <w:rsid w:val="00F273C4"/>
    <w:rsid w:val="00F27656"/>
    <w:rsid w:val="00F27764"/>
    <w:rsid w:val="00F27806"/>
    <w:rsid w:val="00F27838"/>
    <w:rsid w:val="00F27C54"/>
    <w:rsid w:val="00F27D20"/>
    <w:rsid w:val="00F27E64"/>
    <w:rsid w:val="00F27ECB"/>
    <w:rsid w:val="00F305A5"/>
    <w:rsid w:val="00F30811"/>
    <w:rsid w:val="00F30DB4"/>
    <w:rsid w:val="00F30E8F"/>
    <w:rsid w:val="00F30FA1"/>
    <w:rsid w:val="00F31408"/>
    <w:rsid w:val="00F31589"/>
    <w:rsid w:val="00F3171B"/>
    <w:rsid w:val="00F3183F"/>
    <w:rsid w:val="00F31870"/>
    <w:rsid w:val="00F31921"/>
    <w:rsid w:val="00F319BC"/>
    <w:rsid w:val="00F319DE"/>
    <w:rsid w:val="00F31A34"/>
    <w:rsid w:val="00F31EEF"/>
    <w:rsid w:val="00F31F92"/>
    <w:rsid w:val="00F320E6"/>
    <w:rsid w:val="00F325F4"/>
    <w:rsid w:val="00F32753"/>
    <w:rsid w:val="00F32A78"/>
    <w:rsid w:val="00F32AC1"/>
    <w:rsid w:val="00F32B05"/>
    <w:rsid w:val="00F32B77"/>
    <w:rsid w:val="00F32C42"/>
    <w:rsid w:val="00F32D1C"/>
    <w:rsid w:val="00F32ED4"/>
    <w:rsid w:val="00F32ED9"/>
    <w:rsid w:val="00F32EE6"/>
    <w:rsid w:val="00F3301B"/>
    <w:rsid w:val="00F33136"/>
    <w:rsid w:val="00F33261"/>
    <w:rsid w:val="00F332A7"/>
    <w:rsid w:val="00F3333A"/>
    <w:rsid w:val="00F336D6"/>
    <w:rsid w:val="00F33780"/>
    <w:rsid w:val="00F33BBA"/>
    <w:rsid w:val="00F33D44"/>
    <w:rsid w:val="00F34088"/>
    <w:rsid w:val="00F341C4"/>
    <w:rsid w:val="00F342A0"/>
    <w:rsid w:val="00F3431C"/>
    <w:rsid w:val="00F3437F"/>
    <w:rsid w:val="00F3448E"/>
    <w:rsid w:val="00F344F8"/>
    <w:rsid w:val="00F347D4"/>
    <w:rsid w:val="00F34886"/>
    <w:rsid w:val="00F34B16"/>
    <w:rsid w:val="00F34DA1"/>
    <w:rsid w:val="00F351EA"/>
    <w:rsid w:val="00F35259"/>
    <w:rsid w:val="00F3546E"/>
    <w:rsid w:val="00F355EB"/>
    <w:rsid w:val="00F35626"/>
    <w:rsid w:val="00F35692"/>
    <w:rsid w:val="00F356AB"/>
    <w:rsid w:val="00F35825"/>
    <w:rsid w:val="00F358A2"/>
    <w:rsid w:val="00F35929"/>
    <w:rsid w:val="00F35C28"/>
    <w:rsid w:val="00F36026"/>
    <w:rsid w:val="00F360D9"/>
    <w:rsid w:val="00F3621C"/>
    <w:rsid w:val="00F362CD"/>
    <w:rsid w:val="00F36307"/>
    <w:rsid w:val="00F36332"/>
    <w:rsid w:val="00F364B3"/>
    <w:rsid w:val="00F3654E"/>
    <w:rsid w:val="00F367CE"/>
    <w:rsid w:val="00F3697D"/>
    <w:rsid w:val="00F36C10"/>
    <w:rsid w:val="00F36C4F"/>
    <w:rsid w:val="00F370D0"/>
    <w:rsid w:val="00F371FB"/>
    <w:rsid w:val="00F372FA"/>
    <w:rsid w:val="00F373CE"/>
    <w:rsid w:val="00F3749A"/>
    <w:rsid w:val="00F375E7"/>
    <w:rsid w:val="00F375ED"/>
    <w:rsid w:val="00F3776B"/>
    <w:rsid w:val="00F37796"/>
    <w:rsid w:val="00F3790C"/>
    <w:rsid w:val="00F3795E"/>
    <w:rsid w:val="00F37A45"/>
    <w:rsid w:val="00F37BEE"/>
    <w:rsid w:val="00F37C94"/>
    <w:rsid w:val="00F37D95"/>
    <w:rsid w:val="00F37E3D"/>
    <w:rsid w:val="00F37EE0"/>
    <w:rsid w:val="00F40389"/>
    <w:rsid w:val="00F40958"/>
    <w:rsid w:val="00F40E3E"/>
    <w:rsid w:val="00F41277"/>
    <w:rsid w:val="00F41309"/>
    <w:rsid w:val="00F4138C"/>
    <w:rsid w:val="00F41430"/>
    <w:rsid w:val="00F415AA"/>
    <w:rsid w:val="00F415C1"/>
    <w:rsid w:val="00F4162F"/>
    <w:rsid w:val="00F41866"/>
    <w:rsid w:val="00F4187F"/>
    <w:rsid w:val="00F41E13"/>
    <w:rsid w:val="00F41E7C"/>
    <w:rsid w:val="00F4204E"/>
    <w:rsid w:val="00F423EA"/>
    <w:rsid w:val="00F424AE"/>
    <w:rsid w:val="00F4275A"/>
    <w:rsid w:val="00F428A8"/>
    <w:rsid w:val="00F42F15"/>
    <w:rsid w:val="00F4330D"/>
    <w:rsid w:val="00F43340"/>
    <w:rsid w:val="00F4348C"/>
    <w:rsid w:val="00F43520"/>
    <w:rsid w:val="00F43731"/>
    <w:rsid w:val="00F438C7"/>
    <w:rsid w:val="00F43992"/>
    <w:rsid w:val="00F43DB9"/>
    <w:rsid w:val="00F43EB2"/>
    <w:rsid w:val="00F43ED5"/>
    <w:rsid w:val="00F44301"/>
    <w:rsid w:val="00F444CA"/>
    <w:rsid w:val="00F446DD"/>
    <w:rsid w:val="00F4498F"/>
    <w:rsid w:val="00F449C0"/>
    <w:rsid w:val="00F44AAD"/>
    <w:rsid w:val="00F45055"/>
    <w:rsid w:val="00F453B7"/>
    <w:rsid w:val="00F45629"/>
    <w:rsid w:val="00F45681"/>
    <w:rsid w:val="00F4573F"/>
    <w:rsid w:val="00F458A4"/>
    <w:rsid w:val="00F45AB1"/>
    <w:rsid w:val="00F45B98"/>
    <w:rsid w:val="00F45BF0"/>
    <w:rsid w:val="00F45C4F"/>
    <w:rsid w:val="00F46117"/>
    <w:rsid w:val="00F46502"/>
    <w:rsid w:val="00F46590"/>
    <w:rsid w:val="00F4664B"/>
    <w:rsid w:val="00F46925"/>
    <w:rsid w:val="00F46B77"/>
    <w:rsid w:val="00F46E6D"/>
    <w:rsid w:val="00F46E89"/>
    <w:rsid w:val="00F46E91"/>
    <w:rsid w:val="00F46EF7"/>
    <w:rsid w:val="00F46FBA"/>
    <w:rsid w:val="00F47005"/>
    <w:rsid w:val="00F474F4"/>
    <w:rsid w:val="00F47608"/>
    <w:rsid w:val="00F476DA"/>
    <w:rsid w:val="00F4786F"/>
    <w:rsid w:val="00F4793E"/>
    <w:rsid w:val="00F47C2C"/>
    <w:rsid w:val="00F47EAD"/>
    <w:rsid w:val="00F4E3CA"/>
    <w:rsid w:val="00F50017"/>
    <w:rsid w:val="00F50025"/>
    <w:rsid w:val="00F5017A"/>
    <w:rsid w:val="00F50255"/>
    <w:rsid w:val="00F503E5"/>
    <w:rsid w:val="00F50413"/>
    <w:rsid w:val="00F507C5"/>
    <w:rsid w:val="00F50AAB"/>
    <w:rsid w:val="00F50B15"/>
    <w:rsid w:val="00F50D37"/>
    <w:rsid w:val="00F51468"/>
    <w:rsid w:val="00F51560"/>
    <w:rsid w:val="00F517D3"/>
    <w:rsid w:val="00F5186C"/>
    <w:rsid w:val="00F51989"/>
    <w:rsid w:val="00F51D2D"/>
    <w:rsid w:val="00F51DF4"/>
    <w:rsid w:val="00F51F8A"/>
    <w:rsid w:val="00F51FF9"/>
    <w:rsid w:val="00F52079"/>
    <w:rsid w:val="00F522D6"/>
    <w:rsid w:val="00F5230F"/>
    <w:rsid w:val="00F5237D"/>
    <w:rsid w:val="00F52431"/>
    <w:rsid w:val="00F52555"/>
    <w:rsid w:val="00F525C0"/>
    <w:rsid w:val="00F527AD"/>
    <w:rsid w:val="00F527E8"/>
    <w:rsid w:val="00F5285D"/>
    <w:rsid w:val="00F52B59"/>
    <w:rsid w:val="00F52BCA"/>
    <w:rsid w:val="00F52CD8"/>
    <w:rsid w:val="00F52F32"/>
    <w:rsid w:val="00F52FFF"/>
    <w:rsid w:val="00F5343C"/>
    <w:rsid w:val="00F53717"/>
    <w:rsid w:val="00F539F2"/>
    <w:rsid w:val="00F53BFB"/>
    <w:rsid w:val="00F53D07"/>
    <w:rsid w:val="00F53FDB"/>
    <w:rsid w:val="00F54136"/>
    <w:rsid w:val="00F541FD"/>
    <w:rsid w:val="00F542BE"/>
    <w:rsid w:val="00F544B2"/>
    <w:rsid w:val="00F5456A"/>
    <w:rsid w:val="00F546C2"/>
    <w:rsid w:val="00F548BB"/>
    <w:rsid w:val="00F54B16"/>
    <w:rsid w:val="00F54C8C"/>
    <w:rsid w:val="00F54D13"/>
    <w:rsid w:val="00F54F15"/>
    <w:rsid w:val="00F5536F"/>
    <w:rsid w:val="00F555D8"/>
    <w:rsid w:val="00F55688"/>
    <w:rsid w:val="00F5569A"/>
    <w:rsid w:val="00F558B7"/>
    <w:rsid w:val="00F559F7"/>
    <w:rsid w:val="00F55A06"/>
    <w:rsid w:val="00F55D3E"/>
    <w:rsid w:val="00F55ED7"/>
    <w:rsid w:val="00F55F8F"/>
    <w:rsid w:val="00F55F91"/>
    <w:rsid w:val="00F56146"/>
    <w:rsid w:val="00F56177"/>
    <w:rsid w:val="00F561D4"/>
    <w:rsid w:val="00F561D7"/>
    <w:rsid w:val="00F563A6"/>
    <w:rsid w:val="00F56673"/>
    <w:rsid w:val="00F56A00"/>
    <w:rsid w:val="00F56C20"/>
    <w:rsid w:val="00F56E3A"/>
    <w:rsid w:val="00F56F3F"/>
    <w:rsid w:val="00F56F53"/>
    <w:rsid w:val="00F56FFD"/>
    <w:rsid w:val="00F5702C"/>
    <w:rsid w:val="00F571DB"/>
    <w:rsid w:val="00F5732C"/>
    <w:rsid w:val="00F574FD"/>
    <w:rsid w:val="00F57BFE"/>
    <w:rsid w:val="00F57E53"/>
    <w:rsid w:val="00F57FA1"/>
    <w:rsid w:val="00F6007A"/>
    <w:rsid w:val="00F603CB"/>
    <w:rsid w:val="00F60432"/>
    <w:rsid w:val="00F604BB"/>
    <w:rsid w:val="00F60525"/>
    <w:rsid w:val="00F606AE"/>
    <w:rsid w:val="00F60721"/>
    <w:rsid w:val="00F60773"/>
    <w:rsid w:val="00F60820"/>
    <w:rsid w:val="00F60A43"/>
    <w:rsid w:val="00F60B1B"/>
    <w:rsid w:val="00F60B76"/>
    <w:rsid w:val="00F60C60"/>
    <w:rsid w:val="00F60C8A"/>
    <w:rsid w:val="00F60DAF"/>
    <w:rsid w:val="00F60ECD"/>
    <w:rsid w:val="00F61282"/>
    <w:rsid w:val="00F61635"/>
    <w:rsid w:val="00F6183D"/>
    <w:rsid w:val="00F61CED"/>
    <w:rsid w:val="00F61EF1"/>
    <w:rsid w:val="00F62541"/>
    <w:rsid w:val="00F62578"/>
    <w:rsid w:val="00F6298A"/>
    <w:rsid w:val="00F629FE"/>
    <w:rsid w:val="00F62B6A"/>
    <w:rsid w:val="00F62C33"/>
    <w:rsid w:val="00F62E5B"/>
    <w:rsid w:val="00F63231"/>
    <w:rsid w:val="00F632F1"/>
    <w:rsid w:val="00F63529"/>
    <w:rsid w:val="00F63566"/>
    <w:rsid w:val="00F635DE"/>
    <w:rsid w:val="00F6368A"/>
    <w:rsid w:val="00F637A4"/>
    <w:rsid w:val="00F63E1B"/>
    <w:rsid w:val="00F63E27"/>
    <w:rsid w:val="00F63F50"/>
    <w:rsid w:val="00F64163"/>
    <w:rsid w:val="00F64277"/>
    <w:rsid w:val="00F64399"/>
    <w:rsid w:val="00F6443E"/>
    <w:rsid w:val="00F64A21"/>
    <w:rsid w:val="00F64FAC"/>
    <w:rsid w:val="00F64FCE"/>
    <w:rsid w:val="00F6503E"/>
    <w:rsid w:val="00F65735"/>
    <w:rsid w:val="00F65891"/>
    <w:rsid w:val="00F658B6"/>
    <w:rsid w:val="00F658B7"/>
    <w:rsid w:val="00F65BF7"/>
    <w:rsid w:val="00F65C24"/>
    <w:rsid w:val="00F65D25"/>
    <w:rsid w:val="00F65D32"/>
    <w:rsid w:val="00F6601F"/>
    <w:rsid w:val="00F660E1"/>
    <w:rsid w:val="00F667D6"/>
    <w:rsid w:val="00F667F0"/>
    <w:rsid w:val="00F6688A"/>
    <w:rsid w:val="00F6696D"/>
    <w:rsid w:val="00F66A58"/>
    <w:rsid w:val="00F66C3D"/>
    <w:rsid w:val="00F6721B"/>
    <w:rsid w:val="00F67772"/>
    <w:rsid w:val="00F677C5"/>
    <w:rsid w:val="00F6793A"/>
    <w:rsid w:val="00F67947"/>
    <w:rsid w:val="00F67AB9"/>
    <w:rsid w:val="00F70095"/>
    <w:rsid w:val="00F7020C"/>
    <w:rsid w:val="00F704C8"/>
    <w:rsid w:val="00F70A69"/>
    <w:rsid w:val="00F70BB6"/>
    <w:rsid w:val="00F70CF3"/>
    <w:rsid w:val="00F70D1E"/>
    <w:rsid w:val="00F7129B"/>
    <w:rsid w:val="00F7167A"/>
    <w:rsid w:val="00F718C3"/>
    <w:rsid w:val="00F720C4"/>
    <w:rsid w:val="00F72907"/>
    <w:rsid w:val="00F72BF9"/>
    <w:rsid w:val="00F72C55"/>
    <w:rsid w:val="00F72EA4"/>
    <w:rsid w:val="00F72EBB"/>
    <w:rsid w:val="00F72F58"/>
    <w:rsid w:val="00F731A1"/>
    <w:rsid w:val="00F73208"/>
    <w:rsid w:val="00F732AE"/>
    <w:rsid w:val="00F735E1"/>
    <w:rsid w:val="00F7363F"/>
    <w:rsid w:val="00F736F7"/>
    <w:rsid w:val="00F73753"/>
    <w:rsid w:val="00F738B9"/>
    <w:rsid w:val="00F73A24"/>
    <w:rsid w:val="00F73C0E"/>
    <w:rsid w:val="00F73C80"/>
    <w:rsid w:val="00F73D1D"/>
    <w:rsid w:val="00F73D6F"/>
    <w:rsid w:val="00F73D9D"/>
    <w:rsid w:val="00F7417F"/>
    <w:rsid w:val="00F7452C"/>
    <w:rsid w:val="00F745AB"/>
    <w:rsid w:val="00F74950"/>
    <w:rsid w:val="00F74C8F"/>
    <w:rsid w:val="00F74CD5"/>
    <w:rsid w:val="00F74E0C"/>
    <w:rsid w:val="00F74E91"/>
    <w:rsid w:val="00F74F0B"/>
    <w:rsid w:val="00F74F0C"/>
    <w:rsid w:val="00F75117"/>
    <w:rsid w:val="00F755FC"/>
    <w:rsid w:val="00F757FD"/>
    <w:rsid w:val="00F75A8B"/>
    <w:rsid w:val="00F75B64"/>
    <w:rsid w:val="00F75BE3"/>
    <w:rsid w:val="00F75C31"/>
    <w:rsid w:val="00F76054"/>
    <w:rsid w:val="00F76079"/>
    <w:rsid w:val="00F761D4"/>
    <w:rsid w:val="00F7623D"/>
    <w:rsid w:val="00F763BA"/>
    <w:rsid w:val="00F76508"/>
    <w:rsid w:val="00F76629"/>
    <w:rsid w:val="00F769F9"/>
    <w:rsid w:val="00F76A08"/>
    <w:rsid w:val="00F76A33"/>
    <w:rsid w:val="00F77452"/>
    <w:rsid w:val="00F774EE"/>
    <w:rsid w:val="00F7792E"/>
    <w:rsid w:val="00F77C0F"/>
    <w:rsid w:val="00F77D83"/>
    <w:rsid w:val="00F77DF3"/>
    <w:rsid w:val="00F804A7"/>
    <w:rsid w:val="00F804AF"/>
    <w:rsid w:val="00F8055D"/>
    <w:rsid w:val="00F8062C"/>
    <w:rsid w:val="00F80802"/>
    <w:rsid w:val="00F80828"/>
    <w:rsid w:val="00F808FA"/>
    <w:rsid w:val="00F80A64"/>
    <w:rsid w:val="00F80BAA"/>
    <w:rsid w:val="00F80C56"/>
    <w:rsid w:val="00F80D02"/>
    <w:rsid w:val="00F80F62"/>
    <w:rsid w:val="00F81071"/>
    <w:rsid w:val="00F817FF"/>
    <w:rsid w:val="00F81A4D"/>
    <w:rsid w:val="00F81B02"/>
    <w:rsid w:val="00F81CE1"/>
    <w:rsid w:val="00F81DC4"/>
    <w:rsid w:val="00F8201E"/>
    <w:rsid w:val="00F82348"/>
    <w:rsid w:val="00F824D7"/>
    <w:rsid w:val="00F82755"/>
    <w:rsid w:val="00F82864"/>
    <w:rsid w:val="00F82C62"/>
    <w:rsid w:val="00F82E40"/>
    <w:rsid w:val="00F82FA7"/>
    <w:rsid w:val="00F83143"/>
    <w:rsid w:val="00F832AE"/>
    <w:rsid w:val="00F833E8"/>
    <w:rsid w:val="00F8357F"/>
    <w:rsid w:val="00F835C4"/>
    <w:rsid w:val="00F835D7"/>
    <w:rsid w:val="00F83637"/>
    <w:rsid w:val="00F83953"/>
    <w:rsid w:val="00F83CF4"/>
    <w:rsid w:val="00F83FF1"/>
    <w:rsid w:val="00F84045"/>
    <w:rsid w:val="00F84285"/>
    <w:rsid w:val="00F845A4"/>
    <w:rsid w:val="00F845EE"/>
    <w:rsid w:val="00F8493F"/>
    <w:rsid w:val="00F84A18"/>
    <w:rsid w:val="00F84A1C"/>
    <w:rsid w:val="00F84B6C"/>
    <w:rsid w:val="00F84D88"/>
    <w:rsid w:val="00F84E6E"/>
    <w:rsid w:val="00F84EE7"/>
    <w:rsid w:val="00F84F2C"/>
    <w:rsid w:val="00F84FCE"/>
    <w:rsid w:val="00F857CC"/>
    <w:rsid w:val="00F85A09"/>
    <w:rsid w:val="00F85AED"/>
    <w:rsid w:val="00F85BFE"/>
    <w:rsid w:val="00F863CC"/>
    <w:rsid w:val="00F8641F"/>
    <w:rsid w:val="00F8651A"/>
    <w:rsid w:val="00F8664B"/>
    <w:rsid w:val="00F86670"/>
    <w:rsid w:val="00F866F9"/>
    <w:rsid w:val="00F868BA"/>
    <w:rsid w:val="00F86AAE"/>
    <w:rsid w:val="00F86BCF"/>
    <w:rsid w:val="00F86D32"/>
    <w:rsid w:val="00F86F4D"/>
    <w:rsid w:val="00F87182"/>
    <w:rsid w:val="00F874B7"/>
    <w:rsid w:val="00F8774F"/>
    <w:rsid w:val="00F877E4"/>
    <w:rsid w:val="00F87AEF"/>
    <w:rsid w:val="00F87CE0"/>
    <w:rsid w:val="00F87D25"/>
    <w:rsid w:val="00F87E72"/>
    <w:rsid w:val="00F90148"/>
    <w:rsid w:val="00F90169"/>
    <w:rsid w:val="00F90275"/>
    <w:rsid w:val="00F90450"/>
    <w:rsid w:val="00F90605"/>
    <w:rsid w:val="00F908E2"/>
    <w:rsid w:val="00F908FE"/>
    <w:rsid w:val="00F909D3"/>
    <w:rsid w:val="00F90D13"/>
    <w:rsid w:val="00F90DD2"/>
    <w:rsid w:val="00F90FF7"/>
    <w:rsid w:val="00F91083"/>
    <w:rsid w:val="00F91208"/>
    <w:rsid w:val="00F9120C"/>
    <w:rsid w:val="00F91258"/>
    <w:rsid w:val="00F91531"/>
    <w:rsid w:val="00F915E9"/>
    <w:rsid w:val="00F91638"/>
    <w:rsid w:val="00F9197E"/>
    <w:rsid w:val="00F91F13"/>
    <w:rsid w:val="00F92050"/>
    <w:rsid w:val="00F9275C"/>
    <w:rsid w:val="00F92904"/>
    <w:rsid w:val="00F92BE1"/>
    <w:rsid w:val="00F92C8A"/>
    <w:rsid w:val="00F92E75"/>
    <w:rsid w:val="00F92EA9"/>
    <w:rsid w:val="00F92F2B"/>
    <w:rsid w:val="00F93023"/>
    <w:rsid w:val="00F9308F"/>
    <w:rsid w:val="00F930DC"/>
    <w:rsid w:val="00F931B3"/>
    <w:rsid w:val="00F93319"/>
    <w:rsid w:val="00F93606"/>
    <w:rsid w:val="00F93A66"/>
    <w:rsid w:val="00F93C05"/>
    <w:rsid w:val="00F93DB3"/>
    <w:rsid w:val="00F93F0A"/>
    <w:rsid w:val="00F93F68"/>
    <w:rsid w:val="00F940CC"/>
    <w:rsid w:val="00F941BF"/>
    <w:rsid w:val="00F94236"/>
    <w:rsid w:val="00F942AF"/>
    <w:rsid w:val="00F9439D"/>
    <w:rsid w:val="00F944A6"/>
    <w:rsid w:val="00F94685"/>
    <w:rsid w:val="00F9473B"/>
    <w:rsid w:val="00F947B1"/>
    <w:rsid w:val="00F94A4D"/>
    <w:rsid w:val="00F94A4F"/>
    <w:rsid w:val="00F94A75"/>
    <w:rsid w:val="00F94D71"/>
    <w:rsid w:val="00F94E10"/>
    <w:rsid w:val="00F95099"/>
    <w:rsid w:val="00F952CA"/>
    <w:rsid w:val="00F953D3"/>
    <w:rsid w:val="00F95547"/>
    <w:rsid w:val="00F95817"/>
    <w:rsid w:val="00F9584E"/>
    <w:rsid w:val="00F95918"/>
    <w:rsid w:val="00F9597B"/>
    <w:rsid w:val="00F95983"/>
    <w:rsid w:val="00F959B0"/>
    <w:rsid w:val="00F959F0"/>
    <w:rsid w:val="00F95D3D"/>
    <w:rsid w:val="00F96024"/>
    <w:rsid w:val="00F96039"/>
    <w:rsid w:val="00F9621D"/>
    <w:rsid w:val="00F963AF"/>
    <w:rsid w:val="00F97063"/>
    <w:rsid w:val="00F9712B"/>
    <w:rsid w:val="00F971F4"/>
    <w:rsid w:val="00F97560"/>
    <w:rsid w:val="00F97604"/>
    <w:rsid w:val="00F9798E"/>
    <w:rsid w:val="00F979FD"/>
    <w:rsid w:val="00F97C09"/>
    <w:rsid w:val="00F97C35"/>
    <w:rsid w:val="00F97DEB"/>
    <w:rsid w:val="00FA0313"/>
    <w:rsid w:val="00FA0406"/>
    <w:rsid w:val="00FA097E"/>
    <w:rsid w:val="00FA0AA9"/>
    <w:rsid w:val="00FA0C57"/>
    <w:rsid w:val="00FA0FFA"/>
    <w:rsid w:val="00FA1058"/>
    <w:rsid w:val="00FA116A"/>
    <w:rsid w:val="00FA1263"/>
    <w:rsid w:val="00FA132A"/>
    <w:rsid w:val="00FA134A"/>
    <w:rsid w:val="00FA1397"/>
    <w:rsid w:val="00FA14BB"/>
    <w:rsid w:val="00FA158B"/>
    <w:rsid w:val="00FA15AD"/>
    <w:rsid w:val="00FA17F0"/>
    <w:rsid w:val="00FA18AC"/>
    <w:rsid w:val="00FA18D0"/>
    <w:rsid w:val="00FA19C0"/>
    <w:rsid w:val="00FA19CA"/>
    <w:rsid w:val="00FA1B54"/>
    <w:rsid w:val="00FA1CEB"/>
    <w:rsid w:val="00FA1DD4"/>
    <w:rsid w:val="00FA1EDB"/>
    <w:rsid w:val="00FA1F86"/>
    <w:rsid w:val="00FA22D6"/>
    <w:rsid w:val="00FA23B6"/>
    <w:rsid w:val="00FA23C2"/>
    <w:rsid w:val="00FA249E"/>
    <w:rsid w:val="00FA24CF"/>
    <w:rsid w:val="00FA2512"/>
    <w:rsid w:val="00FA266D"/>
    <w:rsid w:val="00FA28BC"/>
    <w:rsid w:val="00FA29A7"/>
    <w:rsid w:val="00FA2AA7"/>
    <w:rsid w:val="00FA2AC0"/>
    <w:rsid w:val="00FA2BEA"/>
    <w:rsid w:val="00FA2F24"/>
    <w:rsid w:val="00FA3630"/>
    <w:rsid w:val="00FA381C"/>
    <w:rsid w:val="00FA3F83"/>
    <w:rsid w:val="00FA432D"/>
    <w:rsid w:val="00FA4410"/>
    <w:rsid w:val="00FA4647"/>
    <w:rsid w:val="00FA4683"/>
    <w:rsid w:val="00FA4820"/>
    <w:rsid w:val="00FA490B"/>
    <w:rsid w:val="00FA4B0A"/>
    <w:rsid w:val="00FA4C41"/>
    <w:rsid w:val="00FA4C9A"/>
    <w:rsid w:val="00FA4ED5"/>
    <w:rsid w:val="00FA52C7"/>
    <w:rsid w:val="00FA5717"/>
    <w:rsid w:val="00FA5953"/>
    <w:rsid w:val="00FA5B58"/>
    <w:rsid w:val="00FA5C3A"/>
    <w:rsid w:val="00FA5C8C"/>
    <w:rsid w:val="00FA5EA1"/>
    <w:rsid w:val="00FA5FEA"/>
    <w:rsid w:val="00FA60D2"/>
    <w:rsid w:val="00FA63F6"/>
    <w:rsid w:val="00FA6757"/>
    <w:rsid w:val="00FA67FF"/>
    <w:rsid w:val="00FA68BF"/>
    <w:rsid w:val="00FA68F2"/>
    <w:rsid w:val="00FA6950"/>
    <w:rsid w:val="00FA698D"/>
    <w:rsid w:val="00FA6ECA"/>
    <w:rsid w:val="00FA6F4F"/>
    <w:rsid w:val="00FA7335"/>
    <w:rsid w:val="00FA744E"/>
    <w:rsid w:val="00FA7700"/>
    <w:rsid w:val="00FA7702"/>
    <w:rsid w:val="00FA7B01"/>
    <w:rsid w:val="00FA7FB6"/>
    <w:rsid w:val="00FA9BB3"/>
    <w:rsid w:val="00FB003E"/>
    <w:rsid w:val="00FB03C4"/>
    <w:rsid w:val="00FB04D8"/>
    <w:rsid w:val="00FB0748"/>
    <w:rsid w:val="00FB0797"/>
    <w:rsid w:val="00FB080C"/>
    <w:rsid w:val="00FB0C0C"/>
    <w:rsid w:val="00FB0D07"/>
    <w:rsid w:val="00FB0E26"/>
    <w:rsid w:val="00FB0EA5"/>
    <w:rsid w:val="00FB0F66"/>
    <w:rsid w:val="00FB10C1"/>
    <w:rsid w:val="00FB130C"/>
    <w:rsid w:val="00FB1316"/>
    <w:rsid w:val="00FB1495"/>
    <w:rsid w:val="00FB14CF"/>
    <w:rsid w:val="00FB1759"/>
    <w:rsid w:val="00FB17B4"/>
    <w:rsid w:val="00FB17EE"/>
    <w:rsid w:val="00FB1C98"/>
    <w:rsid w:val="00FB21E6"/>
    <w:rsid w:val="00FB251D"/>
    <w:rsid w:val="00FB2673"/>
    <w:rsid w:val="00FB2C2D"/>
    <w:rsid w:val="00FB2CB9"/>
    <w:rsid w:val="00FB2D08"/>
    <w:rsid w:val="00FB2F7D"/>
    <w:rsid w:val="00FB38E9"/>
    <w:rsid w:val="00FB3940"/>
    <w:rsid w:val="00FB3BB9"/>
    <w:rsid w:val="00FB3BC0"/>
    <w:rsid w:val="00FB4406"/>
    <w:rsid w:val="00FB4804"/>
    <w:rsid w:val="00FB4B52"/>
    <w:rsid w:val="00FB4C22"/>
    <w:rsid w:val="00FB5092"/>
    <w:rsid w:val="00FB51FE"/>
    <w:rsid w:val="00FB52B2"/>
    <w:rsid w:val="00FB538A"/>
    <w:rsid w:val="00FB53CF"/>
    <w:rsid w:val="00FB59CE"/>
    <w:rsid w:val="00FB5CD9"/>
    <w:rsid w:val="00FB5FAB"/>
    <w:rsid w:val="00FB60D5"/>
    <w:rsid w:val="00FB6276"/>
    <w:rsid w:val="00FB6300"/>
    <w:rsid w:val="00FB645A"/>
    <w:rsid w:val="00FB6664"/>
    <w:rsid w:val="00FB6726"/>
    <w:rsid w:val="00FB674D"/>
    <w:rsid w:val="00FB6E49"/>
    <w:rsid w:val="00FB6FA0"/>
    <w:rsid w:val="00FB74EF"/>
    <w:rsid w:val="00FB7BAA"/>
    <w:rsid w:val="00FB7BE9"/>
    <w:rsid w:val="00FB7BEB"/>
    <w:rsid w:val="00FB7D00"/>
    <w:rsid w:val="00FB7D76"/>
    <w:rsid w:val="00FB7E4E"/>
    <w:rsid w:val="00FB7F60"/>
    <w:rsid w:val="00FC0157"/>
    <w:rsid w:val="00FC036D"/>
    <w:rsid w:val="00FC043D"/>
    <w:rsid w:val="00FC048D"/>
    <w:rsid w:val="00FC0A4F"/>
    <w:rsid w:val="00FC0AB8"/>
    <w:rsid w:val="00FC0CA9"/>
    <w:rsid w:val="00FC11FA"/>
    <w:rsid w:val="00FC12D0"/>
    <w:rsid w:val="00FC1355"/>
    <w:rsid w:val="00FC13DA"/>
    <w:rsid w:val="00FC1522"/>
    <w:rsid w:val="00FC1639"/>
    <w:rsid w:val="00FC16A3"/>
    <w:rsid w:val="00FC1AA8"/>
    <w:rsid w:val="00FC1BD1"/>
    <w:rsid w:val="00FC1CA7"/>
    <w:rsid w:val="00FC1D8D"/>
    <w:rsid w:val="00FC1E88"/>
    <w:rsid w:val="00FC21CD"/>
    <w:rsid w:val="00FC256D"/>
    <w:rsid w:val="00FC26C4"/>
    <w:rsid w:val="00FC27FF"/>
    <w:rsid w:val="00FC2986"/>
    <w:rsid w:val="00FC2993"/>
    <w:rsid w:val="00FC29D2"/>
    <w:rsid w:val="00FC29FC"/>
    <w:rsid w:val="00FC2A64"/>
    <w:rsid w:val="00FC2AEC"/>
    <w:rsid w:val="00FC2BDB"/>
    <w:rsid w:val="00FC2BE1"/>
    <w:rsid w:val="00FC2F77"/>
    <w:rsid w:val="00FC315A"/>
    <w:rsid w:val="00FC32D9"/>
    <w:rsid w:val="00FC33B5"/>
    <w:rsid w:val="00FC36B8"/>
    <w:rsid w:val="00FC3A50"/>
    <w:rsid w:val="00FC42A5"/>
    <w:rsid w:val="00FC4520"/>
    <w:rsid w:val="00FC4611"/>
    <w:rsid w:val="00FC4806"/>
    <w:rsid w:val="00FC48B1"/>
    <w:rsid w:val="00FC4BD5"/>
    <w:rsid w:val="00FC4BFB"/>
    <w:rsid w:val="00FC4D72"/>
    <w:rsid w:val="00FC4DFD"/>
    <w:rsid w:val="00FC4F88"/>
    <w:rsid w:val="00FC5061"/>
    <w:rsid w:val="00FC50D0"/>
    <w:rsid w:val="00FC526B"/>
    <w:rsid w:val="00FC5358"/>
    <w:rsid w:val="00FC5427"/>
    <w:rsid w:val="00FC545F"/>
    <w:rsid w:val="00FC555F"/>
    <w:rsid w:val="00FC5706"/>
    <w:rsid w:val="00FC59A6"/>
    <w:rsid w:val="00FC5AEB"/>
    <w:rsid w:val="00FC5D97"/>
    <w:rsid w:val="00FC5F2B"/>
    <w:rsid w:val="00FC5F4F"/>
    <w:rsid w:val="00FC60B4"/>
    <w:rsid w:val="00FC60C3"/>
    <w:rsid w:val="00FC6128"/>
    <w:rsid w:val="00FC6536"/>
    <w:rsid w:val="00FC65EE"/>
    <w:rsid w:val="00FC668A"/>
    <w:rsid w:val="00FC685A"/>
    <w:rsid w:val="00FC6C2C"/>
    <w:rsid w:val="00FC6E5A"/>
    <w:rsid w:val="00FC7016"/>
    <w:rsid w:val="00FC7072"/>
    <w:rsid w:val="00FC707B"/>
    <w:rsid w:val="00FC7190"/>
    <w:rsid w:val="00FC71AD"/>
    <w:rsid w:val="00FC75E0"/>
    <w:rsid w:val="00FC76E6"/>
    <w:rsid w:val="00FC7784"/>
    <w:rsid w:val="00FC77BA"/>
    <w:rsid w:val="00FC7826"/>
    <w:rsid w:val="00FC787F"/>
    <w:rsid w:val="00FC7A71"/>
    <w:rsid w:val="00FC7ACF"/>
    <w:rsid w:val="00FC7DBE"/>
    <w:rsid w:val="00FC7E83"/>
    <w:rsid w:val="00FC7EC0"/>
    <w:rsid w:val="00FD0040"/>
    <w:rsid w:val="00FD0079"/>
    <w:rsid w:val="00FD0097"/>
    <w:rsid w:val="00FD0262"/>
    <w:rsid w:val="00FD03B4"/>
    <w:rsid w:val="00FD042E"/>
    <w:rsid w:val="00FD04C3"/>
    <w:rsid w:val="00FD074A"/>
    <w:rsid w:val="00FD094C"/>
    <w:rsid w:val="00FD0CF7"/>
    <w:rsid w:val="00FD0D8D"/>
    <w:rsid w:val="00FD0DD1"/>
    <w:rsid w:val="00FD0DE2"/>
    <w:rsid w:val="00FD0FEA"/>
    <w:rsid w:val="00FD1028"/>
    <w:rsid w:val="00FD10FA"/>
    <w:rsid w:val="00FD1265"/>
    <w:rsid w:val="00FD1532"/>
    <w:rsid w:val="00FD1548"/>
    <w:rsid w:val="00FD167F"/>
    <w:rsid w:val="00FD16CC"/>
    <w:rsid w:val="00FD17B7"/>
    <w:rsid w:val="00FD1874"/>
    <w:rsid w:val="00FD196C"/>
    <w:rsid w:val="00FD1A62"/>
    <w:rsid w:val="00FD1B06"/>
    <w:rsid w:val="00FD1B0B"/>
    <w:rsid w:val="00FD1C44"/>
    <w:rsid w:val="00FD1CA8"/>
    <w:rsid w:val="00FD1DA0"/>
    <w:rsid w:val="00FD1DA8"/>
    <w:rsid w:val="00FD1E6F"/>
    <w:rsid w:val="00FD1EFE"/>
    <w:rsid w:val="00FD1FA1"/>
    <w:rsid w:val="00FD22A5"/>
    <w:rsid w:val="00FD248F"/>
    <w:rsid w:val="00FD24ED"/>
    <w:rsid w:val="00FD253C"/>
    <w:rsid w:val="00FD2643"/>
    <w:rsid w:val="00FD2E8E"/>
    <w:rsid w:val="00FD30E3"/>
    <w:rsid w:val="00FD3138"/>
    <w:rsid w:val="00FD3209"/>
    <w:rsid w:val="00FD33BB"/>
    <w:rsid w:val="00FD37FC"/>
    <w:rsid w:val="00FD3BB1"/>
    <w:rsid w:val="00FD3CF9"/>
    <w:rsid w:val="00FD3DEE"/>
    <w:rsid w:val="00FD486B"/>
    <w:rsid w:val="00FD4C91"/>
    <w:rsid w:val="00FD514F"/>
    <w:rsid w:val="00FD54EF"/>
    <w:rsid w:val="00FD552A"/>
    <w:rsid w:val="00FD595C"/>
    <w:rsid w:val="00FD5A18"/>
    <w:rsid w:val="00FD5AE0"/>
    <w:rsid w:val="00FD5B0F"/>
    <w:rsid w:val="00FD5C8D"/>
    <w:rsid w:val="00FD5D83"/>
    <w:rsid w:val="00FD5F90"/>
    <w:rsid w:val="00FD6005"/>
    <w:rsid w:val="00FD61CD"/>
    <w:rsid w:val="00FD6524"/>
    <w:rsid w:val="00FD666A"/>
    <w:rsid w:val="00FD692B"/>
    <w:rsid w:val="00FD6ACA"/>
    <w:rsid w:val="00FD6D43"/>
    <w:rsid w:val="00FD6DD9"/>
    <w:rsid w:val="00FD70CA"/>
    <w:rsid w:val="00FD738D"/>
    <w:rsid w:val="00FD73DD"/>
    <w:rsid w:val="00FD79F7"/>
    <w:rsid w:val="00FD7A88"/>
    <w:rsid w:val="00FD7D33"/>
    <w:rsid w:val="00FD7F58"/>
    <w:rsid w:val="00FE04B7"/>
    <w:rsid w:val="00FE04C4"/>
    <w:rsid w:val="00FE0821"/>
    <w:rsid w:val="00FE0873"/>
    <w:rsid w:val="00FE0ABB"/>
    <w:rsid w:val="00FE0ABD"/>
    <w:rsid w:val="00FE0B0E"/>
    <w:rsid w:val="00FE0F8E"/>
    <w:rsid w:val="00FE1017"/>
    <w:rsid w:val="00FE11E5"/>
    <w:rsid w:val="00FE1399"/>
    <w:rsid w:val="00FE1758"/>
    <w:rsid w:val="00FE192F"/>
    <w:rsid w:val="00FE1979"/>
    <w:rsid w:val="00FE1B92"/>
    <w:rsid w:val="00FE1C76"/>
    <w:rsid w:val="00FE1CB5"/>
    <w:rsid w:val="00FE1E12"/>
    <w:rsid w:val="00FE1E35"/>
    <w:rsid w:val="00FE1EF7"/>
    <w:rsid w:val="00FE1FA8"/>
    <w:rsid w:val="00FE2160"/>
    <w:rsid w:val="00FE21DD"/>
    <w:rsid w:val="00FE2279"/>
    <w:rsid w:val="00FE235D"/>
    <w:rsid w:val="00FE2597"/>
    <w:rsid w:val="00FE26FD"/>
    <w:rsid w:val="00FE29D7"/>
    <w:rsid w:val="00FE2A2C"/>
    <w:rsid w:val="00FE2F20"/>
    <w:rsid w:val="00FE3173"/>
    <w:rsid w:val="00FE33F8"/>
    <w:rsid w:val="00FE3515"/>
    <w:rsid w:val="00FE3571"/>
    <w:rsid w:val="00FE3744"/>
    <w:rsid w:val="00FE3751"/>
    <w:rsid w:val="00FE37AF"/>
    <w:rsid w:val="00FE3B62"/>
    <w:rsid w:val="00FE3DB8"/>
    <w:rsid w:val="00FE4007"/>
    <w:rsid w:val="00FE40BA"/>
    <w:rsid w:val="00FE4153"/>
    <w:rsid w:val="00FE434E"/>
    <w:rsid w:val="00FE4378"/>
    <w:rsid w:val="00FE448B"/>
    <w:rsid w:val="00FE4511"/>
    <w:rsid w:val="00FE463F"/>
    <w:rsid w:val="00FE465B"/>
    <w:rsid w:val="00FE469C"/>
    <w:rsid w:val="00FE4A2A"/>
    <w:rsid w:val="00FE4CF3"/>
    <w:rsid w:val="00FE4E72"/>
    <w:rsid w:val="00FE4EE9"/>
    <w:rsid w:val="00FE4F09"/>
    <w:rsid w:val="00FE51A6"/>
    <w:rsid w:val="00FE52B6"/>
    <w:rsid w:val="00FE5532"/>
    <w:rsid w:val="00FE55F0"/>
    <w:rsid w:val="00FE569D"/>
    <w:rsid w:val="00FE5760"/>
    <w:rsid w:val="00FE5869"/>
    <w:rsid w:val="00FE58D9"/>
    <w:rsid w:val="00FE58E4"/>
    <w:rsid w:val="00FE58FA"/>
    <w:rsid w:val="00FE5918"/>
    <w:rsid w:val="00FE5B80"/>
    <w:rsid w:val="00FE5C2E"/>
    <w:rsid w:val="00FE5C33"/>
    <w:rsid w:val="00FE5E9D"/>
    <w:rsid w:val="00FE60B6"/>
    <w:rsid w:val="00FE61A0"/>
    <w:rsid w:val="00FE62D1"/>
    <w:rsid w:val="00FE640D"/>
    <w:rsid w:val="00FE6629"/>
    <w:rsid w:val="00FE6831"/>
    <w:rsid w:val="00FE68D5"/>
    <w:rsid w:val="00FE69B5"/>
    <w:rsid w:val="00FE6C38"/>
    <w:rsid w:val="00FE6FD8"/>
    <w:rsid w:val="00FE6FE7"/>
    <w:rsid w:val="00FE70C2"/>
    <w:rsid w:val="00FE7467"/>
    <w:rsid w:val="00FE7868"/>
    <w:rsid w:val="00FE7870"/>
    <w:rsid w:val="00FE7C3D"/>
    <w:rsid w:val="00FE7DFC"/>
    <w:rsid w:val="00FE7E36"/>
    <w:rsid w:val="00FE7E5F"/>
    <w:rsid w:val="00FE7FD8"/>
    <w:rsid w:val="00FF00A7"/>
    <w:rsid w:val="00FF026F"/>
    <w:rsid w:val="00FF03FE"/>
    <w:rsid w:val="00FF04A9"/>
    <w:rsid w:val="00FF06BA"/>
    <w:rsid w:val="00FF06DC"/>
    <w:rsid w:val="00FF07F1"/>
    <w:rsid w:val="00FF099B"/>
    <w:rsid w:val="00FF0AB3"/>
    <w:rsid w:val="00FF0B35"/>
    <w:rsid w:val="00FF0C8E"/>
    <w:rsid w:val="00FF0CD2"/>
    <w:rsid w:val="00FF0CE5"/>
    <w:rsid w:val="00FF0F64"/>
    <w:rsid w:val="00FF10AC"/>
    <w:rsid w:val="00FF1466"/>
    <w:rsid w:val="00FF14E8"/>
    <w:rsid w:val="00FF161B"/>
    <w:rsid w:val="00FF1A81"/>
    <w:rsid w:val="00FF1B87"/>
    <w:rsid w:val="00FF1BD7"/>
    <w:rsid w:val="00FF1BEE"/>
    <w:rsid w:val="00FF1C36"/>
    <w:rsid w:val="00FF1F72"/>
    <w:rsid w:val="00FF27EF"/>
    <w:rsid w:val="00FF2873"/>
    <w:rsid w:val="00FF2E38"/>
    <w:rsid w:val="00FF2F10"/>
    <w:rsid w:val="00FF301F"/>
    <w:rsid w:val="00FF3104"/>
    <w:rsid w:val="00FF34BB"/>
    <w:rsid w:val="00FF34BF"/>
    <w:rsid w:val="00FF34E3"/>
    <w:rsid w:val="00FF3567"/>
    <w:rsid w:val="00FF376D"/>
    <w:rsid w:val="00FF3B12"/>
    <w:rsid w:val="00FF3F47"/>
    <w:rsid w:val="00FF406A"/>
    <w:rsid w:val="00FF40B4"/>
    <w:rsid w:val="00FF412E"/>
    <w:rsid w:val="00FF4196"/>
    <w:rsid w:val="00FF41F4"/>
    <w:rsid w:val="00FF469F"/>
    <w:rsid w:val="00FF47D4"/>
    <w:rsid w:val="00FF4CEC"/>
    <w:rsid w:val="00FF5054"/>
    <w:rsid w:val="00FF5377"/>
    <w:rsid w:val="00FF5396"/>
    <w:rsid w:val="00FF53FF"/>
    <w:rsid w:val="00FF5827"/>
    <w:rsid w:val="00FF5C1E"/>
    <w:rsid w:val="00FF5E68"/>
    <w:rsid w:val="00FF6043"/>
    <w:rsid w:val="00FF60AD"/>
    <w:rsid w:val="00FF610C"/>
    <w:rsid w:val="00FF628F"/>
    <w:rsid w:val="00FF637C"/>
    <w:rsid w:val="00FF66E9"/>
    <w:rsid w:val="00FF6B28"/>
    <w:rsid w:val="00FF6D17"/>
    <w:rsid w:val="00FF6D7D"/>
    <w:rsid w:val="00FF6DC8"/>
    <w:rsid w:val="00FF6F12"/>
    <w:rsid w:val="00FF72FD"/>
    <w:rsid w:val="00FF7592"/>
    <w:rsid w:val="00FF75CB"/>
    <w:rsid w:val="00FF76F4"/>
    <w:rsid w:val="00FF7851"/>
    <w:rsid w:val="00FF7AF9"/>
    <w:rsid w:val="00FF7C64"/>
    <w:rsid w:val="00FF7F3E"/>
    <w:rsid w:val="011798DF"/>
    <w:rsid w:val="011919C0"/>
    <w:rsid w:val="011AC770"/>
    <w:rsid w:val="01253831"/>
    <w:rsid w:val="01256C0A"/>
    <w:rsid w:val="0129EF1C"/>
    <w:rsid w:val="012C136D"/>
    <w:rsid w:val="012FCB5F"/>
    <w:rsid w:val="01317326"/>
    <w:rsid w:val="013228C0"/>
    <w:rsid w:val="01325A82"/>
    <w:rsid w:val="0135456A"/>
    <w:rsid w:val="0136341B"/>
    <w:rsid w:val="0139176C"/>
    <w:rsid w:val="013C43AB"/>
    <w:rsid w:val="013D68CC"/>
    <w:rsid w:val="013E463B"/>
    <w:rsid w:val="013E61E8"/>
    <w:rsid w:val="013E928E"/>
    <w:rsid w:val="014204EC"/>
    <w:rsid w:val="0142FD5E"/>
    <w:rsid w:val="014A6329"/>
    <w:rsid w:val="014B9789"/>
    <w:rsid w:val="014D221A"/>
    <w:rsid w:val="014DD36F"/>
    <w:rsid w:val="0155E505"/>
    <w:rsid w:val="0158B2A7"/>
    <w:rsid w:val="015C5E6C"/>
    <w:rsid w:val="01601807"/>
    <w:rsid w:val="016129B7"/>
    <w:rsid w:val="01668970"/>
    <w:rsid w:val="016B6F59"/>
    <w:rsid w:val="016CE686"/>
    <w:rsid w:val="0175BBE0"/>
    <w:rsid w:val="017659DF"/>
    <w:rsid w:val="01786D08"/>
    <w:rsid w:val="01790003"/>
    <w:rsid w:val="019A2F9D"/>
    <w:rsid w:val="019D445B"/>
    <w:rsid w:val="01A0D219"/>
    <w:rsid w:val="01A19457"/>
    <w:rsid w:val="01A4C9BB"/>
    <w:rsid w:val="01A8C56A"/>
    <w:rsid w:val="01A95A45"/>
    <w:rsid w:val="01AD4ED4"/>
    <w:rsid w:val="01B1E1BF"/>
    <w:rsid w:val="01B471B8"/>
    <w:rsid w:val="01B48B96"/>
    <w:rsid w:val="01B4F2E9"/>
    <w:rsid w:val="01BBD1D7"/>
    <w:rsid w:val="01C074FE"/>
    <w:rsid w:val="01C1550E"/>
    <w:rsid w:val="01C43BE8"/>
    <w:rsid w:val="01C96183"/>
    <w:rsid w:val="01C98F38"/>
    <w:rsid w:val="01C9C85D"/>
    <w:rsid w:val="01CEA44F"/>
    <w:rsid w:val="01CEE723"/>
    <w:rsid w:val="01D3E3F8"/>
    <w:rsid w:val="01DA397D"/>
    <w:rsid w:val="01DC0925"/>
    <w:rsid w:val="01E017E2"/>
    <w:rsid w:val="01E2E5D0"/>
    <w:rsid w:val="01E4008D"/>
    <w:rsid w:val="01EA3F8E"/>
    <w:rsid w:val="01FBADC5"/>
    <w:rsid w:val="01FC030E"/>
    <w:rsid w:val="01FFB0BA"/>
    <w:rsid w:val="02074268"/>
    <w:rsid w:val="020A43C4"/>
    <w:rsid w:val="020C23CB"/>
    <w:rsid w:val="020ED970"/>
    <w:rsid w:val="021009BD"/>
    <w:rsid w:val="02149FF3"/>
    <w:rsid w:val="021ABA44"/>
    <w:rsid w:val="021AF7E0"/>
    <w:rsid w:val="022372E4"/>
    <w:rsid w:val="022479C1"/>
    <w:rsid w:val="022EE0A0"/>
    <w:rsid w:val="022F0795"/>
    <w:rsid w:val="02318182"/>
    <w:rsid w:val="023353EE"/>
    <w:rsid w:val="023A27D5"/>
    <w:rsid w:val="023F4D74"/>
    <w:rsid w:val="0240F46B"/>
    <w:rsid w:val="02413091"/>
    <w:rsid w:val="024816A6"/>
    <w:rsid w:val="024AC6DC"/>
    <w:rsid w:val="024AD384"/>
    <w:rsid w:val="024E14F7"/>
    <w:rsid w:val="024F5A6B"/>
    <w:rsid w:val="0251C49A"/>
    <w:rsid w:val="025EFBAE"/>
    <w:rsid w:val="025FE9A0"/>
    <w:rsid w:val="026669A6"/>
    <w:rsid w:val="026751B1"/>
    <w:rsid w:val="0267EE04"/>
    <w:rsid w:val="026AAC2D"/>
    <w:rsid w:val="026B1025"/>
    <w:rsid w:val="026C842B"/>
    <w:rsid w:val="026D1806"/>
    <w:rsid w:val="0271C5FF"/>
    <w:rsid w:val="02795A53"/>
    <w:rsid w:val="02795C9A"/>
    <w:rsid w:val="027AAD6D"/>
    <w:rsid w:val="027DDB85"/>
    <w:rsid w:val="028050CA"/>
    <w:rsid w:val="0280C054"/>
    <w:rsid w:val="02839951"/>
    <w:rsid w:val="0285C89C"/>
    <w:rsid w:val="028A0A0B"/>
    <w:rsid w:val="029532CD"/>
    <w:rsid w:val="0295D5EC"/>
    <w:rsid w:val="02A0196C"/>
    <w:rsid w:val="02A02555"/>
    <w:rsid w:val="02A41588"/>
    <w:rsid w:val="02A499CA"/>
    <w:rsid w:val="02A72E11"/>
    <w:rsid w:val="02AC6BBD"/>
    <w:rsid w:val="02AD564A"/>
    <w:rsid w:val="02AEF349"/>
    <w:rsid w:val="02B33328"/>
    <w:rsid w:val="02C50243"/>
    <w:rsid w:val="02D36E3C"/>
    <w:rsid w:val="02D72109"/>
    <w:rsid w:val="02D8CB4F"/>
    <w:rsid w:val="02E65418"/>
    <w:rsid w:val="02EC7537"/>
    <w:rsid w:val="02F9E99B"/>
    <w:rsid w:val="02FC5D98"/>
    <w:rsid w:val="02FF09A6"/>
    <w:rsid w:val="030AD670"/>
    <w:rsid w:val="030B01D4"/>
    <w:rsid w:val="030B605C"/>
    <w:rsid w:val="030C2C7B"/>
    <w:rsid w:val="030C8392"/>
    <w:rsid w:val="030DFAC6"/>
    <w:rsid w:val="03154DA0"/>
    <w:rsid w:val="03184529"/>
    <w:rsid w:val="0329A58B"/>
    <w:rsid w:val="0330DF43"/>
    <w:rsid w:val="033A92E7"/>
    <w:rsid w:val="0352734A"/>
    <w:rsid w:val="0368789E"/>
    <w:rsid w:val="036BBD46"/>
    <w:rsid w:val="036C049A"/>
    <w:rsid w:val="036D1D46"/>
    <w:rsid w:val="036EB1F0"/>
    <w:rsid w:val="0376640E"/>
    <w:rsid w:val="03772E65"/>
    <w:rsid w:val="03839753"/>
    <w:rsid w:val="03854E94"/>
    <w:rsid w:val="038CAD35"/>
    <w:rsid w:val="038DC39F"/>
    <w:rsid w:val="0393D1CC"/>
    <w:rsid w:val="03953A74"/>
    <w:rsid w:val="039699E0"/>
    <w:rsid w:val="039A15B2"/>
    <w:rsid w:val="039A507F"/>
    <w:rsid w:val="039D6B5F"/>
    <w:rsid w:val="039D9112"/>
    <w:rsid w:val="039F4786"/>
    <w:rsid w:val="03A11790"/>
    <w:rsid w:val="03AA777F"/>
    <w:rsid w:val="03AABEEB"/>
    <w:rsid w:val="03ACB1AF"/>
    <w:rsid w:val="03ADE5D2"/>
    <w:rsid w:val="03AEBC7D"/>
    <w:rsid w:val="03B1B28E"/>
    <w:rsid w:val="03B339CF"/>
    <w:rsid w:val="03B61C28"/>
    <w:rsid w:val="03B98270"/>
    <w:rsid w:val="03BB6A88"/>
    <w:rsid w:val="03C099D7"/>
    <w:rsid w:val="03C35CCE"/>
    <w:rsid w:val="03C6BB14"/>
    <w:rsid w:val="03CDFE7A"/>
    <w:rsid w:val="03D775E3"/>
    <w:rsid w:val="03D9C234"/>
    <w:rsid w:val="03E18FCC"/>
    <w:rsid w:val="03ECE285"/>
    <w:rsid w:val="03EF20C5"/>
    <w:rsid w:val="03F4D00B"/>
    <w:rsid w:val="03F5BF64"/>
    <w:rsid w:val="03FB92F9"/>
    <w:rsid w:val="03FF4376"/>
    <w:rsid w:val="04047320"/>
    <w:rsid w:val="0404EC3A"/>
    <w:rsid w:val="0409F085"/>
    <w:rsid w:val="0409F939"/>
    <w:rsid w:val="0412D21C"/>
    <w:rsid w:val="04136707"/>
    <w:rsid w:val="0415B5D5"/>
    <w:rsid w:val="041600A0"/>
    <w:rsid w:val="041E5C98"/>
    <w:rsid w:val="042B0A81"/>
    <w:rsid w:val="043218CE"/>
    <w:rsid w:val="04345BB1"/>
    <w:rsid w:val="0448198B"/>
    <w:rsid w:val="044891E9"/>
    <w:rsid w:val="044CDDDC"/>
    <w:rsid w:val="0450A1C4"/>
    <w:rsid w:val="045359C1"/>
    <w:rsid w:val="04545957"/>
    <w:rsid w:val="0456CB24"/>
    <w:rsid w:val="045ABF0E"/>
    <w:rsid w:val="0460010B"/>
    <w:rsid w:val="0463EB5D"/>
    <w:rsid w:val="0469D1D5"/>
    <w:rsid w:val="046AC133"/>
    <w:rsid w:val="0470C4F8"/>
    <w:rsid w:val="047305BD"/>
    <w:rsid w:val="04898AC4"/>
    <w:rsid w:val="048C4A67"/>
    <w:rsid w:val="049079D4"/>
    <w:rsid w:val="049C08B4"/>
    <w:rsid w:val="04A16D1C"/>
    <w:rsid w:val="04A23983"/>
    <w:rsid w:val="04AA81FA"/>
    <w:rsid w:val="04B1147D"/>
    <w:rsid w:val="04B1C957"/>
    <w:rsid w:val="04C40419"/>
    <w:rsid w:val="04CD4460"/>
    <w:rsid w:val="04D37CE9"/>
    <w:rsid w:val="04DBB398"/>
    <w:rsid w:val="04E0B9A2"/>
    <w:rsid w:val="04E285B4"/>
    <w:rsid w:val="04E6C595"/>
    <w:rsid w:val="04EF30DA"/>
    <w:rsid w:val="04F7C2D5"/>
    <w:rsid w:val="04F913A5"/>
    <w:rsid w:val="04FE90C9"/>
    <w:rsid w:val="0503FCD9"/>
    <w:rsid w:val="0505203F"/>
    <w:rsid w:val="05066822"/>
    <w:rsid w:val="050D0424"/>
    <w:rsid w:val="050D2045"/>
    <w:rsid w:val="05159EC4"/>
    <w:rsid w:val="0515C447"/>
    <w:rsid w:val="051A11EC"/>
    <w:rsid w:val="051A579B"/>
    <w:rsid w:val="05238AE3"/>
    <w:rsid w:val="0525B77B"/>
    <w:rsid w:val="05282912"/>
    <w:rsid w:val="0528B161"/>
    <w:rsid w:val="052F10D1"/>
    <w:rsid w:val="052F89C9"/>
    <w:rsid w:val="0533CBA5"/>
    <w:rsid w:val="0541483A"/>
    <w:rsid w:val="054546B8"/>
    <w:rsid w:val="0547398A"/>
    <w:rsid w:val="05494110"/>
    <w:rsid w:val="054B270E"/>
    <w:rsid w:val="05520C56"/>
    <w:rsid w:val="055475E7"/>
    <w:rsid w:val="0559B2DA"/>
    <w:rsid w:val="0559C3FD"/>
    <w:rsid w:val="055AB63A"/>
    <w:rsid w:val="055E94D7"/>
    <w:rsid w:val="055F1718"/>
    <w:rsid w:val="0560A9F5"/>
    <w:rsid w:val="0565F3D3"/>
    <w:rsid w:val="0567AA6A"/>
    <w:rsid w:val="0571753B"/>
    <w:rsid w:val="05759295"/>
    <w:rsid w:val="0576117E"/>
    <w:rsid w:val="0579B7EE"/>
    <w:rsid w:val="057C0087"/>
    <w:rsid w:val="057FB768"/>
    <w:rsid w:val="05800D5A"/>
    <w:rsid w:val="0580C4C0"/>
    <w:rsid w:val="058C779A"/>
    <w:rsid w:val="058EE287"/>
    <w:rsid w:val="058FEAA5"/>
    <w:rsid w:val="05973A5C"/>
    <w:rsid w:val="05991AD0"/>
    <w:rsid w:val="0599D487"/>
    <w:rsid w:val="059D193B"/>
    <w:rsid w:val="05A5A282"/>
    <w:rsid w:val="05A71460"/>
    <w:rsid w:val="05AEAB11"/>
    <w:rsid w:val="05AF9A92"/>
    <w:rsid w:val="05B56591"/>
    <w:rsid w:val="05B9B837"/>
    <w:rsid w:val="05C0D099"/>
    <w:rsid w:val="05C303FC"/>
    <w:rsid w:val="05C6C8B0"/>
    <w:rsid w:val="05D24844"/>
    <w:rsid w:val="05D61017"/>
    <w:rsid w:val="05D8A562"/>
    <w:rsid w:val="05E51DC7"/>
    <w:rsid w:val="05E56551"/>
    <w:rsid w:val="05EAE014"/>
    <w:rsid w:val="05F380D1"/>
    <w:rsid w:val="05F4B0B6"/>
    <w:rsid w:val="05F75BD2"/>
    <w:rsid w:val="05F87008"/>
    <w:rsid w:val="05FF7162"/>
    <w:rsid w:val="0602CF65"/>
    <w:rsid w:val="0605A236"/>
    <w:rsid w:val="0605BF19"/>
    <w:rsid w:val="061EC306"/>
    <w:rsid w:val="0621FCE6"/>
    <w:rsid w:val="062CCA13"/>
    <w:rsid w:val="063187D5"/>
    <w:rsid w:val="06364D0E"/>
    <w:rsid w:val="063CD5EB"/>
    <w:rsid w:val="063F2175"/>
    <w:rsid w:val="0643F16A"/>
    <w:rsid w:val="06493F65"/>
    <w:rsid w:val="064955BE"/>
    <w:rsid w:val="065384F3"/>
    <w:rsid w:val="065411F0"/>
    <w:rsid w:val="065F6A98"/>
    <w:rsid w:val="066029EF"/>
    <w:rsid w:val="06652D7F"/>
    <w:rsid w:val="066576CC"/>
    <w:rsid w:val="06658B4F"/>
    <w:rsid w:val="0666F79C"/>
    <w:rsid w:val="0667B440"/>
    <w:rsid w:val="0668029E"/>
    <w:rsid w:val="0675E2D8"/>
    <w:rsid w:val="067BABB8"/>
    <w:rsid w:val="068350E2"/>
    <w:rsid w:val="068A9EA4"/>
    <w:rsid w:val="0692F156"/>
    <w:rsid w:val="0694AA64"/>
    <w:rsid w:val="069AB951"/>
    <w:rsid w:val="069D8DD0"/>
    <w:rsid w:val="069E26EF"/>
    <w:rsid w:val="06A4A528"/>
    <w:rsid w:val="06A4BE5C"/>
    <w:rsid w:val="06A5D0E7"/>
    <w:rsid w:val="06AC505D"/>
    <w:rsid w:val="06AF42D6"/>
    <w:rsid w:val="06B515B6"/>
    <w:rsid w:val="06B6BD86"/>
    <w:rsid w:val="06B6C586"/>
    <w:rsid w:val="06BD31A6"/>
    <w:rsid w:val="06C02957"/>
    <w:rsid w:val="06C288E4"/>
    <w:rsid w:val="06C29C98"/>
    <w:rsid w:val="06C5455C"/>
    <w:rsid w:val="06CF7011"/>
    <w:rsid w:val="06D9E041"/>
    <w:rsid w:val="06DA55F9"/>
    <w:rsid w:val="06DB8C30"/>
    <w:rsid w:val="06DF047E"/>
    <w:rsid w:val="06E38D3C"/>
    <w:rsid w:val="06E48287"/>
    <w:rsid w:val="06EE8E20"/>
    <w:rsid w:val="06EF2C2D"/>
    <w:rsid w:val="070251C3"/>
    <w:rsid w:val="07027369"/>
    <w:rsid w:val="0705220C"/>
    <w:rsid w:val="0708A4DB"/>
    <w:rsid w:val="070D8B4E"/>
    <w:rsid w:val="071135F8"/>
    <w:rsid w:val="07118BAD"/>
    <w:rsid w:val="0711A545"/>
    <w:rsid w:val="071659B6"/>
    <w:rsid w:val="0719DB0C"/>
    <w:rsid w:val="0723C45D"/>
    <w:rsid w:val="07251C5B"/>
    <w:rsid w:val="07262585"/>
    <w:rsid w:val="072B0E30"/>
    <w:rsid w:val="072C1710"/>
    <w:rsid w:val="072D82B5"/>
    <w:rsid w:val="072EAF0D"/>
    <w:rsid w:val="072F7941"/>
    <w:rsid w:val="073BA5D4"/>
    <w:rsid w:val="073DE765"/>
    <w:rsid w:val="073EFB5A"/>
    <w:rsid w:val="0740C891"/>
    <w:rsid w:val="07438027"/>
    <w:rsid w:val="07459DFD"/>
    <w:rsid w:val="07486DE7"/>
    <w:rsid w:val="074D5697"/>
    <w:rsid w:val="0751BBCF"/>
    <w:rsid w:val="0751E57F"/>
    <w:rsid w:val="0752489E"/>
    <w:rsid w:val="075281E4"/>
    <w:rsid w:val="075E31A1"/>
    <w:rsid w:val="07606648"/>
    <w:rsid w:val="07607533"/>
    <w:rsid w:val="076B9B63"/>
    <w:rsid w:val="076BC22E"/>
    <w:rsid w:val="0776BCCA"/>
    <w:rsid w:val="07798608"/>
    <w:rsid w:val="07857769"/>
    <w:rsid w:val="078D3075"/>
    <w:rsid w:val="078F7AAC"/>
    <w:rsid w:val="0790C5BD"/>
    <w:rsid w:val="07937CAA"/>
    <w:rsid w:val="0796A683"/>
    <w:rsid w:val="0798CB36"/>
    <w:rsid w:val="079930A0"/>
    <w:rsid w:val="079E257A"/>
    <w:rsid w:val="079FC491"/>
    <w:rsid w:val="07A90B7A"/>
    <w:rsid w:val="07B4ED99"/>
    <w:rsid w:val="07B8E89C"/>
    <w:rsid w:val="07BBB999"/>
    <w:rsid w:val="07C3FC55"/>
    <w:rsid w:val="07CB0871"/>
    <w:rsid w:val="07CBF31E"/>
    <w:rsid w:val="07D1CA5D"/>
    <w:rsid w:val="07DD0D04"/>
    <w:rsid w:val="07DED17F"/>
    <w:rsid w:val="07DF9917"/>
    <w:rsid w:val="07E38754"/>
    <w:rsid w:val="07E52264"/>
    <w:rsid w:val="07E7B4AC"/>
    <w:rsid w:val="07EA62CE"/>
    <w:rsid w:val="07ECBFB5"/>
    <w:rsid w:val="07ED4FDD"/>
    <w:rsid w:val="07F18102"/>
    <w:rsid w:val="07FAC0CF"/>
    <w:rsid w:val="07FC2AC5"/>
    <w:rsid w:val="07FCBD64"/>
    <w:rsid w:val="07FF1D30"/>
    <w:rsid w:val="07FF297E"/>
    <w:rsid w:val="0808732D"/>
    <w:rsid w:val="081238A8"/>
    <w:rsid w:val="08201DAC"/>
    <w:rsid w:val="0830BB32"/>
    <w:rsid w:val="08382807"/>
    <w:rsid w:val="083A533B"/>
    <w:rsid w:val="083B00DE"/>
    <w:rsid w:val="083BE64E"/>
    <w:rsid w:val="0846EF83"/>
    <w:rsid w:val="08486135"/>
    <w:rsid w:val="08489DD3"/>
    <w:rsid w:val="0856FA66"/>
    <w:rsid w:val="08570FEF"/>
    <w:rsid w:val="0860BD01"/>
    <w:rsid w:val="0867DBDE"/>
    <w:rsid w:val="0869A626"/>
    <w:rsid w:val="0869F7C3"/>
    <w:rsid w:val="086BFB4E"/>
    <w:rsid w:val="0876AD22"/>
    <w:rsid w:val="087737B0"/>
    <w:rsid w:val="087AA723"/>
    <w:rsid w:val="088052E8"/>
    <w:rsid w:val="0883269B"/>
    <w:rsid w:val="0885E485"/>
    <w:rsid w:val="088E6168"/>
    <w:rsid w:val="089256FC"/>
    <w:rsid w:val="0892D5B9"/>
    <w:rsid w:val="08947A88"/>
    <w:rsid w:val="0895C2D8"/>
    <w:rsid w:val="08AE78EA"/>
    <w:rsid w:val="08B14221"/>
    <w:rsid w:val="08B8A7DA"/>
    <w:rsid w:val="08BF80BB"/>
    <w:rsid w:val="08BFA7C1"/>
    <w:rsid w:val="08C05A66"/>
    <w:rsid w:val="08C0A376"/>
    <w:rsid w:val="08C1FF2C"/>
    <w:rsid w:val="08C35B3D"/>
    <w:rsid w:val="08C53EFB"/>
    <w:rsid w:val="08C8B9E4"/>
    <w:rsid w:val="08CF2096"/>
    <w:rsid w:val="08D61B5A"/>
    <w:rsid w:val="08D8C2C1"/>
    <w:rsid w:val="08DBE1C3"/>
    <w:rsid w:val="08DE5CBE"/>
    <w:rsid w:val="08DEC1DA"/>
    <w:rsid w:val="08E36967"/>
    <w:rsid w:val="08E3BFB4"/>
    <w:rsid w:val="08E43E48"/>
    <w:rsid w:val="08EBDF69"/>
    <w:rsid w:val="08EDAE53"/>
    <w:rsid w:val="08EE09F5"/>
    <w:rsid w:val="08F0C0F9"/>
    <w:rsid w:val="08F14941"/>
    <w:rsid w:val="08F2C364"/>
    <w:rsid w:val="08F2E023"/>
    <w:rsid w:val="08F4EBF9"/>
    <w:rsid w:val="09005468"/>
    <w:rsid w:val="09099552"/>
    <w:rsid w:val="090DCDBA"/>
    <w:rsid w:val="0910B383"/>
    <w:rsid w:val="09170F26"/>
    <w:rsid w:val="091EBACF"/>
    <w:rsid w:val="09247F09"/>
    <w:rsid w:val="09262C4D"/>
    <w:rsid w:val="0929D97B"/>
    <w:rsid w:val="092EF0AE"/>
    <w:rsid w:val="0931E86D"/>
    <w:rsid w:val="09343271"/>
    <w:rsid w:val="09347524"/>
    <w:rsid w:val="0935A803"/>
    <w:rsid w:val="093C133C"/>
    <w:rsid w:val="0942A4CC"/>
    <w:rsid w:val="095166E1"/>
    <w:rsid w:val="0953D677"/>
    <w:rsid w:val="0955DB4C"/>
    <w:rsid w:val="09596035"/>
    <w:rsid w:val="095E671B"/>
    <w:rsid w:val="0966D323"/>
    <w:rsid w:val="09678E29"/>
    <w:rsid w:val="09681F69"/>
    <w:rsid w:val="09708005"/>
    <w:rsid w:val="097225B3"/>
    <w:rsid w:val="09782645"/>
    <w:rsid w:val="097C0F75"/>
    <w:rsid w:val="0980F2F4"/>
    <w:rsid w:val="09830672"/>
    <w:rsid w:val="09882465"/>
    <w:rsid w:val="0988523A"/>
    <w:rsid w:val="099250A8"/>
    <w:rsid w:val="09948336"/>
    <w:rsid w:val="09A4B610"/>
    <w:rsid w:val="09A600DA"/>
    <w:rsid w:val="09A62871"/>
    <w:rsid w:val="09A664B8"/>
    <w:rsid w:val="09AB823B"/>
    <w:rsid w:val="09B176FC"/>
    <w:rsid w:val="09B46AE5"/>
    <w:rsid w:val="09B5308C"/>
    <w:rsid w:val="09B9936D"/>
    <w:rsid w:val="09BFE480"/>
    <w:rsid w:val="09C26A71"/>
    <w:rsid w:val="09C61FF0"/>
    <w:rsid w:val="09DBB311"/>
    <w:rsid w:val="09E271D8"/>
    <w:rsid w:val="09E34227"/>
    <w:rsid w:val="09E9FAC8"/>
    <w:rsid w:val="09EB00E5"/>
    <w:rsid w:val="09ECEADE"/>
    <w:rsid w:val="09ED701C"/>
    <w:rsid w:val="09F4FC03"/>
    <w:rsid w:val="09F7A140"/>
    <w:rsid w:val="09FD455A"/>
    <w:rsid w:val="09FF6834"/>
    <w:rsid w:val="09FF7166"/>
    <w:rsid w:val="0A012626"/>
    <w:rsid w:val="0A0A4F87"/>
    <w:rsid w:val="0A0DB875"/>
    <w:rsid w:val="0A0E1107"/>
    <w:rsid w:val="0A107640"/>
    <w:rsid w:val="0A165897"/>
    <w:rsid w:val="0A1CCBB7"/>
    <w:rsid w:val="0A1DB2DB"/>
    <w:rsid w:val="0A1ECC54"/>
    <w:rsid w:val="0A21F005"/>
    <w:rsid w:val="0A254550"/>
    <w:rsid w:val="0A2981C5"/>
    <w:rsid w:val="0A305954"/>
    <w:rsid w:val="0A339AA0"/>
    <w:rsid w:val="0A34A409"/>
    <w:rsid w:val="0A3D39C3"/>
    <w:rsid w:val="0A404EA3"/>
    <w:rsid w:val="0A45E3FC"/>
    <w:rsid w:val="0A45E9C3"/>
    <w:rsid w:val="0A4A428C"/>
    <w:rsid w:val="0A4C5109"/>
    <w:rsid w:val="0A5531CE"/>
    <w:rsid w:val="0A5B3528"/>
    <w:rsid w:val="0A5D75BD"/>
    <w:rsid w:val="0A615D10"/>
    <w:rsid w:val="0A69C7BC"/>
    <w:rsid w:val="0A6F52D6"/>
    <w:rsid w:val="0A6F9934"/>
    <w:rsid w:val="0A712BA4"/>
    <w:rsid w:val="0A9238D9"/>
    <w:rsid w:val="0A98070A"/>
    <w:rsid w:val="0A996CCC"/>
    <w:rsid w:val="0AA06CD6"/>
    <w:rsid w:val="0AA12C88"/>
    <w:rsid w:val="0AA3626A"/>
    <w:rsid w:val="0AA658FE"/>
    <w:rsid w:val="0AB52A4A"/>
    <w:rsid w:val="0AB793FF"/>
    <w:rsid w:val="0AC5ED0B"/>
    <w:rsid w:val="0ACBE12B"/>
    <w:rsid w:val="0ACCB123"/>
    <w:rsid w:val="0ACF426B"/>
    <w:rsid w:val="0ACFE17B"/>
    <w:rsid w:val="0AD38E8E"/>
    <w:rsid w:val="0AD7E39D"/>
    <w:rsid w:val="0AED1FF2"/>
    <w:rsid w:val="0AEEF3C0"/>
    <w:rsid w:val="0AF181CB"/>
    <w:rsid w:val="0AF355A2"/>
    <w:rsid w:val="0AF6E931"/>
    <w:rsid w:val="0AF732FF"/>
    <w:rsid w:val="0B0ABBA0"/>
    <w:rsid w:val="0B0D6BB6"/>
    <w:rsid w:val="0B0FE63C"/>
    <w:rsid w:val="0B10DFFC"/>
    <w:rsid w:val="0B11049F"/>
    <w:rsid w:val="0B142DB2"/>
    <w:rsid w:val="0B1A67EC"/>
    <w:rsid w:val="0B1B9246"/>
    <w:rsid w:val="0B1DC5F4"/>
    <w:rsid w:val="0B1F580A"/>
    <w:rsid w:val="0B211F20"/>
    <w:rsid w:val="0B2B1BDD"/>
    <w:rsid w:val="0B2BE61A"/>
    <w:rsid w:val="0B2BF739"/>
    <w:rsid w:val="0B3134C7"/>
    <w:rsid w:val="0B36BDF2"/>
    <w:rsid w:val="0B38AF3B"/>
    <w:rsid w:val="0B3AD379"/>
    <w:rsid w:val="0B41607B"/>
    <w:rsid w:val="0B41EBBA"/>
    <w:rsid w:val="0B42218C"/>
    <w:rsid w:val="0B452B68"/>
    <w:rsid w:val="0B4DDAE3"/>
    <w:rsid w:val="0B4E6237"/>
    <w:rsid w:val="0B515A74"/>
    <w:rsid w:val="0B515E25"/>
    <w:rsid w:val="0B5B1076"/>
    <w:rsid w:val="0B5B53FE"/>
    <w:rsid w:val="0B600F46"/>
    <w:rsid w:val="0B63B58E"/>
    <w:rsid w:val="0B67E715"/>
    <w:rsid w:val="0B6C5256"/>
    <w:rsid w:val="0B6E5C72"/>
    <w:rsid w:val="0B7AF48C"/>
    <w:rsid w:val="0B8AB1BD"/>
    <w:rsid w:val="0BA1A0BC"/>
    <w:rsid w:val="0BA333E0"/>
    <w:rsid w:val="0BA67741"/>
    <w:rsid w:val="0BA769F5"/>
    <w:rsid w:val="0BB6D31D"/>
    <w:rsid w:val="0BBA414B"/>
    <w:rsid w:val="0BBD7290"/>
    <w:rsid w:val="0BC35ACD"/>
    <w:rsid w:val="0BC49455"/>
    <w:rsid w:val="0BCBE02A"/>
    <w:rsid w:val="0BCC29B5"/>
    <w:rsid w:val="0BD693DB"/>
    <w:rsid w:val="0BD99D0D"/>
    <w:rsid w:val="0BDAB89A"/>
    <w:rsid w:val="0BE1154E"/>
    <w:rsid w:val="0BE69356"/>
    <w:rsid w:val="0BE6CE42"/>
    <w:rsid w:val="0BE9695F"/>
    <w:rsid w:val="0BF2F25A"/>
    <w:rsid w:val="0BF30DFE"/>
    <w:rsid w:val="0BF46EA3"/>
    <w:rsid w:val="0BF4B863"/>
    <w:rsid w:val="0BFBC4C5"/>
    <w:rsid w:val="0BFD8C86"/>
    <w:rsid w:val="0C08B594"/>
    <w:rsid w:val="0C108D2E"/>
    <w:rsid w:val="0C137757"/>
    <w:rsid w:val="0C1445B7"/>
    <w:rsid w:val="0C16640B"/>
    <w:rsid w:val="0C1C3126"/>
    <w:rsid w:val="0C21F4CD"/>
    <w:rsid w:val="0C241C02"/>
    <w:rsid w:val="0C24E703"/>
    <w:rsid w:val="0C2696CB"/>
    <w:rsid w:val="0C2D1241"/>
    <w:rsid w:val="0C2E0385"/>
    <w:rsid w:val="0C2EB55B"/>
    <w:rsid w:val="0C31909D"/>
    <w:rsid w:val="0C320B22"/>
    <w:rsid w:val="0C36E8A8"/>
    <w:rsid w:val="0C39F31A"/>
    <w:rsid w:val="0C3A8234"/>
    <w:rsid w:val="0C3AA70B"/>
    <w:rsid w:val="0C45F4FB"/>
    <w:rsid w:val="0C491C35"/>
    <w:rsid w:val="0C505F49"/>
    <w:rsid w:val="0C50725A"/>
    <w:rsid w:val="0C51A56E"/>
    <w:rsid w:val="0C51B115"/>
    <w:rsid w:val="0C5744AF"/>
    <w:rsid w:val="0C592CBA"/>
    <w:rsid w:val="0C5A6198"/>
    <w:rsid w:val="0C5C0EC1"/>
    <w:rsid w:val="0C63AD59"/>
    <w:rsid w:val="0C6CC901"/>
    <w:rsid w:val="0C6EDFE6"/>
    <w:rsid w:val="0C73EF8E"/>
    <w:rsid w:val="0C767788"/>
    <w:rsid w:val="0C7C3E79"/>
    <w:rsid w:val="0C809B47"/>
    <w:rsid w:val="0C850D10"/>
    <w:rsid w:val="0C87F1FE"/>
    <w:rsid w:val="0CA06671"/>
    <w:rsid w:val="0CABCA49"/>
    <w:rsid w:val="0CADD6DD"/>
    <w:rsid w:val="0CADE211"/>
    <w:rsid w:val="0CB40EB2"/>
    <w:rsid w:val="0CB4786A"/>
    <w:rsid w:val="0CB71C80"/>
    <w:rsid w:val="0CB94797"/>
    <w:rsid w:val="0CCC9AF7"/>
    <w:rsid w:val="0CD28E53"/>
    <w:rsid w:val="0CD6CAB0"/>
    <w:rsid w:val="0CD76FEF"/>
    <w:rsid w:val="0CDA162C"/>
    <w:rsid w:val="0CDC75BA"/>
    <w:rsid w:val="0CDD30DC"/>
    <w:rsid w:val="0CDDCE49"/>
    <w:rsid w:val="0CDF8FF4"/>
    <w:rsid w:val="0CEEBEDA"/>
    <w:rsid w:val="0CF13AD6"/>
    <w:rsid w:val="0CF71595"/>
    <w:rsid w:val="0CFF2EF4"/>
    <w:rsid w:val="0D003E2C"/>
    <w:rsid w:val="0D04ABE0"/>
    <w:rsid w:val="0D104B6A"/>
    <w:rsid w:val="0D122582"/>
    <w:rsid w:val="0D13F5E1"/>
    <w:rsid w:val="0D236E6B"/>
    <w:rsid w:val="0D24AB62"/>
    <w:rsid w:val="0D25CED1"/>
    <w:rsid w:val="0D269EF1"/>
    <w:rsid w:val="0D29DF59"/>
    <w:rsid w:val="0D2FEC2C"/>
    <w:rsid w:val="0D3993FA"/>
    <w:rsid w:val="0D3CF6D8"/>
    <w:rsid w:val="0D447797"/>
    <w:rsid w:val="0D47B61B"/>
    <w:rsid w:val="0D4A58EF"/>
    <w:rsid w:val="0D4B517B"/>
    <w:rsid w:val="0D50589D"/>
    <w:rsid w:val="0D56A273"/>
    <w:rsid w:val="0D5BADCB"/>
    <w:rsid w:val="0D64FB67"/>
    <w:rsid w:val="0D681F0F"/>
    <w:rsid w:val="0D681FE3"/>
    <w:rsid w:val="0D68EC00"/>
    <w:rsid w:val="0D6A6E08"/>
    <w:rsid w:val="0D747949"/>
    <w:rsid w:val="0D752CDE"/>
    <w:rsid w:val="0D75BC1C"/>
    <w:rsid w:val="0D7C5906"/>
    <w:rsid w:val="0D82751B"/>
    <w:rsid w:val="0D8DAB1B"/>
    <w:rsid w:val="0D8E6C89"/>
    <w:rsid w:val="0D928BA2"/>
    <w:rsid w:val="0D97A878"/>
    <w:rsid w:val="0D9BB724"/>
    <w:rsid w:val="0D9DF091"/>
    <w:rsid w:val="0DA21D10"/>
    <w:rsid w:val="0DA638F3"/>
    <w:rsid w:val="0DA71F53"/>
    <w:rsid w:val="0DAD28E9"/>
    <w:rsid w:val="0DB72072"/>
    <w:rsid w:val="0DBD9745"/>
    <w:rsid w:val="0DC26419"/>
    <w:rsid w:val="0DC34164"/>
    <w:rsid w:val="0DC46592"/>
    <w:rsid w:val="0DC822FC"/>
    <w:rsid w:val="0DCD5162"/>
    <w:rsid w:val="0DCE638C"/>
    <w:rsid w:val="0DD0ADCE"/>
    <w:rsid w:val="0DD28AC0"/>
    <w:rsid w:val="0DD539BF"/>
    <w:rsid w:val="0DD67139"/>
    <w:rsid w:val="0DD74AC3"/>
    <w:rsid w:val="0DDF59D0"/>
    <w:rsid w:val="0DDFE720"/>
    <w:rsid w:val="0DE5160D"/>
    <w:rsid w:val="0DEA8D26"/>
    <w:rsid w:val="0DEDB6F9"/>
    <w:rsid w:val="0DF3BCE4"/>
    <w:rsid w:val="0DF3C022"/>
    <w:rsid w:val="0DF46768"/>
    <w:rsid w:val="0DFA3D96"/>
    <w:rsid w:val="0DFBCA38"/>
    <w:rsid w:val="0DFDDEFE"/>
    <w:rsid w:val="0E04DE32"/>
    <w:rsid w:val="0E06985D"/>
    <w:rsid w:val="0E0D4205"/>
    <w:rsid w:val="0E0D9792"/>
    <w:rsid w:val="0E0ED18F"/>
    <w:rsid w:val="0E10A1DF"/>
    <w:rsid w:val="0E111D7B"/>
    <w:rsid w:val="0E120635"/>
    <w:rsid w:val="0E162C5D"/>
    <w:rsid w:val="0E20AA76"/>
    <w:rsid w:val="0E215426"/>
    <w:rsid w:val="0E233480"/>
    <w:rsid w:val="0E23AF1F"/>
    <w:rsid w:val="0E2672D8"/>
    <w:rsid w:val="0E29E7D9"/>
    <w:rsid w:val="0E2A7986"/>
    <w:rsid w:val="0E334A93"/>
    <w:rsid w:val="0E3390AF"/>
    <w:rsid w:val="0E352CCE"/>
    <w:rsid w:val="0E366091"/>
    <w:rsid w:val="0E3776D9"/>
    <w:rsid w:val="0E3914F0"/>
    <w:rsid w:val="0E3D730B"/>
    <w:rsid w:val="0E4216F6"/>
    <w:rsid w:val="0E43A210"/>
    <w:rsid w:val="0E441409"/>
    <w:rsid w:val="0E479312"/>
    <w:rsid w:val="0E4CF9FE"/>
    <w:rsid w:val="0E510DB4"/>
    <w:rsid w:val="0E57423B"/>
    <w:rsid w:val="0E5777AA"/>
    <w:rsid w:val="0E58EA4C"/>
    <w:rsid w:val="0E5C9161"/>
    <w:rsid w:val="0E5F14E0"/>
    <w:rsid w:val="0E607137"/>
    <w:rsid w:val="0E70019F"/>
    <w:rsid w:val="0E74F9BD"/>
    <w:rsid w:val="0E791AFC"/>
    <w:rsid w:val="0E7AF779"/>
    <w:rsid w:val="0E7CFADC"/>
    <w:rsid w:val="0E831B4A"/>
    <w:rsid w:val="0E86BC46"/>
    <w:rsid w:val="0E8BED86"/>
    <w:rsid w:val="0E8F318D"/>
    <w:rsid w:val="0E93BEED"/>
    <w:rsid w:val="0E94D5B3"/>
    <w:rsid w:val="0E9584CF"/>
    <w:rsid w:val="0E9C27F4"/>
    <w:rsid w:val="0E9D0A15"/>
    <w:rsid w:val="0EA319EB"/>
    <w:rsid w:val="0EA5BAA7"/>
    <w:rsid w:val="0EA66557"/>
    <w:rsid w:val="0EA6BD85"/>
    <w:rsid w:val="0EB7642A"/>
    <w:rsid w:val="0EC207C5"/>
    <w:rsid w:val="0EC32896"/>
    <w:rsid w:val="0ECF3480"/>
    <w:rsid w:val="0ED60CCA"/>
    <w:rsid w:val="0ED73BDB"/>
    <w:rsid w:val="0ED845B0"/>
    <w:rsid w:val="0EDAC9F9"/>
    <w:rsid w:val="0EDC594D"/>
    <w:rsid w:val="0EDD187B"/>
    <w:rsid w:val="0EE1DC72"/>
    <w:rsid w:val="0EEACC12"/>
    <w:rsid w:val="0EEF0001"/>
    <w:rsid w:val="0EFB228A"/>
    <w:rsid w:val="0F02A6D4"/>
    <w:rsid w:val="0F13E51D"/>
    <w:rsid w:val="0F1E169E"/>
    <w:rsid w:val="0F2D8F5C"/>
    <w:rsid w:val="0F31D36C"/>
    <w:rsid w:val="0F374ED8"/>
    <w:rsid w:val="0F39C0E5"/>
    <w:rsid w:val="0F3BFA77"/>
    <w:rsid w:val="0F3CEA88"/>
    <w:rsid w:val="0F4670AE"/>
    <w:rsid w:val="0F4A9862"/>
    <w:rsid w:val="0F5015B0"/>
    <w:rsid w:val="0F5A5368"/>
    <w:rsid w:val="0F5BDC98"/>
    <w:rsid w:val="0F60853E"/>
    <w:rsid w:val="0F60F6E1"/>
    <w:rsid w:val="0F64BACC"/>
    <w:rsid w:val="0F65E2BC"/>
    <w:rsid w:val="0F65FFCA"/>
    <w:rsid w:val="0F6FFBF7"/>
    <w:rsid w:val="0F71A2F9"/>
    <w:rsid w:val="0F7348C3"/>
    <w:rsid w:val="0F796170"/>
    <w:rsid w:val="0F87CC8E"/>
    <w:rsid w:val="0F898C56"/>
    <w:rsid w:val="0F92CD74"/>
    <w:rsid w:val="0F9CF0E9"/>
    <w:rsid w:val="0F9EA7BD"/>
    <w:rsid w:val="0F9F9B74"/>
    <w:rsid w:val="0FA8ABE7"/>
    <w:rsid w:val="0FB1AC98"/>
    <w:rsid w:val="0FB6BEE7"/>
    <w:rsid w:val="0FBF1822"/>
    <w:rsid w:val="0FC7AFAF"/>
    <w:rsid w:val="0FC861DC"/>
    <w:rsid w:val="0FCB3942"/>
    <w:rsid w:val="0FD2B14C"/>
    <w:rsid w:val="0FD36A67"/>
    <w:rsid w:val="0FD4D73E"/>
    <w:rsid w:val="0FD9B8D3"/>
    <w:rsid w:val="0FD9E97A"/>
    <w:rsid w:val="0FDC3316"/>
    <w:rsid w:val="0FE0DCD9"/>
    <w:rsid w:val="0FE1648F"/>
    <w:rsid w:val="0FE276DD"/>
    <w:rsid w:val="0FE3575F"/>
    <w:rsid w:val="0FE59455"/>
    <w:rsid w:val="0FE6D0FC"/>
    <w:rsid w:val="0FEAEC00"/>
    <w:rsid w:val="0FEFC997"/>
    <w:rsid w:val="0FF1EC55"/>
    <w:rsid w:val="0FF5B8C3"/>
    <w:rsid w:val="0FF6A86C"/>
    <w:rsid w:val="0FF78B27"/>
    <w:rsid w:val="0FF806D4"/>
    <w:rsid w:val="0FFB30A0"/>
    <w:rsid w:val="0FFC219C"/>
    <w:rsid w:val="0FFFBD40"/>
    <w:rsid w:val="100369B8"/>
    <w:rsid w:val="1007AA3F"/>
    <w:rsid w:val="100B804B"/>
    <w:rsid w:val="10156F0B"/>
    <w:rsid w:val="10186163"/>
    <w:rsid w:val="101978EF"/>
    <w:rsid w:val="101AD419"/>
    <w:rsid w:val="10297332"/>
    <w:rsid w:val="103A3501"/>
    <w:rsid w:val="103B40B9"/>
    <w:rsid w:val="103C9242"/>
    <w:rsid w:val="10483C3A"/>
    <w:rsid w:val="10498968"/>
    <w:rsid w:val="1049E9DD"/>
    <w:rsid w:val="104D0F42"/>
    <w:rsid w:val="1056AE28"/>
    <w:rsid w:val="1057E018"/>
    <w:rsid w:val="105ECD5A"/>
    <w:rsid w:val="105EF328"/>
    <w:rsid w:val="10642FDE"/>
    <w:rsid w:val="10688159"/>
    <w:rsid w:val="106CA8C6"/>
    <w:rsid w:val="1076DAFC"/>
    <w:rsid w:val="107A8CC2"/>
    <w:rsid w:val="107DCB82"/>
    <w:rsid w:val="107EB3DE"/>
    <w:rsid w:val="107EDD1B"/>
    <w:rsid w:val="10839A1F"/>
    <w:rsid w:val="1094FA51"/>
    <w:rsid w:val="10980578"/>
    <w:rsid w:val="10981296"/>
    <w:rsid w:val="1098BAB6"/>
    <w:rsid w:val="10A04F5A"/>
    <w:rsid w:val="10A1ED21"/>
    <w:rsid w:val="10A52A6E"/>
    <w:rsid w:val="10A660DF"/>
    <w:rsid w:val="10A697FB"/>
    <w:rsid w:val="10AB9C7E"/>
    <w:rsid w:val="10B2FF67"/>
    <w:rsid w:val="10B39272"/>
    <w:rsid w:val="10B4A0DE"/>
    <w:rsid w:val="10B57845"/>
    <w:rsid w:val="10D69380"/>
    <w:rsid w:val="10D6DC07"/>
    <w:rsid w:val="10D9200C"/>
    <w:rsid w:val="10E90E2F"/>
    <w:rsid w:val="10EAA94E"/>
    <w:rsid w:val="10EF302B"/>
    <w:rsid w:val="10F09566"/>
    <w:rsid w:val="10F60DB7"/>
    <w:rsid w:val="10F7A76D"/>
    <w:rsid w:val="10FD4400"/>
    <w:rsid w:val="10FFAB3A"/>
    <w:rsid w:val="1113740A"/>
    <w:rsid w:val="11193984"/>
    <w:rsid w:val="11196616"/>
    <w:rsid w:val="111D5F8C"/>
    <w:rsid w:val="112165FB"/>
    <w:rsid w:val="11222C32"/>
    <w:rsid w:val="112463F0"/>
    <w:rsid w:val="11267750"/>
    <w:rsid w:val="1126D05A"/>
    <w:rsid w:val="112AA9AA"/>
    <w:rsid w:val="1136F752"/>
    <w:rsid w:val="1139D5B6"/>
    <w:rsid w:val="1147435C"/>
    <w:rsid w:val="1150A006"/>
    <w:rsid w:val="115269DC"/>
    <w:rsid w:val="1154C41C"/>
    <w:rsid w:val="11596B85"/>
    <w:rsid w:val="115C40FA"/>
    <w:rsid w:val="1162D2E6"/>
    <w:rsid w:val="1170D16C"/>
    <w:rsid w:val="117438D6"/>
    <w:rsid w:val="1174DA05"/>
    <w:rsid w:val="117CFB49"/>
    <w:rsid w:val="117E094D"/>
    <w:rsid w:val="117F33D4"/>
    <w:rsid w:val="1187CD62"/>
    <w:rsid w:val="1188A483"/>
    <w:rsid w:val="1189E7FD"/>
    <w:rsid w:val="118D5966"/>
    <w:rsid w:val="119DA255"/>
    <w:rsid w:val="119FE12E"/>
    <w:rsid w:val="11A2482D"/>
    <w:rsid w:val="11A5FF76"/>
    <w:rsid w:val="11A7DD62"/>
    <w:rsid w:val="11AE956E"/>
    <w:rsid w:val="11AF5120"/>
    <w:rsid w:val="11B35F41"/>
    <w:rsid w:val="11B482A6"/>
    <w:rsid w:val="11B6C7FB"/>
    <w:rsid w:val="11BB820A"/>
    <w:rsid w:val="11BCC3A2"/>
    <w:rsid w:val="11C0C300"/>
    <w:rsid w:val="11C4B472"/>
    <w:rsid w:val="11C4EA6E"/>
    <w:rsid w:val="11D58821"/>
    <w:rsid w:val="11DA2A74"/>
    <w:rsid w:val="11DE7A3D"/>
    <w:rsid w:val="11E3C4B9"/>
    <w:rsid w:val="11E6E249"/>
    <w:rsid w:val="11F11ACC"/>
    <w:rsid w:val="11F231C8"/>
    <w:rsid w:val="11F7CCF2"/>
    <w:rsid w:val="11FB1FC9"/>
    <w:rsid w:val="11FC5531"/>
    <w:rsid w:val="11FC822C"/>
    <w:rsid w:val="12023887"/>
    <w:rsid w:val="1211B7FA"/>
    <w:rsid w:val="1215DC83"/>
    <w:rsid w:val="1219C1C0"/>
    <w:rsid w:val="122F28A3"/>
    <w:rsid w:val="12336C7D"/>
    <w:rsid w:val="12340DE7"/>
    <w:rsid w:val="123AFDB6"/>
    <w:rsid w:val="123BFFCD"/>
    <w:rsid w:val="1241343D"/>
    <w:rsid w:val="1243FE23"/>
    <w:rsid w:val="12447C89"/>
    <w:rsid w:val="1244EF8E"/>
    <w:rsid w:val="12456805"/>
    <w:rsid w:val="1245BAA3"/>
    <w:rsid w:val="124D4CF5"/>
    <w:rsid w:val="124D4ECD"/>
    <w:rsid w:val="124DF9B7"/>
    <w:rsid w:val="124E47EC"/>
    <w:rsid w:val="124EFEE8"/>
    <w:rsid w:val="12529C7A"/>
    <w:rsid w:val="12539639"/>
    <w:rsid w:val="1255DA8E"/>
    <w:rsid w:val="1258AAE3"/>
    <w:rsid w:val="125DFBCE"/>
    <w:rsid w:val="125E24A1"/>
    <w:rsid w:val="12620793"/>
    <w:rsid w:val="12629964"/>
    <w:rsid w:val="12677E91"/>
    <w:rsid w:val="1268D82C"/>
    <w:rsid w:val="126ADD82"/>
    <w:rsid w:val="126BC66A"/>
    <w:rsid w:val="126D54F4"/>
    <w:rsid w:val="126E00CD"/>
    <w:rsid w:val="1270702D"/>
    <w:rsid w:val="127161B4"/>
    <w:rsid w:val="12761278"/>
    <w:rsid w:val="127F0D7D"/>
    <w:rsid w:val="1280DFDE"/>
    <w:rsid w:val="128C55C2"/>
    <w:rsid w:val="128EF75E"/>
    <w:rsid w:val="12984286"/>
    <w:rsid w:val="12ADB09A"/>
    <w:rsid w:val="12B064AD"/>
    <w:rsid w:val="12B35843"/>
    <w:rsid w:val="12B4B804"/>
    <w:rsid w:val="12B5E87C"/>
    <w:rsid w:val="12B63994"/>
    <w:rsid w:val="12BDFB97"/>
    <w:rsid w:val="12C2A0BB"/>
    <w:rsid w:val="12C5417E"/>
    <w:rsid w:val="12C6015F"/>
    <w:rsid w:val="12CD1BB5"/>
    <w:rsid w:val="12D01D8B"/>
    <w:rsid w:val="12D2A05E"/>
    <w:rsid w:val="12D78A69"/>
    <w:rsid w:val="12DE8A60"/>
    <w:rsid w:val="12DEF077"/>
    <w:rsid w:val="12E32810"/>
    <w:rsid w:val="12E48E9E"/>
    <w:rsid w:val="12E72E2B"/>
    <w:rsid w:val="12E826D8"/>
    <w:rsid w:val="12EB3BB6"/>
    <w:rsid w:val="12FBB39D"/>
    <w:rsid w:val="1301E6D0"/>
    <w:rsid w:val="1302F056"/>
    <w:rsid w:val="13043001"/>
    <w:rsid w:val="130D6C01"/>
    <w:rsid w:val="1316E31C"/>
    <w:rsid w:val="13171A74"/>
    <w:rsid w:val="1324D563"/>
    <w:rsid w:val="13298D17"/>
    <w:rsid w:val="1333E25A"/>
    <w:rsid w:val="1346392C"/>
    <w:rsid w:val="1346894A"/>
    <w:rsid w:val="13474C9B"/>
    <w:rsid w:val="134BA17F"/>
    <w:rsid w:val="134EBB65"/>
    <w:rsid w:val="13511077"/>
    <w:rsid w:val="13560659"/>
    <w:rsid w:val="135F493A"/>
    <w:rsid w:val="13600FFD"/>
    <w:rsid w:val="1360A05B"/>
    <w:rsid w:val="13619C29"/>
    <w:rsid w:val="136E9A71"/>
    <w:rsid w:val="136F5E5C"/>
    <w:rsid w:val="136FF54D"/>
    <w:rsid w:val="1378BACE"/>
    <w:rsid w:val="137DE526"/>
    <w:rsid w:val="13800707"/>
    <w:rsid w:val="1380821D"/>
    <w:rsid w:val="1383FD71"/>
    <w:rsid w:val="1384390A"/>
    <w:rsid w:val="1384E3BC"/>
    <w:rsid w:val="1386E511"/>
    <w:rsid w:val="13873AC1"/>
    <w:rsid w:val="138BD91C"/>
    <w:rsid w:val="13913D60"/>
    <w:rsid w:val="13974776"/>
    <w:rsid w:val="139A5FBD"/>
    <w:rsid w:val="139ACD49"/>
    <w:rsid w:val="13A0221B"/>
    <w:rsid w:val="13A3F885"/>
    <w:rsid w:val="13B1E2A4"/>
    <w:rsid w:val="13B4484D"/>
    <w:rsid w:val="13BCF317"/>
    <w:rsid w:val="13BD3D1B"/>
    <w:rsid w:val="13BD84D1"/>
    <w:rsid w:val="13BECBDA"/>
    <w:rsid w:val="13BF3E50"/>
    <w:rsid w:val="13C75A45"/>
    <w:rsid w:val="13D7D02E"/>
    <w:rsid w:val="13DCD10E"/>
    <w:rsid w:val="13DEED46"/>
    <w:rsid w:val="13DFEA7E"/>
    <w:rsid w:val="13E4E144"/>
    <w:rsid w:val="13E7F6D7"/>
    <w:rsid w:val="13EBD3E6"/>
    <w:rsid w:val="13EDCC89"/>
    <w:rsid w:val="13F23FA1"/>
    <w:rsid w:val="13F42A15"/>
    <w:rsid w:val="13F5BD63"/>
    <w:rsid w:val="13F7A120"/>
    <w:rsid w:val="13F80FF2"/>
    <w:rsid w:val="13FD72D9"/>
    <w:rsid w:val="1401CFE7"/>
    <w:rsid w:val="1403EA0C"/>
    <w:rsid w:val="14042C8F"/>
    <w:rsid w:val="140A5D76"/>
    <w:rsid w:val="140B3B9B"/>
    <w:rsid w:val="140E7CC9"/>
    <w:rsid w:val="140EA439"/>
    <w:rsid w:val="1416B4AE"/>
    <w:rsid w:val="14172CDF"/>
    <w:rsid w:val="141A55A6"/>
    <w:rsid w:val="141F218D"/>
    <w:rsid w:val="141F579C"/>
    <w:rsid w:val="141F8D7E"/>
    <w:rsid w:val="14206FB1"/>
    <w:rsid w:val="1428ABC3"/>
    <w:rsid w:val="142DDADA"/>
    <w:rsid w:val="1430DF89"/>
    <w:rsid w:val="14325EB7"/>
    <w:rsid w:val="1433C593"/>
    <w:rsid w:val="1434C08A"/>
    <w:rsid w:val="143A394F"/>
    <w:rsid w:val="143DD219"/>
    <w:rsid w:val="143F4E62"/>
    <w:rsid w:val="144EB8E4"/>
    <w:rsid w:val="144F571E"/>
    <w:rsid w:val="14501677"/>
    <w:rsid w:val="1455343C"/>
    <w:rsid w:val="14558B35"/>
    <w:rsid w:val="145C1A6F"/>
    <w:rsid w:val="145CC2FA"/>
    <w:rsid w:val="1460E953"/>
    <w:rsid w:val="1464A721"/>
    <w:rsid w:val="14650312"/>
    <w:rsid w:val="146913FF"/>
    <w:rsid w:val="146E9814"/>
    <w:rsid w:val="1472CB2A"/>
    <w:rsid w:val="1473677B"/>
    <w:rsid w:val="147500F8"/>
    <w:rsid w:val="1480B587"/>
    <w:rsid w:val="148128BD"/>
    <w:rsid w:val="148C1BE5"/>
    <w:rsid w:val="148FEBFA"/>
    <w:rsid w:val="14911EA1"/>
    <w:rsid w:val="14926F6F"/>
    <w:rsid w:val="14A157F4"/>
    <w:rsid w:val="14A6CF14"/>
    <w:rsid w:val="14A9B534"/>
    <w:rsid w:val="14AAF333"/>
    <w:rsid w:val="14B3D088"/>
    <w:rsid w:val="14B4F6A0"/>
    <w:rsid w:val="14B8AEED"/>
    <w:rsid w:val="14C1652F"/>
    <w:rsid w:val="14C33F6D"/>
    <w:rsid w:val="14C3677C"/>
    <w:rsid w:val="14CA6C14"/>
    <w:rsid w:val="14CA8094"/>
    <w:rsid w:val="14CE9942"/>
    <w:rsid w:val="14D9456F"/>
    <w:rsid w:val="14E007A0"/>
    <w:rsid w:val="14E209E5"/>
    <w:rsid w:val="14E26E6E"/>
    <w:rsid w:val="14E2F7C0"/>
    <w:rsid w:val="14EB2449"/>
    <w:rsid w:val="14ECAB89"/>
    <w:rsid w:val="14F20C03"/>
    <w:rsid w:val="14F69568"/>
    <w:rsid w:val="14F6C942"/>
    <w:rsid w:val="14F9F176"/>
    <w:rsid w:val="14FE3492"/>
    <w:rsid w:val="150284D9"/>
    <w:rsid w:val="1505211F"/>
    <w:rsid w:val="150CC8D3"/>
    <w:rsid w:val="150DD112"/>
    <w:rsid w:val="150E1008"/>
    <w:rsid w:val="150EFD1E"/>
    <w:rsid w:val="150F3FF6"/>
    <w:rsid w:val="1519468B"/>
    <w:rsid w:val="151983E6"/>
    <w:rsid w:val="151DF809"/>
    <w:rsid w:val="1520F4A6"/>
    <w:rsid w:val="152C1BF8"/>
    <w:rsid w:val="15309BC0"/>
    <w:rsid w:val="15386FFB"/>
    <w:rsid w:val="1540FE4C"/>
    <w:rsid w:val="15424AED"/>
    <w:rsid w:val="154305D3"/>
    <w:rsid w:val="15432E83"/>
    <w:rsid w:val="15472D40"/>
    <w:rsid w:val="15501669"/>
    <w:rsid w:val="15551298"/>
    <w:rsid w:val="155D9726"/>
    <w:rsid w:val="15604E1A"/>
    <w:rsid w:val="15628853"/>
    <w:rsid w:val="1565E388"/>
    <w:rsid w:val="1569F0D8"/>
    <w:rsid w:val="156A3180"/>
    <w:rsid w:val="157189D0"/>
    <w:rsid w:val="15745342"/>
    <w:rsid w:val="157B8F94"/>
    <w:rsid w:val="157FBA7B"/>
    <w:rsid w:val="1581BF88"/>
    <w:rsid w:val="1585198B"/>
    <w:rsid w:val="1585AA82"/>
    <w:rsid w:val="1586E638"/>
    <w:rsid w:val="158A89D6"/>
    <w:rsid w:val="158C61B5"/>
    <w:rsid w:val="158E0E88"/>
    <w:rsid w:val="15900077"/>
    <w:rsid w:val="15929FAA"/>
    <w:rsid w:val="15941B48"/>
    <w:rsid w:val="159908DB"/>
    <w:rsid w:val="159CC9DF"/>
    <w:rsid w:val="159DC8B8"/>
    <w:rsid w:val="15A078EE"/>
    <w:rsid w:val="15A49AF0"/>
    <w:rsid w:val="15B01275"/>
    <w:rsid w:val="15B28CD8"/>
    <w:rsid w:val="15B5BFB7"/>
    <w:rsid w:val="15B8120E"/>
    <w:rsid w:val="15BA9A1C"/>
    <w:rsid w:val="15BB44ED"/>
    <w:rsid w:val="15BB8306"/>
    <w:rsid w:val="15BD7BDF"/>
    <w:rsid w:val="15BDC27D"/>
    <w:rsid w:val="15C3BAA4"/>
    <w:rsid w:val="15C58905"/>
    <w:rsid w:val="15C6A227"/>
    <w:rsid w:val="15CCAFEA"/>
    <w:rsid w:val="15DC519C"/>
    <w:rsid w:val="15E4777F"/>
    <w:rsid w:val="15E5E3A0"/>
    <w:rsid w:val="15F21734"/>
    <w:rsid w:val="15F4E65D"/>
    <w:rsid w:val="15F74033"/>
    <w:rsid w:val="15F8DD7D"/>
    <w:rsid w:val="15FB0685"/>
    <w:rsid w:val="15FC36B9"/>
    <w:rsid w:val="1603374B"/>
    <w:rsid w:val="1608AC68"/>
    <w:rsid w:val="160A6875"/>
    <w:rsid w:val="1617566B"/>
    <w:rsid w:val="161A6F26"/>
    <w:rsid w:val="161C493B"/>
    <w:rsid w:val="161F881C"/>
    <w:rsid w:val="16206498"/>
    <w:rsid w:val="162AE7B4"/>
    <w:rsid w:val="1636A822"/>
    <w:rsid w:val="1639B1B8"/>
    <w:rsid w:val="163B07CD"/>
    <w:rsid w:val="163C7426"/>
    <w:rsid w:val="163DED32"/>
    <w:rsid w:val="1643A975"/>
    <w:rsid w:val="1647EA11"/>
    <w:rsid w:val="16514B00"/>
    <w:rsid w:val="165496A6"/>
    <w:rsid w:val="16552A2B"/>
    <w:rsid w:val="16553C63"/>
    <w:rsid w:val="165864E6"/>
    <w:rsid w:val="1659E0A4"/>
    <w:rsid w:val="165C40E2"/>
    <w:rsid w:val="165D6E04"/>
    <w:rsid w:val="1663F1E0"/>
    <w:rsid w:val="166662D0"/>
    <w:rsid w:val="166E1158"/>
    <w:rsid w:val="166E6B98"/>
    <w:rsid w:val="1674551B"/>
    <w:rsid w:val="168171FD"/>
    <w:rsid w:val="1685CB34"/>
    <w:rsid w:val="1686F4AA"/>
    <w:rsid w:val="168FB593"/>
    <w:rsid w:val="1699C987"/>
    <w:rsid w:val="169A2521"/>
    <w:rsid w:val="169BF003"/>
    <w:rsid w:val="169D93E5"/>
    <w:rsid w:val="16A0CA35"/>
    <w:rsid w:val="16A21380"/>
    <w:rsid w:val="16A2E154"/>
    <w:rsid w:val="16A34151"/>
    <w:rsid w:val="16A364A1"/>
    <w:rsid w:val="16ABFDC1"/>
    <w:rsid w:val="16B2381B"/>
    <w:rsid w:val="16B3BDB9"/>
    <w:rsid w:val="16B8D348"/>
    <w:rsid w:val="16CF5F9B"/>
    <w:rsid w:val="16CF7914"/>
    <w:rsid w:val="16CFF34F"/>
    <w:rsid w:val="16D6B5E3"/>
    <w:rsid w:val="16DDA2D4"/>
    <w:rsid w:val="16DE1684"/>
    <w:rsid w:val="16E16F25"/>
    <w:rsid w:val="16E17DF4"/>
    <w:rsid w:val="16EDC45C"/>
    <w:rsid w:val="16F0CB3E"/>
    <w:rsid w:val="16F6C163"/>
    <w:rsid w:val="16F6C450"/>
    <w:rsid w:val="16F9C9C2"/>
    <w:rsid w:val="16FBAD4B"/>
    <w:rsid w:val="170ED32E"/>
    <w:rsid w:val="17141762"/>
    <w:rsid w:val="171D422F"/>
    <w:rsid w:val="171F2A3E"/>
    <w:rsid w:val="1721A27E"/>
    <w:rsid w:val="17259A26"/>
    <w:rsid w:val="17263BA5"/>
    <w:rsid w:val="17296C3A"/>
    <w:rsid w:val="172A8198"/>
    <w:rsid w:val="172F41E2"/>
    <w:rsid w:val="17330BC8"/>
    <w:rsid w:val="17392C01"/>
    <w:rsid w:val="1749B214"/>
    <w:rsid w:val="174B34FD"/>
    <w:rsid w:val="17505CB9"/>
    <w:rsid w:val="17508064"/>
    <w:rsid w:val="175B934D"/>
    <w:rsid w:val="17622A4B"/>
    <w:rsid w:val="17629E66"/>
    <w:rsid w:val="17689339"/>
    <w:rsid w:val="176EDCFA"/>
    <w:rsid w:val="176FAC3F"/>
    <w:rsid w:val="17710D27"/>
    <w:rsid w:val="17723D79"/>
    <w:rsid w:val="17739ECE"/>
    <w:rsid w:val="1774EDE5"/>
    <w:rsid w:val="1775C2D6"/>
    <w:rsid w:val="177BB58A"/>
    <w:rsid w:val="177EEBB5"/>
    <w:rsid w:val="1780B990"/>
    <w:rsid w:val="17868B7D"/>
    <w:rsid w:val="178873FE"/>
    <w:rsid w:val="178F0876"/>
    <w:rsid w:val="1791EE23"/>
    <w:rsid w:val="1792D0A8"/>
    <w:rsid w:val="17952A64"/>
    <w:rsid w:val="17A5F69A"/>
    <w:rsid w:val="17B5A442"/>
    <w:rsid w:val="17B7F147"/>
    <w:rsid w:val="17BFF99B"/>
    <w:rsid w:val="17C09B64"/>
    <w:rsid w:val="17C1F785"/>
    <w:rsid w:val="17C22CE8"/>
    <w:rsid w:val="17C614F8"/>
    <w:rsid w:val="17CDB8A2"/>
    <w:rsid w:val="17D71C67"/>
    <w:rsid w:val="17D9497F"/>
    <w:rsid w:val="17DA8BB4"/>
    <w:rsid w:val="17E89C35"/>
    <w:rsid w:val="17E94F71"/>
    <w:rsid w:val="17E95CA7"/>
    <w:rsid w:val="17EF65BE"/>
    <w:rsid w:val="17F41C3C"/>
    <w:rsid w:val="17F5FAA8"/>
    <w:rsid w:val="17F7A3A7"/>
    <w:rsid w:val="17FC48D0"/>
    <w:rsid w:val="17FDA32B"/>
    <w:rsid w:val="1802FF89"/>
    <w:rsid w:val="180342A4"/>
    <w:rsid w:val="18047442"/>
    <w:rsid w:val="1804E3D7"/>
    <w:rsid w:val="18085729"/>
    <w:rsid w:val="180CB06E"/>
    <w:rsid w:val="18108524"/>
    <w:rsid w:val="181BB436"/>
    <w:rsid w:val="181D78FA"/>
    <w:rsid w:val="1822CAEA"/>
    <w:rsid w:val="1825267B"/>
    <w:rsid w:val="1829D9D8"/>
    <w:rsid w:val="182C0526"/>
    <w:rsid w:val="182D14E3"/>
    <w:rsid w:val="1830CA1E"/>
    <w:rsid w:val="1830DA33"/>
    <w:rsid w:val="1837DD94"/>
    <w:rsid w:val="183A259B"/>
    <w:rsid w:val="1842FB2B"/>
    <w:rsid w:val="18432CAC"/>
    <w:rsid w:val="18469DE0"/>
    <w:rsid w:val="18498369"/>
    <w:rsid w:val="184C427E"/>
    <w:rsid w:val="1851F6AD"/>
    <w:rsid w:val="18520A22"/>
    <w:rsid w:val="18533A97"/>
    <w:rsid w:val="1859239D"/>
    <w:rsid w:val="185C3DB4"/>
    <w:rsid w:val="186082AA"/>
    <w:rsid w:val="186118F2"/>
    <w:rsid w:val="186276BC"/>
    <w:rsid w:val="18689CDB"/>
    <w:rsid w:val="1868CD1F"/>
    <w:rsid w:val="186D1754"/>
    <w:rsid w:val="18703CD9"/>
    <w:rsid w:val="18721CEA"/>
    <w:rsid w:val="18724E3C"/>
    <w:rsid w:val="18765726"/>
    <w:rsid w:val="187B466F"/>
    <w:rsid w:val="188050AB"/>
    <w:rsid w:val="1888B578"/>
    <w:rsid w:val="1889D5D3"/>
    <w:rsid w:val="188B4547"/>
    <w:rsid w:val="1893DBEF"/>
    <w:rsid w:val="18A39057"/>
    <w:rsid w:val="18A8B9EE"/>
    <w:rsid w:val="18AA5688"/>
    <w:rsid w:val="18AC7687"/>
    <w:rsid w:val="18ACF8B6"/>
    <w:rsid w:val="18AD3C18"/>
    <w:rsid w:val="18B368FC"/>
    <w:rsid w:val="18B4B5AD"/>
    <w:rsid w:val="18B758C9"/>
    <w:rsid w:val="18BA0A39"/>
    <w:rsid w:val="18BAF9AD"/>
    <w:rsid w:val="18BF9F57"/>
    <w:rsid w:val="18C53C9B"/>
    <w:rsid w:val="18CA5806"/>
    <w:rsid w:val="18CE91A5"/>
    <w:rsid w:val="18CF3B0F"/>
    <w:rsid w:val="18D07BE4"/>
    <w:rsid w:val="18D4D018"/>
    <w:rsid w:val="18D5697A"/>
    <w:rsid w:val="18D88DAB"/>
    <w:rsid w:val="18D97EC2"/>
    <w:rsid w:val="18DC4A49"/>
    <w:rsid w:val="18DF4B07"/>
    <w:rsid w:val="18EB450E"/>
    <w:rsid w:val="18EC23EE"/>
    <w:rsid w:val="18EDE665"/>
    <w:rsid w:val="18EF051A"/>
    <w:rsid w:val="18F5E449"/>
    <w:rsid w:val="18F60B86"/>
    <w:rsid w:val="18F873BC"/>
    <w:rsid w:val="18FA3A7A"/>
    <w:rsid w:val="18FE3FFE"/>
    <w:rsid w:val="18FFF412"/>
    <w:rsid w:val="1909D752"/>
    <w:rsid w:val="191F68FB"/>
    <w:rsid w:val="1921F91D"/>
    <w:rsid w:val="1924530A"/>
    <w:rsid w:val="19262F9A"/>
    <w:rsid w:val="1927D3B7"/>
    <w:rsid w:val="192897B6"/>
    <w:rsid w:val="192A3F8F"/>
    <w:rsid w:val="192B4899"/>
    <w:rsid w:val="19313BD2"/>
    <w:rsid w:val="1936E44D"/>
    <w:rsid w:val="193CA814"/>
    <w:rsid w:val="19460939"/>
    <w:rsid w:val="19460AEB"/>
    <w:rsid w:val="19508834"/>
    <w:rsid w:val="1950B706"/>
    <w:rsid w:val="195178E6"/>
    <w:rsid w:val="1956BBFA"/>
    <w:rsid w:val="195AD782"/>
    <w:rsid w:val="195B7A83"/>
    <w:rsid w:val="19602A36"/>
    <w:rsid w:val="19669D4C"/>
    <w:rsid w:val="1970AF3F"/>
    <w:rsid w:val="1970D948"/>
    <w:rsid w:val="1976DD4B"/>
    <w:rsid w:val="1977D5BA"/>
    <w:rsid w:val="1979BCE2"/>
    <w:rsid w:val="1983155C"/>
    <w:rsid w:val="1984676D"/>
    <w:rsid w:val="19854753"/>
    <w:rsid w:val="19880D2E"/>
    <w:rsid w:val="199A0213"/>
    <w:rsid w:val="199AA4FE"/>
    <w:rsid w:val="199C9297"/>
    <w:rsid w:val="199D0516"/>
    <w:rsid w:val="199DF1B7"/>
    <w:rsid w:val="19A2B510"/>
    <w:rsid w:val="19A44A38"/>
    <w:rsid w:val="19A86C7C"/>
    <w:rsid w:val="19B74A34"/>
    <w:rsid w:val="19B8C103"/>
    <w:rsid w:val="19B8FF8E"/>
    <w:rsid w:val="19BB3D61"/>
    <w:rsid w:val="19C4E66C"/>
    <w:rsid w:val="19C6286E"/>
    <w:rsid w:val="19CA3A65"/>
    <w:rsid w:val="19D1F105"/>
    <w:rsid w:val="19D2102D"/>
    <w:rsid w:val="19D7885A"/>
    <w:rsid w:val="19DD94ED"/>
    <w:rsid w:val="19DE4233"/>
    <w:rsid w:val="19E043AC"/>
    <w:rsid w:val="19E5E1E7"/>
    <w:rsid w:val="19E76688"/>
    <w:rsid w:val="19EDDB0C"/>
    <w:rsid w:val="19FF8991"/>
    <w:rsid w:val="1A007DEC"/>
    <w:rsid w:val="1A02820E"/>
    <w:rsid w:val="1A06B9EF"/>
    <w:rsid w:val="1A071AD1"/>
    <w:rsid w:val="1A09B631"/>
    <w:rsid w:val="1A0E54F7"/>
    <w:rsid w:val="1A0F65B8"/>
    <w:rsid w:val="1A14CFF9"/>
    <w:rsid w:val="1A156FFF"/>
    <w:rsid w:val="1A1FED8E"/>
    <w:rsid w:val="1A20101D"/>
    <w:rsid w:val="1A254E11"/>
    <w:rsid w:val="1A299FB3"/>
    <w:rsid w:val="1A30BF19"/>
    <w:rsid w:val="1A342CEC"/>
    <w:rsid w:val="1A3475CF"/>
    <w:rsid w:val="1A44929F"/>
    <w:rsid w:val="1A4AD121"/>
    <w:rsid w:val="1A4DBA47"/>
    <w:rsid w:val="1A4DECAB"/>
    <w:rsid w:val="1A52969B"/>
    <w:rsid w:val="1A5437A3"/>
    <w:rsid w:val="1A567B91"/>
    <w:rsid w:val="1A578B4B"/>
    <w:rsid w:val="1A5DF5AF"/>
    <w:rsid w:val="1A600D9B"/>
    <w:rsid w:val="1A66CE0B"/>
    <w:rsid w:val="1A769E40"/>
    <w:rsid w:val="1A782F89"/>
    <w:rsid w:val="1A7C80C7"/>
    <w:rsid w:val="1A7DBE4D"/>
    <w:rsid w:val="1A7DF8D2"/>
    <w:rsid w:val="1A84FBEA"/>
    <w:rsid w:val="1A8BABF1"/>
    <w:rsid w:val="1A8C3A95"/>
    <w:rsid w:val="1A9755DF"/>
    <w:rsid w:val="1A991EB7"/>
    <w:rsid w:val="1AB3179B"/>
    <w:rsid w:val="1AB3E881"/>
    <w:rsid w:val="1AB7B210"/>
    <w:rsid w:val="1ABD6FCB"/>
    <w:rsid w:val="1AC1AFBE"/>
    <w:rsid w:val="1AC4AC6F"/>
    <w:rsid w:val="1ACBA488"/>
    <w:rsid w:val="1ACC047E"/>
    <w:rsid w:val="1ACC42AB"/>
    <w:rsid w:val="1ACE2355"/>
    <w:rsid w:val="1AD04F4C"/>
    <w:rsid w:val="1AD6CEFA"/>
    <w:rsid w:val="1ADAF3C6"/>
    <w:rsid w:val="1ADDD998"/>
    <w:rsid w:val="1ADEB133"/>
    <w:rsid w:val="1ADFB7DA"/>
    <w:rsid w:val="1AE0A363"/>
    <w:rsid w:val="1AE334FB"/>
    <w:rsid w:val="1AE7E3A3"/>
    <w:rsid w:val="1AEB0DE3"/>
    <w:rsid w:val="1AED4504"/>
    <w:rsid w:val="1AF49FF1"/>
    <w:rsid w:val="1AF6005C"/>
    <w:rsid w:val="1AF93EE1"/>
    <w:rsid w:val="1AF9FF6F"/>
    <w:rsid w:val="1AFD98C8"/>
    <w:rsid w:val="1B06E456"/>
    <w:rsid w:val="1B0A53C8"/>
    <w:rsid w:val="1B1254A9"/>
    <w:rsid w:val="1B131781"/>
    <w:rsid w:val="1B16CBF1"/>
    <w:rsid w:val="1B1B1211"/>
    <w:rsid w:val="1B1CD5D5"/>
    <w:rsid w:val="1B25E0C1"/>
    <w:rsid w:val="1B278EA0"/>
    <w:rsid w:val="1B29DCE4"/>
    <w:rsid w:val="1B2EFAE1"/>
    <w:rsid w:val="1B32D497"/>
    <w:rsid w:val="1B3326E3"/>
    <w:rsid w:val="1B3E575E"/>
    <w:rsid w:val="1B3EE531"/>
    <w:rsid w:val="1B3F0FEB"/>
    <w:rsid w:val="1B408F63"/>
    <w:rsid w:val="1B443CDD"/>
    <w:rsid w:val="1B44B808"/>
    <w:rsid w:val="1B4C0A1A"/>
    <w:rsid w:val="1B549C15"/>
    <w:rsid w:val="1B5A305E"/>
    <w:rsid w:val="1B5E97C1"/>
    <w:rsid w:val="1B5F435A"/>
    <w:rsid w:val="1B60BC06"/>
    <w:rsid w:val="1B668996"/>
    <w:rsid w:val="1B68D70B"/>
    <w:rsid w:val="1B6DC472"/>
    <w:rsid w:val="1B70A71D"/>
    <w:rsid w:val="1B729B63"/>
    <w:rsid w:val="1B745522"/>
    <w:rsid w:val="1B793739"/>
    <w:rsid w:val="1B825D93"/>
    <w:rsid w:val="1B899F6C"/>
    <w:rsid w:val="1B8E1CBB"/>
    <w:rsid w:val="1B937BC5"/>
    <w:rsid w:val="1B93FB91"/>
    <w:rsid w:val="1B959DDF"/>
    <w:rsid w:val="1B973EDF"/>
    <w:rsid w:val="1B98F9FA"/>
    <w:rsid w:val="1BA58692"/>
    <w:rsid w:val="1BA8BC12"/>
    <w:rsid w:val="1BA93B3B"/>
    <w:rsid w:val="1BAAC476"/>
    <w:rsid w:val="1BAAD40C"/>
    <w:rsid w:val="1BAE3752"/>
    <w:rsid w:val="1BB15E43"/>
    <w:rsid w:val="1BB19157"/>
    <w:rsid w:val="1BB32D03"/>
    <w:rsid w:val="1BB40197"/>
    <w:rsid w:val="1BBA99FB"/>
    <w:rsid w:val="1BC15138"/>
    <w:rsid w:val="1BC6599D"/>
    <w:rsid w:val="1BD404E5"/>
    <w:rsid w:val="1BD7F5B4"/>
    <w:rsid w:val="1BD97304"/>
    <w:rsid w:val="1BD9A592"/>
    <w:rsid w:val="1BE6A182"/>
    <w:rsid w:val="1BEB4339"/>
    <w:rsid w:val="1BEC189C"/>
    <w:rsid w:val="1BED85AB"/>
    <w:rsid w:val="1BFF1B9D"/>
    <w:rsid w:val="1C07C2A4"/>
    <w:rsid w:val="1C0FB420"/>
    <w:rsid w:val="1C13A0DC"/>
    <w:rsid w:val="1C13E6F7"/>
    <w:rsid w:val="1C1D6430"/>
    <w:rsid w:val="1C277C52"/>
    <w:rsid w:val="1C29F8A4"/>
    <w:rsid w:val="1C2B0C03"/>
    <w:rsid w:val="1C2D899D"/>
    <w:rsid w:val="1C3521D2"/>
    <w:rsid w:val="1C360F89"/>
    <w:rsid w:val="1C36AB61"/>
    <w:rsid w:val="1C3961B8"/>
    <w:rsid w:val="1C3C2A21"/>
    <w:rsid w:val="1C3C48BF"/>
    <w:rsid w:val="1C404208"/>
    <w:rsid w:val="1C4B06DE"/>
    <w:rsid w:val="1C520577"/>
    <w:rsid w:val="1C533EFA"/>
    <w:rsid w:val="1C58B9EB"/>
    <w:rsid w:val="1C596033"/>
    <w:rsid w:val="1C672565"/>
    <w:rsid w:val="1C677084"/>
    <w:rsid w:val="1C677CFB"/>
    <w:rsid w:val="1C683A10"/>
    <w:rsid w:val="1C68527C"/>
    <w:rsid w:val="1C72667F"/>
    <w:rsid w:val="1C734E02"/>
    <w:rsid w:val="1C75EF51"/>
    <w:rsid w:val="1C76FAC4"/>
    <w:rsid w:val="1C7AE9D1"/>
    <w:rsid w:val="1C7DC762"/>
    <w:rsid w:val="1C81B300"/>
    <w:rsid w:val="1C83CA17"/>
    <w:rsid w:val="1C85C8B8"/>
    <w:rsid w:val="1C865757"/>
    <w:rsid w:val="1C86D6B9"/>
    <w:rsid w:val="1C8AE3F7"/>
    <w:rsid w:val="1C8DBB3A"/>
    <w:rsid w:val="1C91E5F4"/>
    <w:rsid w:val="1C958149"/>
    <w:rsid w:val="1C96B2AA"/>
    <w:rsid w:val="1C9945D2"/>
    <w:rsid w:val="1C9AF0D0"/>
    <w:rsid w:val="1CAE48B4"/>
    <w:rsid w:val="1CB44028"/>
    <w:rsid w:val="1CBB290D"/>
    <w:rsid w:val="1CC1B960"/>
    <w:rsid w:val="1CC315D9"/>
    <w:rsid w:val="1CC46F9A"/>
    <w:rsid w:val="1CC51374"/>
    <w:rsid w:val="1CC989A2"/>
    <w:rsid w:val="1CC99858"/>
    <w:rsid w:val="1CCA63D9"/>
    <w:rsid w:val="1CD14818"/>
    <w:rsid w:val="1CD85793"/>
    <w:rsid w:val="1CDAFF8C"/>
    <w:rsid w:val="1CDE6688"/>
    <w:rsid w:val="1CE00D3E"/>
    <w:rsid w:val="1CE2B226"/>
    <w:rsid w:val="1CE5C718"/>
    <w:rsid w:val="1CED1C42"/>
    <w:rsid w:val="1CF3501C"/>
    <w:rsid w:val="1CF41767"/>
    <w:rsid w:val="1CF69C54"/>
    <w:rsid w:val="1CF8F948"/>
    <w:rsid w:val="1CF9E360"/>
    <w:rsid w:val="1CFC0D52"/>
    <w:rsid w:val="1D01846C"/>
    <w:rsid w:val="1D043B92"/>
    <w:rsid w:val="1D127CF3"/>
    <w:rsid w:val="1D15C587"/>
    <w:rsid w:val="1D1AE4CC"/>
    <w:rsid w:val="1D201761"/>
    <w:rsid w:val="1D231A6A"/>
    <w:rsid w:val="1D256436"/>
    <w:rsid w:val="1D26D68E"/>
    <w:rsid w:val="1D2BDFD8"/>
    <w:rsid w:val="1D2D4CA5"/>
    <w:rsid w:val="1D2DD705"/>
    <w:rsid w:val="1D2F9BC7"/>
    <w:rsid w:val="1D319634"/>
    <w:rsid w:val="1D3430F0"/>
    <w:rsid w:val="1D376FC9"/>
    <w:rsid w:val="1D3A63A6"/>
    <w:rsid w:val="1D40A912"/>
    <w:rsid w:val="1D445188"/>
    <w:rsid w:val="1D47648F"/>
    <w:rsid w:val="1D4B09E6"/>
    <w:rsid w:val="1D546A82"/>
    <w:rsid w:val="1D554190"/>
    <w:rsid w:val="1D5C38EF"/>
    <w:rsid w:val="1D5C4D96"/>
    <w:rsid w:val="1D5E9B3D"/>
    <w:rsid w:val="1D6578C1"/>
    <w:rsid w:val="1D700C3C"/>
    <w:rsid w:val="1D79D80A"/>
    <w:rsid w:val="1D7DD9C3"/>
    <w:rsid w:val="1D869530"/>
    <w:rsid w:val="1D899017"/>
    <w:rsid w:val="1D8F0B79"/>
    <w:rsid w:val="1D937ADE"/>
    <w:rsid w:val="1D93C788"/>
    <w:rsid w:val="1D96B418"/>
    <w:rsid w:val="1D97E1B8"/>
    <w:rsid w:val="1D97F20A"/>
    <w:rsid w:val="1D9D9AFB"/>
    <w:rsid w:val="1D9DB5E4"/>
    <w:rsid w:val="1DA0E45A"/>
    <w:rsid w:val="1DA5DFA4"/>
    <w:rsid w:val="1DA61CD1"/>
    <w:rsid w:val="1DA684D9"/>
    <w:rsid w:val="1DA8E878"/>
    <w:rsid w:val="1DA9E895"/>
    <w:rsid w:val="1DB1D61B"/>
    <w:rsid w:val="1DB8051A"/>
    <w:rsid w:val="1DBA7625"/>
    <w:rsid w:val="1DBF6A7C"/>
    <w:rsid w:val="1DBFED93"/>
    <w:rsid w:val="1DC34CB3"/>
    <w:rsid w:val="1DC521DA"/>
    <w:rsid w:val="1DC60993"/>
    <w:rsid w:val="1DC97D6F"/>
    <w:rsid w:val="1DCF4E1F"/>
    <w:rsid w:val="1DD53215"/>
    <w:rsid w:val="1DD65032"/>
    <w:rsid w:val="1DD8B409"/>
    <w:rsid w:val="1DDA00CB"/>
    <w:rsid w:val="1DE37DF5"/>
    <w:rsid w:val="1DE62CDC"/>
    <w:rsid w:val="1DEEB388"/>
    <w:rsid w:val="1DF2502B"/>
    <w:rsid w:val="1DF54B95"/>
    <w:rsid w:val="1DF7E4BC"/>
    <w:rsid w:val="1DFA41EE"/>
    <w:rsid w:val="1DFBA30D"/>
    <w:rsid w:val="1E03275D"/>
    <w:rsid w:val="1E0CE8E6"/>
    <w:rsid w:val="1E18A263"/>
    <w:rsid w:val="1E19EEDD"/>
    <w:rsid w:val="1E1CA4FB"/>
    <w:rsid w:val="1E2219C4"/>
    <w:rsid w:val="1E247A87"/>
    <w:rsid w:val="1E25A47C"/>
    <w:rsid w:val="1E25C664"/>
    <w:rsid w:val="1E28D2FB"/>
    <w:rsid w:val="1E2940A0"/>
    <w:rsid w:val="1E2B3F04"/>
    <w:rsid w:val="1E2DE79F"/>
    <w:rsid w:val="1E2FB2BE"/>
    <w:rsid w:val="1E338AFB"/>
    <w:rsid w:val="1E381DE7"/>
    <w:rsid w:val="1E3E0E0A"/>
    <w:rsid w:val="1E4518DC"/>
    <w:rsid w:val="1E46CCB7"/>
    <w:rsid w:val="1E485014"/>
    <w:rsid w:val="1E49208A"/>
    <w:rsid w:val="1E49865B"/>
    <w:rsid w:val="1E4A4E6E"/>
    <w:rsid w:val="1E4B85E4"/>
    <w:rsid w:val="1E548372"/>
    <w:rsid w:val="1E586A1D"/>
    <w:rsid w:val="1E58B876"/>
    <w:rsid w:val="1E5DE788"/>
    <w:rsid w:val="1E646CEF"/>
    <w:rsid w:val="1E646EA5"/>
    <w:rsid w:val="1E67ED37"/>
    <w:rsid w:val="1E6D94E2"/>
    <w:rsid w:val="1E707639"/>
    <w:rsid w:val="1E72277B"/>
    <w:rsid w:val="1E76ACAF"/>
    <w:rsid w:val="1E7C1A20"/>
    <w:rsid w:val="1E8227E6"/>
    <w:rsid w:val="1E84B23C"/>
    <w:rsid w:val="1E862569"/>
    <w:rsid w:val="1E86CB2F"/>
    <w:rsid w:val="1E8B0404"/>
    <w:rsid w:val="1E8F207D"/>
    <w:rsid w:val="1E94DDD6"/>
    <w:rsid w:val="1E98A7BA"/>
    <w:rsid w:val="1E997C3B"/>
    <w:rsid w:val="1E9B80D1"/>
    <w:rsid w:val="1EA0CC1C"/>
    <w:rsid w:val="1EA30BF7"/>
    <w:rsid w:val="1EA3C6EC"/>
    <w:rsid w:val="1EAD567B"/>
    <w:rsid w:val="1EB69F08"/>
    <w:rsid w:val="1EB70FA6"/>
    <w:rsid w:val="1EB87E7A"/>
    <w:rsid w:val="1EC797E9"/>
    <w:rsid w:val="1ECF7085"/>
    <w:rsid w:val="1EE06820"/>
    <w:rsid w:val="1EE25854"/>
    <w:rsid w:val="1EE38126"/>
    <w:rsid w:val="1EE97DC7"/>
    <w:rsid w:val="1EEBCC75"/>
    <w:rsid w:val="1EEE7B9E"/>
    <w:rsid w:val="1EF05076"/>
    <w:rsid w:val="1EF3552D"/>
    <w:rsid w:val="1EF7C64B"/>
    <w:rsid w:val="1EF8174F"/>
    <w:rsid w:val="1EF957C2"/>
    <w:rsid w:val="1F000B7D"/>
    <w:rsid w:val="1F07A9C6"/>
    <w:rsid w:val="1F0D8E51"/>
    <w:rsid w:val="1F1AFBA5"/>
    <w:rsid w:val="1F1BB82B"/>
    <w:rsid w:val="1F2806DD"/>
    <w:rsid w:val="1F2F87DB"/>
    <w:rsid w:val="1F3A70FC"/>
    <w:rsid w:val="1F455B03"/>
    <w:rsid w:val="1F4E09BB"/>
    <w:rsid w:val="1F54755F"/>
    <w:rsid w:val="1F57AD6B"/>
    <w:rsid w:val="1F5A5034"/>
    <w:rsid w:val="1F5A9076"/>
    <w:rsid w:val="1F5C069D"/>
    <w:rsid w:val="1F5D67E7"/>
    <w:rsid w:val="1F63552C"/>
    <w:rsid w:val="1F671936"/>
    <w:rsid w:val="1F77A734"/>
    <w:rsid w:val="1F7A5CF6"/>
    <w:rsid w:val="1F809FD5"/>
    <w:rsid w:val="1F8301B9"/>
    <w:rsid w:val="1F8431FD"/>
    <w:rsid w:val="1F8A86E8"/>
    <w:rsid w:val="1F8FFCE0"/>
    <w:rsid w:val="1F9723B7"/>
    <w:rsid w:val="1F97E458"/>
    <w:rsid w:val="1F9A6ACD"/>
    <w:rsid w:val="1F9CC567"/>
    <w:rsid w:val="1FA7A970"/>
    <w:rsid w:val="1FA86E3E"/>
    <w:rsid w:val="1FAF4472"/>
    <w:rsid w:val="1FB1596D"/>
    <w:rsid w:val="1FB48E62"/>
    <w:rsid w:val="1FB617D1"/>
    <w:rsid w:val="1FB623FE"/>
    <w:rsid w:val="1FB73EBA"/>
    <w:rsid w:val="1FB93841"/>
    <w:rsid w:val="1FBC10F6"/>
    <w:rsid w:val="1FC7D0FD"/>
    <w:rsid w:val="1FC9585C"/>
    <w:rsid w:val="1FCE48A1"/>
    <w:rsid w:val="1FCF89A8"/>
    <w:rsid w:val="1FD7BC7C"/>
    <w:rsid w:val="1FDF8559"/>
    <w:rsid w:val="1FE4D4E4"/>
    <w:rsid w:val="1FE5C5CC"/>
    <w:rsid w:val="1FE6175E"/>
    <w:rsid w:val="1FF3D9C9"/>
    <w:rsid w:val="1FF5963B"/>
    <w:rsid w:val="1FF97610"/>
    <w:rsid w:val="20042B3F"/>
    <w:rsid w:val="20094207"/>
    <w:rsid w:val="200C0352"/>
    <w:rsid w:val="200C469A"/>
    <w:rsid w:val="20109656"/>
    <w:rsid w:val="201DA3FC"/>
    <w:rsid w:val="20287602"/>
    <w:rsid w:val="20289B85"/>
    <w:rsid w:val="202E3A8A"/>
    <w:rsid w:val="202EE616"/>
    <w:rsid w:val="2032B47D"/>
    <w:rsid w:val="20343AF4"/>
    <w:rsid w:val="20392FDB"/>
    <w:rsid w:val="203D2C4A"/>
    <w:rsid w:val="203DC61F"/>
    <w:rsid w:val="203F974D"/>
    <w:rsid w:val="2046E641"/>
    <w:rsid w:val="2052E007"/>
    <w:rsid w:val="2053BB63"/>
    <w:rsid w:val="2063AB43"/>
    <w:rsid w:val="2069A433"/>
    <w:rsid w:val="206F34D4"/>
    <w:rsid w:val="207191B9"/>
    <w:rsid w:val="20719E10"/>
    <w:rsid w:val="20739209"/>
    <w:rsid w:val="2076C428"/>
    <w:rsid w:val="207E9D52"/>
    <w:rsid w:val="207F6D38"/>
    <w:rsid w:val="2091A502"/>
    <w:rsid w:val="2095FCBC"/>
    <w:rsid w:val="20977D1F"/>
    <w:rsid w:val="20A40F07"/>
    <w:rsid w:val="20A5292F"/>
    <w:rsid w:val="20A7D779"/>
    <w:rsid w:val="20AB0214"/>
    <w:rsid w:val="20ABC87B"/>
    <w:rsid w:val="20B17532"/>
    <w:rsid w:val="20B3AD2A"/>
    <w:rsid w:val="20B9BBFD"/>
    <w:rsid w:val="20BE9ADB"/>
    <w:rsid w:val="20BECFF2"/>
    <w:rsid w:val="20BED6DA"/>
    <w:rsid w:val="20C4A3D2"/>
    <w:rsid w:val="20C4E9E6"/>
    <w:rsid w:val="20C56AB2"/>
    <w:rsid w:val="20C706DA"/>
    <w:rsid w:val="20D5BC49"/>
    <w:rsid w:val="20D83B54"/>
    <w:rsid w:val="20D8F712"/>
    <w:rsid w:val="20D9B2DA"/>
    <w:rsid w:val="20E32B95"/>
    <w:rsid w:val="20E4EFBC"/>
    <w:rsid w:val="20EAC46D"/>
    <w:rsid w:val="20F50DDF"/>
    <w:rsid w:val="20F6C122"/>
    <w:rsid w:val="20FA1B35"/>
    <w:rsid w:val="20FCAFE6"/>
    <w:rsid w:val="2102AF23"/>
    <w:rsid w:val="21099B97"/>
    <w:rsid w:val="2111C9A7"/>
    <w:rsid w:val="21198982"/>
    <w:rsid w:val="211F70A4"/>
    <w:rsid w:val="21214A6B"/>
    <w:rsid w:val="2123B7F6"/>
    <w:rsid w:val="2131E00F"/>
    <w:rsid w:val="21341263"/>
    <w:rsid w:val="2135D535"/>
    <w:rsid w:val="214422A2"/>
    <w:rsid w:val="214C0166"/>
    <w:rsid w:val="215106B2"/>
    <w:rsid w:val="215D453E"/>
    <w:rsid w:val="21600D74"/>
    <w:rsid w:val="2169C73B"/>
    <w:rsid w:val="216A9FB3"/>
    <w:rsid w:val="216B59C9"/>
    <w:rsid w:val="216BF976"/>
    <w:rsid w:val="216C9D4F"/>
    <w:rsid w:val="216F39FC"/>
    <w:rsid w:val="2172B534"/>
    <w:rsid w:val="2176BC17"/>
    <w:rsid w:val="217EEEB7"/>
    <w:rsid w:val="2183D268"/>
    <w:rsid w:val="21869033"/>
    <w:rsid w:val="218E7CFE"/>
    <w:rsid w:val="2196F2F8"/>
    <w:rsid w:val="2197C8C5"/>
    <w:rsid w:val="2198E640"/>
    <w:rsid w:val="219ABE8A"/>
    <w:rsid w:val="21A51268"/>
    <w:rsid w:val="21ACC373"/>
    <w:rsid w:val="21B0479C"/>
    <w:rsid w:val="21B3C61F"/>
    <w:rsid w:val="21B6CFF4"/>
    <w:rsid w:val="21CAEA72"/>
    <w:rsid w:val="21D59608"/>
    <w:rsid w:val="21D7759A"/>
    <w:rsid w:val="21DDBF39"/>
    <w:rsid w:val="21E18AA8"/>
    <w:rsid w:val="21E49746"/>
    <w:rsid w:val="21E6DD86"/>
    <w:rsid w:val="21EBD5B3"/>
    <w:rsid w:val="21EFABD3"/>
    <w:rsid w:val="21F07786"/>
    <w:rsid w:val="21F81E74"/>
    <w:rsid w:val="21F8FFCF"/>
    <w:rsid w:val="21FC7EA8"/>
    <w:rsid w:val="2205646A"/>
    <w:rsid w:val="2205A617"/>
    <w:rsid w:val="220658E2"/>
    <w:rsid w:val="22072AFE"/>
    <w:rsid w:val="22093E42"/>
    <w:rsid w:val="220B3DB7"/>
    <w:rsid w:val="22103ABE"/>
    <w:rsid w:val="2211F9A5"/>
    <w:rsid w:val="22178614"/>
    <w:rsid w:val="221B287F"/>
    <w:rsid w:val="221D180F"/>
    <w:rsid w:val="22208E9B"/>
    <w:rsid w:val="2221EFF5"/>
    <w:rsid w:val="2227E2FE"/>
    <w:rsid w:val="222CF1F3"/>
    <w:rsid w:val="222E9309"/>
    <w:rsid w:val="2232BE39"/>
    <w:rsid w:val="22355DB6"/>
    <w:rsid w:val="223C88D3"/>
    <w:rsid w:val="223F506C"/>
    <w:rsid w:val="22405447"/>
    <w:rsid w:val="22423191"/>
    <w:rsid w:val="22466B01"/>
    <w:rsid w:val="22499035"/>
    <w:rsid w:val="224BA1B0"/>
    <w:rsid w:val="224DA28B"/>
    <w:rsid w:val="224F2806"/>
    <w:rsid w:val="22529C67"/>
    <w:rsid w:val="225B57F0"/>
    <w:rsid w:val="225B8BCF"/>
    <w:rsid w:val="2265E80F"/>
    <w:rsid w:val="2268918C"/>
    <w:rsid w:val="2268D389"/>
    <w:rsid w:val="226AFC3A"/>
    <w:rsid w:val="226C1EE1"/>
    <w:rsid w:val="22740C67"/>
    <w:rsid w:val="2275D45F"/>
    <w:rsid w:val="2278CB4C"/>
    <w:rsid w:val="227D04AB"/>
    <w:rsid w:val="227EB857"/>
    <w:rsid w:val="227F4A13"/>
    <w:rsid w:val="2281A138"/>
    <w:rsid w:val="228B0DC6"/>
    <w:rsid w:val="228BFDFB"/>
    <w:rsid w:val="22902FDF"/>
    <w:rsid w:val="22987854"/>
    <w:rsid w:val="229B28A2"/>
    <w:rsid w:val="22A5C7C2"/>
    <w:rsid w:val="22AFD125"/>
    <w:rsid w:val="22BA4961"/>
    <w:rsid w:val="22BC46F2"/>
    <w:rsid w:val="22C1692C"/>
    <w:rsid w:val="22C348C2"/>
    <w:rsid w:val="22C60A45"/>
    <w:rsid w:val="22C93DC3"/>
    <w:rsid w:val="22CEB96F"/>
    <w:rsid w:val="22D2F076"/>
    <w:rsid w:val="22D3AC44"/>
    <w:rsid w:val="22D466EC"/>
    <w:rsid w:val="22D9DD7E"/>
    <w:rsid w:val="22DEC270"/>
    <w:rsid w:val="22F50460"/>
    <w:rsid w:val="22F93787"/>
    <w:rsid w:val="22F97AE7"/>
    <w:rsid w:val="22F982AC"/>
    <w:rsid w:val="22FEADEC"/>
    <w:rsid w:val="2301E2C0"/>
    <w:rsid w:val="23042D03"/>
    <w:rsid w:val="23072A2A"/>
    <w:rsid w:val="23117B10"/>
    <w:rsid w:val="2318BCCB"/>
    <w:rsid w:val="231D91C2"/>
    <w:rsid w:val="2321F662"/>
    <w:rsid w:val="23249439"/>
    <w:rsid w:val="232654C2"/>
    <w:rsid w:val="233196BD"/>
    <w:rsid w:val="2333343C"/>
    <w:rsid w:val="2334FF58"/>
    <w:rsid w:val="23368EEB"/>
    <w:rsid w:val="233A758D"/>
    <w:rsid w:val="23415AA3"/>
    <w:rsid w:val="2345E585"/>
    <w:rsid w:val="23484034"/>
    <w:rsid w:val="2350C42F"/>
    <w:rsid w:val="2352B74C"/>
    <w:rsid w:val="2354BB78"/>
    <w:rsid w:val="235EFA2A"/>
    <w:rsid w:val="2361480F"/>
    <w:rsid w:val="2368AFE0"/>
    <w:rsid w:val="23696949"/>
    <w:rsid w:val="23714082"/>
    <w:rsid w:val="2373DA36"/>
    <w:rsid w:val="2373F56E"/>
    <w:rsid w:val="23789716"/>
    <w:rsid w:val="237EE1A5"/>
    <w:rsid w:val="239556A8"/>
    <w:rsid w:val="2399DD5F"/>
    <w:rsid w:val="23A60893"/>
    <w:rsid w:val="23A7618F"/>
    <w:rsid w:val="23A7DFAA"/>
    <w:rsid w:val="23BED34A"/>
    <w:rsid w:val="23C550B9"/>
    <w:rsid w:val="23CB6A7D"/>
    <w:rsid w:val="23CECA1A"/>
    <w:rsid w:val="23D05263"/>
    <w:rsid w:val="23D0D829"/>
    <w:rsid w:val="23DAC2FE"/>
    <w:rsid w:val="23EB8AA6"/>
    <w:rsid w:val="23FE0256"/>
    <w:rsid w:val="23FF0C04"/>
    <w:rsid w:val="23FF9EE8"/>
    <w:rsid w:val="24005AF2"/>
    <w:rsid w:val="24029C58"/>
    <w:rsid w:val="24066C3A"/>
    <w:rsid w:val="2407C72D"/>
    <w:rsid w:val="240CD713"/>
    <w:rsid w:val="2414CDF0"/>
    <w:rsid w:val="2422B267"/>
    <w:rsid w:val="24282796"/>
    <w:rsid w:val="2430E32E"/>
    <w:rsid w:val="24330EB8"/>
    <w:rsid w:val="2434CA3E"/>
    <w:rsid w:val="2436075D"/>
    <w:rsid w:val="24380894"/>
    <w:rsid w:val="243A7880"/>
    <w:rsid w:val="243C1B8A"/>
    <w:rsid w:val="24476302"/>
    <w:rsid w:val="244E0CCE"/>
    <w:rsid w:val="244FEA0B"/>
    <w:rsid w:val="24507007"/>
    <w:rsid w:val="2456BA56"/>
    <w:rsid w:val="245915DC"/>
    <w:rsid w:val="2461ECBD"/>
    <w:rsid w:val="246A2451"/>
    <w:rsid w:val="246C6962"/>
    <w:rsid w:val="24789B8D"/>
    <w:rsid w:val="247AA8AC"/>
    <w:rsid w:val="247C8795"/>
    <w:rsid w:val="248133FC"/>
    <w:rsid w:val="24879A20"/>
    <w:rsid w:val="24882A89"/>
    <w:rsid w:val="2488FFE6"/>
    <w:rsid w:val="248B3F05"/>
    <w:rsid w:val="249AE2BC"/>
    <w:rsid w:val="249C32D9"/>
    <w:rsid w:val="249DE6F3"/>
    <w:rsid w:val="24B59BAA"/>
    <w:rsid w:val="24BAF035"/>
    <w:rsid w:val="24BB8753"/>
    <w:rsid w:val="24C20EB0"/>
    <w:rsid w:val="24CB4903"/>
    <w:rsid w:val="24D0F179"/>
    <w:rsid w:val="24D22DCD"/>
    <w:rsid w:val="24D3AA7F"/>
    <w:rsid w:val="24DC31F6"/>
    <w:rsid w:val="24DDC4C2"/>
    <w:rsid w:val="24E0F371"/>
    <w:rsid w:val="24F21EA0"/>
    <w:rsid w:val="24F239C0"/>
    <w:rsid w:val="24F6F32E"/>
    <w:rsid w:val="24FCD653"/>
    <w:rsid w:val="25011418"/>
    <w:rsid w:val="25012538"/>
    <w:rsid w:val="250728D6"/>
    <w:rsid w:val="250763CD"/>
    <w:rsid w:val="250D2540"/>
    <w:rsid w:val="250DAF19"/>
    <w:rsid w:val="25116B7C"/>
    <w:rsid w:val="2524462B"/>
    <w:rsid w:val="252BDA7F"/>
    <w:rsid w:val="252DD037"/>
    <w:rsid w:val="252F1328"/>
    <w:rsid w:val="252FB93A"/>
    <w:rsid w:val="253601E2"/>
    <w:rsid w:val="25363066"/>
    <w:rsid w:val="253964F9"/>
    <w:rsid w:val="2539B5FE"/>
    <w:rsid w:val="253AAA3C"/>
    <w:rsid w:val="253BAC68"/>
    <w:rsid w:val="253E7859"/>
    <w:rsid w:val="2543C158"/>
    <w:rsid w:val="254F513F"/>
    <w:rsid w:val="25520BE9"/>
    <w:rsid w:val="25565FF5"/>
    <w:rsid w:val="2557BC46"/>
    <w:rsid w:val="25584FF6"/>
    <w:rsid w:val="2558D3FA"/>
    <w:rsid w:val="255A5960"/>
    <w:rsid w:val="2568A35A"/>
    <w:rsid w:val="256DB9AD"/>
    <w:rsid w:val="257762AC"/>
    <w:rsid w:val="2577682E"/>
    <w:rsid w:val="257B3DD5"/>
    <w:rsid w:val="257B4E8C"/>
    <w:rsid w:val="25842A2E"/>
    <w:rsid w:val="2584FA10"/>
    <w:rsid w:val="25851F6A"/>
    <w:rsid w:val="25931ED9"/>
    <w:rsid w:val="25960961"/>
    <w:rsid w:val="25A2ADD4"/>
    <w:rsid w:val="25A7A0FC"/>
    <w:rsid w:val="25AD8F7F"/>
    <w:rsid w:val="25B31163"/>
    <w:rsid w:val="25B3818A"/>
    <w:rsid w:val="25B6E79D"/>
    <w:rsid w:val="25B8A288"/>
    <w:rsid w:val="25B945EA"/>
    <w:rsid w:val="25B951AA"/>
    <w:rsid w:val="25C02DD5"/>
    <w:rsid w:val="25C93EFF"/>
    <w:rsid w:val="25CA219C"/>
    <w:rsid w:val="25CE10D2"/>
    <w:rsid w:val="25D3D8F5"/>
    <w:rsid w:val="25D444FD"/>
    <w:rsid w:val="25D4A9A0"/>
    <w:rsid w:val="25E1369F"/>
    <w:rsid w:val="25E37992"/>
    <w:rsid w:val="25E76DCA"/>
    <w:rsid w:val="25EB49B8"/>
    <w:rsid w:val="25EE64EE"/>
    <w:rsid w:val="25F429CD"/>
    <w:rsid w:val="25FC13CC"/>
    <w:rsid w:val="25FC5DEE"/>
    <w:rsid w:val="25FCB3D8"/>
    <w:rsid w:val="26031326"/>
    <w:rsid w:val="26038227"/>
    <w:rsid w:val="2603B7E9"/>
    <w:rsid w:val="260D4576"/>
    <w:rsid w:val="26155F75"/>
    <w:rsid w:val="26233735"/>
    <w:rsid w:val="262555C1"/>
    <w:rsid w:val="26287A84"/>
    <w:rsid w:val="262CEE48"/>
    <w:rsid w:val="262D700B"/>
    <w:rsid w:val="262FAA63"/>
    <w:rsid w:val="263788AB"/>
    <w:rsid w:val="263DD651"/>
    <w:rsid w:val="263E10D6"/>
    <w:rsid w:val="263F3B26"/>
    <w:rsid w:val="26435E50"/>
    <w:rsid w:val="2645D6C5"/>
    <w:rsid w:val="264722CC"/>
    <w:rsid w:val="2649C09C"/>
    <w:rsid w:val="265346B3"/>
    <w:rsid w:val="2653BFD9"/>
    <w:rsid w:val="265C250A"/>
    <w:rsid w:val="26620386"/>
    <w:rsid w:val="26635FF6"/>
    <w:rsid w:val="26659983"/>
    <w:rsid w:val="26670BA7"/>
    <w:rsid w:val="266B39E8"/>
    <w:rsid w:val="266BE339"/>
    <w:rsid w:val="266C5D45"/>
    <w:rsid w:val="266DB771"/>
    <w:rsid w:val="2679E161"/>
    <w:rsid w:val="267E4EF2"/>
    <w:rsid w:val="2680EA1D"/>
    <w:rsid w:val="2682384B"/>
    <w:rsid w:val="268C5DF0"/>
    <w:rsid w:val="26909D32"/>
    <w:rsid w:val="26911F45"/>
    <w:rsid w:val="2691E63D"/>
    <w:rsid w:val="2697126D"/>
    <w:rsid w:val="26A28005"/>
    <w:rsid w:val="26A2A402"/>
    <w:rsid w:val="26A97EBF"/>
    <w:rsid w:val="26AAA556"/>
    <w:rsid w:val="26AAC0F0"/>
    <w:rsid w:val="26ABE6AD"/>
    <w:rsid w:val="26ACC0AC"/>
    <w:rsid w:val="26ADED58"/>
    <w:rsid w:val="26B12BFD"/>
    <w:rsid w:val="26B30317"/>
    <w:rsid w:val="26B90C22"/>
    <w:rsid w:val="26BC3FBE"/>
    <w:rsid w:val="26BFBC04"/>
    <w:rsid w:val="26C8DECF"/>
    <w:rsid w:val="26CA3B89"/>
    <w:rsid w:val="26CC479E"/>
    <w:rsid w:val="26CFD90A"/>
    <w:rsid w:val="26D059DA"/>
    <w:rsid w:val="26D270AD"/>
    <w:rsid w:val="26D696B5"/>
    <w:rsid w:val="26DC5A43"/>
    <w:rsid w:val="26DECA6A"/>
    <w:rsid w:val="26F73ED4"/>
    <w:rsid w:val="26F91AE3"/>
    <w:rsid w:val="26F9461D"/>
    <w:rsid w:val="26FDC357"/>
    <w:rsid w:val="27027A18"/>
    <w:rsid w:val="2702F733"/>
    <w:rsid w:val="27059636"/>
    <w:rsid w:val="270AF939"/>
    <w:rsid w:val="270B2227"/>
    <w:rsid w:val="270DE6E2"/>
    <w:rsid w:val="270F3451"/>
    <w:rsid w:val="271545FF"/>
    <w:rsid w:val="271BDAF3"/>
    <w:rsid w:val="271D7F15"/>
    <w:rsid w:val="2723BA9E"/>
    <w:rsid w:val="272456D2"/>
    <w:rsid w:val="27278BE3"/>
    <w:rsid w:val="273104F9"/>
    <w:rsid w:val="27314199"/>
    <w:rsid w:val="2734A4AA"/>
    <w:rsid w:val="27370BAE"/>
    <w:rsid w:val="273B01A0"/>
    <w:rsid w:val="27477D8A"/>
    <w:rsid w:val="274999CA"/>
    <w:rsid w:val="274A5215"/>
    <w:rsid w:val="274F1508"/>
    <w:rsid w:val="2750AD2C"/>
    <w:rsid w:val="2757854D"/>
    <w:rsid w:val="27583D79"/>
    <w:rsid w:val="275D11D3"/>
    <w:rsid w:val="275DDA48"/>
    <w:rsid w:val="276DA608"/>
    <w:rsid w:val="276E328C"/>
    <w:rsid w:val="276F7FBA"/>
    <w:rsid w:val="277C54E7"/>
    <w:rsid w:val="2792E26E"/>
    <w:rsid w:val="279BD300"/>
    <w:rsid w:val="279C91AA"/>
    <w:rsid w:val="279FB4DC"/>
    <w:rsid w:val="27A63AB2"/>
    <w:rsid w:val="27A943E9"/>
    <w:rsid w:val="27AEFBF4"/>
    <w:rsid w:val="27B2280C"/>
    <w:rsid w:val="27B520DB"/>
    <w:rsid w:val="27C75010"/>
    <w:rsid w:val="27C82226"/>
    <w:rsid w:val="27C87583"/>
    <w:rsid w:val="27CA4404"/>
    <w:rsid w:val="27CA8EE1"/>
    <w:rsid w:val="27D1AE76"/>
    <w:rsid w:val="27D1F492"/>
    <w:rsid w:val="27DA898E"/>
    <w:rsid w:val="27DF1902"/>
    <w:rsid w:val="27EA3FE9"/>
    <w:rsid w:val="27EBD0A2"/>
    <w:rsid w:val="27EE9B2B"/>
    <w:rsid w:val="27F70A06"/>
    <w:rsid w:val="28026E45"/>
    <w:rsid w:val="28080D69"/>
    <w:rsid w:val="280C628A"/>
    <w:rsid w:val="280D2B40"/>
    <w:rsid w:val="280D6589"/>
    <w:rsid w:val="2811E770"/>
    <w:rsid w:val="2819EA7C"/>
    <w:rsid w:val="281C5503"/>
    <w:rsid w:val="28206F14"/>
    <w:rsid w:val="28225424"/>
    <w:rsid w:val="2828C1DD"/>
    <w:rsid w:val="28384169"/>
    <w:rsid w:val="28390257"/>
    <w:rsid w:val="283BC115"/>
    <w:rsid w:val="28448561"/>
    <w:rsid w:val="284F8FAE"/>
    <w:rsid w:val="2853B09D"/>
    <w:rsid w:val="28542076"/>
    <w:rsid w:val="28561D41"/>
    <w:rsid w:val="2857F1CC"/>
    <w:rsid w:val="28598A5B"/>
    <w:rsid w:val="285C65BA"/>
    <w:rsid w:val="28606C04"/>
    <w:rsid w:val="28644CAB"/>
    <w:rsid w:val="2865B577"/>
    <w:rsid w:val="28679B53"/>
    <w:rsid w:val="28689DFF"/>
    <w:rsid w:val="286CFB3C"/>
    <w:rsid w:val="2870CC17"/>
    <w:rsid w:val="287C3F34"/>
    <w:rsid w:val="287D4D62"/>
    <w:rsid w:val="287F2CF2"/>
    <w:rsid w:val="287FB9CA"/>
    <w:rsid w:val="28821A6C"/>
    <w:rsid w:val="28841731"/>
    <w:rsid w:val="28848218"/>
    <w:rsid w:val="288EDCD9"/>
    <w:rsid w:val="28914505"/>
    <w:rsid w:val="28924778"/>
    <w:rsid w:val="2899DA5F"/>
    <w:rsid w:val="289B61D6"/>
    <w:rsid w:val="289EED36"/>
    <w:rsid w:val="28A215D2"/>
    <w:rsid w:val="28A3C81B"/>
    <w:rsid w:val="28AD83AD"/>
    <w:rsid w:val="28B811FC"/>
    <w:rsid w:val="28BFE6A3"/>
    <w:rsid w:val="28C126B2"/>
    <w:rsid w:val="28CC575B"/>
    <w:rsid w:val="28D24262"/>
    <w:rsid w:val="28D95A95"/>
    <w:rsid w:val="28D9DBED"/>
    <w:rsid w:val="28ED0001"/>
    <w:rsid w:val="28FC2D09"/>
    <w:rsid w:val="28FDE79B"/>
    <w:rsid w:val="2900D973"/>
    <w:rsid w:val="29016748"/>
    <w:rsid w:val="2909CEE9"/>
    <w:rsid w:val="291016DD"/>
    <w:rsid w:val="2913B167"/>
    <w:rsid w:val="2916AE32"/>
    <w:rsid w:val="291C4A32"/>
    <w:rsid w:val="29258785"/>
    <w:rsid w:val="292787A3"/>
    <w:rsid w:val="2927A14B"/>
    <w:rsid w:val="292C8058"/>
    <w:rsid w:val="2931692E"/>
    <w:rsid w:val="294225FD"/>
    <w:rsid w:val="2949BBF5"/>
    <w:rsid w:val="294A5F6B"/>
    <w:rsid w:val="2951AC74"/>
    <w:rsid w:val="29549043"/>
    <w:rsid w:val="295CEFBF"/>
    <w:rsid w:val="2962D54D"/>
    <w:rsid w:val="2974FE1C"/>
    <w:rsid w:val="29763A88"/>
    <w:rsid w:val="2976F7E1"/>
    <w:rsid w:val="297EC07D"/>
    <w:rsid w:val="2980D626"/>
    <w:rsid w:val="298A593B"/>
    <w:rsid w:val="298F2298"/>
    <w:rsid w:val="298F2EAC"/>
    <w:rsid w:val="29907097"/>
    <w:rsid w:val="2993ED60"/>
    <w:rsid w:val="29AA557F"/>
    <w:rsid w:val="29AA99AE"/>
    <w:rsid w:val="29AC0450"/>
    <w:rsid w:val="29AD4593"/>
    <w:rsid w:val="29AE0CC8"/>
    <w:rsid w:val="29B099C8"/>
    <w:rsid w:val="29B71CB3"/>
    <w:rsid w:val="29B90A5C"/>
    <w:rsid w:val="29B9124F"/>
    <w:rsid w:val="29BF59A4"/>
    <w:rsid w:val="29C18029"/>
    <w:rsid w:val="29C40496"/>
    <w:rsid w:val="29C44F15"/>
    <w:rsid w:val="29C8970D"/>
    <w:rsid w:val="29CA5B76"/>
    <w:rsid w:val="29CCB451"/>
    <w:rsid w:val="29CEF745"/>
    <w:rsid w:val="29DA99F9"/>
    <w:rsid w:val="29DE33BA"/>
    <w:rsid w:val="29DF8240"/>
    <w:rsid w:val="29F1B513"/>
    <w:rsid w:val="29F43A6E"/>
    <w:rsid w:val="29F50EE5"/>
    <w:rsid w:val="29FCCA74"/>
    <w:rsid w:val="2A00E47B"/>
    <w:rsid w:val="2A025592"/>
    <w:rsid w:val="2A0C27D0"/>
    <w:rsid w:val="2A0C5F25"/>
    <w:rsid w:val="2A0E6E75"/>
    <w:rsid w:val="2A0ECEEA"/>
    <w:rsid w:val="2A0F8EAD"/>
    <w:rsid w:val="2A123AF4"/>
    <w:rsid w:val="2A13BFA5"/>
    <w:rsid w:val="2A162B82"/>
    <w:rsid w:val="2A1A5278"/>
    <w:rsid w:val="2A1DC694"/>
    <w:rsid w:val="2A1E501A"/>
    <w:rsid w:val="2A1EBBE0"/>
    <w:rsid w:val="2A209EA6"/>
    <w:rsid w:val="2A22A5C8"/>
    <w:rsid w:val="2A24E23C"/>
    <w:rsid w:val="2A25045B"/>
    <w:rsid w:val="2A275B4B"/>
    <w:rsid w:val="2A295EF4"/>
    <w:rsid w:val="2A303E2F"/>
    <w:rsid w:val="2A30BA05"/>
    <w:rsid w:val="2A31C8F0"/>
    <w:rsid w:val="2A376E8D"/>
    <w:rsid w:val="2A3A9246"/>
    <w:rsid w:val="2A3C6447"/>
    <w:rsid w:val="2A3DD77B"/>
    <w:rsid w:val="2A425301"/>
    <w:rsid w:val="2A4998A8"/>
    <w:rsid w:val="2A4A1555"/>
    <w:rsid w:val="2A506477"/>
    <w:rsid w:val="2A55EB2B"/>
    <w:rsid w:val="2A5808D7"/>
    <w:rsid w:val="2A68A333"/>
    <w:rsid w:val="2A68E187"/>
    <w:rsid w:val="2A69D42A"/>
    <w:rsid w:val="2A6C9C39"/>
    <w:rsid w:val="2A6F8E41"/>
    <w:rsid w:val="2A73711B"/>
    <w:rsid w:val="2A77DE01"/>
    <w:rsid w:val="2A806299"/>
    <w:rsid w:val="2A82884F"/>
    <w:rsid w:val="2A82A767"/>
    <w:rsid w:val="2A83676F"/>
    <w:rsid w:val="2A847EBB"/>
    <w:rsid w:val="2A87CC26"/>
    <w:rsid w:val="2A8B6ECD"/>
    <w:rsid w:val="2A8DF769"/>
    <w:rsid w:val="2A8E7592"/>
    <w:rsid w:val="2A90CF8E"/>
    <w:rsid w:val="2A929763"/>
    <w:rsid w:val="2A93D0ED"/>
    <w:rsid w:val="2A964EED"/>
    <w:rsid w:val="2A98FEE6"/>
    <w:rsid w:val="2AA81AC3"/>
    <w:rsid w:val="2AA8C887"/>
    <w:rsid w:val="2AAB7E4B"/>
    <w:rsid w:val="2AB312CE"/>
    <w:rsid w:val="2AB35037"/>
    <w:rsid w:val="2ABEEA12"/>
    <w:rsid w:val="2AC0816D"/>
    <w:rsid w:val="2AD0F88C"/>
    <w:rsid w:val="2AD3B073"/>
    <w:rsid w:val="2ADA7E88"/>
    <w:rsid w:val="2ADC2B62"/>
    <w:rsid w:val="2ADCC458"/>
    <w:rsid w:val="2AE05A2C"/>
    <w:rsid w:val="2AE273EF"/>
    <w:rsid w:val="2AE5E747"/>
    <w:rsid w:val="2AE85826"/>
    <w:rsid w:val="2AEFF701"/>
    <w:rsid w:val="2AF32A2D"/>
    <w:rsid w:val="2AF69CC2"/>
    <w:rsid w:val="2B008FA9"/>
    <w:rsid w:val="2B02732A"/>
    <w:rsid w:val="2B10CE7D"/>
    <w:rsid w:val="2B14FC51"/>
    <w:rsid w:val="2B16456D"/>
    <w:rsid w:val="2B2225FA"/>
    <w:rsid w:val="2B2F8027"/>
    <w:rsid w:val="2B2FF8C9"/>
    <w:rsid w:val="2B31BB45"/>
    <w:rsid w:val="2B341E95"/>
    <w:rsid w:val="2B36BD85"/>
    <w:rsid w:val="2B3B8F67"/>
    <w:rsid w:val="2B3FB2E7"/>
    <w:rsid w:val="2B49F230"/>
    <w:rsid w:val="2B4C7763"/>
    <w:rsid w:val="2B509F06"/>
    <w:rsid w:val="2B5A91D1"/>
    <w:rsid w:val="2B5AA625"/>
    <w:rsid w:val="2B7093DB"/>
    <w:rsid w:val="2B71ED24"/>
    <w:rsid w:val="2B766A5A"/>
    <w:rsid w:val="2B775C4F"/>
    <w:rsid w:val="2B791C84"/>
    <w:rsid w:val="2B795285"/>
    <w:rsid w:val="2B7B087C"/>
    <w:rsid w:val="2B8487CA"/>
    <w:rsid w:val="2B84CDC0"/>
    <w:rsid w:val="2B8658C8"/>
    <w:rsid w:val="2B897C85"/>
    <w:rsid w:val="2B8980B8"/>
    <w:rsid w:val="2B89CF80"/>
    <w:rsid w:val="2B9A1369"/>
    <w:rsid w:val="2B9C0051"/>
    <w:rsid w:val="2BAD7C6B"/>
    <w:rsid w:val="2BAD8194"/>
    <w:rsid w:val="2BB52677"/>
    <w:rsid w:val="2BB596C5"/>
    <w:rsid w:val="2BBDC3B7"/>
    <w:rsid w:val="2BC00120"/>
    <w:rsid w:val="2BC2A01C"/>
    <w:rsid w:val="2BC4D33C"/>
    <w:rsid w:val="2BC89D06"/>
    <w:rsid w:val="2BCB9920"/>
    <w:rsid w:val="2BD5771B"/>
    <w:rsid w:val="2BD7B00D"/>
    <w:rsid w:val="2BDBE7FD"/>
    <w:rsid w:val="2BDE7B10"/>
    <w:rsid w:val="2BE11506"/>
    <w:rsid w:val="2BE80A71"/>
    <w:rsid w:val="2BF3982D"/>
    <w:rsid w:val="2BF72BC1"/>
    <w:rsid w:val="2BF92941"/>
    <w:rsid w:val="2BFBF664"/>
    <w:rsid w:val="2C011014"/>
    <w:rsid w:val="2C04D8B5"/>
    <w:rsid w:val="2C09EFDA"/>
    <w:rsid w:val="2C0CFE37"/>
    <w:rsid w:val="2C116789"/>
    <w:rsid w:val="2C11DE0D"/>
    <w:rsid w:val="2C153F67"/>
    <w:rsid w:val="2C161B7C"/>
    <w:rsid w:val="2C1E460D"/>
    <w:rsid w:val="2C2000E5"/>
    <w:rsid w:val="2C2E3FBD"/>
    <w:rsid w:val="2C3DC450"/>
    <w:rsid w:val="2C3DEBA1"/>
    <w:rsid w:val="2C473ECF"/>
    <w:rsid w:val="2C4975A3"/>
    <w:rsid w:val="2C4AD92D"/>
    <w:rsid w:val="2C4E6B58"/>
    <w:rsid w:val="2C50131E"/>
    <w:rsid w:val="2C57A1DD"/>
    <w:rsid w:val="2C5E82D2"/>
    <w:rsid w:val="2C5F698C"/>
    <w:rsid w:val="2C63C0E6"/>
    <w:rsid w:val="2C6A7EBD"/>
    <w:rsid w:val="2C6AD192"/>
    <w:rsid w:val="2C6E79CC"/>
    <w:rsid w:val="2C718C4B"/>
    <w:rsid w:val="2C7685F3"/>
    <w:rsid w:val="2C7E92EC"/>
    <w:rsid w:val="2C7F0BC8"/>
    <w:rsid w:val="2C7FD03E"/>
    <w:rsid w:val="2C8F43B0"/>
    <w:rsid w:val="2C953D2C"/>
    <w:rsid w:val="2C954B3A"/>
    <w:rsid w:val="2C96504E"/>
    <w:rsid w:val="2C973B10"/>
    <w:rsid w:val="2C9DE782"/>
    <w:rsid w:val="2CA676B4"/>
    <w:rsid w:val="2CA6CA48"/>
    <w:rsid w:val="2CAA2F8F"/>
    <w:rsid w:val="2CAD9A8D"/>
    <w:rsid w:val="2CB22471"/>
    <w:rsid w:val="2CB2C9BC"/>
    <w:rsid w:val="2CB7D36C"/>
    <w:rsid w:val="2CB95DBB"/>
    <w:rsid w:val="2CBF9F11"/>
    <w:rsid w:val="2CC29A2C"/>
    <w:rsid w:val="2CC2C8DD"/>
    <w:rsid w:val="2CC54E96"/>
    <w:rsid w:val="2CC7D2B0"/>
    <w:rsid w:val="2CCA5806"/>
    <w:rsid w:val="2CD2FC04"/>
    <w:rsid w:val="2CD49022"/>
    <w:rsid w:val="2CDFB7EB"/>
    <w:rsid w:val="2CE0C955"/>
    <w:rsid w:val="2CE43928"/>
    <w:rsid w:val="2CE58351"/>
    <w:rsid w:val="2CE8807A"/>
    <w:rsid w:val="2CEBF3CA"/>
    <w:rsid w:val="2CEC8718"/>
    <w:rsid w:val="2CEEC785"/>
    <w:rsid w:val="2CEFE46B"/>
    <w:rsid w:val="2CF40D18"/>
    <w:rsid w:val="2CF79225"/>
    <w:rsid w:val="2CFB8E7A"/>
    <w:rsid w:val="2CFBC488"/>
    <w:rsid w:val="2D00BDD2"/>
    <w:rsid w:val="2D02313A"/>
    <w:rsid w:val="2D030266"/>
    <w:rsid w:val="2D04BF19"/>
    <w:rsid w:val="2D0AF62D"/>
    <w:rsid w:val="2D0B91A3"/>
    <w:rsid w:val="2D0CC85E"/>
    <w:rsid w:val="2D112756"/>
    <w:rsid w:val="2D123A94"/>
    <w:rsid w:val="2D17AFB2"/>
    <w:rsid w:val="2D18D186"/>
    <w:rsid w:val="2D1B75B0"/>
    <w:rsid w:val="2D1BD332"/>
    <w:rsid w:val="2D1D7BC3"/>
    <w:rsid w:val="2D1F4997"/>
    <w:rsid w:val="2D209C24"/>
    <w:rsid w:val="2D22FE1A"/>
    <w:rsid w:val="2D23F690"/>
    <w:rsid w:val="2D33FFCE"/>
    <w:rsid w:val="2D35DA52"/>
    <w:rsid w:val="2D36B543"/>
    <w:rsid w:val="2D3ABEC7"/>
    <w:rsid w:val="2D535FD6"/>
    <w:rsid w:val="2D5A4F39"/>
    <w:rsid w:val="2D5C6CD4"/>
    <w:rsid w:val="2D5F4011"/>
    <w:rsid w:val="2D61BF79"/>
    <w:rsid w:val="2D647A88"/>
    <w:rsid w:val="2D659421"/>
    <w:rsid w:val="2D691B36"/>
    <w:rsid w:val="2D6ECDF3"/>
    <w:rsid w:val="2D7352E0"/>
    <w:rsid w:val="2D7408D4"/>
    <w:rsid w:val="2D7B2318"/>
    <w:rsid w:val="2D7BDD1E"/>
    <w:rsid w:val="2D7C4464"/>
    <w:rsid w:val="2D7EEF8E"/>
    <w:rsid w:val="2D82D391"/>
    <w:rsid w:val="2D86785C"/>
    <w:rsid w:val="2D871AED"/>
    <w:rsid w:val="2D8A8595"/>
    <w:rsid w:val="2D9B07B1"/>
    <w:rsid w:val="2D9DD5DC"/>
    <w:rsid w:val="2D9FDFC6"/>
    <w:rsid w:val="2DA09E2C"/>
    <w:rsid w:val="2DA16250"/>
    <w:rsid w:val="2DA17D56"/>
    <w:rsid w:val="2DA1CF63"/>
    <w:rsid w:val="2DA43BB5"/>
    <w:rsid w:val="2DA76743"/>
    <w:rsid w:val="2DA9027A"/>
    <w:rsid w:val="2DA99116"/>
    <w:rsid w:val="2DAF0741"/>
    <w:rsid w:val="2DB2DC16"/>
    <w:rsid w:val="2DB3C1A0"/>
    <w:rsid w:val="2DB4362A"/>
    <w:rsid w:val="2DB855E6"/>
    <w:rsid w:val="2DBB2239"/>
    <w:rsid w:val="2DBC4916"/>
    <w:rsid w:val="2DBE4BFE"/>
    <w:rsid w:val="2DC2679C"/>
    <w:rsid w:val="2DC4AC48"/>
    <w:rsid w:val="2DCE6F3C"/>
    <w:rsid w:val="2DCEC9D4"/>
    <w:rsid w:val="2DD08F9A"/>
    <w:rsid w:val="2DD238C9"/>
    <w:rsid w:val="2DD2BDC2"/>
    <w:rsid w:val="2DD3280B"/>
    <w:rsid w:val="2DD85D5E"/>
    <w:rsid w:val="2DDC0889"/>
    <w:rsid w:val="2DDCAAC2"/>
    <w:rsid w:val="2DE11AF9"/>
    <w:rsid w:val="2DE15E03"/>
    <w:rsid w:val="2DEA18D8"/>
    <w:rsid w:val="2DF4C2D7"/>
    <w:rsid w:val="2DF6E3E4"/>
    <w:rsid w:val="2E02A477"/>
    <w:rsid w:val="2E0399BB"/>
    <w:rsid w:val="2E03BB38"/>
    <w:rsid w:val="2E03FE59"/>
    <w:rsid w:val="2E05EA97"/>
    <w:rsid w:val="2E074C6B"/>
    <w:rsid w:val="2E133647"/>
    <w:rsid w:val="2E1BCCB2"/>
    <w:rsid w:val="2E1FF8E8"/>
    <w:rsid w:val="2E2206B3"/>
    <w:rsid w:val="2E2873BB"/>
    <w:rsid w:val="2E2CCC5E"/>
    <w:rsid w:val="2E2DEDBC"/>
    <w:rsid w:val="2E31C7FF"/>
    <w:rsid w:val="2E338BAA"/>
    <w:rsid w:val="2E3B0001"/>
    <w:rsid w:val="2E41A43B"/>
    <w:rsid w:val="2E4568F7"/>
    <w:rsid w:val="2E45F75C"/>
    <w:rsid w:val="2E4845EE"/>
    <w:rsid w:val="2E4D2AFC"/>
    <w:rsid w:val="2E53E8F9"/>
    <w:rsid w:val="2E582A49"/>
    <w:rsid w:val="2E58E885"/>
    <w:rsid w:val="2E61AC89"/>
    <w:rsid w:val="2E654CF7"/>
    <w:rsid w:val="2E662122"/>
    <w:rsid w:val="2E718F4C"/>
    <w:rsid w:val="2E728BE8"/>
    <w:rsid w:val="2E81F919"/>
    <w:rsid w:val="2E8B4048"/>
    <w:rsid w:val="2E8C373E"/>
    <w:rsid w:val="2E8D58FD"/>
    <w:rsid w:val="2E8FB679"/>
    <w:rsid w:val="2E9006F4"/>
    <w:rsid w:val="2E946F23"/>
    <w:rsid w:val="2E960A6B"/>
    <w:rsid w:val="2E96C390"/>
    <w:rsid w:val="2E9755A8"/>
    <w:rsid w:val="2E9794E9"/>
    <w:rsid w:val="2E9A2F69"/>
    <w:rsid w:val="2EA02F9D"/>
    <w:rsid w:val="2EA26CEB"/>
    <w:rsid w:val="2EA901A4"/>
    <w:rsid w:val="2EB1F2F8"/>
    <w:rsid w:val="2EBA7ECA"/>
    <w:rsid w:val="2EBF75D6"/>
    <w:rsid w:val="2EC181D3"/>
    <w:rsid w:val="2EC297A4"/>
    <w:rsid w:val="2EC54F1F"/>
    <w:rsid w:val="2EC85342"/>
    <w:rsid w:val="2ECE490B"/>
    <w:rsid w:val="2ED05DB6"/>
    <w:rsid w:val="2ED1F65A"/>
    <w:rsid w:val="2ED99560"/>
    <w:rsid w:val="2EDC11AA"/>
    <w:rsid w:val="2EE03D85"/>
    <w:rsid w:val="2EE10EE3"/>
    <w:rsid w:val="2EE29C6C"/>
    <w:rsid w:val="2EE6CB61"/>
    <w:rsid w:val="2EEB3139"/>
    <w:rsid w:val="2EECC739"/>
    <w:rsid w:val="2EED2B5D"/>
    <w:rsid w:val="2EED3787"/>
    <w:rsid w:val="2EF011D4"/>
    <w:rsid w:val="2EF0D796"/>
    <w:rsid w:val="2EF28C0C"/>
    <w:rsid w:val="2EFC55D6"/>
    <w:rsid w:val="2EFE377C"/>
    <w:rsid w:val="2F008827"/>
    <w:rsid w:val="2F0A9A9A"/>
    <w:rsid w:val="2F0EAF18"/>
    <w:rsid w:val="2F0EDDC7"/>
    <w:rsid w:val="2F0F4808"/>
    <w:rsid w:val="2F0FA35F"/>
    <w:rsid w:val="2F0FEA8F"/>
    <w:rsid w:val="2F12519D"/>
    <w:rsid w:val="2F129AC3"/>
    <w:rsid w:val="2F17B5DB"/>
    <w:rsid w:val="2F17D95C"/>
    <w:rsid w:val="2F17F712"/>
    <w:rsid w:val="2F22A4BE"/>
    <w:rsid w:val="2F2813A2"/>
    <w:rsid w:val="2F2CE201"/>
    <w:rsid w:val="2F2DE014"/>
    <w:rsid w:val="2F39CA96"/>
    <w:rsid w:val="2F3B42A5"/>
    <w:rsid w:val="2F400C16"/>
    <w:rsid w:val="2F4012D4"/>
    <w:rsid w:val="2F4F616A"/>
    <w:rsid w:val="2F51D99B"/>
    <w:rsid w:val="2F53718C"/>
    <w:rsid w:val="2F593B72"/>
    <w:rsid w:val="2F59702B"/>
    <w:rsid w:val="2F6642E4"/>
    <w:rsid w:val="2F6BAAD1"/>
    <w:rsid w:val="2F6BF43A"/>
    <w:rsid w:val="2F6CBD24"/>
    <w:rsid w:val="2F6F08AD"/>
    <w:rsid w:val="2F73A490"/>
    <w:rsid w:val="2F766126"/>
    <w:rsid w:val="2F7CEB5A"/>
    <w:rsid w:val="2F81B3CD"/>
    <w:rsid w:val="2F8469B5"/>
    <w:rsid w:val="2F862DBF"/>
    <w:rsid w:val="2F8DF792"/>
    <w:rsid w:val="2F904696"/>
    <w:rsid w:val="2F920E6E"/>
    <w:rsid w:val="2F94D8E0"/>
    <w:rsid w:val="2F95E3C8"/>
    <w:rsid w:val="2F99D441"/>
    <w:rsid w:val="2F9CFA7B"/>
    <w:rsid w:val="2F9F7CA6"/>
    <w:rsid w:val="2FA01FEF"/>
    <w:rsid w:val="2FA700CF"/>
    <w:rsid w:val="2FAA58EC"/>
    <w:rsid w:val="2FAAAF32"/>
    <w:rsid w:val="2FAC7EAB"/>
    <w:rsid w:val="2FB1A0BC"/>
    <w:rsid w:val="2FB4DD53"/>
    <w:rsid w:val="2FB7AEC4"/>
    <w:rsid w:val="2FBAABC8"/>
    <w:rsid w:val="2FC26F6C"/>
    <w:rsid w:val="2FC575D8"/>
    <w:rsid w:val="2FC68A6E"/>
    <w:rsid w:val="2FC8EDD7"/>
    <w:rsid w:val="2FCE0369"/>
    <w:rsid w:val="2FD21CCE"/>
    <w:rsid w:val="2FD493CF"/>
    <w:rsid w:val="2FD4C956"/>
    <w:rsid w:val="2FDDAB10"/>
    <w:rsid w:val="2FDFA181"/>
    <w:rsid w:val="2FE3DAF6"/>
    <w:rsid w:val="2FE72023"/>
    <w:rsid w:val="2FEA09A7"/>
    <w:rsid w:val="2FECB90B"/>
    <w:rsid w:val="2FF0590D"/>
    <w:rsid w:val="2FF0C9DD"/>
    <w:rsid w:val="2FF8556C"/>
    <w:rsid w:val="2FF97A36"/>
    <w:rsid w:val="2FFBB0D9"/>
    <w:rsid w:val="30007FD2"/>
    <w:rsid w:val="30031741"/>
    <w:rsid w:val="3011D8BF"/>
    <w:rsid w:val="30139A22"/>
    <w:rsid w:val="30165D0D"/>
    <w:rsid w:val="3016B630"/>
    <w:rsid w:val="30186F0D"/>
    <w:rsid w:val="301FBE79"/>
    <w:rsid w:val="3020EEE6"/>
    <w:rsid w:val="3027EC4B"/>
    <w:rsid w:val="3029DB83"/>
    <w:rsid w:val="302B86DA"/>
    <w:rsid w:val="303464A9"/>
    <w:rsid w:val="30376C57"/>
    <w:rsid w:val="30385108"/>
    <w:rsid w:val="303BFFFE"/>
    <w:rsid w:val="303C1A3C"/>
    <w:rsid w:val="30493449"/>
    <w:rsid w:val="304D419A"/>
    <w:rsid w:val="30507348"/>
    <w:rsid w:val="30535FD7"/>
    <w:rsid w:val="30594625"/>
    <w:rsid w:val="30634434"/>
    <w:rsid w:val="306A196C"/>
    <w:rsid w:val="306CDE93"/>
    <w:rsid w:val="306E4E74"/>
    <w:rsid w:val="3073F9EE"/>
    <w:rsid w:val="30762454"/>
    <w:rsid w:val="307717C7"/>
    <w:rsid w:val="30885F47"/>
    <w:rsid w:val="308E0792"/>
    <w:rsid w:val="308F1EFD"/>
    <w:rsid w:val="3091E223"/>
    <w:rsid w:val="3091EFFB"/>
    <w:rsid w:val="30969F8E"/>
    <w:rsid w:val="309C76E8"/>
    <w:rsid w:val="309CC68B"/>
    <w:rsid w:val="30A09952"/>
    <w:rsid w:val="30A34533"/>
    <w:rsid w:val="30A4D2E6"/>
    <w:rsid w:val="30A54CC2"/>
    <w:rsid w:val="30A63FF6"/>
    <w:rsid w:val="30A7C7F7"/>
    <w:rsid w:val="30AA750A"/>
    <w:rsid w:val="30AD6804"/>
    <w:rsid w:val="30ADB76A"/>
    <w:rsid w:val="30AEAFCC"/>
    <w:rsid w:val="30AF0A50"/>
    <w:rsid w:val="30BB24C2"/>
    <w:rsid w:val="30C32E79"/>
    <w:rsid w:val="30C5D6E8"/>
    <w:rsid w:val="30C5F034"/>
    <w:rsid w:val="30C62625"/>
    <w:rsid w:val="30D23FBC"/>
    <w:rsid w:val="30D4DC59"/>
    <w:rsid w:val="30D71A68"/>
    <w:rsid w:val="30D8B60F"/>
    <w:rsid w:val="30DB1A79"/>
    <w:rsid w:val="30DD6920"/>
    <w:rsid w:val="30DDD02F"/>
    <w:rsid w:val="30DF4194"/>
    <w:rsid w:val="30E47ABF"/>
    <w:rsid w:val="30EAFCEC"/>
    <w:rsid w:val="30EEF5E0"/>
    <w:rsid w:val="30FB7CF7"/>
    <w:rsid w:val="30FDB88C"/>
    <w:rsid w:val="310989E8"/>
    <w:rsid w:val="310CD406"/>
    <w:rsid w:val="310DB73C"/>
    <w:rsid w:val="31162D57"/>
    <w:rsid w:val="312271E6"/>
    <w:rsid w:val="3132E3CF"/>
    <w:rsid w:val="3133CA5E"/>
    <w:rsid w:val="3137E1A9"/>
    <w:rsid w:val="31385A3B"/>
    <w:rsid w:val="313B3D8F"/>
    <w:rsid w:val="3140C01C"/>
    <w:rsid w:val="3143AF63"/>
    <w:rsid w:val="31468EA7"/>
    <w:rsid w:val="31589586"/>
    <w:rsid w:val="315BD95A"/>
    <w:rsid w:val="315CC6C4"/>
    <w:rsid w:val="315DA220"/>
    <w:rsid w:val="315E7E4A"/>
    <w:rsid w:val="3161A772"/>
    <w:rsid w:val="3168AE4F"/>
    <w:rsid w:val="3169881A"/>
    <w:rsid w:val="316AC7AC"/>
    <w:rsid w:val="31714ECE"/>
    <w:rsid w:val="31722DF7"/>
    <w:rsid w:val="31810BB0"/>
    <w:rsid w:val="3181843B"/>
    <w:rsid w:val="3181D0E4"/>
    <w:rsid w:val="3183460E"/>
    <w:rsid w:val="31834E93"/>
    <w:rsid w:val="31861301"/>
    <w:rsid w:val="3188B03D"/>
    <w:rsid w:val="318C9A5D"/>
    <w:rsid w:val="3191082D"/>
    <w:rsid w:val="31945F48"/>
    <w:rsid w:val="31966964"/>
    <w:rsid w:val="31976087"/>
    <w:rsid w:val="3199C1D1"/>
    <w:rsid w:val="319A5A50"/>
    <w:rsid w:val="319BE785"/>
    <w:rsid w:val="319DA287"/>
    <w:rsid w:val="319DAE1A"/>
    <w:rsid w:val="31A24F74"/>
    <w:rsid w:val="31A6C859"/>
    <w:rsid w:val="31A7EF74"/>
    <w:rsid w:val="31B2C5F9"/>
    <w:rsid w:val="31B709E4"/>
    <w:rsid w:val="31BD3ACC"/>
    <w:rsid w:val="31C4D87F"/>
    <w:rsid w:val="31C91E3D"/>
    <w:rsid w:val="31C933FB"/>
    <w:rsid w:val="31CA592D"/>
    <w:rsid w:val="31CB7BDA"/>
    <w:rsid w:val="31CFB999"/>
    <w:rsid w:val="31CFFADC"/>
    <w:rsid w:val="31D010D2"/>
    <w:rsid w:val="31D5ABEC"/>
    <w:rsid w:val="31D8382A"/>
    <w:rsid w:val="31DADDCB"/>
    <w:rsid w:val="31E76FDE"/>
    <w:rsid w:val="31E78332"/>
    <w:rsid w:val="31EC7CDC"/>
    <w:rsid w:val="31F1BAE8"/>
    <w:rsid w:val="31F36F60"/>
    <w:rsid w:val="3200CDB3"/>
    <w:rsid w:val="32086C38"/>
    <w:rsid w:val="320A865C"/>
    <w:rsid w:val="320B41D5"/>
    <w:rsid w:val="320D387B"/>
    <w:rsid w:val="320E9CB1"/>
    <w:rsid w:val="321ADD97"/>
    <w:rsid w:val="3221BF52"/>
    <w:rsid w:val="32232889"/>
    <w:rsid w:val="32255F61"/>
    <w:rsid w:val="322635B9"/>
    <w:rsid w:val="3230F1B9"/>
    <w:rsid w:val="3238B546"/>
    <w:rsid w:val="32408472"/>
    <w:rsid w:val="3244FDD2"/>
    <w:rsid w:val="324BD76F"/>
    <w:rsid w:val="324CE2FF"/>
    <w:rsid w:val="324EE296"/>
    <w:rsid w:val="324F3B87"/>
    <w:rsid w:val="32512074"/>
    <w:rsid w:val="3251700B"/>
    <w:rsid w:val="325292FA"/>
    <w:rsid w:val="3260FC33"/>
    <w:rsid w:val="32678A23"/>
    <w:rsid w:val="326D520E"/>
    <w:rsid w:val="327667C8"/>
    <w:rsid w:val="327C96A6"/>
    <w:rsid w:val="327C9DB6"/>
    <w:rsid w:val="32830D5A"/>
    <w:rsid w:val="32847BD2"/>
    <w:rsid w:val="32852A71"/>
    <w:rsid w:val="328B0834"/>
    <w:rsid w:val="328D6BE2"/>
    <w:rsid w:val="329001FA"/>
    <w:rsid w:val="329C3915"/>
    <w:rsid w:val="32A09BE7"/>
    <w:rsid w:val="32A23A12"/>
    <w:rsid w:val="32A2E03F"/>
    <w:rsid w:val="32A80FB7"/>
    <w:rsid w:val="32ABF619"/>
    <w:rsid w:val="32B07DEE"/>
    <w:rsid w:val="32B7E093"/>
    <w:rsid w:val="32BB40A3"/>
    <w:rsid w:val="32C04C72"/>
    <w:rsid w:val="32C4CB5D"/>
    <w:rsid w:val="32C7135D"/>
    <w:rsid w:val="32C72189"/>
    <w:rsid w:val="32CA90F8"/>
    <w:rsid w:val="32CDDAC4"/>
    <w:rsid w:val="32CDE482"/>
    <w:rsid w:val="32D8062B"/>
    <w:rsid w:val="32DFEBF8"/>
    <w:rsid w:val="32E00E6B"/>
    <w:rsid w:val="32E0FF60"/>
    <w:rsid w:val="32E4E361"/>
    <w:rsid w:val="32E58A38"/>
    <w:rsid w:val="32E69FDD"/>
    <w:rsid w:val="32EDD470"/>
    <w:rsid w:val="32EE18EF"/>
    <w:rsid w:val="32F0B2D4"/>
    <w:rsid w:val="33003D81"/>
    <w:rsid w:val="3300E177"/>
    <w:rsid w:val="3303536D"/>
    <w:rsid w:val="3306980D"/>
    <w:rsid w:val="330A3F9A"/>
    <w:rsid w:val="33129557"/>
    <w:rsid w:val="3312B7B4"/>
    <w:rsid w:val="33144A0C"/>
    <w:rsid w:val="3314F803"/>
    <w:rsid w:val="33255FFA"/>
    <w:rsid w:val="33279C12"/>
    <w:rsid w:val="332C32A0"/>
    <w:rsid w:val="33301B39"/>
    <w:rsid w:val="3330C6F1"/>
    <w:rsid w:val="333438F1"/>
    <w:rsid w:val="33365DD2"/>
    <w:rsid w:val="333A3061"/>
    <w:rsid w:val="33446D11"/>
    <w:rsid w:val="334D5EB1"/>
    <w:rsid w:val="336EE1F4"/>
    <w:rsid w:val="336FD614"/>
    <w:rsid w:val="3374337C"/>
    <w:rsid w:val="3388668F"/>
    <w:rsid w:val="338D1169"/>
    <w:rsid w:val="338E4D76"/>
    <w:rsid w:val="338F8A27"/>
    <w:rsid w:val="3391640E"/>
    <w:rsid w:val="3395FAE1"/>
    <w:rsid w:val="33962E71"/>
    <w:rsid w:val="33991B5D"/>
    <w:rsid w:val="339A7D19"/>
    <w:rsid w:val="339D18B4"/>
    <w:rsid w:val="33A3CAF5"/>
    <w:rsid w:val="33AEA0BF"/>
    <w:rsid w:val="33B1E89F"/>
    <w:rsid w:val="33B40940"/>
    <w:rsid w:val="33B69DC3"/>
    <w:rsid w:val="33B8DF2A"/>
    <w:rsid w:val="33C0385C"/>
    <w:rsid w:val="33C2DF86"/>
    <w:rsid w:val="33C399FF"/>
    <w:rsid w:val="33C39BCE"/>
    <w:rsid w:val="33C3FF0D"/>
    <w:rsid w:val="33C94658"/>
    <w:rsid w:val="33C9F03F"/>
    <w:rsid w:val="33CCC4C3"/>
    <w:rsid w:val="33CDBA51"/>
    <w:rsid w:val="33D06A8B"/>
    <w:rsid w:val="33D20ADC"/>
    <w:rsid w:val="33D91438"/>
    <w:rsid w:val="33D9F626"/>
    <w:rsid w:val="33DB953B"/>
    <w:rsid w:val="33DCED84"/>
    <w:rsid w:val="33DDB9E2"/>
    <w:rsid w:val="33E2FC0B"/>
    <w:rsid w:val="33E8593D"/>
    <w:rsid w:val="33E9A06A"/>
    <w:rsid w:val="33F19728"/>
    <w:rsid w:val="33F72DAE"/>
    <w:rsid w:val="33F8AAB9"/>
    <w:rsid w:val="33FE6E61"/>
    <w:rsid w:val="3408AB30"/>
    <w:rsid w:val="34137D39"/>
    <w:rsid w:val="34172B79"/>
    <w:rsid w:val="34202945"/>
    <w:rsid w:val="34284FFE"/>
    <w:rsid w:val="3428DE57"/>
    <w:rsid w:val="3437812C"/>
    <w:rsid w:val="34385611"/>
    <w:rsid w:val="343E4D16"/>
    <w:rsid w:val="343E9E95"/>
    <w:rsid w:val="344279D0"/>
    <w:rsid w:val="344331EA"/>
    <w:rsid w:val="3444FAB8"/>
    <w:rsid w:val="34455DE3"/>
    <w:rsid w:val="344BFF34"/>
    <w:rsid w:val="345BF351"/>
    <w:rsid w:val="345C5E82"/>
    <w:rsid w:val="345D303A"/>
    <w:rsid w:val="3467757C"/>
    <w:rsid w:val="346D0014"/>
    <w:rsid w:val="3470A93D"/>
    <w:rsid w:val="3472C1E1"/>
    <w:rsid w:val="34756678"/>
    <w:rsid w:val="347651BD"/>
    <w:rsid w:val="3478B948"/>
    <w:rsid w:val="34797D73"/>
    <w:rsid w:val="347EA403"/>
    <w:rsid w:val="3481112C"/>
    <w:rsid w:val="34851B2B"/>
    <w:rsid w:val="348B20D7"/>
    <w:rsid w:val="348B5CDB"/>
    <w:rsid w:val="348CCD2A"/>
    <w:rsid w:val="349D2DBB"/>
    <w:rsid w:val="349E8116"/>
    <w:rsid w:val="34A00E29"/>
    <w:rsid w:val="34A65AE0"/>
    <w:rsid w:val="34AA072B"/>
    <w:rsid w:val="34AA8A2E"/>
    <w:rsid w:val="34B07341"/>
    <w:rsid w:val="34B54174"/>
    <w:rsid w:val="34B6E276"/>
    <w:rsid w:val="34B7D9B9"/>
    <w:rsid w:val="34B8C902"/>
    <w:rsid w:val="34BBB082"/>
    <w:rsid w:val="34BEB64E"/>
    <w:rsid w:val="34BEC668"/>
    <w:rsid w:val="34C66652"/>
    <w:rsid w:val="34C6ECD9"/>
    <w:rsid w:val="34CA0AB1"/>
    <w:rsid w:val="34CC67F1"/>
    <w:rsid w:val="34D54EDC"/>
    <w:rsid w:val="34D58F14"/>
    <w:rsid w:val="34DC0E37"/>
    <w:rsid w:val="34E31021"/>
    <w:rsid w:val="34F40CA2"/>
    <w:rsid w:val="34FC8CA1"/>
    <w:rsid w:val="34FCFA4D"/>
    <w:rsid w:val="3500AE59"/>
    <w:rsid w:val="350C1C21"/>
    <w:rsid w:val="350C89D3"/>
    <w:rsid w:val="350D7E73"/>
    <w:rsid w:val="350E76BA"/>
    <w:rsid w:val="35129CF0"/>
    <w:rsid w:val="35221D0D"/>
    <w:rsid w:val="3523A61A"/>
    <w:rsid w:val="352E47F4"/>
    <w:rsid w:val="35307FB1"/>
    <w:rsid w:val="3534EBBE"/>
    <w:rsid w:val="35361DA4"/>
    <w:rsid w:val="35393544"/>
    <w:rsid w:val="3539EAA4"/>
    <w:rsid w:val="3545C3AD"/>
    <w:rsid w:val="354C38C1"/>
    <w:rsid w:val="354FD9A1"/>
    <w:rsid w:val="3551D5AB"/>
    <w:rsid w:val="355C08BD"/>
    <w:rsid w:val="35605ED6"/>
    <w:rsid w:val="35619181"/>
    <w:rsid w:val="3561D2A8"/>
    <w:rsid w:val="3565316B"/>
    <w:rsid w:val="356D6CB3"/>
    <w:rsid w:val="3573A75C"/>
    <w:rsid w:val="357E64C5"/>
    <w:rsid w:val="357EC19F"/>
    <w:rsid w:val="35837756"/>
    <w:rsid w:val="3586BE0E"/>
    <w:rsid w:val="358A8F6A"/>
    <w:rsid w:val="359227EF"/>
    <w:rsid w:val="35955859"/>
    <w:rsid w:val="359BC0AD"/>
    <w:rsid w:val="359D4176"/>
    <w:rsid w:val="35AC318A"/>
    <w:rsid w:val="35B1466B"/>
    <w:rsid w:val="35BD468D"/>
    <w:rsid w:val="35BE257E"/>
    <w:rsid w:val="35BE5D54"/>
    <w:rsid w:val="35C2A433"/>
    <w:rsid w:val="35C8863A"/>
    <w:rsid w:val="35C9C96B"/>
    <w:rsid w:val="35D019E2"/>
    <w:rsid w:val="35D27901"/>
    <w:rsid w:val="35D2B431"/>
    <w:rsid w:val="35D51594"/>
    <w:rsid w:val="35DE2927"/>
    <w:rsid w:val="35E51B1D"/>
    <w:rsid w:val="35EE47C9"/>
    <w:rsid w:val="35F5FBB7"/>
    <w:rsid w:val="35F750BF"/>
    <w:rsid w:val="35FC3243"/>
    <w:rsid w:val="35FF5E19"/>
    <w:rsid w:val="360198C2"/>
    <w:rsid w:val="36075BD8"/>
    <w:rsid w:val="3607C45B"/>
    <w:rsid w:val="3607E1A0"/>
    <w:rsid w:val="3611D1FC"/>
    <w:rsid w:val="3612E873"/>
    <w:rsid w:val="36155C12"/>
    <w:rsid w:val="361A1879"/>
    <w:rsid w:val="361AD78F"/>
    <w:rsid w:val="361DA3B8"/>
    <w:rsid w:val="361EDB88"/>
    <w:rsid w:val="3621E540"/>
    <w:rsid w:val="362286B1"/>
    <w:rsid w:val="36229DCE"/>
    <w:rsid w:val="3624FFB2"/>
    <w:rsid w:val="363C0190"/>
    <w:rsid w:val="364C020A"/>
    <w:rsid w:val="36518097"/>
    <w:rsid w:val="36538124"/>
    <w:rsid w:val="3654E7BF"/>
    <w:rsid w:val="365A2FF1"/>
    <w:rsid w:val="365C0080"/>
    <w:rsid w:val="36611DEE"/>
    <w:rsid w:val="36617D06"/>
    <w:rsid w:val="366A3A32"/>
    <w:rsid w:val="36701F51"/>
    <w:rsid w:val="36711F3D"/>
    <w:rsid w:val="3673E2A1"/>
    <w:rsid w:val="3678D2DA"/>
    <w:rsid w:val="36796376"/>
    <w:rsid w:val="3681DBAB"/>
    <w:rsid w:val="3683432C"/>
    <w:rsid w:val="3688D778"/>
    <w:rsid w:val="36913B3B"/>
    <w:rsid w:val="36931B36"/>
    <w:rsid w:val="3693AB51"/>
    <w:rsid w:val="36940D79"/>
    <w:rsid w:val="3695FCAD"/>
    <w:rsid w:val="369C2619"/>
    <w:rsid w:val="369E6DC0"/>
    <w:rsid w:val="369FF47D"/>
    <w:rsid w:val="36A2506A"/>
    <w:rsid w:val="36ABFD54"/>
    <w:rsid w:val="36ADE85E"/>
    <w:rsid w:val="36AF3113"/>
    <w:rsid w:val="36AF5026"/>
    <w:rsid w:val="36B179B3"/>
    <w:rsid w:val="36B4605B"/>
    <w:rsid w:val="36B76A0B"/>
    <w:rsid w:val="36C16EFD"/>
    <w:rsid w:val="36C42C33"/>
    <w:rsid w:val="36C83745"/>
    <w:rsid w:val="36CB0844"/>
    <w:rsid w:val="36D82EA6"/>
    <w:rsid w:val="36DBB9BA"/>
    <w:rsid w:val="36DED5AF"/>
    <w:rsid w:val="36E04D1A"/>
    <w:rsid w:val="36E34B18"/>
    <w:rsid w:val="36E9F54C"/>
    <w:rsid w:val="36F342EF"/>
    <w:rsid w:val="3702160D"/>
    <w:rsid w:val="370BAF01"/>
    <w:rsid w:val="371112F6"/>
    <w:rsid w:val="37148E46"/>
    <w:rsid w:val="3715EF0C"/>
    <w:rsid w:val="371A3526"/>
    <w:rsid w:val="3721412C"/>
    <w:rsid w:val="372BC792"/>
    <w:rsid w:val="37315FFE"/>
    <w:rsid w:val="3739A8DF"/>
    <w:rsid w:val="374052B0"/>
    <w:rsid w:val="37418067"/>
    <w:rsid w:val="37422711"/>
    <w:rsid w:val="3742D621"/>
    <w:rsid w:val="374E3324"/>
    <w:rsid w:val="37511744"/>
    <w:rsid w:val="37523C05"/>
    <w:rsid w:val="3752615C"/>
    <w:rsid w:val="37529D2D"/>
    <w:rsid w:val="3758A759"/>
    <w:rsid w:val="375BF422"/>
    <w:rsid w:val="375E70AA"/>
    <w:rsid w:val="376016DE"/>
    <w:rsid w:val="3760B26F"/>
    <w:rsid w:val="37637A2B"/>
    <w:rsid w:val="376C6CD8"/>
    <w:rsid w:val="3770963A"/>
    <w:rsid w:val="3771B023"/>
    <w:rsid w:val="3772C252"/>
    <w:rsid w:val="377443A8"/>
    <w:rsid w:val="37754E79"/>
    <w:rsid w:val="3778601B"/>
    <w:rsid w:val="377D8B97"/>
    <w:rsid w:val="377E46FB"/>
    <w:rsid w:val="378E1A4E"/>
    <w:rsid w:val="37906FEC"/>
    <w:rsid w:val="3791A16D"/>
    <w:rsid w:val="3792FC91"/>
    <w:rsid w:val="37961347"/>
    <w:rsid w:val="37988539"/>
    <w:rsid w:val="3799C97C"/>
    <w:rsid w:val="379B549D"/>
    <w:rsid w:val="37A5AC18"/>
    <w:rsid w:val="37A684B9"/>
    <w:rsid w:val="37A7D412"/>
    <w:rsid w:val="37AC0133"/>
    <w:rsid w:val="37AF6D3C"/>
    <w:rsid w:val="37B44CA6"/>
    <w:rsid w:val="37B4702F"/>
    <w:rsid w:val="37BEB6C9"/>
    <w:rsid w:val="37C046EC"/>
    <w:rsid w:val="37C17D8A"/>
    <w:rsid w:val="37C81D29"/>
    <w:rsid w:val="37C949C1"/>
    <w:rsid w:val="37CAAFE6"/>
    <w:rsid w:val="37CD0DC6"/>
    <w:rsid w:val="37CFFA21"/>
    <w:rsid w:val="37DD878B"/>
    <w:rsid w:val="37DF646D"/>
    <w:rsid w:val="37E12419"/>
    <w:rsid w:val="37EBA9D3"/>
    <w:rsid w:val="37ECE236"/>
    <w:rsid w:val="37F08D65"/>
    <w:rsid w:val="37F330C1"/>
    <w:rsid w:val="37F4CA50"/>
    <w:rsid w:val="37F52038"/>
    <w:rsid w:val="37F84E28"/>
    <w:rsid w:val="37F8F93E"/>
    <w:rsid w:val="37FF2592"/>
    <w:rsid w:val="380812C2"/>
    <w:rsid w:val="380A7BAC"/>
    <w:rsid w:val="380F7E30"/>
    <w:rsid w:val="3811C580"/>
    <w:rsid w:val="3819B0F3"/>
    <w:rsid w:val="381BD6BA"/>
    <w:rsid w:val="38210D78"/>
    <w:rsid w:val="38213CDD"/>
    <w:rsid w:val="382668D8"/>
    <w:rsid w:val="38272A80"/>
    <w:rsid w:val="38304BFD"/>
    <w:rsid w:val="383644D1"/>
    <w:rsid w:val="383AA55F"/>
    <w:rsid w:val="383E37EE"/>
    <w:rsid w:val="38464592"/>
    <w:rsid w:val="3848C961"/>
    <w:rsid w:val="3848E391"/>
    <w:rsid w:val="384A8F30"/>
    <w:rsid w:val="384BC0EC"/>
    <w:rsid w:val="3852014E"/>
    <w:rsid w:val="385332B9"/>
    <w:rsid w:val="385E106A"/>
    <w:rsid w:val="38608F0D"/>
    <w:rsid w:val="38641071"/>
    <w:rsid w:val="386A791D"/>
    <w:rsid w:val="3877138D"/>
    <w:rsid w:val="3882B626"/>
    <w:rsid w:val="38858B03"/>
    <w:rsid w:val="388A1EED"/>
    <w:rsid w:val="388BFC00"/>
    <w:rsid w:val="389D57B9"/>
    <w:rsid w:val="389E0966"/>
    <w:rsid w:val="38A48641"/>
    <w:rsid w:val="38A573D5"/>
    <w:rsid w:val="38A9F27D"/>
    <w:rsid w:val="38C2B276"/>
    <w:rsid w:val="38C362CD"/>
    <w:rsid w:val="38C97605"/>
    <w:rsid w:val="38CCB186"/>
    <w:rsid w:val="38CED2D7"/>
    <w:rsid w:val="38CF0281"/>
    <w:rsid w:val="38D10253"/>
    <w:rsid w:val="38D74F02"/>
    <w:rsid w:val="38D79B36"/>
    <w:rsid w:val="38D8D045"/>
    <w:rsid w:val="38D9722B"/>
    <w:rsid w:val="38DAC810"/>
    <w:rsid w:val="38DEACE8"/>
    <w:rsid w:val="38E1F9D8"/>
    <w:rsid w:val="38E66BF3"/>
    <w:rsid w:val="38E78A34"/>
    <w:rsid w:val="38F84684"/>
    <w:rsid w:val="38F97D1A"/>
    <w:rsid w:val="38FBC121"/>
    <w:rsid w:val="38FCFAA9"/>
    <w:rsid w:val="3903BE9C"/>
    <w:rsid w:val="390CE0C0"/>
    <w:rsid w:val="390CEF1B"/>
    <w:rsid w:val="391350EE"/>
    <w:rsid w:val="39171512"/>
    <w:rsid w:val="3918C62D"/>
    <w:rsid w:val="391C1D01"/>
    <w:rsid w:val="391E44B0"/>
    <w:rsid w:val="39240EA5"/>
    <w:rsid w:val="3925DD74"/>
    <w:rsid w:val="392DB506"/>
    <w:rsid w:val="392E7C4F"/>
    <w:rsid w:val="39401EE7"/>
    <w:rsid w:val="39414930"/>
    <w:rsid w:val="39423388"/>
    <w:rsid w:val="3945214E"/>
    <w:rsid w:val="3946CBFB"/>
    <w:rsid w:val="394D4D7B"/>
    <w:rsid w:val="394DC80D"/>
    <w:rsid w:val="395BA8FE"/>
    <w:rsid w:val="3961F542"/>
    <w:rsid w:val="3962C0C1"/>
    <w:rsid w:val="39694B12"/>
    <w:rsid w:val="396A16B6"/>
    <w:rsid w:val="396B2E56"/>
    <w:rsid w:val="3971C08F"/>
    <w:rsid w:val="398B27F1"/>
    <w:rsid w:val="399089D8"/>
    <w:rsid w:val="3995D06F"/>
    <w:rsid w:val="399B2D60"/>
    <w:rsid w:val="39A6E3C5"/>
    <w:rsid w:val="39A8F8C5"/>
    <w:rsid w:val="39AAFB35"/>
    <w:rsid w:val="39ABE9E5"/>
    <w:rsid w:val="39BFE6E9"/>
    <w:rsid w:val="39CDC103"/>
    <w:rsid w:val="39D76287"/>
    <w:rsid w:val="39D7E7F5"/>
    <w:rsid w:val="39DCC0B5"/>
    <w:rsid w:val="39E39E59"/>
    <w:rsid w:val="39E8ABED"/>
    <w:rsid w:val="39E9110B"/>
    <w:rsid w:val="39EC1605"/>
    <w:rsid w:val="39ED00CE"/>
    <w:rsid w:val="39F239E5"/>
    <w:rsid w:val="39F27950"/>
    <w:rsid w:val="39FEB297"/>
    <w:rsid w:val="3A011E7D"/>
    <w:rsid w:val="3A0516AC"/>
    <w:rsid w:val="3A0A2B16"/>
    <w:rsid w:val="3A0FE617"/>
    <w:rsid w:val="3A1A121D"/>
    <w:rsid w:val="3A1D50E7"/>
    <w:rsid w:val="3A226558"/>
    <w:rsid w:val="3A22D548"/>
    <w:rsid w:val="3A311961"/>
    <w:rsid w:val="3A344CD5"/>
    <w:rsid w:val="3A381622"/>
    <w:rsid w:val="3A3AD0CC"/>
    <w:rsid w:val="3A4882CB"/>
    <w:rsid w:val="3A4A41BE"/>
    <w:rsid w:val="3A4BC9C5"/>
    <w:rsid w:val="3A4C1E09"/>
    <w:rsid w:val="3A50F468"/>
    <w:rsid w:val="3A5107A4"/>
    <w:rsid w:val="3A52C2F6"/>
    <w:rsid w:val="3A550444"/>
    <w:rsid w:val="3A562D20"/>
    <w:rsid w:val="3A56F9B4"/>
    <w:rsid w:val="3A590757"/>
    <w:rsid w:val="3A646510"/>
    <w:rsid w:val="3A6668CD"/>
    <w:rsid w:val="3A673D98"/>
    <w:rsid w:val="3A6A1CC5"/>
    <w:rsid w:val="3A6C9212"/>
    <w:rsid w:val="3A6E26FC"/>
    <w:rsid w:val="3A70F9C2"/>
    <w:rsid w:val="3A7246B9"/>
    <w:rsid w:val="3A77F15A"/>
    <w:rsid w:val="3A7FED7D"/>
    <w:rsid w:val="3A81FF45"/>
    <w:rsid w:val="3A8BEFB5"/>
    <w:rsid w:val="3A8D070A"/>
    <w:rsid w:val="3A8DE605"/>
    <w:rsid w:val="3A92DEF3"/>
    <w:rsid w:val="3A9C7318"/>
    <w:rsid w:val="3A9C82F2"/>
    <w:rsid w:val="3A9D05A1"/>
    <w:rsid w:val="3AA8239E"/>
    <w:rsid w:val="3AA96927"/>
    <w:rsid w:val="3AAD0B27"/>
    <w:rsid w:val="3AB26B9B"/>
    <w:rsid w:val="3AB65E66"/>
    <w:rsid w:val="3AB8F6E2"/>
    <w:rsid w:val="3ABA620B"/>
    <w:rsid w:val="3ABBC268"/>
    <w:rsid w:val="3ABD7CDA"/>
    <w:rsid w:val="3ABF4E8F"/>
    <w:rsid w:val="3ABF6303"/>
    <w:rsid w:val="3AC661C1"/>
    <w:rsid w:val="3AC7E26F"/>
    <w:rsid w:val="3ACFA4D8"/>
    <w:rsid w:val="3ADFF9DF"/>
    <w:rsid w:val="3AE013D7"/>
    <w:rsid w:val="3AE29C5C"/>
    <w:rsid w:val="3AE658F2"/>
    <w:rsid w:val="3AE98FC5"/>
    <w:rsid w:val="3AEB5301"/>
    <w:rsid w:val="3AEFBF93"/>
    <w:rsid w:val="3AF2C003"/>
    <w:rsid w:val="3AF3D733"/>
    <w:rsid w:val="3AF4363E"/>
    <w:rsid w:val="3AF5CB51"/>
    <w:rsid w:val="3AF71313"/>
    <w:rsid w:val="3AFFF2F9"/>
    <w:rsid w:val="3B084F78"/>
    <w:rsid w:val="3B09D4BD"/>
    <w:rsid w:val="3B0AC4BB"/>
    <w:rsid w:val="3B12F99C"/>
    <w:rsid w:val="3B1899A5"/>
    <w:rsid w:val="3B1F7E2D"/>
    <w:rsid w:val="3B2238D4"/>
    <w:rsid w:val="3B24A46F"/>
    <w:rsid w:val="3B26645B"/>
    <w:rsid w:val="3B2857DA"/>
    <w:rsid w:val="3B289FF9"/>
    <w:rsid w:val="3B29E6AF"/>
    <w:rsid w:val="3B2B9738"/>
    <w:rsid w:val="3B3048A3"/>
    <w:rsid w:val="3B31BB70"/>
    <w:rsid w:val="3B37D5B5"/>
    <w:rsid w:val="3B405DF5"/>
    <w:rsid w:val="3B4E9337"/>
    <w:rsid w:val="3B50DDA1"/>
    <w:rsid w:val="3B5124DE"/>
    <w:rsid w:val="3B54C80C"/>
    <w:rsid w:val="3B56141C"/>
    <w:rsid w:val="3B62F491"/>
    <w:rsid w:val="3B6EBE09"/>
    <w:rsid w:val="3B6F4E5D"/>
    <w:rsid w:val="3B6F98F5"/>
    <w:rsid w:val="3B6FBEFD"/>
    <w:rsid w:val="3B72DD5D"/>
    <w:rsid w:val="3B80C0C8"/>
    <w:rsid w:val="3B88361D"/>
    <w:rsid w:val="3B8B5682"/>
    <w:rsid w:val="3B90DC7B"/>
    <w:rsid w:val="3B928E1B"/>
    <w:rsid w:val="3B9B6734"/>
    <w:rsid w:val="3B9C82EC"/>
    <w:rsid w:val="3B9D4D97"/>
    <w:rsid w:val="3B9EACA2"/>
    <w:rsid w:val="3BA05AA2"/>
    <w:rsid w:val="3BA05F6A"/>
    <w:rsid w:val="3BB6F158"/>
    <w:rsid w:val="3BBCA359"/>
    <w:rsid w:val="3BBCFA84"/>
    <w:rsid w:val="3BBD709A"/>
    <w:rsid w:val="3BBEDE87"/>
    <w:rsid w:val="3BC0E083"/>
    <w:rsid w:val="3BC980B5"/>
    <w:rsid w:val="3BCA1ACE"/>
    <w:rsid w:val="3BD12F57"/>
    <w:rsid w:val="3BD2110B"/>
    <w:rsid w:val="3BD2E6A8"/>
    <w:rsid w:val="3BE54EEB"/>
    <w:rsid w:val="3BE754C3"/>
    <w:rsid w:val="3BEB10CB"/>
    <w:rsid w:val="3BF1B91A"/>
    <w:rsid w:val="3BF32F36"/>
    <w:rsid w:val="3BF5DB27"/>
    <w:rsid w:val="3BFD5CAC"/>
    <w:rsid w:val="3C0F9A78"/>
    <w:rsid w:val="3C16910B"/>
    <w:rsid w:val="3C1936D3"/>
    <w:rsid w:val="3C193A7C"/>
    <w:rsid w:val="3C1ABA4D"/>
    <w:rsid w:val="3C1BE796"/>
    <w:rsid w:val="3C1CCC89"/>
    <w:rsid w:val="3C1DF27B"/>
    <w:rsid w:val="3C202B11"/>
    <w:rsid w:val="3C2887A0"/>
    <w:rsid w:val="3C29D3F0"/>
    <w:rsid w:val="3C29DA1E"/>
    <w:rsid w:val="3C3316F8"/>
    <w:rsid w:val="3C3426D1"/>
    <w:rsid w:val="3C41B6CF"/>
    <w:rsid w:val="3C464B5C"/>
    <w:rsid w:val="3C47DA8B"/>
    <w:rsid w:val="3C4891C8"/>
    <w:rsid w:val="3C49FD22"/>
    <w:rsid w:val="3C518C01"/>
    <w:rsid w:val="3C558AB7"/>
    <w:rsid w:val="3C57E005"/>
    <w:rsid w:val="3C5B9D17"/>
    <w:rsid w:val="3C5DFAC7"/>
    <w:rsid w:val="3C5E4C4C"/>
    <w:rsid w:val="3C660C7B"/>
    <w:rsid w:val="3C6653F5"/>
    <w:rsid w:val="3C66745E"/>
    <w:rsid w:val="3C6A521D"/>
    <w:rsid w:val="3C6E3CA6"/>
    <w:rsid w:val="3C6F9FB2"/>
    <w:rsid w:val="3C73F683"/>
    <w:rsid w:val="3C7533D8"/>
    <w:rsid w:val="3C75A1C5"/>
    <w:rsid w:val="3C89036F"/>
    <w:rsid w:val="3C8B3586"/>
    <w:rsid w:val="3C903C6C"/>
    <w:rsid w:val="3C921AD0"/>
    <w:rsid w:val="3C922029"/>
    <w:rsid w:val="3C938A67"/>
    <w:rsid w:val="3C9408FA"/>
    <w:rsid w:val="3C98D0A0"/>
    <w:rsid w:val="3C9AB44A"/>
    <w:rsid w:val="3C9D9280"/>
    <w:rsid w:val="3C9FB428"/>
    <w:rsid w:val="3CA8F852"/>
    <w:rsid w:val="3CABD249"/>
    <w:rsid w:val="3CAFDA9C"/>
    <w:rsid w:val="3CB61755"/>
    <w:rsid w:val="3CBB9AC1"/>
    <w:rsid w:val="3CBE4625"/>
    <w:rsid w:val="3CC00D00"/>
    <w:rsid w:val="3CC05359"/>
    <w:rsid w:val="3CC70316"/>
    <w:rsid w:val="3CC9F274"/>
    <w:rsid w:val="3CD81EAB"/>
    <w:rsid w:val="3CE3F500"/>
    <w:rsid w:val="3CE6FDB2"/>
    <w:rsid w:val="3CE72993"/>
    <w:rsid w:val="3CE7EA21"/>
    <w:rsid w:val="3CE89EFA"/>
    <w:rsid w:val="3CE8D417"/>
    <w:rsid w:val="3CE8D89C"/>
    <w:rsid w:val="3CE9078F"/>
    <w:rsid w:val="3CEEA6D2"/>
    <w:rsid w:val="3CF10669"/>
    <w:rsid w:val="3CF1CC78"/>
    <w:rsid w:val="3CF91B56"/>
    <w:rsid w:val="3CF9C58C"/>
    <w:rsid w:val="3D08AB6A"/>
    <w:rsid w:val="3D0D2F51"/>
    <w:rsid w:val="3D1094DE"/>
    <w:rsid w:val="3D171470"/>
    <w:rsid w:val="3D17F9D7"/>
    <w:rsid w:val="3D182688"/>
    <w:rsid w:val="3D1A4AE3"/>
    <w:rsid w:val="3D1B7C77"/>
    <w:rsid w:val="3D1BD5AF"/>
    <w:rsid w:val="3D1CE7E4"/>
    <w:rsid w:val="3D24B1AE"/>
    <w:rsid w:val="3D25B973"/>
    <w:rsid w:val="3D3018FA"/>
    <w:rsid w:val="3D33D068"/>
    <w:rsid w:val="3D35B4FB"/>
    <w:rsid w:val="3D376272"/>
    <w:rsid w:val="3D378AF7"/>
    <w:rsid w:val="3D3B6045"/>
    <w:rsid w:val="3D3DB363"/>
    <w:rsid w:val="3D3EAE09"/>
    <w:rsid w:val="3D469B71"/>
    <w:rsid w:val="3D50E678"/>
    <w:rsid w:val="3D5A30A7"/>
    <w:rsid w:val="3D5CF89F"/>
    <w:rsid w:val="3D5D7C32"/>
    <w:rsid w:val="3D5DE240"/>
    <w:rsid w:val="3D620EAA"/>
    <w:rsid w:val="3D63B5AF"/>
    <w:rsid w:val="3D64FA86"/>
    <w:rsid w:val="3D69CDE9"/>
    <w:rsid w:val="3D6D947D"/>
    <w:rsid w:val="3D6E3926"/>
    <w:rsid w:val="3D76EA16"/>
    <w:rsid w:val="3D7EB6DC"/>
    <w:rsid w:val="3D873D63"/>
    <w:rsid w:val="3D8A3AC3"/>
    <w:rsid w:val="3D8A5691"/>
    <w:rsid w:val="3D8C97B4"/>
    <w:rsid w:val="3D8E4CF0"/>
    <w:rsid w:val="3D8FDD17"/>
    <w:rsid w:val="3D9161C8"/>
    <w:rsid w:val="3D98C03D"/>
    <w:rsid w:val="3D9A4094"/>
    <w:rsid w:val="3DA0DFD9"/>
    <w:rsid w:val="3DA20E91"/>
    <w:rsid w:val="3DA5D6A9"/>
    <w:rsid w:val="3DB46CF1"/>
    <w:rsid w:val="3DB490DB"/>
    <w:rsid w:val="3DB56426"/>
    <w:rsid w:val="3DB5B4BC"/>
    <w:rsid w:val="3DB8366C"/>
    <w:rsid w:val="3DBA4C94"/>
    <w:rsid w:val="3DC2D2DC"/>
    <w:rsid w:val="3DD21076"/>
    <w:rsid w:val="3DD4217D"/>
    <w:rsid w:val="3DD49DB4"/>
    <w:rsid w:val="3DD742F2"/>
    <w:rsid w:val="3DD96CBF"/>
    <w:rsid w:val="3DE99450"/>
    <w:rsid w:val="3DEAE9E8"/>
    <w:rsid w:val="3DEB1821"/>
    <w:rsid w:val="3DEEBA30"/>
    <w:rsid w:val="3DF16385"/>
    <w:rsid w:val="3DF49ABD"/>
    <w:rsid w:val="3DF8FA0D"/>
    <w:rsid w:val="3DFA380D"/>
    <w:rsid w:val="3DFB8560"/>
    <w:rsid w:val="3DFC9C7D"/>
    <w:rsid w:val="3DFF8331"/>
    <w:rsid w:val="3E0083D9"/>
    <w:rsid w:val="3E048A70"/>
    <w:rsid w:val="3E05AB45"/>
    <w:rsid w:val="3E05D3F6"/>
    <w:rsid w:val="3E0F7A7F"/>
    <w:rsid w:val="3E0FA669"/>
    <w:rsid w:val="3E1D74EF"/>
    <w:rsid w:val="3E23F9CC"/>
    <w:rsid w:val="3E27138F"/>
    <w:rsid w:val="3E28D98E"/>
    <w:rsid w:val="3E2D87EF"/>
    <w:rsid w:val="3E320BD2"/>
    <w:rsid w:val="3E3449E1"/>
    <w:rsid w:val="3E352624"/>
    <w:rsid w:val="3E376DE2"/>
    <w:rsid w:val="3E3CE4CE"/>
    <w:rsid w:val="3E4709EE"/>
    <w:rsid w:val="3E4780A5"/>
    <w:rsid w:val="3E51DFCA"/>
    <w:rsid w:val="3E53A3EA"/>
    <w:rsid w:val="3E590BF6"/>
    <w:rsid w:val="3E5AD129"/>
    <w:rsid w:val="3E5AEB3E"/>
    <w:rsid w:val="3E5E09D2"/>
    <w:rsid w:val="3E6EBD2F"/>
    <w:rsid w:val="3E747AB8"/>
    <w:rsid w:val="3E78072A"/>
    <w:rsid w:val="3E79AADF"/>
    <w:rsid w:val="3E7CA506"/>
    <w:rsid w:val="3E8456B6"/>
    <w:rsid w:val="3E8500BA"/>
    <w:rsid w:val="3E8A7695"/>
    <w:rsid w:val="3E8FBF6C"/>
    <w:rsid w:val="3E91D343"/>
    <w:rsid w:val="3E94CC5C"/>
    <w:rsid w:val="3E960A84"/>
    <w:rsid w:val="3E9AC40C"/>
    <w:rsid w:val="3EA11FD9"/>
    <w:rsid w:val="3EA13A7D"/>
    <w:rsid w:val="3EA71AAE"/>
    <w:rsid w:val="3EB83DB6"/>
    <w:rsid w:val="3EB93842"/>
    <w:rsid w:val="3EBA0124"/>
    <w:rsid w:val="3EBA63BF"/>
    <w:rsid w:val="3EBB3BC7"/>
    <w:rsid w:val="3EC0AA9E"/>
    <w:rsid w:val="3EC0EC41"/>
    <w:rsid w:val="3EC38085"/>
    <w:rsid w:val="3EC4FA85"/>
    <w:rsid w:val="3EC5C376"/>
    <w:rsid w:val="3ECA4E24"/>
    <w:rsid w:val="3ECC8310"/>
    <w:rsid w:val="3EE2EA84"/>
    <w:rsid w:val="3EE3FB2E"/>
    <w:rsid w:val="3EEFB563"/>
    <w:rsid w:val="3EF0CE15"/>
    <w:rsid w:val="3EF5F80B"/>
    <w:rsid w:val="3EF91690"/>
    <w:rsid w:val="3EF99C34"/>
    <w:rsid w:val="3F05F345"/>
    <w:rsid w:val="3F0728DF"/>
    <w:rsid w:val="3F0BC054"/>
    <w:rsid w:val="3F1102F2"/>
    <w:rsid w:val="3F14969A"/>
    <w:rsid w:val="3F153737"/>
    <w:rsid w:val="3F18551F"/>
    <w:rsid w:val="3F1876B6"/>
    <w:rsid w:val="3F1A520E"/>
    <w:rsid w:val="3F1F04D2"/>
    <w:rsid w:val="3F287567"/>
    <w:rsid w:val="3F2A597E"/>
    <w:rsid w:val="3F2B39F1"/>
    <w:rsid w:val="3F2C2083"/>
    <w:rsid w:val="3F2D6E6F"/>
    <w:rsid w:val="3F34560A"/>
    <w:rsid w:val="3F34F723"/>
    <w:rsid w:val="3F35B2AC"/>
    <w:rsid w:val="3F3E2F43"/>
    <w:rsid w:val="3F42E502"/>
    <w:rsid w:val="3F44D278"/>
    <w:rsid w:val="3F48BA3D"/>
    <w:rsid w:val="3F49FD7F"/>
    <w:rsid w:val="3F4D07BF"/>
    <w:rsid w:val="3F50D795"/>
    <w:rsid w:val="3F5A2991"/>
    <w:rsid w:val="3F5A307E"/>
    <w:rsid w:val="3F5DE1A3"/>
    <w:rsid w:val="3F60C5B3"/>
    <w:rsid w:val="3F6573C8"/>
    <w:rsid w:val="3F678D68"/>
    <w:rsid w:val="3F6AF179"/>
    <w:rsid w:val="3F712D9D"/>
    <w:rsid w:val="3F75F697"/>
    <w:rsid w:val="3F761F95"/>
    <w:rsid w:val="3F7A2DEE"/>
    <w:rsid w:val="3F816D2F"/>
    <w:rsid w:val="3F8564B1"/>
    <w:rsid w:val="3F96C063"/>
    <w:rsid w:val="3F973C09"/>
    <w:rsid w:val="3F97A66D"/>
    <w:rsid w:val="3F98C5DE"/>
    <w:rsid w:val="3FA14C82"/>
    <w:rsid w:val="3FB34A1B"/>
    <w:rsid w:val="3FB82D8A"/>
    <w:rsid w:val="3FBD5809"/>
    <w:rsid w:val="3FBE4987"/>
    <w:rsid w:val="3FBFFEFE"/>
    <w:rsid w:val="3FCB7EDC"/>
    <w:rsid w:val="3FDBEF10"/>
    <w:rsid w:val="3FDEA739"/>
    <w:rsid w:val="3FE70534"/>
    <w:rsid w:val="3FEC73AB"/>
    <w:rsid w:val="3FF19EB5"/>
    <w:rsid w:val="3FF3989C"/>
    <w:rsid w:val="3FFAE649"/>
    <w:rsid w:val="3FFD5D4C"/>
    <w:rsid w:val="4000EF70"/>
    <w:rsid w:val="40033D20"/>
    <w:rsid w:val="4008DF94"/>
    <w:rsid w:val="4012E942"/>
    <w:rsid w:val="40138A4C"/>
    <w:rsid w:val="401C3E85"/>
    <w:rsid w:val="401E76B0"/>
    <w:rsid w:val="401FE376"/>
    <w:rsid w:val="4026B3BF"/>
    <w:rsid w:val="402AB08D"/>
    <w:rsid w:val="402B781A"/>
    <w:rsid w:val="402DA3A4"/>
    <w:rsid w:val="403052C6"/>
    <w:rsid w:val="40308D31"/>
    <w:rsid w:val="40360C50"/>
    <w:rsid w:val="40379E0A"/>
    <w:rsid w:val="4038676C"/>
    <w:rsid w:val="40458984"/>
    <w:rsid w:val="404A05A4"/>
    <w:rsid w:val="40508F57"/>
    <w:rsid w:val="4051769A"/>
    <w:rsid w:val="40529A7E"/>
    <w:rsid w:val="40577004"/>
    <w:rsid w:val="405B010E"/>
    <w:rsid w:val="405F660E"/>
    <w:rsid w:val="40694EE5"/>
    <w:rsid w:val="406D6B80"/>
    <w:rsid w:val="40752815"/>
    <w:rsid w:val="407E368D"/>
    <w:rsid w:val="4083DBF1"/>
    <w:rsid w:val="4085625E"/>
    <w:rsid w:val="40951CF4"/>
    <w:rsid w:val="40963DDA"/>
    <w:rsid w:val="409B5BA0"/>
    <w:rsid w:val="409D8DC9"/>
    <w:rsid w:val="409E6A17"/>
    <w:rsid w:val="40A5D655"/>
    <w:rsid w:val="40A84197"/>
    <w:rsid w:val="40A9BBD9"/>
    <w:rsid w:val="40AB5306"/>
    <w:rsid w:val="40B48D88"/>
    <w:rsid w:val="40B89951"/>
    <w:rsid w:val="40BC9CE2"/>
    <w:rsid w:val="40C565BE"/>
    <w:rsid w:val="40C98279"/>
    <w:rsid w:val="40CCA749"/>
    <w:rsid w:val="40CCD40C"/>
    <w:rsid w:val="40D0266B"/>
    <w:rsid w:val="40D1B196"/>
    <w:rsid w:val="40DCA117"/>
    <w:rsid w:val="40E3E838"/>
    <w:rsid w:val="40E43538"/>
    <w:rsid w:val="40EC319D"/>
    <w:rsid w:val="40F41AED"/>
    <w:rsid w:val="40F4A0D8"/>
    <w:rsid w:val="40FD06CF"/>
    <w:rsid w:val="410275A4"/>
    <w:rsid w:val="41036887"/>
    <w:rsid w:val="410931E1"/>
    <w:rsid w:val="410F3CA3"/>
    <w:rsid w:val="41199637"/>
    <w:rsid w:val="411C5D71"/>
    <w:rsid w:val="41211597"/>
    <w:rsid w:val="412196D8"/>
    <w:rsid w:val="41298339"/>
    <w:rsid w:val="412AF129"/>
    <w:rsid w:val="412E42FD"/>
    <w:rsid w:val="4133A587"/>
    <w:rsid w:val="4135F410"/>
    <w:rsid w:val="413659F2"/>
    <w:rsid w:val="41378C98"/>
    <w:rsid w:val="413A6285"/>
    <w:rsid w:val="413A99B6"/>
    <w:rsid w:val="413C81D7"/>
    <w:rsid w:val="41416D0D"/>
    <w:rsid w:val="4143B147"/>
    <w:rsid w:val="4145E47C"/>
    <w:rsid w:val="414B9F01"/>
    <w:rsid w:val="414BE2C5"/>
    <w:rsid w:val="414D7873"/>
    <w:rsid w:val="415C0ECA"/>
    <w:rsid w:val="415D06CD"/>
    <w:rsid w:val="41611D3B"/>
    <w:rsid w:val="4161B8CE"/>
    <w:rsid w:val="41633F28"/>
    <w:rsid w:val="416B9879"/>
    <w:rsid w:val="416D2705"/>
    <w:rsid w:val="41711332"/>
    <w:rsid w:val="41714671"/>
    <w:rsid w:val="41735DB3"/>
    <w:rsid w:val="417839E0"/>
    <w:rsid w:val="41795332"/>
    <w:rsid w:val="417B5FBC"/>
    <w:rsid w:val="417D04E2"/>
    <w:rsid w:val="417E29AA"/>
    <w:rsid w:val="418B5CD8"/>
    <w:rsid w:val="41900BA1"/>
    <w:rsid w:val="41904CCB"/>
    <w:rsid w:val="41917A58"/>
    <w:rsid w:val="41A294D6"/>
    <w:rsid w:val="41A6530F"/>
    <w:rsid w:val="41A6B290"/>
    <w:rsid w:val="41B16BCA"/>
    <w:rsid w:val="41B80E61"/>
    <w:rsid w:val="41B8D94D"/>
    <w:rsid w:val="41BF62F2"/>
    <w:rsid w:val="41C284FE"/>
    <w:rsid w:val="41C94AF7"/>
    <w:rsid w:val="41CB865E"/>
    <w:rsid w:val="41CE1B9D"/>
    <w:rsid w:val="41D31467"/>
    <w:rsid w:val="41D76A52"/>
    <w:rsid w:val="41D8AFF5"/>
    <w:rsid w:val="41DAF28F"/>
    <w:rsid w:val="41DC1B6B"/>
    <w:rsid w:val="41DFC8A0"/>
    <w:rsid w:val="41E09864"/>
    <w:rsid w:val="41E0D179"/>
    <w:rsid w:val="41E8D6FA"/>
    <w:rsid w:val="41F3B731"/>
    <w:rsid w:val="41FB5C95"/>
    <w:rsid w:val="41FE5450"/>
    <w:rsid w:val="42095651"/>
    <w:rsid w:val="4209CE38"/>
    <w:rsid w:val="420A94FF"/>
    <w:rsid w:val="420F1C58"/>
    <w:rsid w:val="4211EEA9"/>
    <w:rsid w:val="42134C46"/>
    <w:rsid w:val="421385A4"/>
    <w:rsid w:val="42141A3C"/>
    <w:rsid w:val="4215060A"/>
    <w:rsid w:val="4216C4B5"/>
    <w:rsid w:val="4218EC34"/>
    <w:rsid w:val="42197A6C"/>
    <w:rsid w:val="42198D8F"/>
    <w:rsid w:val="42216A01"/>
    <w:rsid w:val="42242F21"/>
    <w:rsid w:val="422682E2"/>
    <w:rsid w:val="422C1321"/>
    <w:rsid w:val="4230ED55"/>
    <w:rsid w:val="42340357"/>
    <w:rsid w:val="4235EB71"/>
    <w:rsid w:val="42372C01"/>
    <w:rsid w:val="423DDBEF"/>
    <w:rsid w:val="4249D848"/>
    <w:rsid w:val="42524DBF"/>
    <w:rsid w:val="4255D655"/>
    <w:rsid w:val="4258FC4B"/>
    <w:rsid w:val="42601629"/>
    <w:rsid w:val="427068E4"/>
    <w:rsid w:val="42784080"/>
    <w:rsid w:val="42897B0A"/>
    <w:rsid w:val="4289FACD"/>
    <w:rsid w:val="428AB492"/>
    <w:rsid w:val="428AC8AD"/>
    <w:rsid w:val="428D9F39"/>
    <w:rsid w:val="428E3731"/>
    <w:rsid w:val="428E9375"/>
    <w:rsid w:val="4294A32C"/>
    <w:rsid w:val="429A111D"/>
    <w:rsid w:val="429AC0C1"/>
    <w:rsid w:val="42A5ABDB"/>
    <w:rsid w:val="42A6A7DD"/>
    <w:rsid w:val="42AB41E3"/>
    <w:rsid w:val="42AD4FDE"/>
    <w:rsid w:val="42B118D3"/>
    <w:rsid w:val="42B1D7D3"/>
    <w:rsid w:val="42B4BCC2"/>
    <w:rsid w:val="42B527E5"/>
    <w:rsid w:val="42C3395C"/>
    <w:rsid w:val="42C4763C"/>
    <w:rsid w:val="42C52F67"/>
    <w:rsid w:val="42C8E6C6"/>
    <w:rsid w:val="42D066A0"/>
    <w:rsid w:val="42D6114B"/>
    <w:rsid w:val="42D6609F"/>
    <w:rsid w:val="42D7D6B0"/>
    <w:rsid w:val="42D7F5FC"/>
    <w:rsid w:val="42DE12D7"/>
    <w:rsid w:val="42DF43C9"/>
    <w:rsid w:val="42E140F3"/>
    <w:rsid w:val="42E2504E"/>
    <w:rsid w:val="42E726F5"/>
    <w:rsid w:val="42E8090C"/>
    <w:rsid w:val="42E95BD3"/>
    <w:rsid w:val="42E998CC"/>
    <w:rsid w:val="42EA86B9"/>
    <w:rsid w:val="42F48A3D"/>
    <w:rsid w:val="42FDE3C8"/>
    <w:rsid w:val="4301D088"/>
    <w:rsid w:val="43035B5C"/>
    <w:rsid w:val="43042788"/>
    <w:rsid w:val="4309857E"/>
    <w:rsid w:val="430A329F"/>
    <w:rsid w:val="430F8ABE"/>
    <w:rsid w:val="43190B24"/>
    <w:rsid w:val="4325EBD7"/>
    <w:rsid w:val="432BC41C"/>
    <w:rsid w:val="432C88AA"/>
    <w:rsid w:val="433216D1"/>
    <w:rsid w:val="4335412A"/>
    <w:rsid w:val="433AEA0B"/>
    <w:rsid w:val="433E1596"/>
    <w:rsid w:val="433EAEEE"/>
    <w:rsid w:val="433F8436"/>
    <w:rsid w:val="4342301E"/>
    <w:rsid w:val="43452EAA"/>
    <w:rsid w:val="43538A5C"/>
    <w:rsid w:val="4358BD0D"/>
    <w:rsid w:val="435D091D"/>
    <w:rsid w:val="435E90B8"/>
    <w:rsid w:val="4366EE7B"/>
    <w:rsid w:val="436B510A"/>
    <w:rsid w:val="436E5EF3"/>
    <w:rsid w:val="436F60D5"/>
    <w:rsid w:val="437889B3"/>
    <w:rsid w:val="437C3B4A"/>
    <w:rsid w:val="437CFFFF"/>
    <w:rsid w:val="437D5F02"/>
    <w:rsid w:val="437E3C13"/>
    <w:rsid w:val="4381BD74"/>
    <w:rsid w:val="43823602"/>
    <w:rsid w:val="4386D3DE"/>
    <w:rsid w:val="438CE5AD"/>
    <w:rsid w:val="43919C21"/>
    <w:rsid w:val="4395ED60"/>
    <w:rsid w:val="4397A009"/>
    <w:rsid w:val="439C850C"/>
    <w:rsid w:val="43A86AB6"/>
    <w:rsid w:val="43A8B097"/>
    <w:rsid w:val="43A97BD0"/>
    <w:rsid w:val="43ADBC36"/>
    <w:rsid w:val="43B6A679"/>
    <w:rsid w:val="43B82D99"/>
    <w:rsid w:val="43BC450B"/>
    <w:rsid w:val="43C3F030"/>
    <w:rsid w:val="43C832D2"/>
    <w:rsid w:val="43CA79E9"/>
    <w:rsid w:val="43CBA3E2"/>
    <w:rsid w:val="43CFA8C5"/>
    <w:rsid w:val="43D0E836"/>
    <w:rsid w:val="43D185AD"/>
    <w:rsid w:val="43D2FC62"/>
    <w:rsid w:val="43D66752"/>
    <w:rsid w:val="43DA5A12"/>
    <w:rsid w:val="43DEC780"/>
    <w:rsid w:val="43E17134"/>
    <w:rsid w:val="43E57027"/>
    <w:rsid w:val="43E87626"/>
    <w:rsid w:val="43ECD861"/>
    <w:rsid w:val="43EDABB7"/>
    <w:rsid w:val="43EE0504"/>
    <w:rsid w:val="43EE9ED0"/>
    <w:rsid w:val="43F7D6AE"/>
    <w:rsid w:val="43FBF244"/>
    <w:rsid w:val="440796F3"/>
    <w:rsid w:val="44086570"/>
    <w:rsid w:val="44144BDF"/>
    <w:rsid w:val="44171746"/>
    <w:rsid w:val="4418DA0C"/>
    <w:rsid w:val="441D4078"/>
    <w:rsid w:val="441F4759"/>
    <w:rsid w:val="44251270"/>
    <w:rsid w:val="4427C67A"/>
    <w:rsid w:val="4428B0A1"/>
    <w:rsid w:val="442914B1"/>
    <w:rsid w:val="4429C0D8"/>
    <w:rsid w:val="442CFF9C"/>
    <w:rsid w:val="442EBCD8"/>
    <w:rsid w:val="443797BE"/>
    <w:rsid w:val="44391BA3"/>
    <w:rsid w:val="443A03CF"/>
    <w:rsid w:val="443B06C5"/>
    <w:rsid w:val="4440CDC9"/>
    <w:rsid w:val="44411CA4"/>
    <w:rsid w:val="445425C5"/>
    <w:rsid w:val="4458DAEA"/>
    <w:rsid w:val="44606667"/>
    <w:rsid w:val="4460FFC8"/>
    <w:rsid w:val="4466C351"/>
    <w:rsid w:val="4467AD5A"/>
    <w:rsid w:val="4471392B"/>
    <w:rsid w:val="447B5D62"/>
    <w:rsid w:val="447B5DA7"/>
    <w:rsid w:val="44811DC0"/>
    <w:rsid w:val="4483B835"/>
    <w:rsid w:val="4488168F"/>
    <w:rsid w:val="44897EA2"/>
    <w:rsid w:val="4489D81C"/>
    <w:rsid w:val="448A753D"/>
    <w:rsid w:val="448BA7F2"/>
    <w:rsid w:val="448FCB98"/>
    <w:rsid w:val="4491606D"/>
    <w:rsid w:val="449535EE"/>
    <w:rsid w:val="4496A06A"/>
    <w:rsid w:val="449EFEAF"/>
    <w:rsid w:val="44A2A6FF"/>
    <w:rsid w:val="44B18B6C"/>
    <w:rsid w:val="44B7314B"/>
    <w:rsid w:val="44B8B00C"/>
    <w:rsid w:val="44B8D1A5"/>
    <w:rsid w:val="44BA4F1D"/>
    <w:rsid w:val="44BD74B2"/>
    <w:rsid w:val="44BFC23F"/>
    <w:rsid w:val="44C11AAF"/>
    <w:rsid w:val="44C413A7"/>
    <w:rsid w:val="44CCFDA7"/>
    <w:rsid w:val="44D754EF"/>
    <w:rsid w:val="44D7AFED"/>
    <w:rsid w:val="44D8D9A2"/>
    <w:rsid w:val="44DD806F"/>
    <w:rsid w:val="44DE0175"/>
    <w:rsid w:val="44E39B8D"/>
    <w:rsid w:val="44E98AC5"/>
    <w:rsid w:val="44EA9D76"/>
    <w:rsid w:val="44EFA97D"/>
    <w:rsid w:val="44F0123D"/>
    <w:rsid w:val="44F5CC70"/>
    <w:rsid w:val="44F7C193"/>
    <w:rsid w:val="44F80DF3"/>
    <w:rsid w:val="44FAFF01"/>
    <w:rsid w:val="44FBED06"/>
    <w:rsid w:val="44FE6B40"/>
    <w:rsid w:val="45008317"/>
    <w:rsid w:val="45012EF3"/>
    <w:rsid w:val="4502F51B"/>
    <w:rsid w:val="45044257"/>
    <w:rsid w:val="45093B5C"/>
    <w:rsid w:val="450ED980"/>
    <w:rsid w:val="450EE4AD"/>
    <w:rsid w:val="451FFA9D"/>
    <w:rsid w:val="45217304"/>
    <w:rsid w:val="4524A87C"/>
    <w:rsid w:val="4526AF5D"/>
    <w:rsid w:val="452A2F34"/>
    <w:rsid w:val="452A5F87"/>
    <w:rsid w:val="452A82F5"/>
    <w:rsid w:val="452BCBB9"/>
    <w:rsid w:val="452EDD0F"/>
    <w:rsid w:val="452F3ECC"/>
    <w:rsid w:val="452F97B9"/>
    <w:rsid w:val="4537C648"/>
    <w:rsid w:val="453CAAA6"/>
    <w:rsid w:val="453FDE04"/>
    <w:rsid w:val="4548B29B"/>
    <w:rsid w:val="4548DA3D"/>
    <w:rsid w:val="45498C97"/>
    <w:rsid w:val="454EE965"/>
    <w:rsid w:val="45590D06"/>
    <w:rsid w:val="455947A4"/>
    <w:rsid w:val="455A75FC"/>
    <w:rsid w:val="456426D0"/>
    <w:rsid w:val="4566BB4E"/>
    <w:rsid w:val="4571605C"/>
    <w:rsid w:val="4572166F"/>
    <w:rsid w:val="4576F1BA"/>
    <w:rsid w:val="457B739E"/>
    <w:rsid w:val="457FB33E"/>
    <w:rsid w:val="4586F651"/>
    <w:rsid w:val="458AB2A5"/>
    <w:rsid w:val="458EA12F"/>
    <w:rsid w:val="459441AE"/>
    <w:rsid w:val="4598C6D4"/>
    <w:rsid w:val="459E2F1B"/>
    <w:rsid w:val="459EBBC0"/>
    <w:rsid w:val="459FBC4B"/>
    <w:rsid w:val="45A1E7D7"/>
    <w:rsid w:val="45A61EDA"/>
    <w:rsid w:val="45A9EF94"/>
    <w:rsid w:val="45AF2898"/>
    <w:rsid w:val="45AF8235"/>
    <w:rsid w:val="45B2E2EB"/>
    <w:rsid w:val="45B4D265"/>
    <w:rsid w:val="45B856C8"/>
    <w:rsid w:val="45C11BCC"/>
    <w:rsid w:val="45C28275"/>
    <w:rsid w:val="45CD909C"/>
    <w:rsid w:val="45CFE988"/>
    <w:rsid w:val="45D8CF90"/>
    <w:rsid w:val="45DF7A03"/>
    <w:rsid w:val="45E00EB6"/>
    <w:rsid w:val="45F6D1A2"/>
    <w:rsid w:val="45FC774E"/>
    <w:rsid w:val="45FF9950"/>
    <w:rsid w:val="45FFC1D5"/>
    <w:rsid w:val="46002F81"/>
    <w:rsid w:val="460293B2"/>
    <w:rsid w:val="460510CB"/>
    <w:rsid w:val="46068389"/>
    <w:rsid w:val="46093AD3"/>
    <w:rsid w:val="460A96E0"/>
    <w:rsid w:val="4610EB38"/>
    <w:rsid w:val="4613E96C"/>
    <w:rsid w:val="46230890"/>
    <w:rsid w:val="46345A0F"/>
    <w:rsid w:val="463882B4"/>
    <w:rsid w:val="4638F4FE"/>
    <w:rsid w:val="4640D356"/>
    <w:rsid w:val="46529997"/>
    <w:rsid w:val="46569134"/>
    <w:rsid w:val="465BAB43"/>
    <w:rsid w:val="465F35A0"/>
    <w:rsid w:val="4660880B"/>
    <w:rsid w:val="466BB965"/>
    <w:rsid w:val="46719787"/>
    <w:rsid w:val="467979F3"/>
    <w:rsid w:val="4679CD05"/>
    <w:rsid w:val="467A810E"/>
    <w:rsid w:val="467D40B5"/>
    <w:rsid w:val="4683D57E"/>
    <w:rsid w:val="469E17D9"/>
    <w:rsid w:val="46A06665"/>
    <w:rsid w:val="46A19080"/>
    <w:rsid w:val="46A6C6F7"/>
    <w:rsid w:val="46AF47E5"/>
    <w:rsid w:val="46B0CDCD"/>
    <w:rsid w:val="46B6ED28"/>
    <w:rsid w:val="46B95E36"/>
    <w:rsid w:val="46BA4CC0"/>
    <w:rsid w:val="46BD66C8"/>
    <w:rsid w:val="46BEB04E"/>
    <w:rsid w:val="46C15E50"/>
    <w:rsid w:val="46C17D6E"/>
    <w:rsid w:val="46C4D128"/>
    <w:rsid w:val="46C54FA1"/>
    <w:rsid w:val="46C9C9C8"/>
    <w:rsid w:val="46CEEC8D"/>
    <w:rsid w:val="46D3E893"/>
    <w:rsid w:val="46D7B0F0"/>
    <w:rsid w:val="46D9442E"/>
    <w:rsid w:val="46DCDAF4"/>
    <w:rsid w:val="46DDBE9B"/>
    <w:rsid w:val="46DF6CC8"/>
    <w:rsid w:val="46E46FD1"/>
    <w:rsid w:val="46E55CF8"/>
    <w:rsid w:val="46E97969"/>
    <w:rsid w:val="46EA8152"/>
    <w:rsid w:val="46F2E25E"/>
    <w:rsid w:val="46F54049"/>
    <w:rsid w:val="46F8B7B6"/>
    <w:rsid w:val="46FB52D0"/>
    <w:rsid w:val="46FC55AB"/>
    <w:rsid w:val="46FCC211"/>
    <w:rsid w:val="46FD0A9B"/>
    <w:rsid w:val="470E8C51"/>
    <w:rsid w:val="470E9F7E"/>
    <w:rsid w:val="471218CC"/>
    <w:rsid w:val="47186C54"/>
    <w:rsid w:val="472196AB"/>
    <w:rsid w:val="4723D822"/>
    <w:rsid w:val="472673F1"/>
    <w:rsid w:val="47276EC8"/>
    <w:rsid w:val="47294622"/>
    <w:rsid w:val="472D0FB1"/>
    <w:rsid w:val="472D5179"/>
    <w:rsid w:val="472E1DEC"/>
    <w:rsid w:val="472FBED3"/>
    <w:rsid w:val="4733D072"/>
    <w:rsid w:val="4743C9F1"/>
    <w:rsid w:val="474780E9"/>
    <w:rsid w:val="474CD7C3"/>
    <w:rsid w:val="4750C9C1"/>
    <w:rsid w:val="475154B2"/>
    <w:rsid w:val="475159A2"/>
    <w:rsid w:val="4754AE6C"/>
    <w:rsid w:val="47566CD2"/>
    <w:rsid w:val="4757EB82"/>
    <w:rsid w:val="475AA7F2"/>
    <w:rsid w:val="475E6400"/>
    <w:rsid w:val="476259EB"/>
    <w:rsid w:val="4764CAD5"/>
    <w:rsid w:val="476A2658"/>
    <w:rsid w:val="4773D3F4"/>
    <w:rsid w:val="4779F81E"/>
    <w:rsid w:val="477A9EE3"/>
    <w:rsid w:val="477BBEF0"/>
    <w:rsid w:val="477D283A"/>
    <w:rsid w:val="4781EC65"/>
    <w:rsid w:val="47853BB6"/>
    <w:rsid w:val="4788EF30"/>
    <w:rsid w:val="478909F0"/>
    <w:rsid w:val="478916D2"/>
    <w:rsid w:val="478B4236"/>
    <w:rsid w:val="478CB770"/>
    <w:rsid w:val="4799C3C0"/>
    <w:rsid w:val="47A482F2"/>
    <w:rsid w:val="47A57288"/>
    <w:rsid w:val="47A63AE2"/>
    <w:rsid w:val="47AD3FD0"/>
    <w:rsid w:val="47AE4BFA"/>
    <w:rsid w:val="47AF0C6E"/>
    <w:rsid w:val="47B2A2D2"/>
    <w:rsid w:val="47B8CC56"/>
    <w:rsid w:val="47BBFA3D"/>
    <w:rsid w:val="47BC5097"/>
    <w:rsid w:val="47BE058B"/>
    <w:rsid w:val="47BF189B"/>
    <w:rsid w:val="47C6ACEF"/>
    <w:rsid w:val="47CA0562"/>
    <w:rsid w:val="47CE8D0A"/>
    <w:rsid w:val="47CFB53E"/>
    <w:rsid w:val="47D3E17B"/>
    <w:rsid w:val="47D52C28"/>
    <w:rsid w:val="47DBA074"/>
    <w:rsid w:val="47DC6920"/>
    <w:rsid w:val="47DE6BB0"/>
    <w:rsid w:val="47E1917D"/>
    <w:rsid w:val="47E3DE8B"/>
    <w:rsid w:val="47E593D0"/>
    <w:rsid w:val="47E7B567"/>
    <w:rsid w:val="47E90012"/>
    <w:rsid w:val="47EE9DEB"/>
    <w:rsid w:val="47F28AAD"/>
    <w:rsid w:val="47F4E6C9"/>
    <w:rsid w:val="47F6D5DE"/>
    <w:rsid w:val="47FF4D25"/>
    <w:rsid w:val="480423AB"/>
    <w:rsid w:val="4809DE12"/>
    <w:rsid w:val="480AA8D6"/>
    <w:rsid w:val="480D1B12"/>
    <w:rsid w:val="480FD7AD"/>
    <w:rsid w:val="481254DF"/>
    <w:rsid w:val="481283D3"/>
    <w:rsid w:val="48165373"/>
    <w:rsid w:val="4819B2BC"/>
    <w:rsid w:val="481B2C76"/>
    <w:rsid w:val="481DBEF2"/>
    <w:rsid w:val="48215BE2"/>
    <w:rsid w:val="482AF55B"/>
    <w:rsid w:val="4832653C"/>
    <w:rsid w:val="48333BA1"/>
    <w:rsid w:val="483519A8"/>
    <w:rsid w:val="4837FB76"/>
    <w:rsid w:val="48384EAB"/>
    <w:rsid w:val="483AEA83"/>
    <w:rsid w:val="484C086B"/>
    <w:rsid w:val="484D5B25"/>
    <w:rsid w:val="48510980"/>
    <w:rsid w:val="4851C475"/>
    <w:rsid w:val="485492EA"/>
    <w:rsid w:val="48563637"/>
    <w:rsid w:val="485721FD"/>
    <w:rsid w:val="4859D655"/>
    <w:rsid w:val="485A5903"/>
    <w:rsid w:val="485D3987"/>
    <w:rsid w:val="485F9D14"/>
    <w:rsid w:val="485FD64C"/>
    <w:rsid w:val="48633BC5"/>
    <w:rsid w:val="4867188D"/>
    <w:rsid w:val="4879E019"/>
    <w:rsid w:val="48802740"/>
    <w:rsid w:val="4888FEC4"/>
    <w:rsid w:val="488A3980"/>
    <w:rsid w:val="489144A4"/>
    <w:rsid w:val="4891A83C"/>
    <w:rsid w:val="4894F274"/>
    <w:rsid w:val="489565FC"/>
    <w:rsid w:val="48965932"/>
    <w:rsid w:val="48974482"/>
    <w:rsid w:val="4899D110"/>
    <w:rsid w:val="489CFF1C"/>
    <w:rsid w:val="489E2407"/>
    <w:rsid w:val="489E41E5"/>
    <w:rsid w:val="48A02ED9"/>
    <w:rsid w:val="48AA6FDF"/>
    <w:rsid w:val="48AB1A28"/>
    <w:rsid w:val="48ADB5CE"/>
    <w:rsid w:val="48AF853F"/>
    <w:rsid w:val="48AFC21C"/>
    <w:rsid w:val="48B21AE7"/>
    <w:rsid w:val="48BC9942"/>
    <w:rsid w:val="48C40807"/>
    <w:rsid w:val="48D06796"/>
    <w:rsid w:val="48D868B8"/>
    <w:rsid w:val="48D8FA2A"/>
    <w:rsid w:val="48E0CBF5"/>
    <w:rsid w:val="48E2F967"/>
    <w:rsid w:val="48E625A3"/>
    <w:rsid w:val="48E8C658"/>
    <w:rsid w:val="48EF38BD"/>
    <w:rsid w:val="48F17394"/>
    <w:rsid w:val="48F93CB1"/>
    <w:rsid w:val="48FECD57"/>
    <w:rsid w:val="4905C27F"/>
    <w:rsid w:val="490695B4"/>
    <w:rsid w:val="4910C02C"/>
    <w:rsid w:val="4910DE5E"/>
    <w:rsid w:val="4912F824"/>
    <w:rsid w:val="491A8F63"/>
    <w:rsid w:val="491D734C"/>
    <w:rsid w:val="491FCCAC"/>
    <w:rsid w:val="4929CC9B"/>
    <w:rsid w:val="492A0C3F"/>
    <w:rsid w:val="492F3154"/>
    <w:rsid w:val="493AB455"/>
    <w:rsid w:val="493E0CB2"/>
    <w:rsid w:val="494296B4"/>
    <w:rsid w:val="4945AB9B"/>
    <w:rsid w:val="4945BF22"/>
    <w:rsid w:val="494B5249"/>
    <w:rsid w:val="494BF18B"/>
    <w:rsid w:val="494DFF41"/>
    <w:rsid w:val="494F4B27"/>
    <w:rsid w:val="49534A67"/>
    <w:rsid w:val="4955A173"/>
    <w:rsid w:val="495AEF07"/>
    <w:rsid w:val="495D2C4C"/>
    <w:rsid w:val="495D7BD6"/>
    <w:rsid w:val="4962EE8F"/>
    <w:rsid w:val="496C58BD"/>
    <w:rsid w:val="49720F73"/>
    <w:rsid w:val="4973216B"/>
    <w:rsid w:val="49737A0C"/>
    <w:rsid w:val="4973DAF0"/>
    <w:rsid w:val="4973E83A"/>
    <w:rsid w:val="49761D60"/>
    <w:rsid w:val="49778855"/>
    <w:rsid w:val="4982495C"/>
    <w:rsid w:val="498CF10D"/>
    <w:rsid w:val="498D9F96"/>
    <w:rsid w:val="498F545A"/>
    <w:rsid w:val="49934F5A"/>
    <w:rsid w:val="49971064"/>
    <w:rsid w:val="4999F8AA"/>
    <w:rsid w:val="499EC5B8"/>
    <w:rsid w:val="499FC669"/>
    <w:rsid w:val="49A1F857"/>
    <w:rsid w:val="49A35A27"/>
    <w:rsid w:val="49A3B8A1"/>
    <w:rsid w:val="49A5776F"/>
    <w:rsid w:val="49A9F243"/>
    <w:rsid w:val="49AD1DC5"/>
    <w:rsid w:val="49B659F9"/>
    <w:rsid w:val="49B758EA"/>
    <w:rsid w:val="49B99DE6"/>
    <w:rsid w:val="49B9B926"/>
    <w:rsid w:val="49C6FB6E"/>
    <w:rsid w:val="49CA6992"/>
    <w:rsid w:val="49D6DD60"/>
    <w:rsid w:val="49D6F3F5"/>
    <w:rsid w:val="49D7ACBC"/>
    <w:rsid w:val="49DDA605"/>
    <w:rsid w:val="49E3D7EE"/>
    <w:rsid w:val="49E407AF"/>
    <w:rsid w:val="49E52A0D"/>
    <w:rsid w:val="49ED3465"/>
    <w:rsid w:val="4A05DE4E"/>
    <w:rsid w:val="4A06AA35"/>
    <w:rsid w:val="4A07C904"/>
    <w:rsid w:val="4A08E6B0"/>
    <w:rsid w:val="4A0975F6"/>
    <w:rsid w:val="4A0A03FF"/>
    <w:rsid w:val="4A0FC8F7"/>
    <w:rsid w:val="4A101BC9"/>
    <w:rsid w:val="4A16F907"/>
    <w:rsid w:val="4A17F21B"/>
    <w:rsid w:val="4A199235"/>
    <w:rsid w:val="4A1B1431"/>
    <w:rsid w:val="4A1F8B52"/>
    <w:rsid w:val="4A29BB55"/>
    <w:rsid w:val="4A2E5BFD"/>
    <w:rsid w:val="4A314842"/>
    <w:rsid w:val="4A3393D1"/>
    <w:rsid w:val="4A3527A3"/>
    <w:rsid w:val="4A389115"/>
    <w:rsid w:val="4A38E256"/>
    <w:rsid w:val="4A3A63AC"/>
    <w:rsid w:val="4A3FD88F"/>
    <w:rsid w:val="4A409612"/>
    <w:rsid w:val="4A43CEEF"/>
    <w:rsid w:val="4A466A22"/>
    <w:rsid w:val="4A473D2B"/>
    <w:rsid w:val="4A4D85C7"/>
    <w:rsid w:val="4A548033"/>
    <w:rsid w:val="4A54AB54"/>
    <w:rsid w:val="4A5FEDFB"/>
    <w:rsid w:val="4A6020BD"/>
    <w:rsid w:val="4A6071EE"/>
    <w:rsid w:val="4A69A9A9"/>
    <w:rsid w:val="4A73C2C0"/>
    <w:rsid w:val="4A7726D3"/>
    <w:rsid w:val="4A7B27E1"/>
    <w:rsid w:val="4A80F66C"/>
    <w:rsid w:val="4A82B4B2"/>
    <w:rsid w:val="4A8FFD15"/>
    <w:rsid w:val="4A9432E0"/>
    <w:rsid w:val="4A9438D5"/>
    <w:rsid w:val="4A9466D3"/>
    <w:rsid w:val="4A98A842"/>
    <w:rsid w:val="4A99A55A"/>
    <w:rsid w:val="4A9FE204"/>
    <w:rsid w:val="4AA70B72"/>
    <w:rsid w:val="4AAA897C"/>
    <w:rsid w:val="4AAB2065"/>
    <w:rsid w:val="4AB3DA8D"/>
    <w:rsid w:val="4AB47D6F"/>
    <w:rsid w:val="4AB4D38A"/>
    <w:rsid w:val="4AB62823"/>
    <w:rsid w:val="4ABB10BA"/>
    <w:rsid w:val="4ACC5CE5"/>
    <w:rsid w:val="4AD0A496"/>
    <w:rsid w:val="4AD4BC03"/>
    <w:rsid w:val="4AD4E8B2"/>
    <w:rsid w:val="4AD604D5"/>
    <w:rsid w:val="4AD8F5C1"/>
    <w:rsid w:val="4ADBEABE"/>
    <w:rsid w:val="4ADD5780"/>
    <w:rsid w:val="4ADDBF2E"/>
    <w:rsid w:val="4AE1DBA6"/>
    <w:rsid w:val="4AEA9F2B"/>
    <w:rsid w:val="4AF20B64"/>
    <w:rsid w:val="4AF4B2BE"/>
    <w:rsid w:val="4AF63662"/>
    <w:rsid w:val="4AF98E19"/>
    <w:rsid w:val="4AFAE976"/>
    <w:rsid w:val="4AFB473B"/>
    <w:rsid w:val="4AFEAD33"/>
    <w:rsid w:val="4B021328"/>
    <w:rsid w:val="4B12EF66"/>
    <w:rsid w:val="4B147A81"/>
    <w:rsid w:val="4B179099"/>
    <w:rsid w:val="4B1F3441"/>
    <w:rsid w:val="4B275C03"/>
    <w:rsid w:val="4B2DA455"/>
    <w:rsid w:val="4B2FC270"/>
    <w:rsid w:val="4B31C88D"/>
    <w:rsid w:val="4B36EDE7"/>
    <w:rsid w:val="4B38A546"/>
    <w:rsid w:val="4B3B744B"/>
    <w:rsid w:val="4B41AE91"/>
    <w:rsid w:val="4B426F80"/>
    <w:rsid w:val="4B45FBF0"/>
    <w:rsid w:val="4B481FF2"/>
    <w:rsid w:val="4B483650"/>
    <w:rsid w:val="4B4AD7EA"/>
    <w:rsid w:val="4B4C3652"/>
    <w:rsid w:val="4B4EEC50"/>
    <w:rsid w:val="4B5227FB"/>
    <w:rsid w:val="4B524557"/>
    <w:rsid w:val="4B590E42"/>
    <w:rsid w:val="4B608F1E"/>
    <w:rsid w:val="4B61FDB8"/>
    <w:rsid w:val="4B62B0EB"/>
    <w:rsid w:val="4B644E3F"/>
    <w:rsid w:val="4B64FCB1"/>
    <w:rsid w:val="4B66B2D1"/>
    <w:rsid w:val="4B70AC91"/>
    <w:rsid w:val="4B73F622"/>
    <w:rsid w:val="4B75AFC7"/>
    <w:rsid w:val="4B7BCD0E"/>
    <w:rsid w:val="4B7C067B"/>
    <w:rsid w:val="4B7C2044"/>
    <w:rsid w:val="4B7E7C55"/>
    <w:rsid w:val="4B812475"/>
    <w:rsid w:val="4B815074"/>
    <w:rsid w:val="4B82225D"/>
    <w:rsid w:val="4B838310"/>
    <w:rsid w:val="4B86FCD7"/>
    <w:rsid w:val="4B913FBF"/>
    <w:rsid w:val="4B934E6B"/>
    <w:rsid w:val="4B99A10B"/>
    <w:rsid w:val="4B9D800A"/>
    <w:rsid w:val="4B9F7B0A"/>
    <w:rsid w:val="4BA017CF"/>
    <w:rsid w:val="4BA0B794"/>
    <w:rsid w:val="4BAB0ED1"/>
    <w:rsid w:val="4BACF2BA"/>
    <w:rsid w:val="4BAF704B"/>
    <w:rsid w:val="4BB30CC9"/>
    <w:rsid w:val="4BB41F22"/>
    <w:rsid w:val="4BB531E3"/>
    <w:rsid w:val="4BBAA21A"/>
    <w:rsid w:val="4BBBE4A3"/>
    <w:rsid w:val="4BBD1F5D"/>
    <w:rsid w:val="4BBDE6CA"/>
    <w:rsid w:val="4BC16AA7"/>
    <w:rsid w:val="4BC9424F"/>
    <w:rsid w:val="4BCCA9CC"/>
    <w:rsid w:val="4BD48410"/>
    <w:rsid w:val="4BD8CC90"/>
    <w:rsid w:val="4BDA7315"/>
    <w:rsid w:val="4BDF521E"/>
    <w:rsid w:val="4BE101DA"/>
    <w:rsid w:val="4BE113D2"/>
    <w:rsid w:val="4BE73D82"/>
    <w:rsid w:val="4BEAEABF"/>
    <w:rsid w:val="4BEEB5E2"/>
    <w:rsid w:val="4BF1A843"/>
    <w:rsid w:val="4BF210A4"/>
    <w:rsid w:val="4BF5F6E4"/>
    <w:rsid w:val="4BF606BE"/>
    <w:rsid w:val="4BF823B2"/>
    <w:rsid w:val="4BF91CDA"/>
    <w:rsid w:val="4BFD548B"/>
    <w:rsid w:val="4C0191F2"/>
    <w:rsid w:val="4C0588F2"/>
    <w:rsid w:val="4C098222"/>
    <w:rsid w:val="4C0A3ED9"/>
    <w:rsid w:val="4C0ABB33"/>
    <w:rsid w:val="4C188CD0"/>
    <w:rsid w:val="4C1A9842"/>
    <w:rsid w:val="4C1D3369"/>
    <w:rsid w:val="4C1D98DF"/>
    <w:rsid w:val="4C1DE0FA"/>
    <w:rsid w:val="4C210703"/>
    <w:rsid w:val="4C243AE4"/>
    <w:rsid w:val="4C2F5A9D"/>
    <w:rsid w:val="4C2FF55E"/>
    <w:rsid w:val="4C34777E"/>
    <w:rsid w:val="4C3C159C"/>
    <w:rsid w:val="4C3DD2DC"/>
    <w:rsid w:val="4C44D7E1"/>
    <w:rsid w:val="4C46CACD"/>
    <w:rsid w:val="4C48D176"/>
    <w:rsid w:val="4C4D29C5"/>
    <w:rsid w:val="4C523025"/>
    <w:rsid w:val="4C552026"/>
    <w:rsid w:val="4C5954AD"/>
    <w:rsid w:val="4C5A4FC4"/>
    <w:rsid w:val="4C5B065E"/>
    <w:rsid w:val="4C5B9BBE"/>
    <w:rsid w:val="4C5D00FD"/>
    <w:rsid w:val="4C5EF7E1"/>
    <w:rsid w:val="4C6047BB"/>
    <w:rsid w:val="4C660DBF"/>
    <w:rsid w:val="4C6630EA"/>
    <w:rsid w:val="4C672DA8"/>
    <w:rsid w:val="4C68FD43"/>
    <w:rsid w:val="4C6D56C2"/>
    <w:rsid w:val="4C6F7105"/>
    <w:rsid w:val="4C716BB5"/>
    <w:rsid w:val="4C71D5E3"/>
    <w:rsid w:val="4C7A5887"/>
    <w:rsid w:val="4C7FFEAE"/>
    <w:rsid w:val="4C82EB26"/>
    <w:rsid w:val="4C866F8C"/>
    <w:rsid w:val="4C885BB6"/>
    <w:rsid w:val="4C8961E6"/>
    <w:rsid w:val="4C8A09BF"/>
    <w:rsid w:val="4C900F29"/>
    <w:rsid w:val="4C96B9D7"/>
    <w:rsid w:val="4C987937"/>
    <w:rsid w:val="4C9C3FD5"/>
    <w:rsid w:val="4C9D564E"/>
    <w:rsid w:val="4C9FFE22"/>
    <w:rsid w:val="4CA01C10"/>
    <w:rsid w:val="4CA200B1"/>
    <w:rsid w:val="4CA76130"/>
    <w:rsid w:val="4CA9C857"/>
    <w:rsid w:val="4CB043E7"/>
    <w:rsid w:val="4CB1E19D"/>
    <w:rsid w:val="4CB20EA4"/>
    <w:rsid w:val="4CB6258A"/>
    <w:rsid w:val="4CB73513"/>
    <w:rsid w:val="4CBA41B6"/>
    <w:rsid w:val="4CBE16E0"/>
    <w:rsid w:val="4CC1D28C"/>
    <w:rsid w:val="4CC2FC7D"/>
    <w:rsid w:val="4CC36606"/>
    <w:rsid w:val="4CD02506"/>
    <w:rsid w:val="4CE3F91F"/>
    <w:rsid w:val="4CE7D82E"/>
    <w:rsid w:val="4CED42FA"/>
    <w:rsid w:val="4CF3CB00"/>
    <w:rsid w:val="4CFA1142"/>
    <w:rsid w:val="4CFA37F8"/>
    <w:rsid w:val="4CFC6365"/>
    <w:rsid w:val="4D016DB6"/>
    <w:rsid w:val="4D01D14D"/>
    <w:rsid w:val="4D02C0E5"/>
    <w:rsid w:val="4D05DB98"/>
    <w:rsid w:val="4D08AECE"/>
    <w:rsid w:val="4D0F8305"/>
    <w:rsid w:val="4D168647"/>
    <w:rsid w:val="4D184AF0"/>
    <w:rsid w:val="4D1A0C40"/>
    <w:rsid w:val="4D1E2562"/>
    <w:rsid w:val="4D1E3A81"/>
    <w:rsid w:val="4D2211BE"/>
    <w:rsid w:val="4D2500A9"/>
    <w:rsid w:val="4D2807AC"/>
    <w:rsid w:val="4D28D946"/>
    <w:rsid w:val="4D2AEADA"/>
    <w:rsid w:val="4D2BA177"/>
    <w:rsid w:val="4D2CAAE3"/>
    <w:rsid w:val="4D3A5348"/>
    <w:rsid w:val="4D407CC0"/>
    <w:rsid w:val="4D43D433"/>
    <w:rsid w:val="4D43DDBA"/>
    <w:rsid w:val="4D45F65B"/>
    <w:rsid w:val="4D46A1D6"/>
    <w:rsid w:val="4D493336"/>
    <w:rsid w:val="4D4F2045"/>
    <w:rsid w:val="4D51A8EC"/>
    <w:rsid w:val="4D57C25F"/>
    <w:rsid w:val="4D585C1E"/>
    <w:rsid w:val="4D5CDEB7"/>
    <w:rsid w:val="4D5F3F20"/>
    <w:rsid w:val="4D67AA66"/>
    <w:rsid w:val="4D6B217E"/>
    <w:rsid w:val="4D6C7065"/>
    <w:rsid w:val="4D6F0A0F"/>
    <w:rsid w:val="4D8126F1"/>
    <w:rsid w:val="4D835A1C"/>
    <w:rsid w:val="4D84974E"/>
    <w:rsid w:val="4D84F032"/>
    <w:rsid w:val="4D88E2E0"/>
    <w:rsid w:val="4D9A8BBC"/>
    <w:rsid w:val="4DA9BBBD"/>
    <w:rsid w:val="4DAE36D8"/>
    <w:rsid w:val="4DB093CA"/>
    <w:rsid w:val="4DB23DDE"/>
    <w:rsid w:val="4DB5C836"/>
    <w:rsid w:val="4DC19AE9"/>
    <w:rsid w:val="4DC9F971"/>
    <w:rsid w:val="4DD37187"/>
    <w:rsid w:val="4DD72898"/>
    <w:rsid w:val="4DD7A04E"/>
    <w:rsid w:val="4DD94915"/>
    <w:rsid w:val="4DD96730"/>
    <w:rsid w:val="4DD9A0AB"/>
    <w:rsid w:val="4DDDF88C"/>
    <w:rsid w:val="4DE0DFA8"/>
    <w:rsid w:val="4DECAB8D"/>
    <w:rsid w:val="4DEDC8E5"/>
    <w:rsid w:val="4DF00D14"/>
    <w:rsid w:val="4DFC4A17"/>
    <w:rsid w:val="4E078783"/>
    <w:rsid w:val="4E09FECB"/>
    <w:rsid w:val="4E0AC234"/>
    <w:rsid w:val="4E13E3D7"/>
    <w:rsid w:val="4E1B3AA5"/>
    <w:rsid w:val="4E1BCF0F"/>
    <w:rsid w:val="4E1D4EC5"/>
    <w:rsid w:val="4E1DD039"/>
    <w:rsid w:val="4E20A375"/>
    <w:rsid w:val="4E23C473"/>
    <w:rsid w:val="4E2D55AD"/>
    <w:rsid w:val="4E35A435"/>
    <w:rsid w:val="4E37FEA4"/>
    <w:rsid w:val="4E3B7F7E"/>
    <w:rsid w:val="4E4043D2"/>
    <w:rsid w:val="4E44E6F0"/>
    <w:rsid w:val="4E4AD0FE"/>
    <w:rsid w:val="4E54DFAD"/>
    <w:rsid w:val="4E55581C"/>
    <w:rsid w:val="4E55F9E5"/>
    <w:rsid w:val="4E56F010"/>
    <w:rsid w:val="4E5700C8"/>
    <w:rsid w:val="4E5BD8F2"/>
    <w:rsid w:val="4E5F7632"/>
    <w:rsid w:val="4E5F970E"/>
    <w:rsid w:val="4E63233B"/>
    <w:rsid w:val="4E656A99"/>
    <w:rsid w:val="4E6D7425"/>
    <w:rsid w:val="4E748E2A"/>
    <w:rsid w:val="4E750A97"/>
    <w:rsid w:val="4E76C675"/>
    <w:rsid w:val="4E80E99F"/>
    <w:rsid w:val="4E8809E2"/>
    <w:rsid w:val="4E93CD2D"/>
    <w:rsid w:val="4E9A36DF"/>
    <w:rsid w:val="4E9DB9F1"/>
    <w:rsid w:val="4EA4DB08"/>
    <w:rsid w:val="4EA50139"/>
    <w:rsid w:val="4EAD0E26"/>
    <w:rsid w:val="4EAF5050"/>
    <w:rsid w:val="4EB1C593"/>
    <w:rsid w:val="4EB7DD02"/>
    <w:rsid w:val="4EB8BB02"/>
    <w:rsid w:val="4EBBF82C"/>
    <w:rsid w:val="4EBD70F2"/>
    <w:rsid w:val="4EC2D9E3"/>
    <w:rsid w:val="4EC69EB1"/>
    <w:rsid w:val="4EC74F67"/>
    <w:rsid w:val="4EC7744F"/>
    <w:rsid w:val="4EC9AA9C"/>
    <w:rsid w:val="4EC9B794"/>
    <w:rsid w:val="4ECB968F"/>
    <w:rsid w:val="4ECFCCFF"/>
    <w:rsid w:val="4ED204FF"/>
    <w:rsid w:val="4ED600C7"/>
    <w:rsid w:val="4EE084A2"/>
    <w:rsid w:val="4EE3E87E"/>
    <w:rsid w:val="4EE50F7A"/>
    <w:rsid w:val="4EE7052C"/>
    <w:rsid w:val="4EE8B293"/>
    <w:rsid w:val="4EE9856B"/>
    <w:rsid w:val="4EF238EF"/>
    <w:rsid w:val="4EF24AFB"/>
    <w:rsid w:val="4EF263D4"/>
    <w:rsid w:val="4EF2FC75"/>
    <w:rsid w:val="4EF3ACA3"/>
    <w:rsid w:val="4EFA1CCF"/>
    <w:rsid w:val="4EFBC5B1"/>
    <w:rsid w:val="4EFBEEBA"/>
    <w:rsid w:val="4F00F553"/>
    <w:rsid w:val="4F01ABDA"/>
    <w:rsid w:val="4F06F8A2"/>
    <w:rsid w:val="4F0C24D2"/>
    <w:rsid w:val="4F0E31A9"/>
    <w:rsid w:val="4F0F705D"/>
    <w:rsid w:val="4F167CDB"/>
    <w:rsid w:val="4F1D825F"/>
    <w:rsid w:val="4F200C7D"/>
    <w:rsid w:val="4F228479"/>
    <w:rsid w:val="4F2572D9"/>
    <w:rsid w:val="4F2979B8"/>
    <w:rsid w:val="4F2F4541"/>
    <w:rsid w:val="4F309247"/>
    <w:rsid w:val="4F398A4C"/>
    <w:rsid w:val="4F3DFF60"/>
    <w:rsid w:val="4F3E06FB"/>
    <w:rsid w:val="4F417B0A"/>
    <w:rsid w:val="4F477C42"/>
    <w:rsid w:val="4F49293F"/>
    <w:rsid w:val="4F51124C"/>
    <w:rsid w:val="4F574094"/>
    <w:rsid w:val="4F5E3BA1"/>
    <w:rsid w:val="4F680BFD"/>
    <w:rsid w:val="4F751976"/>
    <w:rsid w:val="4F7D6ACB"/>
    <w:rsid w:val="4F7D8DF2"/>
    <w:rsid w:val="4F85DC42"/>
    <w:rsid w:val="4F879C09"/>
    <w:rsid w:val="4F920BF3"/>
    <w:rsid w:val="4F94F532"/>
    <w:rsid w:val="4F962B8B"/>
    <w:rsid w:val="4F96A26F"/>
    <w:rsid w:val="4F9D4E4D"/>
    <w:rsid w:val="4FA6F69C"/>
    <w:rsid w:val="4FAFE164"/>
    <w:rsid w:val="4FB02A07"/>
    <w:rsid w:val="4FB57FC0"/>
    <w:rsid w:val="4FB752D7"/>
    <w:rsid w:val="4FBBD796"/>
    <w:rsid w:val="4FC24F85"/>
    <w:rsid w:val="4FC61351"/>
    <w:rsid w:val="4FD03363"/>
    <w:rsid w:val="4FD73BFC"/>
    <w:rsid w:val="4FD8CD0D"/>
    <w:rsid w:val="4FD8F2BD"/>
    <w:rsid w:val="4FD98F55"/>
    <w:rsid w:val="4FDA7E9E"/>
    <w:rsid w:val="4FDBCFF3"/>
    <w:rsid w:val="4FDF88D5"/>
    <w:rsid w:val="4FE29669"/>
    <w:rsid w:val="4FE65468"/>
    <w:rsid w:val="4FE65711"/>
    <w:rsid w:val="4FE7831D"/>
    <w:rsid w:val="4FE8DD9E"/>
    <w:rsid w:val="4FEC8EFE"/>
    <w:rsid w:val="4FEEE0E2"/>
    <w:rsid w:val="4FF1D839"/>
    <w:rsid w:val="4FF1DD1F"/>
    <w:rsid w:val="4FF265B9"/>
    <w:rsid w:val="4FF670F8"/>
    <w:rsid w:val="4FF8D54A"/>
    <w:rsid w:val="500491B4"/>
    <w:rsid w:val="5005B74C"/>
    <w:rsid w:val="50061FB4"/>
    <w:rsid w:val="5009A7FF"/>
    <w:rsid w:val="50102551"/>
    <w:rsid w:val="50112076"/>
    <w:rsid w:val="501296D6"/>
    <w:rsid w:val="5021359C"/>
    <w:rsid w:val="50216A73"/>
    <w:rsid w:val="50269F68"/>
    <w:rsid w:val="50274C46"/>
    <w:rsid w:val="502A67F2"/>
    <w:rsid w:val="502EBD32"/>
    <w:rsid w:val="502FC150"/>
    <w:rsid w:val="5039720F"/>
    <w:rsid w:val="503BA9A6"/>
    <w:rsid w:val="504137AA"/>
    <w:rsid w:val="50422E7F"/>
    <w:rsid w:val="50443AC9"/>
    <w:rsid w:val="50468727"/>
    <w:rsid w:val="504FD64E"/>
    <w:rsid w:val="5057D01C"/>
    <w:rsid w:val="505CA1E1"/>
    <w:rsid w:val="505CDB31"/>
    <w:rsid w:val="505FB316"/>
    <w:rsid w:val="5062D0E6"/>
    <w:rsid w:val="506C563B"/>
    <w:rsid w:val="5071C5B0"/>
    <w:rsid w:val="507A0FEB"/>
    <w:rsid w:val="507CB0F4"/>
    <w:rsid w:val="507D344C"/>
    <w:rsid w:val="508CD03C"/>
    <w:rsid w:val="508EDCB0"/>
    <w:rsid w:val="5091941C"/>
    <w:rsid w:val="50955132"/>
    <w:rsid w:val="50AB7403"/>
    <w:rsid w:val="50B0281C"/>
    <w:rsid w:val="50B61440"/>
    <w:rsid w:val="50B69D2B"/>
    <w:rsid w:val="50B7001F"/>
    <w:rsid w:val="50BD15D8"/>
    <w:rsid w:val="50C89461"/>
    <w:rsid w:val="50C96807"/>
    <w:rsid w:val="50CC4C44"/>
    <w:rsid w:val="50CC7D1D"/>
    <w:rsid w:val="50CE9E43"/>
    <w:rsid w:val="50CEDCC7"/>
    <w:rsid w:val="50D3154C"/>
    <w:rsid w:val="50D81684"/>
    <w:rsid w:val="50DA5828"/>
    <w:rsid w:val="50DA99A9"/>
    <w:rsid w:val="50E5A09B"/>
    <w:rsid w:val="50EC1DE9"/>
    <w:rsid w:val="50EC4B29"/>
    <w:rsid w:val="50EF2189"/>
    <w:rsid w:val="50F24254"/>
    <w:rsid w:val="50F85906"/>
    <w:rsid w:val="50FE21FD"/>
    <w:rsid w:val="510053F4"/>
    <w:rsid w:val="5101CE59"/>
    <w:rsid w:val="51038021"/>
    <w:rsid w:val="5107E16B"/>
    <w:rsid w:val="510DCFB8"/>
    <w:rsid w:val="51166381"/>
    <w:rsid w:val="511883DF"/>
    <w:rsid w:val="5119C12B"/>
    <w:rsid w:val="511A80AC"/>
    <w:rsid w:val="511C7E65"/>
    <w:rsid w:val="511D38DC"/>
    <w:rsid w:val="5124AF42"/>
    <w:rsid w:val="51276B3B"/>
    <w:rsid w:val="5129B9B7"/>
    <w:rsid w:val="512D5AFE"/>
    <w:rsid w:val="512DF9A7"/>
    <w:rsid w:val="513E65F3"/>
    <w:rsid w:val="513F49A3"/>
    <w:rsid w:val="514C6620"/>
    <w:rsid w:val="51531DA5"/>
    <w:rsid w:val="51561195"/>
    <w:rsid w:val="51589816"/>
    <w:rsid w:val="51594872"/>
    <w:rsid w:val="51626562"/>
    <w:rsid w:val="51627BB9"/>
    <w:rsid w:val="51653AF6"/>
    <w:rsid w:val="5167FF3B"/>
    <w:rsid w:val="5168FA17"/>
    <w:rsid w:val="516F1D7B"/>
    <w:rsid w:val="516F75F5"/>
    <w:rsid w:val="5170CEDC"/>
    <w:rsid w:val="51719409"/>
    <w:rsid w:val="5172CE4B"/>
    <w:rsid w:val="5172D6DD"/>
    <w:rsid w:val="51738FB9"/>
    <w:rsid w:val="517E56CB"/>
    <w:rsid w:val="517FE039"/>
    <w:rsid w:val="5187EBEB"/>
    <w:rsid w:val="518FBD3E"/>
    <w:rsid w:val="519531D0"/>
    <w:rsid w:val="51A03F2A"/>
    <w:rsid w:val="51A21886"/>
    <w:rsid w:val="51A4259C"/>
    <w:rsid w:val="51A6A132"/>
    <w:rsid w:val="51AA7321"/>
    <w:rsid w:val="51AD5E61"/>
    <w:rsid w:val="51AE1CF1"/>
    <w:rsid w:val="51AECCD9"/>
    <w:rsid w:val="51B1E054"/>
    <w:rsid w:val="51B95272"/>
    <w:rsid w:val="51BDC57D"/>
    <w:rsid w:val="51BF7F30"/>
    <w:rsid w:val="51BFB4EF"/>
    <w:rsid w:val="51C1B41F"/>
    <w:rsid w:val="51C5EF71"/>
    <w:rsid w:val="51CC5841"/>
    <w:rsid w:val="51CC858E"/>
    <w:rsid w:val="51CFEE31"/>
    <w:rsid w:val="51D2A47A"/>
    <w:rsid w:val="51D99147"/>
    <w:rsid w:val="51DFDDD7"/>
    <w:rsid w:val="51E06144"/>
    <w:rsid w:val="51E48E91"/>
    <w:rsid w:val="51E5BA74"/>
    <w:rsid w:val="51E601AD"/>
    <w:rsid w:val="51E6BF3A"/>
    <w:rsid w:val="51EAF960"/>
    <w:rsid w:val="51ED5474"/>
    <w:rsid w:val="51F7C3C8"/>
    <w:rsid w:val="51F9BB6B"/>
    <w:rsid w:val="51FEE5A0"/>
    <w:rsid w:val="51FF2E4D"/>
    <w:rsid w:val="51FF953E"/>
    <w:rsid w:val="5201316B"/>
    <w:rsid w:val="52065F22"/>
    <w:rsid w:val="520AC2E6"/>
    <w:rsid w:val="52118744"/>
    <w:rsid w:val="5215A756"/>
    <w:rsid w:val="521A7C7A"/>
    <w:rsid w:val="522183DA"/>
    <w:rsid w:val="52288FCE"/>
    <w:rsid w:val="522FA4BC"/>
    <w:rsid w:val="523067BB"/>
    <w:rsid w:val="52309D29"/>
    <w:rsid w:val="52316807"/>
    <w:rsid w:val="5239F4D3"/>
    <w:rsid w:val="523C5126"/>
    <w:rsid w:val="523F452B"/>
    <w:rsid w:val="5254FCE4"/>
    <w:rsid w:val="5257E792"/>
    <w:rsid w:val="525A6574"/>
    <w:rsid w:val="525BB97E"/>
    <w:rsid w:val="5261349C"/>
    <w:rsid w:val="52615228"/>
    <w:rsid w:val="52654842"/>
    <w:rsid w:val="526A637E"/>
    <w:rsid w:val="526B4443"/>
    <w:rsid w:val="526DFF61"/>
    <w:rsid w:val="526EDEEE"/>
    <w:rsid w:val="526FE2BE"/>
    <w:rsid w:val="526FF443"/>
    <w:rsid w:val="52723DE4"/>
    <w:rsid w:val="52724201"/>
    <w:rsid w:val="527E68A3"/>
    <w:rsid w:val="527F1AA6"/>
    <w:rsid w:val="5280CA01"/>
    <w:rsid w:val="52899836"/>
    <w:rsid w:val="528A9AA6"/>
    <w:rsid w:val="528B429D"/>
    <w:rsid w:val="528DADA7"/>
    <w:rsid w:val="528F932D"/>
    <w:rsid w:val="52906A7C"/>
    <w:rsid w:val="5292C1A6"/>
    <w:rsid w:val="5292EB6B"/>
    <w:rsid w:val="52983C4C"/>
    <w:rsid w:val="52990F46"/>
    <w:rsid w:val="529E9847"/>
    <w:rsid w:val="52A3E0F8"/>
    <w:rsid w:val="52A4F98C"/>
    <w:rsid w:val="52A5BD86"/>
    <w:rsid w:val="52A7E890"/>
    <w:rsid w:val="52A9A019"/>
    <w:rsid w:val="52B05BFB"/>
    <w:rsid w:val="52B385DD"/>
    <w:rsid w:val="52B812FA"/>
    <w:rsid w:val="52B963FF"/>
    <w:rsid w:val="52B9B73B"/>
    <w:rsid w:val="52C0201E"/>
    <w:rsid w:val="52C80DA4"/>
    <w:rsid w:val="52D5FD7C"/>
    <w:rsid w:val="52D670BE"/>
    <w:rsid w:val="52E04DBB"/>
    <w:rsid w:val="52E0CFA9"/>
    <w:rsid w:val="52E502CB"/>
    <w:rsid w:val="52E68A98"/>
    <w:rsid w:val="52EC8DE1"/>
    <w:rsid w:val="52EEEE06"/>
    <w:rsid w:val="52F541A6"/>
    <w:rsid w:val="52FA7066"/>
    <w:rsid w:val="52FD0DD9"/>
    <w:rsid w:val="530521F1"/>
    <w:rsid w:val="53071E03"/>
    <w:rsid w:val="5310B802"/>
    <w:rsid w:val="531C29DB"/>
    <w:rsid w:val="53282EB7"/>
    <w:rsid w:val="532B4A25"/>
    <w:rsid w:val="532FEDBA"/>
    <w:rsid w:val="53310231"/>
    <w:rsid w:val="5331783D"/>
    <w:rsid w:val="5332E68C"/>
    <w:rsid w:val="53347DD0"/>
    <w:rsid w:val="5337CE6B"/>
    <w:rsid w:val="534112BE"/>
    <w:rsid w:val="5341FD17"/>
    <w:rsid w:val="5349ED52"/>
    <w:rsid w:val="534A40CD"/>
    <w:rsid w:val="534C62EF"/>
    <w:rsid w:val="534CD678"/>
    <w:rsid w:val="534FA282"/>
    <w:rsid w:val="5350CB5B"/>
    <w:rsid w:val="5352CC7A"/>
    <w:rsid w:val="53548B38"/>
    <w:rsid w:val="53599F1B"/>
    <w:rsid w:val="535F3442"/>
    <w:rsid w:val="536564E3"/>
    <w:rsid w:val="536A062C"/>
    <w:rsid w:val="536A42BC"/>
    <w:rsid w:val="536D130A"/>
    <w:rsid w:val="53765DB8"/>
    <w:rsid w:val="537A00D6"/>
    <w:rsid w:val="537A977F"/>
    <w:rsid w:val="5381F41F"/>
    <w:rsid w:val="53823D42"/>
    <w:rsid w:val="5383F09C"/>
    <w:rsid w:val="538C2F2C"/>
    <w:rsid w:val="5395FA2C"/>
    <w:rsid w:val="5398B476"/>
    <w:rsid w:val="539995F1"/>
    <w:rsid w:val="53A763A9"/>
    <w:rsid w:val="53A9890F"/>
    <w:rsid w:val="53ACF13D"/>
    <w:rsid w:val="53BD7C12"/>
    <w:rsid w:val="53BE61C9"/>
    <w:rsid w:val="53C39F83"/>
    <w:rsid w:val="53C4FE4A"/>
    <w:rsid w:val="53CC406F"/>
    <w:rsid w:val="53CE4E0F"/>
    <w:rsid w:val="53CF3A57"/>
    <w:rsid w:val="53D1E37C"/>
    <w:rsid w:val="53D3A425"/>
    <w:rsid w:val="53D6583F"/>
    <w:rsid w:val="53DF2D9E"/>
    <w:rsid w:val="53E8948A"/>
    <w:rsid w:val="53F43605"/>
    <w:rsid w:val="53F4787C"/>
    <w:rsid w:val="53FDBE32"/>
    <w:rsid w:val="53FE734F"/>
    <w:rsid w:val="54041900"/>
    <w:rsid w:val="5406818E"/>
    <w:rsid w:val="54087CE0"/>
    <w:rsid w:val="54166F01"/>
    <w:rsid w:val="541FEDB5"/>
    <w:rsid w:val="542B90DD"/>
    <w:rsid w:val="542C0680"/>
    <w:rsid w:val="542DE0F6"/>
    <w:rsid w:val="54369B38"/>
    <w:rsid w:val="543D4D41"/>
    <w:rsid w:val="543FE755"/>
    <w:rsid w:val="54480A80"/>
    <w:rsid w:val="54488A99"/>
    <w:rsid w:val="544B50FA"/>
    <w:rsid w:val="545016D9"/>
    <w:rsid w:val="54513624"/>
    <w:rsid w:val="545D7D27"/>
    <w:rsid w:val="5466D4D8"/>
    <w:rsid w:val="546A65D7"/>
    <w:rsid w:val="54721883"/>
    <w:rsid w:val="54735572"/>
    <w:rsid w:val="5473E55F"/>
    <w:rsid w:val="5484B79F"/>
    <w:rsid w:val="54904BEF"/>
    <w:rsid w:val="5491FE5E"/>
    <w:rsid w:val="549AEEC1"/>
    <w:rsid w:val="549D2B81"/>
    <w:rsid w:val="54A5FED5"/>
    <w:rsid w:val="54A6BC4D"/>
    <w:rsid w:val="54A9BDEA"/>
    <w:rsid w:val="54AF4116"/>
    <w:rsid w:val="54AF7E06"/>
    <w:rsid w:val="54B2B425"/>
    <w:rsid w:val="54B33F3C"/>
    <w:rsid w:val="54B72E9C"/>
    <w:rsid w:val="54BBDF89"/>
    <w:rsid w:val="54C8172D"/>
    <w:rsid w:val="54CC00FD"/>
    <w:rsid w:val="54CC4BEA"/>
    <w:rsid w:val="54CE6DE7"/>
    <w:rsid w:val="54DE9C26"/>
    <w:rsid w:val="54E01BAA"/>
    <w:rsid w:val="54E07733"/>
    <w:rsid w:val="54E15836"/>
    <w:rsid w:val="54E47A46"/>
    <w:rsid w:val="54E9768E"/>
    <w:rsid w:val="54EC6773"/>
    <w:rsid w:val="54F2C17C"/>
    <w:rsid w:val="54FA1531"/>
    <w:rsid w:val="55029B86"/>
    <w:rsid w:val="55077FCD"/>
    <w:rsid w:val="550C475A"/>
    <w:rsid w:val="5515EE1E"/>
    <w:rsid w:val="55178EAD"/>
    <w:rsid w:val="5517AED0"/>
    <w:rsid w:val="5517F6BE"/>
    <w:rsid w:val="551EB73D"/>
    <w:rsid w:val="55281F30"/>
    <w:rsid w:val="55287824"/>
    <w:rsid w:val="552896BA"/>
    <w:rsid w:val="55337C9D"/>
    <w:rsid w:val="553D13C6"/>
    <w:rsid w:val="554108F6"/>
    <w:rsid w:val="55439FC7"/>
    <w:rsid w:val="5549188F"/>
    <w:rsid w:val="554AA883"/>
    <w:rsid w:val="554CCA6B"/>
    <w:rsid w:val="555067BA"/>
    <w:rsid w:val="5551A5D4"/>
    <w:rsid w:val="55540BFC"/>
    <w:rsid w:val="55548AD0"/>
    <w:rsid w:val="55550AD7"/>
    <w:rsid w:val="55592BF9"/>
    <w:rsid w:val="555C582C"/>
    <w:rsid w:val="555D1C9F"/>
    <w:rsid w:val="555F1DE2"/>
    <w:rsid w:val="55632328"/>
    <w:rsid w:val="556359B3"/>
    <w:rsid w:val="55691948"/>
    <w:rsid w:val="556FD2B6"/>
    <w:rsid w:val="55705E1E"/>
    <w:rsid w:val="55725735"/>
    <w:rsid w:val="557731C7"/>
    <w:rsid w:val="5577D016"/>
    <w:rsid w:val="557D9F90"/>
    <w:rsid w:val="557F21AA"/>
    <w:rsid w:val="55824A9B"/>
    <w:rsid w:val="5588EB6E"/>
    <w:rsid w:val="558A480C"/>
    <w:rsid w:val="558D6A38"/>
    <w:rsid w:val="558ECCC6"/>
    <w:rsid w:val="5594B486"/>
    <w:rsid w:val="5594B49F"/>
    <w:rsid w:val="5597900F"/>
    <w:rsid w:val="559D365D"/>
    <w:rsid w:val="55A04763"/>
    <w:rsid w:val="55A36516"/>
    <w:rsid w:val="55A72639"/>
    <w:rsid w:val="55A9E2C3"/>
    <w:rsid w:val="55B23BCA"/>
    <w:rsid w:val="55B2C9CD"/>
    <w:rsid w:val="55B56764"/>
    <w:rsid w:val="55B84495"/>
    <w:rsid w:val="55B9D97A"/>
    <w:rsid w:val="55BED8BF"/>
    <w:rsid w:val="55C4CAB1"/>
    <w:rsid w:val="55C7EA84"/>
    <w:rsid w:val="55CC4637"/>
    <w:rsid w:val="55D718C5"/>
    <w:rsid w:val="55D7C09D"/>
    <w:rsid w:val="55DAE172"/>
    <w:rsid w:val="55DF8954"/>
    <w:rsid w:val="55E0EEF6"/>
    <w:rsid w:val="55F03CB4"/>
    <w:rsid w:val="55F083BA"/>
    <w:rsid w:val="55F1D327"/>
    <w:rsid w:val="55F1F35E"/>
    <w:rsid w:val="55F3864D"/>
    <w:rsid w:val="55F81CC7"/>
    <w:rsid w:val="55FB6444"/>
    <w:rsid w:val="56014140"/>
    <w:rsid w:val="560F17FA"/>
    <w:rsid w:val="5610D2B7"/>
    <w:rsid w:val="56133BA0"/>
    <w:rsid w:val="561A30F6"/>
    <w:rsid w:val="561F6A8A"/>
    <w:rsid w:val="5620AA82"/>
    <w:rsid w:val="56251999"/>
    <w:rsid w:val="56269F0B"/>
    <w:rsid w:val="56274C06"/>
    <w:rsid w:val="56283AEF"/>
    <w:rsid w:val="562A31BE"/>
    <w:rsid w:val="563D9C1D"/>
    <w:rsid w:val="5640B058"/>
    <w:rsid w:val="5640F50D"/>
    <w:rsid w:val="5641AD05"/>
    <w:rsid w:val="5642BE53"/>
    <w:rsid w:val="5643BA5F"/>
    <w:rsid w:val="56446B13"/>
    <w:rsid w:val="564BF913"/>
    <w:rsid w:val="564EDE38"/>
    <w:rsid w:val="5652EB00"/>
    <w:rsid w:val="5663940E"/>
    <w:rsid w:val="56648A68"/>
    <w:rsid w:val="5666426F"/>
    <w:rsid w:val="5668B4D2"/>
    <w:rsid w:val="566AAA42"/>
    <w:rsid w:val="566AD86D"/>
    <w:rsid w:val="5679E659"/>
    <w:rsid w:val="56806AE1"/>
    <w:rsid w:val="56852EEC"/>
    <w:rsid w:val="56912569"/>
    <w:rsid w:val="56929AD4"/>
    <w:rsid w:val="5693D675"/>
    <w:rsid w:val="569BCAFF"/>
    <w:rsid w:val="569C8803"/>
    <w:rsid w:val="569D425C"/>
    <w:rsid w:val="569F4323"/>
    <w:rsid w:val="56A17ED7"/>
    <w:rsid w:val="56A2476A"/>
    <w:rsid w:val="56A864BB"/>
    <w:rsid w:val="56B15160"/>
    <w:rsid w:val="56B29D01"/>
    <w:rsid w:val="56B53704"/>
    <w:rsid w:val="56B748CC"/>
    <w:rsid w:val="56BB2A80"/>
    <w:rsid w:val="56BBE391"/>
    <w:rsid w:val="56BE9C61"/>
    <w:rsid w:val="56C13A0A"/>
    <w:rsid w:val="56D36029"/>
    <w:rsid w:val="56D38CEA"/>
    <w:rsid w:val="56D429BE"/>
    <w:rsid w:val="56D525F6"/>
    <w:rsid w:val="56D60112"/>
    <w:rsid w:val="56D6225B"/>
    <w:rsid w:val="56F35212"/>
    <w:rsid w:val="56F9A532"/>
    <w:rsid w:val="56F9D8F0"/>
    <w:rsid w:val="56FB641C"/>
    <w:rsid w:val="56FDC1F7"/>
    <w:rsid w:val="56FEC939"/>
    <w:rsid w:val="5700B15A"/>
    <w:rsid w:val="5702E59C"/>
    <w:rsid w:val="5705AAA3"/>
    <w:rsid w:val="5712E5DB"/>
    <w:rsid w:val="571A8242"/>
    <w:rsid w:val="571C7F4A"/>
    <w:rsid w:val="571FBA73"/>
    <w:rsid w:val="57335087"/>
    <w:rsid w:val="573444E2"/>
    <w:rsid w:val="5737878E"/>
    <w:rsid w:val="57386228"/>
    <w:rsid w:val="57413ED7"/>
    <w:rsid w:val="57460BCD"/>
    <w:rsid w:val="57486373"/>
    <w:rsid w:val="574D88C0"/>
    <w:rsid w:val="5754FBE1"/>
    <w:rsid w:val="57558E1C"/>
    <w:rsid w:val="5755A9DB"/>
    <w:rsid w:val="5755E62A"/>
    <w:rsid w:val="575712D2"/>
    <w:rsid w:val="57582516"/>
    <w:rsid w:val="5764B7A3"/>
    <w:rsid w:val="576DB1F2"/>
    <w:rsid w:val="5775029C"/>
    <w:rsid w:val="57764BBB"/>
    <w:rsid w:val="57783A2D"/>
    <w:rsid w:val="5779FACA"/>
    <w:rsid w:val="577B316E"/>
    <w:rsid w:val="577D4EA7"/>
    <w:rsid w:val="5785DEA8"/>
    <w:rsid w:val="5786F700"/>
    <w:rsid w:val="5788CA9E"/>
    <w:rsid w:val="578DC009"/>
    <w:rsid w:val="578DF1E7"/>
    <w:rsid w:val="57905D1A"/>
    <w:rsid w:val="5791A256"/>
    <w:rsid w:val="5792CBCD"/>
    <w:rsid w:val="57961401"/>
    <w:rsid w:val="57961ABC"/>
    <w:rsid w:val="579A3D13"/>
    <w:rsid w:val="57A64B5E"/>
    <w:rsid w:val="57AA6B3A"/>
    <w:rsid w:val="57AB39D1"/>
    <w:rsid w:val="57AB4CA8"/>
    <w:rsid w:val="57AB773D"/>
    <w:rsid w:val="57ADEF8F"/>
    <w:rsid w:val="57AE8CFC"/>
    <w:rsid w:val="57B07A5C"/>
    <w:rsid w:val="57B1D652"/>
    <w:rsid w:val="57B72361"/>
    <w:rsid w:val="57B75791"/>
    <w:rsid w:val="57B7C2E9"/>
    <w:rsid w:val="57BACD04"/>
    <w:rsid w:val="57BBDCE4"/>
    <w:rsid w:val="57BCD855"/>
    <w:rsid w:val="57BD71A9"/>
    <w:rsid w:val="57BDAE42"/>
    <w:rsid w:val="57CA7213"/>
    <w:rsid w:val="57CB581B"/>
    <w:rsid w:val="57CB640C"/>
    <w:rsid w:val="57CF0676"/>
    <w:rsid w:val="57D0F5DE"/>
    <w:rsid w:val="57D10FB9"/>
    <w:rsid w:val="57D92788"/>
    <w:rsid w:val="57D9CC7B"/>
    <w:rsid w:val="57E17DB9"/>
    <w:rsid w:val="57E8E09D"/>
    <w:rsid w:val="57E96ABC"/>
    <w:rsid w:val="57EA222A"/>
    <w:rsid w:val="57EDFB19"/>
    <w:rsid w:val="57FDA396"/>
    <w:rsid w:val="580A28A2"/>
    <w:rsid w:val="580A7FFB"/>
    <w:rsid w:val="5813BF33"/>
    <w:rsid w:val="5830E2A4"/>
    <w:rsid w:val="5833DF99"/>
    <w:rsid w:val="5835D1D4"/>
    <w:rsid w:val="583B91C0"/>
    <w:rsid w:val="58423B9C"/>
    <w:rsid w:val="58429AAE"/>
    <w:rsid w:val="5843E81C"/>
    <w:rsid w:val="58465561"/>
    <w:rsid w:val="5846BA21"/>
    <w:rsid w:val="58476544"/>
    <w:rsid w:val="58498640"/>
    <w:rsid w:val="584C0D97"/>
    <w:rsid w:val="5852AD55"/>
    <w:rsid w:val="58572906"/>
    <w:rsid w:val="58591D2A"/>
    <w:rsid w:val="585D9BEB"/>
    <w:rsid w:val="5863CD24"/>
    <w:rsid w:val="586BBA8C"/>
    <w:rsid w:val="5876D728"/>
    <w:rsid w:val="58913A30"/>
    <w:rsid w:val="5892149E"/>
    <w:rsid w:val="589906BF"/>
    <w:rsid w:val="58A1007F"/>
    <w:rsid w:val="58A3AA7D"/>
    <w:rsid w:val="58A4D986"/>
    <w:rsid w:val="58A817A3"/>
    <w:rsid w:val="58A8FDF3"/>
    <w:rsid w:val="58ACECB0"/>
    <w:rsid w:val="58B02A76"/>
    <w:rsid w:val="58B0AC68"/>
    <w:rsid w:val="58B3F641"/>
    <w:rsid w:val="58B9618F"/>
    <w:rsid w:val="58BB033D"/>
    <w:rsid w:val="58BFD830"/>
    <w:rsid w:val="58C41600"/>
    <w:rsid w:val="58C8D9BA"/>
    <w:rsid w:val="58CAF91A"/>
    <w:rsid w:val="58D283A0"/>
    <w:rsid w:val="58D903EC"/>
    <w:rsid w:val="58E14548"/>
    <w:rsid w:val="58E5AB8E"/>
    <w:rsid w:val="58E661AE"/>
    <w:rsid w:val="58E7A9F0"/>
    <w:rsid w:val="58E8B406"/>
    <w:rsid w:val="58EC14FE"/>
    <w:rsid w:val="58F1327B"/>
    <w:rsid w:val="58F78561"/>
    <w:rsid w:val="58FB2DF8"/>
    <w:rsid w:val="58FB60C2"/>
    <w:rsid w:val="58FEE44B"/>
    <w:rsid w:val="590B3809"/>
    <w:rsid w:val="591286E7"/>
    <w:rsid w:val="591CD6A8"/>
    <w:rsid w:val="5921C6F4"/>
    <w:rsid w:val="5926D0A6"/>
    <w:rsid w:val="592713B7"/>
    <w:rsid w:val="59275A2D"/>
    <w:rsid w:val="592C9499"/>
    <w:rsid w:val="592D305B"/>
    <w:rsid w:val="59368B37"/>
    <w:rsid w:val="593C185F"/>
    <w:rsid w:val="594166C2"/>
    <w:rsid w:val="59449117"/>
    <w:rsid w:val="5945628E"/>
    <w:rsid w:val="59497158"/>
    <w:rsid w:val="594E816A"/>
    <w:rsid w:val="594F0657"/>
    <w:rsid w:val="595728DA"/>
    <w:rsid w:val="5958C1FA"/>
    <w:rsid w:val="5959D04A"/>
    <w:rsid w:val="595AD728"/>
    <w:rsid w:val="595B1A3E"/>
    <w:rsid w:val="595E743E"/>
    <w:rsid w:val="5961EA27"/>
    <w:rsid w:val="59648192"/>
    <w:rsid w:val="59676A14"/>
    <w:rsid w:val="5968485A"/>
    <w:rsid w:val="596B6CA1"/>
    <w:rsid w:val="596D6165"/>
    <w:rsid w:val="5974F7E9"/>
    <w:rsid w:val="5976FC8B"/>
    <w:rsid w:val="597B3B33"/>
    <w:rsid w:val="5981888A"/>
    <w:rsid w:val="598E8984"/>
    <w:rsid w:val="5995F253"/>
    <w:rsid w:val="59A129D6"/>
    <w:rsid w:val="59A2ED70"/>
    <w:rsid w:val="59A558E0"/>
    <w:rsid w:val="59A95073"/>
    <w:rsid w:val="59A9810D"/>
    <w:rsid w:val="59B60E86"/>
    <w:rsid w:val="59B6DB8E"/>
    <w:rsid w:val="59C4B658"/>
    <w:rsid w:val="59CFBC49"/>
    <w:rsid w:val="59D28819"/>
    <w:rsid w:val="59D3C058"/>
    <w:rsid w:val="59E15D14"/>
    <w:rsid w:val="59E3A9C2"/>
    <w:rsid w:val="59E7DDF8"/>
    <w:rsid w:val="59E90DDD"/>
    <w:rsid w:val="59ED9F1D"/>
    <w:rsid w:val="59F2A1FC"/>
    <w:rsid w:val="59F3E3FB"/>
    <w:rsid w:val="59F3F533"/>
    <w:rsid w:val="59F5BE0C"/>
    <w:rsid w:val="59F7B9F4"/>
    <w:rsid w:val="59FE4E0F"/>
    <w:rsid w:val="5A01EEA7"/>
    <w:rsid w:val="5A020A14"/>
    <w:rsid w:val="5A084638"/>
    <w:rsid w:val="5A12F32B"/>
    <w:rsid w:val="5A1437D5"/>
    <w:rsid w:val="5A1AE286"/>
    <w:rsid w:val="5A1DB765"/>
    <w:rsid w:val="5A1DFA16"/>
    <w:rsid w:val="5A239FB9"/>
    <w:rsid w:val="5A24F2DD"/>
    <w:rsid w:val="5A2731CD"/>
    <w:rsid w:val="5A36A396"/>
    <w:rsid w:val="5A37D1F1"/>
    <w:rsid w:val="5A449C50"/>
    <w:rsid w:val="5A47E5CB"/>
    <w:rsid w:val="5A49572A"/>
    <w:rsid w:val="5A4A27E0"/>
    <w:rsid w:val="5A5169D3"/>
    <w:rsid w:val="5A54B66E"/>
    <w:rsid w:val="5A556017"/>
    <w:rsid w:val="5A608F67"/>
    <w:rsid w:val="5A62DF2F"/>
    <w:rsid w:val="5A633AA9"/>
    <w:rsid w:val="5A70F576"/>
    <w:rsid w:val="5A720259"/>
    <w:rsid w:val="5A818287"/>
    <w:rsid w:val="5A889F88"/>
    <w:rsid w:val="5A88B82A"/>
    <w:rsid w:val="5A890040"/>
    <w:rsid w:val="5A8E33EB"/>
    <w:rsid w:val="5A99F196"/>
    <w:rsid w:val="5AA2ABF9"/>
    <w:rsid w:val="5AA51000"/>
    <w:rsid w:val="5AA9F5A2"/>
    <w:rsid w:val="5AAA7786"/>
    <w:rsid w:val="5AB10149"/>
    <w:rsid w:val="5ABAD797"/>
    <w:rsid w:val="5ABF405D"/>
    <w:rsid w:val="5AC2A36A"/>
    <w:rsid w:val="5AC383C3"/>
    <w:rsid w:val="5AC73003"/>
    <w:rsid w:val="5AD036D9"/>
    <w:rsid w:val="5AD46748"/>
    <w:rsid w:val="5AD5C652"/>
    <w:rsid w:val="5ADE7769"/>
    <w:rsid w:val="5AE06178"/>
    <w:rsid w:val="5AE383C0"/>
    <w:rsid w:val="5AE58BD0"/>
    <w:rsid w:val="5AEFB2EA"/>
    <w:rsid w:val="5AF1529E"/>
    <w:rsid w:val="5AF9E89B"/>
    <w:rsid w:val="5AFB46EF"/>
    <w:rsid w:val="5AFB529B"/>
    <w:rsid w:val="5AFD6AE1"/>
    <w:rsid w:val="5B02BB1B"/>
    <w:rsid w:val="5B08FC87"/>
    <w:rsid w:val="5B0A16A8"/>
    <w:rsid w:val="5B0CEF1D"/>
    <w:rsid w:val="5B0DE8E1"/>
    <w:rsid w:val="5B0E5A69"/>
    <w:rsid w:val="5B14B030"/>
    <w:rsid w:val="5B18260C"/>
    <w:rsid w:val="5B18546F"/>
    <w:rsid w:val="5B194CAC"/>
    <w:rsid w:val="5B1D5D65"/>
    <w:rsid w:val="5B22BAA3"/>
    <w:rsid w:val="5B2E63FE"/>
    <w:rsid w:val="5B39458F"/>
    <w:rsid w:val="5B479942"/>
    <w:rsid w:val="5B5AFEB8"/>
    <w:rsid w:val="5B5E9DC2"/>
    <w:rsid w:val="5B5EC724"/>
    <w:rsid w:val="5B5FC954"/>
    <w:rsid w:val="5B627233"/>
    <w:rsid w:val="5B654D6D"/>
    <w:rsid w:val="5B661A60"/>
    <w:rsid w:val="5B73EF28"/>
    <w:rsid w:val="5B746762"/>
    <w:rsid w:val="5B75BB22"/>
    <w:rsid w:val="5B761A5E"/>
    <w:rsid w:val="5B77B637"/>
    <w:rsid w:val="5B7B2CF7"/>
    <w:rsid w:val="5B819BC3"/>
    <w:rsid w:val="5B846D3E"/>
    <w:rsid w:val="5B870855"/>
    <w:rsid w:val="5B87423C"/>
    <w:rsid w:val="5B87BE1D"/>
    <w:rsid w:val="5B87E5F4"/>
    <w:rsid w:val="5B8982EF"/>
    <w:rsid w:val="5B918C95"/>
    <w:rsid w:val="5B93E516"/>
    <w:rsid w:val="5B94DB41"/>
    <w:rsid w:val="5B9A1E70"/>
    <w:rsid w:val="5B9AAC89"/>
    <w:rsid w:val="5BA184AF"/>
    <w:rsid w:val="5BA28731"/>
    <w:rsid w:val="5BA2F281"/>
    <w:rsid w:val="5BA6404C"/>
    <w:rsid w:val="5BA80959"/>
    <w:rsid w:val="5BA91C00"/>
    <w:rsid w:val="5BA9A809"/>
    <w:rsid w:val="5BAABB11"/>
    <w:rsid w:val="5BAD6EF1"/>
    <w:rsid w:val="5BB3079D"/>
    <w:rsid w:val="5BB50D6D"/>
    <w:rsid w:val="5BB86E31"/>
    <w:rsid w:val="5BBCA0E9"/>
    <w:rsid w:val="5BBD429E"/>
    <w:rsid w:val="5BBE5400"/>
    <w:rsid w:val="5BC41BC9"/>
    <w:rsid w:val="5BC60C34"/>
    <w:rsid w:val="5BD6B8E8"/>
    <w:rsid w:val="5BD7A62C"/>
    <w:rsid w:val="5BD96D03"/>
    <w:rsid w:val="5BDFBC4D"/>
    <w:rsid w:val="5BE65193"/>
    <w:rsid w:val="5BE8B5F8"/>
    <w:rsid w:val="5BECF52B"/>
    <w:rsid w:val="5BFB7A5A"/>
    <w:rsid w:val="5BFBF7B4"/>
    <w:rsid w:val="5BFE63EB"/>
    <w:rsid w:val="5C011EDC"/>
    <w:rsid w:val="5C04EBDE"/>
    <w:rsid w:val="5C07B605"/>
    <w:rsid w:val="5C0EB348"/>
    <w:rsid w:val="5C1279F2"/>
    <w:rsid w:val="5C17E9A6"/>
    <w:rsid w:val="5C1DB122"/>
    <w:rsid w:val="5C1E6045"/>
    <w:rsid w:val="5C1E9BAF"/>
    <w:rsid w:val="5C1F4AB2"/>
    <w:rsid w:val="5C201FB9"/>
    <w:rsid w:val="5C20F9E3"/>
    <w:rsid w:val="5C2328D2"/>
    <w:rsid w:val="5C25A228"/>
    <w:rsid w:val="5C2619A8"/>
    <w:rsid w:val="5C26E215"/>
    <w:rsid w:val="5C29E958"/>
    <w:rsid w:val="5C2A2A1B"/>
    <w:rsid w:val="5C382313"/>
    <w:rsid w:val="5C4716AC"/>
    <w:rsid w:val="5C4F7015"/>
    <w:rsid w:val="5C52F534"/>
    <w:rsid w:val="5C539C7E"/>
    <w:rsid w:val="5C55AF20"/>
    <w:rsid w:val="5C585AA1"/>
    <w:rsid w:val="5C5AEBF8"/>
    <w:rsid w:val="5C604645"/>
    <w:rsid w:val="5C687DAD"/>
    <w:rsid w:val="5C6ED0A3"/>
    <w:rsid w:val="5C6EF1CD"/>
    <w:rsid w:val="5C6FAA30"/>
    <w:rsid w:val="5C71D077"/>
    <w:rsid w:val="5C786492"/>
    <w:rsid w:val="5C7C31D9"/>
    <w:rsid w:val="5C7C947E"/>
    <w:rsid w:val="5C8BBEAF"/>
    <w:rsid w:val="5C8FE733"/>
    <w:rsid w:val="5C91FBD4"/>
    <w:rsid w:val="5C9BC1D3"/>
    <w:rsid w:val="5C9D7B94"/>
    <w:rsid w:val="5CA22ED2"/>
    <w:rsid w:val="5CA387C8"/>
    <w:rsid w:val="5CA9AEE3"/>
    <w:rsid w:val="5CAD34CA"/>
    <w:rsid w:val="5CAE5CBB"/>
    <w:rsid w:val="5CAEE159"/>
    <w:rsid w:val="5CB58B91"/>
    <w:rsid w:val="5CB71396"/>
    <w:rsid w:val="5CBA0B62"/>
    <w:rsid w:val="5CBA8A45"/>
    <w:rsid w:val="5CBCD941"/>
    <w:rsid w:val="5CC50D5D"/>
    <w:rsid w:val="5CC5F588"/>
    <w:rsid w:val="5CCB682A"/>
    <w:rsid w:val="5CD5592C"/>
    <w:rsid w:val="5CD6FADE"/>
    <w:rsid w:val="5CD7251D"/>
    <w:rsid w:val="5CD77E98"/>
    <w:rsid w:val="5CDFEE74"/>
    <w:rsid w:val="5CE369A3"/>
    <w:rsid w:val="5CE39F0E"/>
    <w:rsid w:val="5CE6A824"/>
    <w:rsid w:val="5CEC37C1"/>
    <w:rsid w:val="5CF19DA4"/>
    <w:rsid w:val="5CF33EC7"/>
    <w:rsid w:val="5CF5EC25"/>
    <w:rsid w:val="5CF61052"/>
    <w:rsid w:val="5CFDA099"/>
    <w:rsid w:val="5D045609"/>
    <w:rsid w:val="5D095220"/>
    <w:rsid w:val="5D14F944"/>
    <w:rsid w:val="5D155096"/>
    <w:rsid w:val="5D160BD1"/>
    <w:rsid w:val="5D16C3CA"/>
    <w:rsid w:val="5D17941A"/>
    <w:rsid w:val="5D1A4B56"/>
    <w:rsid w:val="5D1CC674"/>
    <w:rsid w:val="5D24ED87"/>
    <w:rsid w:val="5D253FDF"/>
    <w:rsid w:val="5D28929A"/>
    <w:rsid w:val="5D29CEEF"/>
    <w:rsid w:val="5D2E21A1"/>
    <w:rsid w:val="5D2EBB09"/>
    <w:rsid w:val="5D3025B5"/>
    <w:rsid w:val="5D339131"/>
    <w:rsid w:val="5D369520"/>
    <w:rsid w:val="5D36E2E8"/>
    <w:rsid w:val="5D3A0ADA"/>
    <w:rsid w:val="5D3DCE19"/>
    <w:rsid w:val="5D42BF5D"/>
    <w:rsid w:val="5D468B72"/>
    <w:rsid w:val="5D474B59"/>
    <w:rsid w:val="5D533B8F"/>
    <w:rsid w:val="5D59478B"/>
    <w:rsid w:val="5D5ED28F"/>
    <w:rsid w:val="5D604708"/>
    <w:rsid w:val="5D61998C"/>
    <w:rsid w:val="5D66C521"/>
    <w:rsid w:val="5D68858C"/>
    <w:rsid w:val="5D6A4DEF"/>
    <w:rsid w:val="5D6C177E"/>
    <w:rsid w:val="5D6EAA89"/>
    <w:rsid w:val="5D700DF2"/>
    <w:rsid w:val="5D74324A"/>
    <w:rsid w:val="5D777FDB"/>
    <w:rsid w:val="5D785EC7"/>
    <w:rsid w:val="5D792EC7"/>
    <w:rsid w:val="5D7B90D3"/>
    <w:rsid w:val="5D7BCCA4"/>
    <w:rsid w:val="5D813972"/>
    <w:rsid w:val="5D830DF5"/>
    <w:rsid w:val="5D837B32"/>
    <w:rsid w:val="5D875807"/>
    <w:rsid w:val="5D88C58C"/>
    <w:rsid w:val="5D98C6BC"/>
    <w:rsid w:val="5D9E80F1"/>
    <w:rsid w:val="5DA94353"/>
    <w:rsid w:val="5DAD98C1"/>
    <w:rsid w:val="5DB1917C"/>
    <w:rsid w:val="5DC29E54"/>
    <w:rsid w:val="5DC4DA4C"/>
    <w:rsid w:val="5DC64B2D"/>
    <w:rsid w:val="5DCBB949"/>
    <w:rsid w:val="5DD346DA"/>
    <w:rsid w:val="5DDA951D"/>
    <w:rsid w:val="5DDBE2A4"/>
    <w:rsid w:val="5DE28A84"/>
    <w:rsid w:val="5DE5E19F"/>
    <w:rsid w:val="5DE83211"/>
    <w:rsid w:val="5DE9E4F2"/>
    <w:rsid w:val="5DEB4076"/>
    <w:rsid w:val="5DEBEE1B"/>
    <w:rsid w:val="5DEFE0B1"/>
    <w:rsid w:val="5DF06156"/>
    <w:rsid w:val="5DF1C277"/>
    <w:rsid w:val="5DF4F573"/>
    <w:rsid w:val="5DFAD025"/>
    <w:rsid w:val="5DFC4CEC"/>
    <w:rsid w:val="5DFE9D73"/>
    <w:rsid w:val="5E02D2C5"/>
    <w:rsid w:val="5E097A29"/>
    <w:rsid w:val="5E0B8BF4"/>
    <w:rsid w:val="5E0F8023"/>
    <w:rsid w:val="5E122928"/>
    <w:rsid w:val="5E1643DB"/>
    <w:rsid w:val="5E18E0A9"/>
    <w:rsid w:val="5E1B9594"/>
    <w:rsid w:val="5E1C2BBC"/>
    <w:rsid w:val="5E1F64F7"/>
    <w:rsid w:val="5E1F8A68"/>
    <w:rsid w:val="5E26B1D4"/>
    <w:rsid w:val="5E2976B8"/>
    <w:rsid w:val="5E2DF5D4"/>
    <w:rsid w:val="5E2E3131"/>
    <w:rsid w:val="5E31895D"/>
    <w:rsid w:val="5E3A0D7A"/>
    <w:rsid w:val="5E3DA521"/>
    <w:rsid w:val="5E4078A6"/>
    <w:rsid w:val="5E498580"/>
    <w:rsid w:val="5E4CB3CB"/>
    <w:rsid w:val="5E4E4086"/>
    <w:rsid w:val="5E5380AC"/>
    <w:rsid w:val="5E558449"/>
    <w:rsid w:val="5E592766"/>
    <w:rsid w:val="5E5C81EE"/>
    <w:rsid w:val="5E63B2E7"/>
    <w:rsid w:val="5E69DF90"/>
    <w:rsid w:val="5E6F461A"/>
    <w:rsid w:val="5E6F71F5"/>
    <w:rsid w:val="5E731226"/>
    <w:rsid w:val="5E742367"/>
    <w:rsid w:val="5E759FE0"/>
    <w:rsid w:val="5E75CA48"/>
    <w:rsid w:val="5E767476"/>
    <w:rsid w:val="5E7BDAB1"/>
    <w:rsid w:val="5E7D1E2E"/>
    <w:rsid w:val="5E86FAA6"/>
    <w:rsid w:val="5E87FA61"/>
    <w:rsid w:val="5E88DC6B"/>
    <w:rsid w:val="5E89AB40"/>
    <w:rsid w:val="5E89BE78"/>
    <w:rsid w:val="5E9533C0"/>
    <w:rsid w:val="5E9764DA"/>
    <w:rsid w:val="5E9C8CBE"/>
    <w:rsid w:val="5EA1DE31"/>
    <w:rsid w:val="5EA22824"/>
    <w:rsid w:val="5EA65858"/>
    <w:rsid w:val="5EA7C574"/>
    <w:rsid w:val="5EAA5136"/>
    <w:rsid w:val="5EAC09B4"/>
    <w:rsid w:val="5EB548AC"/>
    <w:rsid w:val="5EBA7EF6"/>
    <w:rsid w:val="5EBCDAE5"/>
    <w:rsid w:val="5EBD7C15"/>
    <w:rsid w:val="5EC2CBCF"/>
    <w:rsid w:val="5EC5A9B4"/>
    <w:rsid w:val="5ED5CE0A"/>
    <w:rsid w:val="5ED6146E"/>
    <w:rsid w:val="5ED99985"/>
    <w:rsid w:val="5EDB3EA4"/>
    <w:rsid w:val="5EDDC942"/>
    <w:rsid w:val="5EE0BCC2"/>
    <w:rsid w:val="5EE390C9"/>
    <w:rsid w:val="5EE43633"/>
    <w:rsid w:val="5EEA567F"/>
    <w:rsid w:val="5EEC67A9"/>
    <w:rsid w:val="5EF58090"/>
    <w:rsid w:val="5EF59C1A"/>
    <w:rsid w:val="5EF627D6"/>
    <w:rsid w:val="5EF80CC2"/>
    <w:rsid w:val="5EFAACAE"/>
    <w:rsid w:val="5EFFF434"/>
    <w:rsid w:val="5F031D6A"/>
    <w:rsid w:val="5F034C75"/>
    <w:rsid w:val="5F052F83"/>
    <w:rsid w:val="5F0634B4"/>
    <w:rsid w:val="5F065A96"/>
    <w:rsid w:val="5F0B7A72"/>
    <w:rsid w:val="5F0B8803"/>
    <w:rsid w:val="5F145993"/>
    <w:rsid w:val="5F181F1A"/>
    <w:rsid w:val="5F18BE66"/>
    <w:rsid w:val="5F1D423D"/>
    <w:rsid w:val="5F26DF1B"/>
    <w:rsid w:val="5F2A9290"/>
    <w:rsid w:val="5F2EA144"/>
    <w:rsid w:val="5F3041CD"/>
    <w:rsid w:val="5F304987"/>
    <w:rsid w:val="5F3746CF"/>
    <w:rsid w:val="5F39130B"/>
    <w:rsid w:val="5F3B15EF"/>
    <w:rsid w:val="5F43DB85"/>
    <w:rsid w:val="5F4532DB"/>
    <w:rsid w:val="5F4824AB"/>
    <w:rsid w:val="5F498EB5"/>
    <w:rsid w:val="5F4E6A82"/>
    <w:rsid w:val="5F4FA7E9"/>
    <w:rsid w:val="5F571309"/>
    <w:rsid w:val="5F5A785D"/>
    <w:rsid w:val="5F5BC8F4"/>
    <w:rsid w:val="5F5DB521"/>
    <w:rsid w:val="5F60AAAD"/>
    <w:rsid w:val="5F68FA66"/>
    <w:rsid w:val="5F7311FD"/>
    <w:rsid w:val="5F767DC1"/>
    <w:rsid w:val="5F8233AA"/>
    <w:rsid w:val="5F843521"/>
    <w:rsid w:val="5F85FC06"/>
    <w:rsid w:val="5F939410"/>
    <w:rsid w:val="5F948470"/>
    <w:rsid w:val="5F99DE25"/>
    <w:rsid w:val="5F9CDF53"/>
    <w:rsid w:val="5F9F38C9"/>
    <w:rsid w:val="5FA0BF3D"/>
    <w:rsid w:val="5FA20C92"/>
    <w:rsid w:val="5FA54EF8"/>
    <w:rsid w:val="5FA6A0B2"/>
    <w:rsid w:val="5FAA4C98"/>
    <w:rsid w:val="5FAA9DE4"/>
    <w:rsid w:val="5FB0A249"/>
    <w:rsid w:val="5FB11DEC"/>
    <w:rsid w:val="5FB6750D"/>
    <w:rsid w:val="5FB8B2DC"/>
    <w:rsid w:val="5FB9D612"/>
    <w:rsid w:val="5FC09CD7"/>
    <w:rsid w:val="5FC52EEF"/>
    <w:rsid w:val="5FCD59BE"/>
    <w:rsid w:val="5FD0E3C5"/>
    <w:rsid w:val="5FD6A7C7"/>
    <w:rsid w:val="5FED1885"/>
    <w:rsid w:val="5FF12769"/>
    <w:rsid w:val="5FF4F80D"/>
    <w:rsid w:val="5FFCE569"/>
    <w:rsid w:val="600581C2"/>
    <w:rsid w:val="600E79EC"/>
    <w:rsid w:val="6026438F"/>
    <w:rsid w:val="6027BD4E"/>
    <w:rsid w:val="6027E26A"/>
    <w:rsid w:val="602DDCB9"/>
    <w:rsid w:val="602E6FDB"/>
    <w:rsid w:val="602E9FAE"/>
    <w:rsid w:val="602F5D1C"/>
    <w:rsid w:val="603003AA"/>
    <w:rsid w:val="60374517"/>
    <w:rsid w:val="604347E8"/>
    <w:rsid w:val="6047AE48"/>
    <w:rsid w:val="60546736"/>
    <w:rsid w:val="60576EF4"/>
    <w:rsid w:val="6057DE61"/>
    <w:rsid w:val="605A3B77"/>
    <w:rsid w:val="6069C50B"/>
    <w:rsid w:val="606C0E1E"/>
    <w:rsid w:val="6077BFC3"/>
    <w:rsid w:val="6080B704"/>
    <w:rsid w:val="6084CBD8"/>
    <w:rsid w:val="60999C28"/>
    <w:rsid w:val="609A4CB2"/>
    <w:rsid w:val="609AF161"/>
    <w:rsid w:val="609D0CBB"/>
    <w:rsid w:val="609D4955"/>
    <w:rsid w:val="60A376BC"/>
    <w:rsid w:val="60B32988"/>
    <w:rsid w:val="60B3C815"/>
    <w:rsid w:val="60B3DEC7"/>
    <w:rsid w:val="60B8AEA3"/>
    <w:rsid w:val="60BC9B88"/>
    <w:rsid w:val="60C20F41"/>
    <w:rsid w:val="60C6CCE4"/>
    <w:rsid w:val="60C9716F"/>
    <w:rsid w:val="60C9E335"/>
    <w:rsid w:val="60CE841F"/>
    <w:rsid w:val="60D06B93"/>
    <w:rsid w:val="60D689FF"/>
    <w:rsid w:val="60DAA9F5"/>
    <w:rsid w:val="60DAC6C4"/>
    <w:rsid w:val="60DC4AFB"/>
    <w:rsid w:val="60DD717B"/>
    <w:rsid w:val="60DFFB18"/>
    <w:rsid w:val="60E0F1C0"/>
    <w:rsid w:val="60E5B6B0"/>
    <w:rsid w:val="60E92FF8"/>
    <w:rsid w:val="60ED252E"/>
    <w:rsid w:val="60ED8B7D"/>
    <w:rsid w:val="60EE4DD5"/>
    <w:rsid w:val="60EE92EA"/>
    <w:rsid w:val="60F1612B"/>
    <w:rsid w:val="60F71048"/>
    <w:rsid w:val="60FC78E9"/>
    <w:rsid w:val="60FC7B0E"/>
    <w:rsid w:val="60FF61A6"/>
    <w:rsid w:val="61015048"/>
    <w:rsid w:val="6101954D"/>
    <w:rsid w:val="61023344"/>
    <w:rsid w:val="61070960"/>
    <w:rsid w:val="61087FE6"/>
    <w:rsid w:val="610F4D89"/>
    <w:rsid w:val="6110348F"/>
    <w:rsid w:val="6110C9F6"/>
    <w:rsid w:val="61111DCA"/>
    <w:rsid w:val="61128121"/>
    <w:rsid w:val="611369FA"/>
    <w:rsid w:val="61150548"/>
    <w:rsid w:val="6116F5EE"/>
    <w:rsid w:val="6119B90A"/>
    <w:rsid w:val="611A2604"/>
    <w:rsid w:val="611FD2D3"/>
    <w:rsid w:val="6122C9D4"/>
    <w:rsid w:val="612F16A1"/>
    <w:rsid w:val="61341A9B"/>
    <w:rsid w:val="61357D30"/>
    <w:rsid w:val="6139B820"/>
    <w:rsid w:val="613CEA84"/>
    <w:rsid w:val="613D9AB4"/>
    <w:rsid w:val="6140C837"/>
    <w:rsid w:val="614A5F4C"/>
    <w:rsid w:val="614BB90D"/>
    <w:rsid w:val="61559CFB"/>
    <w:rsid w:val="615C301A"/>
    <w:rsid w:val="61615DB2"/>
    <w:rsid w:val="616A2739"/>
    <w:rsid w:val="61716C6F"/>
    <w:rsid w:val="6177CF0B"/>
    <w:rsid w:val="617C5007"/>
    <w:rsid w:val="61808CD4"/>
    <w:rsid w:val="61829254"/>
    <w:rsid w:val="61889976"/>
    <w:rsid w:val="61895058"/>
    <w:rsid w:val="61919A79"/>
    <w:rsid w:val="619380A0"/>
    <w:rsid w:val="61941757"/>
    <w:rsid w:val="6195730B"/>
    <w:rsid w:val="61A651E0"/>
    <w:rsid w:val="61A69152"/>
    <w:rsid w:val="61A73D0F"/>
    <w:rsid w:val="61ADDD07"/>
    <w:rsid w:val="61AFB82A"/>
    <w:rsid w:val="61B3D679"/>
    <w:rsid w:val="61B84E22"/>
    <w:rsid w:val="61BEC462"/>
    <w:rsid w:val="61BF7B39"/>
    <w:rsid w:val="61C1574E"/>
    <w:rsid w:val="61CBA102"/>
    <w:rsid w:val="61CEEA1B"/>
    <w:rsid w:val="61D284D9"/>
    <w:rsid w:val="61D3A682"/>
    <w:rsid w:val="61D85796"/>
    <w:rsid w:val="61DE9614"/>
    <w:rsid w:val="61E1E78D"/>
    <w:rsid w:val="61E4991E"/>
    <w:rsid w:val="61E53686"/>
    <w:rsid w:val="61E872D3"/>
    <w:rsid w:val="61ED6E28"/>
    <w:rsid w:val="61F2EBC0"/>
    <w:rsid w:val="61F72796"/>
    <w:rsid w:val="61F9A0A9"/>
    <w:rsid w:val="61FBA89C"/>
    <w:rsid w:val="61FF5DA3"/>
    <w:rsid w:val="6203A938"/>
    <w:rsid w:val="620A0527"/>
    <w:rsid w:val="620A1330"/>
    <w:rsid w:val="620AFBC3"/>
    <w:rsid w:val="620B20CA"/>
    <w:rsid w:val="620C2161"/>
    <w:rsid w:val="620E4E7E"/>
    <w:rsid w:val="6217269D"/>
    <w:rsid w:val="621A47DF"/>
    <w:rsid w:val="621A634D"/>
    <w:rsid w:val="6221E108"/>
    <w:rsid w:val="622297BE"/>
    <w:rsid w:val="6226478E"/>
    <w:rsid w:val="6228B495"/>
    <w:rsid w:val="622984E7"/>
    <w:rsid w:val="622CF892"/>
    <w:rsid w:val="62323246"/>
    <w:rsid w:val="623604B9"/>
    <w:rsid w:val="62368968"/>
    <w:rsid w:val="623A90BA"/>
    <w:rsid w:val="623B77B2"/>
    <w:rsid w:val="624058AA"/>
    <w:rsid w:val="62563900"/>
    <w:rsid w:val="625BF3A6"/>
    <w:rsid w:val="62692A4F"/>
    <w:rsid w:val="626B8221"/>
    <w:rsid w:val="6271C463"/>
    <w:rsid w:val="627E1121"/>
    <w:rsid w:val="62802B64"/>
    <w:rsid w:val="62817D64"/>
    <w:rsid w:val="628CC9AD"/>
    <w:rsid w:val="62932424"/>
    <w:rsid w:val="6298655B"/>
    <w:rsid w:val="62987BB1"/>
    <w:rsid w:val="629AC362"/>
    <w:rsid w:val="629B0002"/>
    <w:rsid w:val="62ABD330"/>
    <w:rsid w:val="62AD162B"/>
    <w:rsid w:val="62B13B99"/>
    <w:rsid w:val="62B63369"/>
    <w:rsid w:val="62BE4869"/>
    <w:rsid w:val="62C3D682"/>
    <w:rsid w:val="62C9FD5A"/>
    <w:rsid w:val="62D0672A"/>
    <w:rsid w:val="62D72B41"/>
    <w:rsid w:val="62D81C88"/>
    <w:rsid w:val="62DEDA55"/>
    <w:rsid w:val="62DFB512"/>
    <w:rsid w:val="62E1CDF9"/>
    <w:rsid w:val="62E23EA6"/>
    <w:rsid w:val="62E2E9D2"/>
    <w:rsid w:val="62EBCC8A"/>
    <w:rsid w:val="62EDA6C7"/>
    <w:rsid w:val="62F1DD6D"/>
    <w:rsid w:val="62F44E9F"/>
    <w:rsid w:val="62F48371"/>
    <w:rsid w:val="62F96481"/>
    <w:rsid w:val="62FBCB44"/>
    <w:rsid w:val="6300E760"/>
    <w:rsid w:val="630196B7"/>
    <w:rsid w:val="630707B0"/>
    <w:rsid w:val="630F9D7B"/>
    <w:rsid w:val="6310377B"/>
    <w:rsid w:val="6313A7FE"/>
    <w:rsid w:val="631B3BC0"/>
    <w:rsid w:val="6327D629"/>
    <w:rsid w:val="6327DE73"/>
    <w:rsid w:val="632A3529"/>
    <w:rsid w:val="63329F98"/>
    <w:rsid w:val="6332E448"/>
    <w:rsid w:val="6337CF7F"/>
    <w:rsid w:val="633ADFCF"/>
    <w:rsid w:val="633B7457"/>
    <w:rsid w:val="633B9414"/>
    <w:rsid w:val="633D2AAC"/>
    <w:rsid w:val="633D87B9"/>
    <w:rsid w:val="6341D31F"/>
    <w:rsid w:val="634798A7"/>
    <w:rsid w:val="634B1CCF"/>
    <w:rsid w:val="634B528E"/>
    <w:rsid w:val="634BE81E"/>
    <w:rsid w:val="634D4934"/>
    <w:rsid w:val="634EF3ED"/>
    <w:rsid w:val="635096DF"/>
    <w:rsid w:val="63514C30"/>
    <w:rsid w:val="63577DF0"/>
    <w:rsid w:val="635825EB"/>
    <w:rsid w:val="635C986B"/>
    <w:rsid w:val="6364FB02"/>
    <w:rsid w:val="636F91F0"/>
    <w:rsid w:val="636FF485"/>
    <w:rsid w:val="637417AA"/>
    <w:rsid w:val="6374CF85"/>
    <w:rsid w:val="6377B5C1"/>
    <w:rsid w:val="637BE5E2"/>
    <w:rsid w:val="637E650A"/>
    <w:rsid w:val="6383F9A5"/>
    <w:rsid w:val="6384EE3E"/>
    <w:rsid w:val="638694B5"/>
    <w:rsid w:val="6386A39C"/>
    <w:rsid w:val="638D3ADB"/>
    <w:rsid w:val="63905D34"/>
    <w:rsid w:val="639CA052"/>
    <w:rsid w:val="63A0E831"/>
    <w:rsid w:val="63A1174C"/>
    <w:rsid w:val="63A3B15C"/>
    <w:rsid w:val="63A87F04"/>
    <w:rsid w:val="63AF9A09"/>
    <w:rsid w:val="63B4841A"/>
    <w:rsid w:val="63BB6D29"/>
    <w:rsid w:val="63BCF826"/>
    <w:rsid w:val="63BE271A"/>
    <w:rsid w:val="63C33A48"/>
    <w:rsid w:val="63C73E51"/>
    <w:rsid w:val="63C84FE0"/>
    <w:rsid w:val="63D42EA8"/>
    <w:rsid w:val="63D7DF24"/>
    <w:rsid w:val="63D9B8C1"/>
    <w:rsid w:val="63DA99EF"/>
    <w:rsid w:val="63DACC9A"/>
    <w:rsid w:val="63E27CA9"/>
    <w:rsid w:val="63E55374"/>
    <w:rsid w:val="63E8C017"/>
    <w:rsid w:val="63F59A7B"/>
    <w:rsid w:val="63F645CC"/>
    <w:rsid w:val="63F65801"/>
    <w:rsid w:val="63FDDB53"/>
    <w:rsid w:val="64050D08"/>
    <w:rsid w:val="64113CA3"/>
    <w:rsid w:val="641A3792"/>
    <w:rsid w:val="6421A1E7"/>
    <w:rsid w:val="6422BA49"/>
    <w:rsid w:val="642B8B87"/>
    <w:rsid w:val="642BA424"/>
    <w:rsid w:val="64304BBB"/>
    <w:rsid w:val="64319677"/>
    <w:rsid w:val="6438EDB0"/>
    <w:rsid w:val="643ADBC9"/>
    <w:rsid w:val="643B070C"/>
    <w:rsid w:val="643D94D8"/>
    <w:rsid w:val="64424CD0"/>
    <w:rsid w:val="6442D00A"/>
    <w:rsid w:val="64454998"/>
    <w:rsid w:val="64475A91"/>
    <w:rsid w:val="645236FF"/>
    <w:rsid w:val="64559DC7"/>
    <w:rsid w:val="64595823"/>
    <w:rsid w:val="645D23FE"/>
    <w:rsid w:val="645EB42B"/>
    <w:rsid w:val="64615B3E"/>
    <w:rsid w:val="646346AE"/>
    <w:rsid w:val="646442DE"/>
    <w:rsid w:val="6465B68D"/>
    <w:rsid w:val="6469E2A8"/>
    <w:rsid w:val="646CE821"/>
    <w:rsid w:val="64754076"/>
    <w:rsid w:val="647B233C"/>
    <w:rsid w:val="647B8671"/>
    <w:rsid w:val="647F6BDD"/>
    <w:rsid w:val="6483B4CC"/>
    <w:rsid w:val="6486E540"/>
    <w:rsid w:val="648A499B"/>
    <w:rsid w:val="648E9D8F"/>
    <w:rsid w:val="649620E7"/>
    <w:rsid w:val="6497390A"/>
    <w:rsid w:val="64A03464"/>
    <w:rsid w:val="64A7BC6F"/>
    <w:rsid w:val="64A8C742"/>
    <w:rsid w:val="64B32CF4"/>
    <w:rsid w:val="64BC62DD"/>
    <w:rsid w:val="64BE22B1"/>
    <w:rsid w:val="64BFF8B7"/>
    <w:rsid w:val="64C54479"/>
    <w:rsid w:val="64C56EA8"/>
    <w:rsid w:val="64CE4E81"/>
    <w:rsid w:val="64CE91F9"/>
    <w:rsid w:val="64E55559"/>
    <w:rsid w:val="64E671FB"/>
    <w:rsid w:val="64EB8550"/>
    <w:rsid w:val="64EDCD05"/>
    <w:rsid w:val="64FB1575"/>
    <w:rsid w:val="64FB728F"/>
    <w:rsid w:val="6500C3E5"/>
    <w:rsid w:val="65048D84"/>
    <w:rsid w:val="6505643D"/>
    <w:rsid w:val="650D452C"/>
    <w:rsid w:val="65105A44"/>
    <w:rsid w:val="65134DBF"/>
    <w:rsid w:val="65150A9F"/>
    <w:rsid w:val="65177FDB"/>
    <w:rsid w:val="651A8F3F"/>
    <w:rsid w:val="6523621B"/>
    <w:rsid w:val="6525340A"/>
    <w:rsid w:val="6528E417"/>
    <w:rsid w:val="652C8BDF"/>
    <w:rsid w:val="65331868"/>
    <w:rsid w:val="6535DBCD"/>
    <w:rsid w:val="65376BA2"/>
    <w:rsid w:val="65393168"/>
    <w:rsid w:val="653D2D77"/>
    <w:rsid w:val="6543C102"/>
    <w:rsid w:val="65494B00"/>
    <w:rsid w:val="65513AA2"/>
    <w:rsid w:val="6553CE42"/>
    <w:rsid w:val="655C6AA4"/>
    <w:rsid w:val="655D51D1"/>
    <w:rsid w:val="6567E20B"/>
    <w:rsid w:val="65720DE0"/>
    <w:rsid w:val="6572452C"/>
    <w:rsid w:val="657B518F"/>
    <w:rsid w:val="657FD660"/>
    <w:rsid w:val="6583333E"/>
    <w:rsid w:val="65864DE4"/>
    <w:rsid w:val="658B3F98"/>
    <w:rsid w:val="658E5C00"/>
    <w:rsid w:val="6598CFAE"/>
    <w:rsid w:val="65A5969F"/>
    <w:rsid w:val="65AB9FFA"/>
    <w:rsid w:val="65AD4FF1"/>
    <w:rsid w:val="65AF48B1"/>
    <w:rsid w:val="65B7A799"/>
    <w:rsid w:val="65BFB070"/>
    <w:rsid w:val="65C07100"/>
    <w:rsid w:val="65CFFD44"/>
    <w:rsid w:val="65D3F55D"/>
    <w:rsid w:val="65D7C227"/>
    <w:rsid w:val="65DDAC70"/>
    <w:rsid w:val="65E03153"/>
    <w:rsid w:val="65E100AA"/>
    <w:rsid w:val="65E547B6"/>
    <w:rsid w:val="65E559A9"/>
    <w:rsid w:val="65E5BD07"/>
    <w:rsid w:val="65E7108D"/>
    <w:rsid w:val="65EA3801"/>
    <w:rsid w:val="65F1A252"/>
    <w:rsid w:val="65F35D4B"/>
    <w:rsid w:val="65F3E1DF"/>
    <w:rsid w:val="65F4FCCC"/>
    <w:rsid w:val="65F85B41"/>
    <w:rsid w:val="65FD7060"/>
    <w:rsid w:val="6602CE9A"/>
    <w:rsid w:val="66078B00"/>
    <w:rsid w:val="66095625"/>
    <w:rsid w:val="66168A68"/>
    <w:rsid w:val="6618721C"/>
    <w:rsid w:val="661B3176"/>
    <w:rsid w:val="6621E1C5"/>
    <w:rsid w:val="66239C28"/>
    <w:rsid w:val="6627E73E"/>
    <w:rsid w:val="66290E1E"/>
    <w:rsid w:val="662B4A95"/>
    <w:rsid w:val="662BC9E7"/>
    <w:rsid w:val="66313993"/>
    <w:rsid w:val="6632FED3"/>
    <w:rsid w:val="66343488"/>
    <w:rsid w:val="6634D1EE"/>
    <w:rsid w:val="66393B3F"/>
    <w:rsid w:val="66484011"/>
    <w:rsid w:val="66489422"/>
    <w:rsid w:val="6651856B"/>
    <w:rsid w:val="6653C529"/>
    <w:rsid w:val="665860DC"/>
    <w:rsid w:val="665E01E3"/>
    <w:rsid w:val="6667B410"/>
    <w:rsid w:val="666B733C"/>
    <w:rsid w:val="66712E56"/>
    <w:rsid w:val="6676E603"/>
    <w:rsid w:val="667CDB3B"/>
    <w:rsid w:val="667E5F89"/>
    <w:rsid w:val="6681ECFB"/>
    <w:rsid w:val="668B4D55"/>
    <w:rsid w:val="668E0963"/>
    <w:rsid w:val="66941802"/>
    <w:rsid w:val="6695DD27"/>
    <w:rsid w:val="669664CD"/>
    <w:rsid w:val="669EB536"/>
    <w:rsid w:val="669FE9AA"/>
    <w:rsid w:val="66A262E1"/>
    <w:rsid w:val="66A5C58D"/>
    <w:rsid w:val="66A7584F"/>
    <w:rsid w:val="66A77393"/>
    <w:rsid w:val="66A79192"/>
    <w:rsid w:val="66ABD6A4"/>
    <w:rsid w:val="66AC97CC"/>
    <w:rsid w:val="66AD3FC1"/>
    <w:rsid w:val="66B5D9B6"/>
    <w:rsid w:val="66BCEE17"/>
    <w:rsid w:val="66C5AE8A"/>
    <w:rsid w:val="66CC0800"/>
    <w:rsid w:val="66CDD701"/>
    <w:rsid w:val="66DB507F"/>
    <w:rsid w:val="66DD5165"/>
    <w:rsid w:val="66E51B61"/>
    <w:rsid w:val="66E7A00A"/>
    <w:rsid w:val="66E845AD"/>
    <w:rsid w:val="66EB34D1"/>
    <w:rsid w:val="66EC24DC"/>
    <w:rsid w:val="66ECD577"/>
    <w:rsid w:val="66EF32CE"/>
    <w:rsid w:val="66F383F0"/>
    <w:rsid w:val="670118BB"/>
    <w:rsid w:val="6703BAD8"/>
    <w:rsid w:val="6706A0AD"/>
    <w:rsid w:val="670E91F4"/>
    <w:rsid w:val="6711522F"/>
    <w:rsid w:val="6712B15F"/>
    <w:rsid w:val="6713C496"/>
    <w:rsid w:val="6714C56D"/>
    <w:rsid w:val="671B6E30"/>
    <w:rsid w:val="671FFC5C"/>
    <w:rsid w:val="6724B51F"/>
    <w:rsid w:val="672E5A7D"/>
    <w:rsid w:val="67322A31"/>
    <w:rsid w:val="673820CD"/>
    <w:rsid w:val="673A4296"/>
    <w:rsid w:val="673D93E6"/>
    <w:rsid w:val="673F2F21"/>
    <w:rsid w:val="6746D035"/>
    <w:rsid w:val="674AA768"/>
    <w:rsid w:val="674BE3D3"/>
    <w:rsid w:val="674E9BA6"/>
    <w:rsid w:val="675FE7A9"/>
    <w:rsid w:val="6767BCA7"/>
    <w:rsid w:val="677262B3"/>
    <w:rsid w:val="6772E5F1"/>
    <w:rsid w:val="6772FC5C"/>
    <w:rsid w:val="677C0716"/>
    <w:rsid w:val="677F227D"/>
    <w:rsid w:val="6798D459"/>
    <w:rsid w:val="679971F3"/>
    <w:rsid w:val="679C40BA"/>
    <w:rsid w:val="67A2F8EC"/>
    <w:rsid w:val="67A4DCD1"/>
    <w:rsid w:val="67A5A95B"/>
    <w:rsid w:val="67A5BE78"/>
    <w:rsid w:val="67A70BBC"/>
    <w:rsid w:val="67A849D7"/>
    <w:rsid w:val="67AA5341"/>
    <w:rsid w:val="67AA9C64"/>
    <w:rsid w:val="67AC1705"/>
    <w:rsid w:val="67B0F5B0"/>
    <w:rsid w:val="67B441E0"/>
    <w:rsid w:val="67B6BD9D"/>
    <w:rsid w:val="67B84ED6"/>
    <w:rsid w:val="67C45290"/>
    <w:rsid w:val="67C6AFD8"/>
    <w:rsid w:val="67CD9AF2"/>
    <w:rsid w:val="67D2D59B"/>
    <w:rsid w:val="67D3CB3F"/>
    <w:rsid w:val="67DC644C"/>
    <w:rsid w:val="67DD6728"/>
    <w:rsid w:val="67E2CAF2"/>
    <w:rsid w:val="67E526A2"/>
    <w:rsid w:val="67E62224"/>
    <w:rsid w:val="67E8991C"/>
    <w:rsid w:val="67EC71EE"/>
    <w:rsid w:val="67EEB092"/>
    <w:rsid w:val="67F0798B"/>
    <w:rsid w:val="67F4DBAE"/>
    <w:rsid w:val="67FFAB69"/>
    <w:rsid w:val="6800A447"/>
    <w:rsid w:val="6803CDF3"/>
    <w:rsid w:val="68064F46"/>
    <w:rsid w:val="6806A1F6"/>
    <w:rsid w:val="6808FE04"/>
    <w:rsid w:val="680AEDF7"/>
    <w:rsid w:val="6810CFA5"/>
    <w:rsid w:val="6811D325"/>
    <w:rsid w:val="68139C6C"/>
    <w:rsid w:val="6815DC24"/>
    <w:rsid w:val="6816E87C"/>
    <w:rsid w:val="681967A5"/>
    <w:rsid w:val="68236AC5"/>
    <w:rsid w:val="682581AB"/>
    <w:rsid w:val="6827FFA5"/>
    <w:rsid w:val="682997D1"/>
    <w:rsid w:val="682BCB87"/>
    <w:rsid w:val="682E11E7"/>
    <w:rsid w:val="682E7033"/>
    <w:rsid w:val="6832584B"/>
    <w:rsid w:val="68350273"/>
    <w:rsid w:val="683E638D"/>
    <w:rsid w:val="6842A022"/>
    <w:rsid w:val="68480630"/>
    <w:rsid w:val="684A0478"/>
    <w:rsid w:val="684CE70A"/>
    <w:rsid w:val="684DA3E4"/>
    <w:rsid w:val="685A6A3C"/>
    <w:rsid w:val="68601486"/>
    <w:rsid w:val="6864AA87"/>
    <w:rsid w:val="686DCF9C"/>
    <w:rsid w:val="687270EE"/>
    <w:rsid w:val="687443E6"/>
    <w:rsid w:val="6878A249"/>
    <w:rsid w:val="6879C462"/>
    <w:rsid w:val="687E8859"/>
    <w:rsid w:val="6886428A"/>
    <w:rsid w:val="68876642"/>
    <w:rsid w:val="688D9C3F"/>
    <w:rsid w:val="688DB431"/>
    <w:rsid w:val="688DC82B"/>
    <w:rsid w:val="6890DDBD"/>
    <w:rsid w:val="6894FF26"/>
    <w:rsid w:val="689649E6"/>
    <w:rsid w:val="689C3623"/>
    <w:rsid w:val="689CC63B"/>
    <w:rsid w:val="68A3B996"/>
    <w:rsid w:val="68A541D8"/>
    <w:rsid w:val="68AB70A8"/>
    <w:rsid w:val="68ABA8EE"/>
    <w:rsid w:val="68B473DE"/>
    <w:rsid w:val="68B6A323"/>
    <w:rsid w:val="68BB14DB"/>
    <w:rsid w:val="68BC04CA"/>
    <w:rsid w:val="68C2229D"/>
    <w:rsid w:val="68C9E5E8"/>
    <w:rsid w:val="68CDD3B9"/>
    <w:rsid w:val="68D00B09"/>
    <w:rsid w:val="68D04369"/>
    <w:rsid w:val="68D22796"/>
    <w:rsid w:val="68D43683"/>
    <w:rsid w:val="68D536A0"/>
    <w:rsid w:val="68D57C9F"/>
    <w:rsid w:val="68D60E88"/>
    <w:rsid w:val="68D6150A"/>
    <w:rsid w:val="68DB9989"/>
    <w:rsid w:val="68DC04D2"/>
    <w:rsid w:val="68DD5CBA"/>
    <w:rsid w:val="68E0D2C0"/>
    <w:rsid w:val="68E9D812"/>
    <w:rsid w:val="68EFBD22"/>
    <w:rsid w:val="68F3F9BB"/>
    <w:rsid w:val="68F4F732"/>
    <w:rsid w:val="68F5B143"/>
    <w:rsid w:val="68F68517"/>
    <w:rsid w:val="6900B6E0"/>
    <w:rsid w:val="6901F21F"/>
    <w:rsid w:val="69023247"/>
    <w:rsid w:val="69037712"/>
    <w:rsid w:val="69047586"/>
    <w:rsid w:val="69087BC0"/>
    <w:rsid w:val="690A4186"/>
    <w:rsid w:val="6913CCCC"/>
    <w:rsid w:val="69186A96"/>
    <w:rsid w:val="691B8C52"/>
    <w:rsid w:val="691D9250"/>
    <w:rsid w:val="6926754E"/>
    <w:rsid w:val="69321F86"/>
    <w:rsid w:val="69383C02"/>
    <w:rsid w:val="693A4D16"/>
    <w:rsid w:val="693A69C4"/>
    <w:rsid w:val="693F5A46"/>
    <w:rsid w:val="69431272"/>
    <w:rsid w:val="69447242"/>
    <w:rsid w:val="694565CE"/>
    <w:rsid w:val="694CE201"/>
    <w:rsid w:val="694EA40E"/>
    <w:rsid w:val="694F7DA8"/>
    <w:rsid w:val="69505BA8"/>
    <w:rsid w:val="69517731"/>
    <w:rsid w:val="6951F35C"/>
    <w:rsid w:val="69577B1C"/>
    <w:rsid w:val="695AA24D"/>
    <w:rsid w:val="695B44FA"/>
    <w:rsid w:val="695FA978"/>
    <w:rsid w:val="69636A57"/>
    <w:rsid w:val="69636AA9"/>
    <w:rsid w:val="69661570"/>
    <w:rsid w:val="6967897D"/>
    <w:rsid w:val="69688570"/>
    <w:rsid w:val="696DC531"/>
    <w:rsid w:val="696F6C1D"/>
    <w:rsid w:val="696FA497"/>
    <w:rsid w:val="696FB31A"/>
    <w:rsid w:val="696FD128"/>
    <w:rsid w:val="6977BBE4"/>
    <w:rsid w:val="6978B59C"/>
    <w:rsid w:val="697E9AA1"/>
    <w:rsid w:val="6984E233"/>
    <w:rsid w:val="69855B30"/>
    <w:rsid w:val="69864E76"/>
    <w:rsid w:val="6986C68C"/>
    <w:rsid w:val="698CAB13"/>
    <w:rsid w:val="699ACD23"/>
    <w:rsid w:val="699D1DF2"/>
    <w:rsid w:val="69A00C58"/>
    <w:rsid w:val="69A48B24"/>
    <w:rsid w:val="69ABDAAC"/>
    <w:rsid w:val="69ADAF75"/>
    <w:rsid w:val="69AE0EAC"/>
    <w:rsid w:val="69B38E2F"/>
    <w:rsid w:val="69B70CDA"/>
    <w:rsid w:val="69B796DC"/>
    <w:rsid w:val="69B798FA"/>
    <w:rsid w:val="69B9ECA5"/>
    <w:rsid w:val="69C4DAFE"/>
    <w:rsid w:val="69CCBC3D"/>
    <w:rsid w:val="69CD3B7F"/>
    <w:rsid w:val="69CDC46E"/>
    <w:rsid w:val="69D2B47D"/>
    <w:rsid w:val="69D4A9C3"/>
    <w:rsid w:val="69D65C58"/>
    <w:rsid w:val="69D870B9"/>
    <w:rsid w:val="69DC565B"/>
    <w:rsid w:val="69E23CBD"/>
    <w:rsid w:val="69E6479C"/>
    <w:rsid w:val="69EB7E4E"/>
    <w:rsid w:val="69F96CE0"/>
    <w:rsid w:val="6A03E4FC"/>
    <w:rsid w:val="6A061EEF"/>
    <w:rsid w:val="6A0D9C29"/>
    <w:rsid w:val="6A14CE9D"/>
    <w:rsid w:val="6A19C61E"/>
    <w:rsid w:val="6A19FDCA"/>
    <w:rsid w:val="6A1CA584"/>
    <w:rsid w:val="6A1CA99A"/>
    <w:rsid w:val="6A23C59E"/>
    <w:rsid w:val="6A25344C"/>
    <w:rsid w:val="6A28BE97"/>
    <w:rsid w:val="6A2B4127"/>
    <w:rsid w:val="6A2B79BF"/>
    <w:rsid w:val="6A2FDC74"/>
    <w:rsid w:val="6A324CBC"/>
    <w:rsid w:val="6A336896"/>
    <w:rsid w:val="6A3990A3"/>
    <w:rsid w:val="6A3ADE01"/>
    <w:rsid w:val="6A4135E5"/>
    <w:rsid w:val="6A44E3DC"/>
    <w:rsid w:val="6A459617"/>
    <w:rsid w:val="6A4904D1"/>
    <w:rsid w:val="6A4C38A7"/>
    <w:rsid w:val="6A4F754F"/>
    <w:rsid w:val="6A547B72"/>
    <w:rsid w:val="6A56636C"/>
    <w:rsid w:val="6A657C8B"/>
    <w:rsid w:val="6A6DEDFD"/>
    <w:rsid w:val="6A6E4E75"/>
    <w:rsid w:val="6A7529C2"/>
    <w:rsid w:val="6A8B4A09"/>
    <w:rsid w:val="6A96ED03"/>
    <w:rsid w:val="6A986337"/>
    <w:rsid w:val="6A988B46"/>
    <w:rsid w:val="6AA47981"/>
    <w:rsid w:val="6AA7D5D8"/>
    <w:rsid w:val="6AAEEFFC"/>
    <w:rsid w:val="6AB1117F"/>
    <w:rsid w:val="6ABB0C49"/>
    <w:rsid w:val="6ABE38B1"/>
    <w:rsid w:val="6ACFFAF9"/>
    <w:rsid w:val="6AD16C81"/>
    <w:rsid w:val="6AD1AC90"/>
    <w:rsid w:val="6AD45772"/>
    <w:rsid w:val="6AD5A76B"/>
    <w:rsid w:val="6AD5D90D"/>
    <w:rsid w:val="6AD7901B"/>
    <w:rsid w:val="6AD872AD"/>
    <w:rsid w:val="6ADB358E"/>
    <w:rsid w:val="6ADD2455"/>
    <w:rsid w:val="6ADFEA99"/>
    <w:rsid w:val="6AE573B0"/>
    <w:rsid w:val="6AE65775"/>
    <w:rsid w:val="6AE77471"/>
    <w:rsid w:val="6AED19B3"/>
    <w:rsid w:val="6AF5BA6D"/>
    <w:rsid w:val="6AF9835B"/>
    <w:rsid w:val="6AF9BDEE"/>
    <w:rsid w:val="6AFF3B0A"/>
    <w:rsid w:val="6B02BC16"/>
    <w:rsid w:val="6B034E99"/>
    <w:rsid w:val="6B05C25F"/>
    <w:rsid w:val="6B0C8CE8"/>
    <w:rsid w:val="6B0DC4C9"/>
    <w:rsid w:val="6B195A6E"/>
    <w:rsid w:val="6B1B1EB8"/>
    <w:rsid w:val="6B22B150"/>
    <w:rsid w:val="6B236B8D"/>
    <w:rsid w:val="6B344CB1"/>
    <w:rsid w:val="6B3526E4"/>
    <w:rsid w:val="6B38EE28"/>
    <w:rsid w:val="6B396C86"/>
    <w:rsid w:val="6B422EB4"/>
    <w:rsid w:val="6B4460FE"/>
    <w:rsid w:val="6B485414"/>
    <w:rsid w:val="6B4A36F9"/>
    <w:rsid w:val="6B4AECC3"/>
    <w:rsid w:val="6B4DB95C"/>
    <w:rsid w:val="6B51AED5"/>
    <w:rsid w:val="6B552341"/>
    <w:rsid w:val="6B585C79"/>
    <w:rsid w:val="6B59FB3D"/>
    <w:rsid w:val="6B5A0CDE"/>
    <w:rsid w:val="6B5D5756"/>
    <w:rsid w:val="6B65025E"/>
    <w:rsid w:val="6B676D1B"/>
    <w:rsid w:val="6B7F6D1C"/>
    <w:rsid w:val="6B80D99F"/>
    <w:rsid w:val="6B849DE0"/>
    <w:rsid w:val="6B868A07"/>
    <w:rsid w:val="6B883B3B"/>
    <w:rsid w:val="6B8B4B5E"/>
    <w:rsid w:val="6B8FB433"/>
    <w:rsid w:val="6B926649"/>
    <w:rsid w:val="6B988D16"/>
    <w:rsid w:val="6B9A4198"/>
    <w:rsid w:val="6B9C809D"/>
    <w:rsid w:val="6B9F8A6C"/>
    <w:rsid w:val="6BB31D22"/>
    <w:rsid w:val="6BB81503"/>
    <w:rsid w:val="6BBA00A8"/>
    <w:rsid w:val="6BBBEC58"/>
    <w:rsid w:val="6BBDBEE6"/>
    <w:rsid w:val="6BC91DD5"/>
    <w:rsid w:val="6BCE6D38"/>
    <w:rsid w:val="6BD0EF91"/>
    <w:rsid w:val="6BD656C8"/>
    <w:rsid w:val="6BDD0646"/>
    <w:rsid w:val="6BE5B8AB"/>
    <w:rsid w:val="6BEEDF53"/>
    <w:rsid w:val="6BEF2876"/>
    <w:rsid w:val="6BF1BC24"/>
    <w:rsid w:val="6BFE5D37"/>
    <w:rsid w:val="6C000F91"/>
    <w:rsid w:val="6C07388D"/>
    <w:rsid w:val="6C07AEF0"/>
    <w:rsid w:val="6C0B9B63"/>
    <w:rsid w:val="6C16316B"/>
    <w:rsid w:val="6C18D571"/>
    <w:rsid w:val="6C19DB78"/>
    <w:rsid w:val="6C1B6FCB"/>
    <w:rsid w:val="6C1F0425"/>
    <w:rsid w:val="6C21D3B3"/>
    <w:rsid w:val="6C2AFBF1"/>
    <w:rsid w:val="6C34A935"/>
    <w:rsid w:val="6C373320"/>
    <w:rsid w:val="6C3857A2"/>
    <w:rsid w:val="6C3A645C"/>
    <w:rsid w:val="6C3B36CF"/>
    <w:rsid w:val="6C3BC029"/>
    <w:rsid w:val="6C3EF3B2"/>
    <w:rsid w:val="6C41E4DD"/>
    <w:rsid w:val="6C445402"/>
    <w:rsid w:val="6C4A1653"/>
    <w:rsid w:val="6C4B0FFE"/>
    <w:rsid w:val="6C4E0E34"/>
    <w:rsid w:val="6C57C7AD"/>
    <w:rsid w:val="6C5C9933"/>
    <w:rsid w:val="6C64BFAE"/>
    <w:rsid w:val="6C678E48"/>
    <w:rsid w:val="6C6BAB6E"/>
    <w:rsid w:val="6C6CE3A2"/>
    <w:rsid w:val="6C6D473C"/>
    <w:rsid w:val="6C784169"/>
    <w:rsid w:val="6C784646"/>
    <w:rsid w:val="6C7A976B"/>
    <w:rsid w:val="6C7DE803"/>
    <w:rsid w:val="6C7E5795"/>
    <w:rsid w:val="6C864A82"/>
    <w:rsid w:val="6C874E1B"/>
    <w:rsid w:val="6C89372B"/>
    <w:rsid w:val="6C8CFA35"/>
    <w:rsid w:val="6C8D973E"/>
    <w:rsid w:val="6C92430F"/>
    <w:rsid w:val="6C926B48"/>
    <w:rsid w:val="6C9735E4"/>
    <w:rsid w:val="6C9D1291"/>
    <w:rsid w:val="6CA03D28"/>
    <w:rsid w:val="6CA0DCE1"/>
    <w:rsid w:val="6CA646BE"/>
    <w:rsid w:val="6CA8493D"/>
    <w:rsid w:val="6CACEC6F"/>
    <w:rsid w:val="6CBCB60B"/>
    <w:rsid w:val="6CC2C131"/>
    <w:rsid w:val="6CC69057"/>
    <w:rsid w:val="6CC6E0D6"/>
    <w:rsid w:val="6CCE9540"/>
    <w:rsid w:val="6CD7468C"/>
    <w:rsid w:val="6CDB69E9"/>
    <w:rsid w:val="6CDDF894"/>
    <w:rsid w:val="6CDEDC2B"/>
    <w:rsid w:val="6CDEE3F0"/>
    <w:rsid w:val="6CE4201C"/>
    <w:rsid w:val="6CE69F4B"/>
    <w:rsid w:val="6CE8B07F"/>
    <w:rsid w:val="6CF03E41"/>
    <w:rsid w:val="6CF4F7E1"/>
    <w:rsid w:val="6CF6DBE8"/>
    <w:rsid w:val="6CFACF3C"/>
    <w:rsid w:val="6CFDD94B"/>
    <w:rsid w:val="6D064A10"/>
    <w:rsid w:val="6D1E40F7"/>
    <w:rsid w:val="6D26E205"/>
    <w:rsid w:val="6D27E5EE"/>
    <w:rsid w:val="6D2DFDD1"/>
    <w:rsid w:val="6D310250"/>
    <w:rsid w:val="6D34C7F1"/>
    <w:rsid w:val="6D3702CB"/>
    <w:rsid w:val="6D39204D"/>
    <w:rsid w:val="6D3984F5"/>
    <w:rsid w:val="6D3B3488"/>
    <w:rsid w:val="6D3BA221"/>
    <w:rsid w:val="6D3DB10D"/>
    <w:rsid w:val="6D3F0D5B"/>
    <w:rsid w:val="6D43D507"/>
    <w:rsid w:val="6D454B29"/>
    <w:rsid w:val="6D4C8F88"/>
    <w:rsid w:val="6D4FEB77"/>
    <w:rsid w:val="6D50559F"/>
    <w:rsid w:val="6D6DC1B0"/>
    <w:rsid w:val="6D6EBE12"/>
    <w:rsid w:val="6D723D82"/>
    <w:rsid w:val="6D72BC7F"/>
    <w:rsid w:val="6D75D57B"/>
    <w:rsid w:val="6D779733"/>
    <w:rsid w:val="6D7AE15D"/>
    <w:rsid w:val="6D7C61C6"/>
    <w:rsid w:val="6D7F86F0"/>
    <w:rsid w:val="6D82EE41"/>
    <w:rsid w:val="6D8BA271"/>
    <w:rsid w:val="6D911376"/>
    <w:rsid w:val="6D94A6AB"/>
    <w:rsid w:val="6D9A7E32"/>
    <w:rsid w:val="6D9B5E77"/>
    <w:rsid w:val="6DA0C51A"/>
    <w:rsid w:val="6DA77B8A"/>
    <w:rsid w:val="6DB2EAE4"/>
    <w:rsid w:val="6DB3C2F8"/>
    <w:rsid w:val="6DB71C32"/>
    <w:rsid w:val="6DB7DF0C"/>
    <w:rsid w:val="6DB98B23"/>
    <w:rsid w:val="6DC85AFB"/>
    <w:rsid w:val="6DC9F63A"/>
    <w:rsid w:val="6DCE8DC5"/>
    <w:rsid w:val="6DCFF0C8"/>
    <w:rsid w:val="6DD30381"/>
    <w:rsid w:val="6DD42803"/>
    <w:rsid w:val="6DD4340E"/>
    <w:rsid w:val="6DD6E832"/>
    <w:rsid w:val="6DD8CDD9"/>
    <w:rsid w:val="6DDDA272"/>
    <w:rsid w:val="6DE18DF8"/>
    <w:rsid w:val="6DE19FAC"/>
    <w:rsid w:val="6DEA6C68"/>
    <w:rsid w:val="6DEB58EB"/>
    <w:rsid w:val="6DEB6246"/>
    <w:rsid w:val="6DED5920"/>
    <w:rsid w:val="6DED99F6"/>
    <w:rsid w:val="6DEE35EC"/>
    <w:rsid w:val="6DF16B1C"/>
    <w:rsid w:val="6DFCE84C"/>
    <w:rsid w:val="6E004AFC"/>
    <w:rsid w:val="6E01669E"/>
    <w:rsid w:val="6E107315"/>
    <w:rsid w:val="6E14318E"/>
    <w:rsid w:val="6E1807A9"/>
    <w:rsid w:val="6E196E69"/>
    <w:rsid w:val="6E24697D"/>
    <w:rsid w:val="6E2AF141"/>
    <w:rsid w:val="6E2CBCA6"/>
    <w:rsid w:val="6E2F81E4"/>
    <w:rsid w:val="6E3211DA"/>
    <w:rsid w:val="6E38E93B"/>
    <w:rsid w:val="6E3C0D89"/>
    <w:rsid w:val="6E429492"/>
    <w:rsid w:val="6E45AEB1"/>
    <w:rsid w:val="6E48AA41"/>
    <w:rsid w:val="6E50E641"/>
    <w:rsid w:val="6E551F9D"/>
    <w:rsid w:val="6E5F5A4A"/>
    <w:rsid w:val="6E67AE5A"/>
    <w:rsid w:val="6E77CA66"/>
    <w:rsid w:val="6E7F02E5"/>
    <w:rsid w:val="6E89D879"/>
    <w:rsid w:val="6E8CF870"/>
    <w:rsid w:val="6E8E6D0F"/>
    <w:rsid w:val="6E90E111"/>
    <w:rsid w:val="6E915EF4"/>
    <w:rsid w:val="6E9444C6"/>
    <w:rsid w:val="6E96E30F"/>
    <w:rsid w:val="6E97B88C"/>
    <w:rsid w:val="6E9DC2FF"/>
    <w:rsid w:val="6EAD6313"/>
    <w:rsid w:val="6EB7E14C"/>
    <w:rsid w:val="6EBA36D7"/>
    <w:rsid w:val="6EBD1B5D"/>
    <w:rsid w:val="6EC06AED"/>
    <w:rsid w:val="6EC35137"/>
    <w:rsid w:val="6EC4BBBB"/>
    <w:rsid w:val="6EC86DD5"/>
    <w:rsid w:val="6EC95EC0"/>
    <w:rsid w:val="6EC9BFA6"/>
    <w:rsid w:val="6ECBCEFF"/>
    <w:rsid w:val="6ED2BB52"/>
    <w:rsid w:val="6ED58496"/>
    <w:rsid w:val="6ED8899C"/>
    <w:rsid w:val="6ED9FAAE"/>
    <w:rsid w:val="6EE0D431"/>
    <w:rsid w:val="6EE648C9"/>
    <w:rsid w:val="6EE6FE4A"/>
    <w:rsid w:val="6EE94772"/>
    <w:rsid w:val="6EE9CB1D"/>
    <w:rsid w:val="6EF0C41C"/>
    <w:rsid w:val="6EF7BDE4"/>
    <w:rsid w:val="6EFD024F"/>
    <w:rsid w:val="6EFDD101"/>
    <w:rsid w:val="6F009E14"/>
    <w:rsid w:val="6F06517F"/>
    <w:rsid w:val="6F079643"/>
    <w:rsid w:val="6F0E8CE0"/>
    <w:rsid w:val="6F0EC411"/>
    <w:rsid w:val="6F1A1116"/>
    <w:rsid w:val="6F1C344F"/>
    <w:rsid w:val="6F1C75F4"/>
    <w:rsid w:val="6F1EB434"/>
    <w:rsid w:val="6F1EC305"/>
    <w:rsid w:val="6F225F0D"/>
    <w:rsid w:val="6F22C0E9"/>
    <w:rsid w:val="6F2FEC7C"/>
    <w:rsid w:val="6F32480D"/>
    <w:rsid w:val="6F35BDBD"/>
    <w:rsid w:val="6F398B63"/>
    <w:rsid w:val="6F3A1D21"/>
    <w:rsid w:val="6F3C8E62"/>
    <w:rsid w:val="6F3CA59E"/>
    <w:rsid w:val="6F3DCF57"/>
    <w:rsid w:val="6F48DCF7"/>
    <w:rsid w:val="6F4DFC09"/>
    <w:rsid w:val="6F5262FE"/>
    <w:rsid w:val="6F59CD6B"/>
    <w:rsid w:val="6F5A27CF"/>
    <w:rsid w:val="6F5AE4D4"/>
    <w:rsid w:val="6F5C59FE"/>
    <w:rsid w:val="6F5D82FA"/>
    <w:rsid w:val="6F60AAC3"/>
    <w:rsid w:val="6F6982F7"/>
    <w:rsid w:val="6F72D791"/>
    <w:rsid w:val="6F81D46E"/>
    <w:rsid w:val="6F82B6B5"/>
    <w:rsid w:val="6F84DCF1"/>
    <w:rsid w:val="6F87775C"/>
    <w:rsid w:val="6F87E55E"/>
    <w:rsid w:val="6F8C5AE4"/>
    <w:rsid w:val="6F8D4F10"/>
    <w:rsid w:val="6F8FA1DA"/>
    <w:rsid w:val="6F9B8333"/>
    <w:rsid w:val="6F9C9BBB"/>
    <w:rsid w:val="6F9E3676"/>
    <w:rsid w:val="6FA38C19"/>
    <w:rsid w:val="6FA3AAD7"/>
    <w:rsid w:val="6FA79EC0"/>
    <w:rsid w:val="6FAF21D4"/>
    <w:rsid w:val="6FB0288E"/>
    <w:rsid w:val="6FB5AE49"/>
    <w:rsid w:val="6FB95715"/>
    <w:rsid w:val="6FBB6CBA"/>
    <w:rsid w:val="6FBCDE20"/>
    <w:rsid w:val="6FC48937"/>
    <w:rsid w:val="6FC4A0FF"/>
    <w:rsid w:val="6FC6C1A2"/>
    <w:rsid w:val="6FC6E8CC"/>
    <w:rsid w:val="6FC866FA"/>
    <w:rsid w:val="6FCC75BB"/>
    <w:rsid w:val="6FCEAF28"/>
    <w:rsid w:val="6FD2F663"/>
    <w:rsid w:val="6FD36EC3"/>
    <w:rsid w:val="6FD91D0B"/>
    <w:rsid w:val="6FDD79A3"/>
    <w:rsid w:val="6FDFD45A"/>
    <w:rsid w:val="6FE3264E"/>
    <w:rsid w:val="6FE48D31"/>
    <w:rsid w:val="6FE54496"/>
    <w:rsid w:val="6FE92896"/>
    <w:rsid w:val="6FEDF1E3"/>
    <w:rsid w:val="6FF21E1D"/>
    <w:rsid w:val="6FF25C9C"/>
    <w:rsid w:val="6FF3A80A"/>
    <w:rsid w:val="6FF4E51E"/>
    <w:rsid w:val="6FF53D29"/>
    <w:rsid w:val="6FFD6CC3"/>
    <w:rsid w:val="70044936"/>
    <w:rsid w:val="7004F043"/>
    <w:rsid w:val="700F70BC"/>
    <w:rsid w:val="700FEF3E"/>
    <w:rsid w:val="7014E7AC"/>
    <w:rsid w:val="701CB2D4"/>
    <w:rsid w:val="7026E75B"/>
    <w:rsid w:val="7029A710"/>
    <w:rsid w:val="702B95C8"/>
    <w:rsid w:val="703507F3"/>
    <w:rsid w:val="70369CF5"/>
    <w:rsid w:val="703F2499"/>
    <w:rsid w:val="7040B1CF"/>
    <w:rsid w:val="7041124E"/>
    <w:rsid w:val="70429F27"/>
    <w:rsid w:val="7044EC49"/>
    <w:rsid w:val="704DB207"/>
    <w:rsid w:val="70592E23"/>
    <w:rsid w:val="7064578B"/>
    <w:rsid w:val="7079A042"/>
    <w:rsid w:val="7079D2EB"/>
    <w:rsid w:val="707CEC74"/>
    <w:rsid w:val="7080C229"/>
    <w:rsid w:val="70847CC4"/>
    <w:rsid w:val="70867A4E"/>
    <w:rsid w:val="7087DE7B"/>
    <w:rsid w:val="708AB4E2"/>
    <w:rsid w:val="708C947D"/>
    <w:rsid w:val="708F417B"/>
    <w:rsid w:val="70917C7C"/>
    <w:rsid w:val="70A56272"/>
    <w:rsid w:val="70A5F326"/>
    <w:rsid w:val="70A86A45"/>
    <w:rsid w:val="70AE4DD6"/>
    <w:rsid w:val="70B164F6"/>
    <w:rsid w:val="70B181D4"/>
    <w:rsid w:val="70B2598E"/>
    <w:rsid w:val="70B4AFFF"/>
    <w:rsid w:val="70B5A9D2"/>
    <w:rsid w:val="70B5E177"/>
    <w:rsid w:val="70B85839"/>
    <w:rsid w:val="70BE2F6E"/>
    <w:rsid w:val="70C12F35"/>
    <w:rsid w:val="70C2FC6D"/>
    <w:rsid w:val="70C5A4F0"/>
    <w:rsid w:val="70E16546"/>
    <w:rsid w:val="70E3FBCD"/>
    <w:rsid w:val="70E47643"/>
    <w:rsid w:val="70EB0CB3"/>
    <w:rsid w:val="70EFBF91"/>
    <w:rsid w:val="70F3B086"/>
    <w:rsid w:val="70FF4F71"/>
    <w:rsid w:val="7109D7AC"/>
    <w:rsid w:val="7112196D"/>
    <w:rsid w:val="711C532B"/>
    <w:rsid w:val="711E364B"/>
    <w:rsid w:val="7123BAD4"/>
    <w:rsid w:val="7126E668"/>
    <w:rsid w:val="7127C698"/>
    <w:rsid w:val="71307B26"/>
    <w:rsid w:val="713E7648"/>
    <w:rsid w:val="71411ACF"/>
    <w:rsid w:val="71424530"/>
    <w:rsid w:val="71427265"/>
    <w:rsid w:val="71447557"/>
    <w:rsid w:val="7153B3A7"/>
    <w:rsid w:val="715A7B78"/>
    <w:rsid w:val="715A98CE"/>
    <w:rsid w:val="715E4DF3"/>
    <w:rsid w:val="715F30A9"/>
    <w:rsid w:val="71604551"/>
    <w:rsid w:val="716053C3"/>
    <w:rsid w:val="7167C138"/>
    <w:rsid w:val="7168461C"/>
    <w:rsid w:val="7172AFF8"/>
    <w:rsid w:val="71796825"/>
    <w:rsid w:val="7179B7E1"/>
    <w:rsid w:val="717C990D"/>
    <w:rsid w:val="717D9926"/>
    <w:rsid w:val="71846BD2"/>
    <w:rsid w:val="71871081"/>
    <w:rsid w:val="718933CA"/>
    <w:rsid w:val="718A43DC"/>
    <w:rsid w:val="718B8496"/>
    <w:rsid w:val="718E12AF"/>
    <w:rsid w:val="718FB5E9"/>
    <w:rsid w:val="7191EC56"/>
    <w:rsid w:val="719870C9"/>
    <w:rsid w:val="719AA296"/>
    <w:rsid w:val="719BDF99"/>
    <w:rsid w:val="71A16CB5"/>
    <w:rsid w:val="71A17A05"/>
    <w:rsid w:val="71A57CFD"/>
    <w:rsid w:val="71A7089B"/>
    <w:rsid w:val="71AD48A9"/>
    <w:rsid w:val="71B0F31B"/>
    <w:rsid w:val="71B81A79"/>
    <w:rsid w:val="71BA106E"/>
    <w:rsid w:val="71BEA2E6"/>
    <w:rsid w:val="71CA4D0B"/>
    <w:rsid w:val="71CAE5AD"/>
    <w:rsid w:val="71D73673"/>
    <w:rsid w:val="71DA239A"/>
    <w:rsid w:val="71DA31DE"/>
    <w:rsid w:val="71DDAC73"/>
    <w:rsid w:val="71DFFEC3"/>
    <w:rsid w:val="71E219A4"/>
    <w:rsid w:val="71EAA5DB"/>
    <w:rsid w:val="71EC83D2"/>
    <w:rsid w:val="71ED52E7"/>
    <w:rsid w:val="71F14619"/>
    <w:rsid w:val="71F3C950"/>
    <w:rsid w:val="71F77AA4"/>
    <w:rsid w:val="71F8D502"/>
    <w:rsid w:val="71F933C6"/>
    <w:rsid w:val="71FFA0BE"/>
    <w:rsid w:val="72005DCC"/>
    <w:rsid w:val="720166A1"/>
    <w:rsid w:val="720C797A"/>
    <w:rsid w:val="7214D86D"/>
    <w:rsid w:val="721687E1"/>
    <w:rsid w:val="72173840"/>
    <w:rsid w:val="721CC190"/>
    <w:rsid w:val="72244BE1"/>
    <w:rsid w:val="722FC8F6"/>
    <w:rsid w:val="72330026"/>
    <w:rsid w:val="723E5A0B"/>
    <w:rsid w:val="723EF6B8"/>
    <w:rsid w:val="72476EA3"/>
    <w:rsid w:val="7248713A"/>
    <w:rsid w:val="724B69DF"/>
    <w:rsid w:val="7258CA38"/>
    <w:rsid w:val="725B1E03"/>
    <w:rsid w:val="725DE567"/>
    <w:rsid w:val="725F5A46"/>
    <w:rsid w:val="72645C57"/>
    <w:rsid w:val="7265EF20"/>
    <w:rsid w:val="726824B6"/>
    <w:rsid w:val="7268F942"/>
    <w:rsid w:val="726ACE5F"/>
    <w:rsid w:val="726C2D6E"/>
    <w:rsid w:val="726FF706"/>
    <w:rsid w:val="72710D24"/>
    <w:rsid w:val="7276532A"/>
    <w:rsid w:val="7277179D"/>
    <w:rsid w:val="7277A4BC"/>
    <w:rsid w:val="7277B86A"/>
    <w:rsid w:val="7284B33B"/>
    <w:rsid w:val="728B6D7F"/>
    <w:rsid w:val="728F5671"/>
    <w:rsid w:val="72914FF6"/>
    <w:rsid w:val="7294D9C6"/>
    <w:rsid w:val="72965F18"/>
    <w:rsid w:val="729CFA94"/>
    <w:rsid w:val="729D4575"/>
    <w:rsid w:val="729D675D"/>
    <w:rsid w:val="72A11C8E"/>
    <w:rsid w:val="72A674A4"/>
    <w:rsid w:val="72A79926"/>
    <w:rsid w:val="72AD653F"/>
    <w:rsid w:val="72B02F0D"/>
    <w:rsid w:val="72B3B093"/>
    <w:rsid w:val="72BA098F"/>
    <w:rsid w:val="72C319DE"/>
    <w:rsid w:val="72C639EE"/>
    <w:rsid w:val="72C8AD03"/>
    <w:rsid w:val="72C9794D"/>
    <w:rsid w:val="72CD8545"/>
    <w:rsid w:val="72D0CC5B"/>
    <w:rsid w:val="72D13A5C"/>
    <w:rsid w:val="72D901CC"/>
    <w:rsid w:val="72DA4988"/>
    <w:rsid w:val="72DF8DE9"/>
    <w:rsid w:val="72E0EF52"/>
    <w:rsid w:val="72E3E105"/>
    <w:rsid w:val="72EE6723"/>
    <w:rsid w:val="72EF21FF"/>
    <w:rsid w:val="72F0A8D1"/>
    <w:rsid w:val="72FF46D8"/>
    <w:rsid w:val="73018493"/>
    <w:rsid w:val="7305C329"/>
    <w:rsid w:val="73064FEA"/>
    <w:rsid w:val="73088DBC"/>
    <w:rsid w:val="73108DFB"/>
    <w:rsid w:val="73131519"/>
    <w:rsid w:val="7314F428"/>
    <w:rsid w:val="73158842"/>
    <w:rsid w:val="731C1C70"/>
    <w:rsid w:val="731EB202"/>
    <w:rsid w:val="732D47F7"/>
    <w:rsid w:val="732E22E8"/>
    <w:rsid w:val="732EC47D"/>
    <w:rsid w:val="7335ED85"/>
    <w:rsid w:val="7336663C"/>
    <w:rsid w:val="7337ADFE"/>
    <w:rsid w:val="733B4B23"/>
    <w:rsid w:val="733BB6A5"/>
    <w:rsid w:val="733D89A0"/>
    <w:rsid w:val="73419E7E"/>
    <w:rsid w:val="73430ACE"/>
    <w:rsid w:val="734568F5"/>
    <w:rsid w:val="73460167"/>
    <w:rsid w:val="734B2250"/>
    <w:rsid w:val="734EB8EA"/>
    <w:rsid w:val="734EF315"/>
    <w:rsid w:val="73565CA4"/>
    <w:rsid w:val="7356A830"/>
    <w:rsid w:val="73572D98"/>
    <w:rsid w:val="735F0D87"/>
    <w:rsid w:val="73618083"/>
    <w:rsid w:val="73638031"/>
    <w:rsid w:val="7363C44F"/>
    <w:rsid w:val="7364ACDB"/>
    <w:rsid w:val="73727894"/>
    <w:rsid w:val="73756252"/>
    <w:rsid w:val="73765C4E"/>
    <w:rsid w:val="737B5021"/>
    <w:rsid w:val="737B70CA"/>
    <w:rsid w:val="737BBD9C"/>
    <w:rsid w:val="737DD685"/>
    <w:rsid w:val="738343DA"/>
    <w:rsid w:val="7383F38C"/>
    <w:rsid w:val="7391A69B"/>
    <w:rsid w:val="73934B05"/>
    <w:rsid w:val="739F47FD"/>
    <w:rsid w:val="73A12F4B"/>
    <w:rsid w:val="73A4A605"/>
    <w:rsid w:val="73A71958"/>
    <w:rsid w:val="73A9100A"/>
    <w:rsid w:val="73B04A5B"/>
    <w:rsid w:val="73B35BEB"/>
    <w:rsid w:val="73BB4334"/>
    <w:rsid w:val="73C149A5"/>
    <w:rsid w:val="73C39E69"/>
    <w:rsid w:val="73C62BA8"/>
    <w:rsid w:val="73CBE945"/>
    <w:rsid w:val="73D1B7A7"/>
    <w:rsid w:val="73D4525E"/>
    <w:rsid w:val="73D97E79"/>
    <w:rsid w:val="73DA5D22"/>
    <w:rsid w:val="73DF2256"/>
    <w:rsid w:val="73E3F212"/>
    <w:rsid w:val="73E4A56F"/>
    <w:rsid w:val="73E4C3F9"/>
    <w:rsid w:val="73E50852"/>
    <w:rsid w:val="73E6B0C3"/>
    <w:rsid w:val="73EBC0D0"/>
    <w:rsid w:val="73ED0E99"/>
    <w:rsid w:val="73F0EDA2"/>
    <w:rsid w:val="73F310F8"/>
    <w:rsid w:val="73F3B65D"/>
    <w:rsid w:val="7401652A"/>
    <w:rsid w:val="7401AEA5"/>
    <w:rsid w:val="7409D9A0"/>
    <w:rsid w:val="740BDD89"/>
    <w:rsid w:val="740D6509"/>
    <w:rsid w:val="740E7D19"/>
    <w:rsid w:val="74110E67"/>
    <w:rsid w:val="741EC28E"/>
    <w:rsid w:val="741F09B6"/>
    <w:rsid w:val="742EE549"/>
    <w:rsid w:val="742F17A3"/>
    <w:rsid w:val="743157CD"/>
    <w:rsid w:val="743A8A23"/>
    <w:rsid w:val="743E2AAD"/>
    <w:rsid w:val="743E50F2"/>
    <w:rsid w:val="74410AC7"/>
    <w:rsid w:val="74432D55"/>
    <w:rsid w:val="744C5268"/>
    <w:rsid w:val="74557328"/>
    <w:rsid w:val="7462DB47"/>
    <w:rsid w:val="7468638A"/>
    <w:rsid w:val="74713E23"/>
    <w:rsid w:val="7472944C"/>
    <w:rsid w:val="747A2B28"/>
    <w:rsid w:val="747EE4C7"/>
    <w:rsid w:val="748AF656"/>
    <w:rsid w:val="74902599"/>
    <w:rsid w:val="749086AE"/>
    <w:rsid w:val="749C9B19"/>
    <w:rsid w:val="749EA7E7"/>
    <w:rsid w:val="74A205E3"/>
    <w:rsid w:val="74A656B7"/>
    <w:rsid w:val="74AE7C89"/>
    <w:rsid w:val="74B1054F"/>
    <w:rsid w:val="74B5DB4D"/>
    <w:rsid w:val="74B76997"/>
    <w:rsid w:val="74B7C81D"/>
    <w:rsid w:val="74B9305E"/>
    <w:rsid w:val="74B984B3"/>
    <w:rsid w:val="74BA17B1"/>
    <w:rsid w:val="74C456B5"/>
    <w:rsid w:val="74C502AD"/>
    <w:rsid w:val="74C9B0E4"/>
    <w:rsid w:val="74CB3D33"/>
    <w:rsid w:val="74CC490E"/>
    <w:rsid w:val="74CE2C16"/>
    <w:rsid w:val="74D002A1"/>
    <w:rsid w:val="74D0A36C"/>
    <w:rsid w:val="74D1F2FF"/>
    <w:rsid w:val="74D2EE39"/>
    <w:rsid w:val="74D9C9A6"/>
    <w:rsid w:val="74DC9A81"/>
    <w:rsid w:val="74E34BDE"/>
    <w:rsid w:val="74E40A0E"/>
    <w:rsid w:val="74E46349"/>
    <w:rsid w:val="74E48DAD"/>
    <w:rsid w:val="74EBD900"/>
    <w:rsid w:val="74EF8715"/>
    <w:rsid w:val="74F047D8"/>
    <w:rsid w:val="74F1B130"/>
    <w:rsid w:val="74F2C434"/>
    <w:rsid w:val="74F665C8"/>
    <w:rsid w:val="74FE613A"/>
    <w:rsid w:val="7500B827"/>
    <w:rsid w:val="7501BA5A"/>
    <w:rsid w:val="75027942"/>
    <w:rsid w:val="75082A3D"/>
    <w:rsid w:val="75095EBA"/>
    <w:rsid w:val="750A3181"/>
    <w:rsid w:val="750D0CB4"/>
    <w:rsid w:val="75155D55"/>
    <w:rsid w:val="751AA722"/>
    <w:rsid w:val="75212E49"/>
    <w:rsid w:val="752432AE"/>
    <w:rsid w:val="7524FCA0"/>
    <w:rsid w:val="752875C7"/>
    <w:rsid w:val="7529981C"/>
    <w:rsid w:val="7529C17A"/>
    <w:rsid w:val="752D4DD7"/>
    <w:rsid w:val="752F9D7C"/>
    <w:rsid w:val="7530E196"/>
    <w:rsid w:val="753132BC"/>
    <w:rsid w:val="7531923C"/>
    <w:rsid w:val="75328DEB"/>
    <w:rsid w:val="75338D23"/>
    <w:rsid w:val="753DC295"/>
    <w:rsid w:val="7546CD55"/>
    <w:rsid w:val="7548F4AE"/>
    <w:rsid w:val="75530EDC"/>
    <w:rsid w:val="75560A50"/>
    <w:rsid w:val="755EC544"/>
    <w:rsid w:val="7574CD5B"/>
    <w:rsid w:val="757B251F"/>
    <w:rsid w:val="757D112A"/>
    <w:rsid w:val="757DC94E"/>
    <w:rsid w:val="757DCE64"/>
    <w:rsid w:val="75883049"/>
    <w:rsid w:val="758CB16A"/>
    <w:rsid w:val="759940BB"/>
    <w:rsid w:val="759A7FFC"/>
    <w:rsid w:val="759F066D"/>
    <w:rsid w:val="75A209C0"/>
    <w:rsid w:val="75A7ADEA"/>
    <w:rsid w:val="75AB66FB"/>
    <w:rsid w:val="75BA74EF"/>
    <w:rsid w:val="75BAE62B"/>
    <w:rsid w:val="75BF7985"/>
    <w:rsid w:val="75C61A3A"/>
    <w:rsid w:val="75CDCECC"/>
    <w:rsid w:val="75CFB040"/>
    <w:rsid w:val="75D93B9C"/>
    <w:rsid w:val="75DD841A"/>
    <w:rsid w:val="75DE2A58"/>
    <w:rsid w:val="75E9C9FD"/>
    <w:rsid w:val="75EDEDCB"/>
    <w:rsid w:val="75F6068C"/>
    <w:rsid w:val="75F77689"/>
    <w:rsid w:val="75FA0AE2"/>
    <w:rsid w:val="75FABAA0"/>
    <w:rsid w:val="75FC71FE"/>
    <w:rsid w:val="760B5AB2"/>
    <w:rsid w:val="760EC038"/>
    <w:rsid w:val="76142915"/>
    <w:rsid w:val="7614489B"/>
    <w:rsid w:val="7615BC37"/>
    <w:rsid w:val="76189014"/>
    <w:rsid w:val="761B735B"/>
    <w:rsid w:val="761E88C0"/>
    <w:rsid w:val="761F37BA"/>
    <w:rsid w:val="7620B950"/>
    <w:rsid w:val="7621DE01"/>
    <w:rsid w:val="7629680B"/>
    <w:rsid w:val="762BF3D1"/>
    <w:rsid w:val="76353473"/>
    <w:rsid w:val="76392555"/>
    <w:rsid w:val="76424362"/>
    <w:rsid w:val="7642C0A8"/>
    <w:rsid w:val="765650F6"/>
    <w:rsid w:val="7657EBAF"/>
    <w:rsid w:val="765863E4"/>
    <w:rsid w:val="76586E3C"/>
    <w:rsid w:val="765B6204"/>
    <w:rsid w:val="765B7B82"/>
    <w:rsid w:val="76607B33"/>
    <w:rsid w:val="76613DB6"/>
    <w:rsid w:val="76619E20"/>
    <w:rsid w:val="7668F6A3"/>
    <w:rsid w:val="7673CBCC"/>
    <w:rsid w:val="76752807"/>
    <w:rsid w:val="767C2E18"/>
    <w:rsid w:val="76825762"/>
    <w:rsid w:val="76895768"/>
    <w:rsid w:val="76926A6C"/>
    <w:rsid w:val="7693C03D"/>
    <w:rsid w:val="7694F451"/>
    <w:rsid w:val="769D1D5A"/>
    <w:rsid w:val="76A663A1"/>
    <w:rsid w:val="76A9316D"/>
    <w:rsid w:val="76B1BFBC"/>
    <w:rsid w:val="76B7C038"/>
    <w:rsid w:val="76B8FA74"/>
    <w:rsid w:val="76BDCEBA"/>
    <w:rsid w:val="76BF7785"/>
    <w:rsid w:val="76C0BBA4"/>
    <w:rsid w:val="76C16494"/>
    <w:rsid w:val="76C3D23F"/>
    <w:rsid w:val="76D06476"/>
    <w:rsid w:val="76D1DAD0"/>
    <w:rsid w:val="76D9C5DF"/>
    <w:rsid w:val="76E5B40D"/>
    <w:rsid w:val="76EAF523"/>
    <w:rsid w:val="76F710EA"/>
    <w:rsid w:val="76F8EA67"/>
    <w:rsid w:val="76FBBD24"/>
    <w:rsid w:val="770212DF"/>
    <w:rsid w:val="7705E93A"/>
    <w:rsid w:val="77067149"/>
    <w:rsid w:val="7706BD6B"/>
    <w:rsid w:val="770E2796"/>
    <w:rsid w:val="77122B1B"/>
    <w:rsid w:val="77190158"/>
    <w:rsid w:val="771B8732"/>
    <w:rsid w:val="771BE25D"/>
    <w:rsid w:val="771E59D1"/>
    <w:rsid w:val="77332AC2"/>
    <w:rsid w:val="77335BA5"/>
    <w:rsid w:val="773F072A"/>
    <w:rsid w:val="7740EBF7"/>
    <w:rsid w:val="77438311"/>
    <w:rsid w:val="77447004"/>
    <w:rsid w:val="774A0F21"/>
    <w:rsid w:val="775751DF"/>
    <w:rsid w:val="7758EC60"/>
    <w:rsid w:val="77592A4A"/>
    <w:rsid w:val="775EBF93"/>
    <w:rsid w:val="776181FB"/>
    <w:rsid w:val="7762C46B"/>
    <w:rsid w:val="77662978"/>
    <w:rsid w:val="7769F4C9"/>
    <w:rsid w:val="776A9DAE"/>
    <w:rsid w:val="776CA45B"/>
    <w:rsid w:val="776FDC02"/>
    <w:rsid w:val="77712527"/>
    <w:rsid w:val="7774A823"/>
    <w:rsid w:val="7778BB8A"/>
    <w:rsid w:val="777956FE"/>
    <w:rsid w:val="777B84DF"/>
    <w:rsid w:val="777C9967"/>
    <w:rsid w:val="777DD9EB"/>
    <w:rsid w:val="7782D9B9"/>
    <w:rsid w:val="778335C9"/>
    <w:rsid w:val="778468DF"/>
    <w:rsid w:val="778B52B9"/>
    <w:rsid w:val="77934DA5"/>
    <w:rsid w:val="779A1383"/>
    <w:rsid w:val="779CFFF6"/>
    <w:rsid w:val="77A3BAB8"/>
    <w:rsid w:val="77A56B73"/>
    <w:rsid w:val="77AB8828"/>
    <w:rsid w:val="77B704F5"/>
    <w:rsid w:val="77BF59EF"/>
    <w:rsid w:val="77C0FA75"/>
    <w:rsid w:val="77C55170"/>
    <w:rsid w:val="77C5F518"/>
    <w:rsid w:val="77C5FA8D"/>
    <w:rsid w:val="77CB0737"/>
    <w:rsid w:val="77D0F587"/>
    <w:rsid w:val="77D80365"/>
    <w:rsid w:val="77E0581B"/>
    <w:rsid w:val="77E06F53"/>
    <w:rsid w:val="77E2C65D"/>
    <w:rsid w:val="77E65CA0"/>
    <w:rsid w:val="77EFBFE2"/>
    <w:rsid w:val="77F3611B"/>
    <w:rsid w:val="77F88BDC"/>
    <w:rsid w:val="77FAA48E"/>
    <w:rsid w:val="77FCD35C"/>
    <w:rsid w:val="77FDE616"/>
    <w:rsid w:val="780185B2"/>
    <w:rsid w:val="7803B824"/>
    <w:rsid w:val="78049C40"/>
    <w:rsid w:val="780DCC40"/>
    <w:rsid w:val="780E3BF7"/>
    <w:rsid w:val="780ECD76"/>
    <w:rsid w:val="7811A3F0"/>
    <w:rsid w:val="78148DF8"/>
    <w:rsid w:val="7816D6A7"/>
    <w:rsid w:val="78189892"/>
    <w:rsid w:val="781EA5C9"/>
    <w:rsid w:val="78215C8E"/>
    <w:rsid w:val="782320E9"/>
    <w:rsid w:val="7825BE37"/>
    <w:rsid w:val="7827F108"/>
    <w:rsid w:val="782A5D09"/>
    <w:rsid w:val="782BE6DC"/>
    <w:rsid w:val="78304A49"/>
    <w:rsid w:val="7835EFDD"/>
    <w:rsid w:val="7836D8E7"/>
    <w:rsid w:val="783A4F4C"/>
    <w:rsid w:val="783D4440"/>
    <w:rsid w:val="7840F5FA"/>
    <w:rsid w:val="78455D4E"/>
    <w:rsid w:val="7845A6B7"/>
    <w:rsid w:val="7846159F"/>
    <w:rsid w:val="78462F36"/>
    <w:rsid w:val="784FB65D"/>
    <w:rsid w:val="7850B6F2"/>
    <w:rsid w:val="7851A645"/>
    <w:rsid w:val="78539D67"/>
    <w:rsid w:val="78544713"/>
    <w:rsid w:val="785C49EA"/>
    <w:rsid w:val="7860B2D5"/>
    <w:rsid w:val="78611B66"/>
    <w:rsid w:val="78619F18"/>
    <w:rsid w:val="786BA682"/>
    <w:rsid w:val="786E17CA"/>
    <w:rsid w:val="787060FE"/>
    <w:rsid w:val="78754DFF"/>
    <w:rsid w:val="7876921C"/>
    <w:rsid w:val="7878A89A"/>
    <w:rsid w:val="7879A4C8"/>
    <w:rsid w:val="787DE772"/>
    <w:rsid w:val="787E9A11"/>
    <w:rsid w:val="7880DCF4"/>
    <w:rsid w:val="7881F9A8"/>
    <w:rsid w:val="7886930F"/>
    <w:rsid w:val="78882664"/>
    <w:rsid w:val="788CA402"/>
    <w:rsid w:val="789B1E56"/>
    <w:rsid w:val="789F184A"/>
    <w:rsid w:val="78A53BD0"/>
    <w:rsid w:val="78ABD21B"/>
    <w:rsid w:val="78B018F6"/>
    <w:rsid w:val="78B118EE"/>
    <w:rsid w:val="78B2D0C9"/>
    <w:rsid w:val="78C698EA"/>
    <w:rsid w:val="78C8BC8F"/>
    <w:rsid w:val="78D6F8CF"/>
    <w:rsid w:val="78DB35DE"/>
    <w:rsid w:val="78DC2AC3"/>
    <w:rsid w:val="78DC82F5"/>
    <w:rsid w:val="78DCBC58"/>
    <w:rsid w:val="78DEF282"/>
    <w:rsid w:val="78DF4EAC"/>
    <w:rsid w:val="78E36209"/>
    <w:rsid w:val="78E40C15"/>
    <w:rsid w:val="78F35E9C"/>
    <w:rsid w:val="78F5A725"/>
    <w:rsid w:val="78F6A6AC"/>
    <w:rsid w:val="79062BCA"/>
    <w:rsid w:val="7909C2D2"/>
    <w:rsid w:val="790BC40D"/>
    <w:rsid w:val="790FB8AD"/>
    <w:rsid w:val="791354E3"/>
    <w:rsid w:val="7918CE34"/>
    <w:rsid w:val="792BB389"/>
    <w:rsid w:val="792C1EF1"/>
    <w:rsid w:val="793279B7"/>
    <w:rsid w:val="79371072"/>
    <w:rsid w:val="794ACA46"/>
    <w:rsid w:val="794BA833"/>
    <w:rsid w:val="795112AA"/>
    <w:rsid w:val="7954A333"/>
    <w:rsid w:val="795AAD73"/>
    <w:rsid w:val="795AC406"/>
    <w:rsid w:val="795B9C9C"/>
    <w:rsid w:val="79611CD1"/>
    <w:rsid w:val="7962A77A"/>
    <w:rsid w:val="79644B04"/>
    <w:rsid w:val="79693262"/>
    <w:rsid w:val="796B3D8B"/>
    <w:rsid w:val="796DA3E8"/>
    <w:rsid w:val="796DFF94"/>
    <w:rsid w:val="796FA7B9"/>
    <w:rsid w:val="7975A29A"/>
    <w:rsid w:val="797C93F2"/>
    <w:rsid w:val="797E7291"/>
    <w:rsid w:val="7982569D"/>
    <w:rsid w:val="7984A6B3"/>
    <w:rsid w:val="79851CAD"/>
    <w:rsid w:val="798A0B22"/>
    <w:rsid w:val="7994B94C"/>
    <w:rsid w:val="7994ED5B"/>
    <w:rsid w:val="79969EEC"/>
    <w:rsid w:val="799951D0"/>
    <w:rsid w:val="799ABE10"/>
    <w:rsid w:val="799C5002"/>
    <w:rsid w:val="799C8B55"/>
    <w:rsid w:val="799DC1E1"/>
    <w:rsid w:val="799EF7A1"/>
    <w:rsid w:val="79A374E4"/>
    <w:rsid w:val="79A9D3E6"/>
    <w:rsid w:val="79AA5422"/>
    <w:rsid w:val="79B7AD17"/>
    <w:rsid w:val="79BA79CB"/>
    <w:rsid w:val="79BFF836"/>
    <w:rsid w:val="79C233B9"/>
    <w:rsid w:val="79C25EBD"/>
    <w:rsid w:val="79C31AEF"/>
    <w:rsid w:val="79C4D58C"/>
    <w:rsid w:val="79C52253"/>
    <w:rsid w:val="79C65CA8"/>
    <w:rsid w:val="79D1DFA4"/>
    <w:rsid w:val="79D50A86"/>
    <w:rsid w:val="79DA78AA"/>
    <w:rsid w:val="79E0CCB8"/>
    <w:rsid w:val="79E4189E"/>
    <w:rsid w:val="79E50897"/>
    <w:rsid w:val="79EBF111"/>
    <w:rsid w:val="79F28146"/>
    <w:rsid w:val="79F427FD"/>
    <w:rsid w:val="79FAA7EA"/>
    <w:rsid w:val="7A012929"/>
    <w:rsid w:val="7A0C08EA"/>
    <w:rsid w:val="7A0E317F"/>
    <w:rsid w:val="7A0FDCC0"/>
    <w:rsid w:val="7A128355"/>
    <w:rsid w:val="7A12A029"/>
    <w:rsid w:val="7A137316"/>
    <w:rsid w:val="7A156D2F"/>
    <w:rsid w:val="7A178C85"/>
    <w:rsid w:val="7A17C28D"/>
    <w:rsid w:val="7A1CAC0D"/>
    <w:rsid w:val="7A1CD9A1"/>
    <w:rsid w:val="7A26D73D"/>
    <w:rsid w:val="7A2B3E08"/>
    <w:rsid w:val="7A317ECB"/>
    <w:rsid w:val="7A320A7E"/>
    <w:rsid w:val="7A338A71"/>
    <w:rsid w:val="7A37F4EA"/>
    <w:rsid w:val="7A39AD38"/>
    <w:rsid w:val="7A39D7DE"/>
    <w:rsid w:val="7A3BCAC8"/>
    <w:rsid w:val="7A3F4B3C"/>
    <w:rsid w:val="7A542909"/>
    <w:rsid w:val="7A5A3383"/>
    <w:rsid w:val="7A5BBF05"/>
    <w:rsid w:val="7A5EF4C1"/>
    <w:rsid w:val="7A6920D4"/>
    <w:rsid w:val="7A6CB1DE"/>
    <w:rsid w:val="7A74CEAD"/>
    <w:rsid w:val="7A791FB0"/>
    <w:rsid w:val="7A7A41DD"/>
    <w:rsid w:val="7A7B67F8"/>
    <w:rsid w:val="7A7B6DE5"/>
    <w:rsid w:val="7A7D8A20"/>
    <w:rsid w:val="7A844868"/>
    <w:rsid w:val="7A8EE476"/>
    <w:rsid w:val="7A966055"/>
    <w:rsid w:val="7A9BC0DD"/>
    <w:rsid w:val="7A9EC37D"/>
    <w:rsid w:val="7AA36AA6"/>
    <w:rsid w:val="7AA6AE0E"/>
    <w:rsid w:val="7AA7988B"/>
    <w:rsid w:val="7AAD885A"/>
    <w:rsid w:val="7AB2B670"/>
    <w:rsid w:val="7ABA288A"/>
    <w:rsid w:val="7ABD5296"/>
    <w:rsid w:val="7AC76EEB"/>
    <w:rsid w:val="7AC81561"/>
    <w:rsid w:val="7AC8AD73"/>
    <w:rsid w:val="7AD1BD94"/>
    <w:rsid w:val="7AD370AB"/>
    <w:rsid w:val="7AD6C438"/>
    <w:rsid w:val="7ADE9FD1"/>
    <w:rsid w:val="7AEA34A0"/>
    <w:rsid w:val="7AEBB40B"/>
    <w:rsid w:val="7AF2B4DC"/>
    <w:rsid w:val="7AF5FB32"/>
    <w:rsid w:val="7AFF3FE0"/>
    <w:rsid w:val="7AFFC304"/>
    <w:rsid w:val="7B080F4A"/>
    <w:rsid w:val="7B08866E"/>
    <w:rsid w:val="7B097449"/>
    <w:rsid w:val="7B0B71C1"/>
    <w:rsid w:val="7B0D2B02"/>
    <w:rsid w:val="7B0EEFB5"/>
    <w:rsid w:val="7B1051D1"/>
    <w:rsid w:val="7B1127FD"/>
    <w:rsid w:val="7B162ADC"/>
    <w:rsid w:val="7B16C4AD"/>
    <w:rsid w:val="7B1B96AA"/>
    <w:rsid w:val="7B1CB7F0"/>
    <w:rsid w:val="7B1CC810"/>
    <w:rsid w:val="7B1E26FE"/>
    <w:rsid w:val="7B235A93"/>
    <w:rsid w:val="7B27CB6B"/>
    <w:rsid w:val="7B2971BE"/>
    <w:rsid w:val="7B2A6FFE"/>
    <w:rsid w:val="7B2B5FEA"/>
    <w:rsid w:val="7B2C241A"/>
    <w:rsid w:val="7B36F116"/>
    <w:rsid w:val="7B381251"/>
    <w:rsid w:val="7B3F21B7"/>
    <w:rsid w:val="7B415DD9"/>
    <w:rsid w:val="7B425F6F"/>
    <w:rsid w:val="7B477B0F"/>
    <w:rsid w:val="7B4C5F43"/>
    <w:rsid w:val="7B506726"/>
    <w:rsid w:val="7B5086B0"/>
    <w:rsid w:val="7B55F714"/>
    <w:rsid w:val="7B56B99F"/>
    <w:rsid w:val="7B56CD65"/>
    <w:rsid w:val="7B5804F2"/>
    <w:rsid w:val="7B5BE4E1"/>
    <w:rsid w:val="7B632743"/>
    <w:rsid w:val="7B6869F0"/>
    <w:rsid w:val="7B68D996"/>
    <w:rsid w:val="7B6D982A"/>
    <w:rsid w:val="7B6F7864"/>
    <w:rsid w:val="7B7E9001"/>
    <w:rsid w:val="7B81A017"/>
    <w:rsid w:val="7B82EFD2"/>
    <w:rsid w:val="7B841954"/>
    <w:rsid w:val="7B8A8056"/>
    <w:rsid w:val="7B8D86BA"/>
    <w:rsid w:val="7B90AE28"/>
    <w:rsid w:val="7B9D1D1C"/>
    <w:rsid w:val="7B9D4C3A"/>
    <w:rsid w:val="7BA22A2E"/>
    <w:rsid w:val="7BA399BA"/>
    <w:rsid w:val="7BAD5DFD"/>
    <w:rsid w:val="7BAF2ADA"/>
    <w:rsid w:val="7BB0A4F0"/>
    <w:rsid w:val="7BB65452"/>
    <w:rsid w:val="7BBA265B"/>
    <w:rsid w:val="7BBBD1ED"/>
    <w:rsid w:val="7BC5C09A"/>
    <w:rsid w:val="7BC5EE56"/>
    <w:rsid w:val="7BCA820D"/>
    <w:rsid w:val="7BCF662D"/>
    <w:rsid w:val="7BD39170"/>
    <w:rsid w:val="7BD49B74"/>
    <w:rsid w:val="7BD4A224"/>
    <w:rsid w:val="7BD4F5E1"/>
    <w:rsid w:val="7BD642CA"/>
    <w:rsid w:val="7BD722E9"/>
    <w:rsid w:val="7BD73F85"/>
    <w:rsid w:val="7BDD0E0E"/>
    <w:rsid w:val="7BE1CFF2"/>
    <w:rsid w:val="7BE33D95"/>
    <w:rsid w:val="7BE372DD"/>
    <w:rsid w:val="7BE37FB5"/>
    <w:rsid w:val="7BECD498"/>
    <w:rsid w:val="7BEFF96A"/>
    <w:rsid w:val="7BF38D09"/>
    <w:rsid w:val="7BF5F33C"/>
    <w:rsid w:val="7BFE84E1"/>
    <w:rsid w:val="7C007FD7"/>
    <w:rsid w:val="7C01DDD0"/>
    <w:rsid w:val="7C03983D"/>
    <w:rsid w:val="7C04DCC9"/>
    <w:rsid w:val="7C0703D8"/>
    <w:rsid w:val="7C07F0BC"/>
    <w:rsid w:val="7C085968"/>
    <w:rsid w:val="7C106AA8"/>
    <w:rsid w:val="7C19E2E2"/>
    <w:rsid w:val="7C27E3AA"/>
    <w:rsid w:val="7C379F56"/>
    <w:rsid w:val="7C3A1A95"/>
    <w:rsid w:val="7C3D374A"/>
    <w:rsid w:val="7C4427BB"/>
    <w:rsid w:val="7C4CB100"/>
    <w:rsid w:val="7C53F3DB"/>
    <w:rsid w:val="7C53FEB5"/>
    <w:rsid w:val="7C5668F2"/>
    <w:rsid w:val="7C57D641"/>
    <w:rsid w:val="7C589D17"/>
    <w:rsid w:val="7C5E9028"/>
    <w:rsid w:val="7C5F63AA"/>
    <w:rsid w:val="7C638939"/>
    <w:rsid w:val="7C6D6F4A"/>
    <w:rsid w:val="7C6E93C8"/>
    <w:rsid w:val="7C6EA4DB"/>
    <w:rsid w:val="7C726381"/>
    <w:rsid w:val="7C7355AD"/>
    <w:rsid w:val="7C74C38A"/>
    <w:rsid w:val="7C795653"/>
    <w:rsid w:val="7C79896F"/>
    <w:rsid w:val="7C7A7A34"/>
    <w:rsid w:val="7C7CD72C"/>
    <w:rsid w:val="7C7E5270"/>
    <w:rsid w:val="7C7EC29B"/>
    <w:rsid w:val="7C886656"/>
    <w:rsid w:val="7C88E666"/>
    <w:rsid w:val="7C8C8B8A"/>
    <w:rsid w:val="7C961F10"/>
    <w:rsid w:val="7C9EC1EA"/>
    <w:rsid w:val="7C9F1029"/>
    <w:rsid w:val="7CA02363"/>
    <w:rsid w:val="7CA120F0"/>
    <w:rsid w:val="7CA3A56C"/>
    <w:rsid w:val="7CA5A108"/>
    <w:rsid w:val="7CA5EE30"/>
    <w:rsid w:val="7CA6CDA9"/>
    <w:rsid w:val="7CAD3230"/>
    <w:rsid w:val="7CB582A9"/>
    <w:rsid w:val="7CB83542"/>
    <w:rsid w:val="7CBE4DE1"/>
    <w:rsid w:val="7CBF1B01"/>
    <w:rsid w:val="7CC0E7F1"/>
    <w:rsid w:val="7CC1508A"/>
    <w:rsid w:val="7CC954FA"/>
    <w:rsid w:val="7CC9D065"/>
    <w:rsid w:val="7CD549E9"/>
    <w:rsid w:val="7CD5B3D9"/>
    <w:rsid w:val="7CD6E084"/>
    <w:rsid w:val="7CD7BCE2"/>
    <w:rsid w:val="7CD7D165"/>
    <w:rsid w:val="7CE05F8D"/>
    <w:rsid w:val="7CE8B546"/>
    <w:rsid w:val="7CEDD5B6"/>
    <w:rsid w:val="7CF01109"/>
    <w:rsid w:val="7CF13299"/>
    <w:rsid w:val="7CFAE676"/>
    <w:rsid w:val="7CFD6C3A"/>
    <w:rsid w:val="7D09FB06"/>
    <w:rsid w:val="7D0D9988"/>
    <w:rsid w:val="7D0E51F1"/>
    <w:rsid w:val="7D12CB29"/>
    <w:rsid w:val="7D14C590"/>
    <w:rsid w:val="7D17286F"/>
    <w:rsid w:val="7D207F47"/>
    <w:rsid w:val="7D21E533"/>
    <w:rsid w:val="7D23B153"/>
    <w:rsid w:val="7D26CFAC"/>
    <w:rsid w:val="7D353FD9"/>
    <w:rsid w:val="7D44203C"/>
    <w:rsid w:val="7D453113"/>
    <w:rsid w:val="7D476FAC"/>
    <w:rsid w:val="7D4B1C29"/>
    <w:rsid w:val="7D5075EF"/>
    <w:rsid w:val="7D58F1A5"/>
    <w:rsid w:val="7D622C14"/>
    <w:rsid w:val="7D68EB24"/>
    <w:rsid w:val="7D6AE09A"/>
    <w:rsid w:val="7D6DC4F0"/>
    <w:rsid w:val="7D742459"/>
    <w:rsid w:val="7D817707"/>
    <w:rsid w:val="7D81A304"/>
    <w:rsid w:val="7D820BFF"/>
    <w:rsid w:val="7D84138F"/>
    <w:rsid w:val="7D87CFB5"/>
    <w:rsid w:val="7D8D3E95"/>
    <w:rsid w:val="7D910527"/>
    <w:rsid w:val="7D94E879"/>
    <w:rsid w:val="7D969583"/>
    <w:rsid w:val="7D9C89E2"/>
    <w:rsid w:val="7D9F33CF"/>
    <w:rsid w:val="7DA0AD7C"/>
    <w:rsid w:val="7DA47368"/>
    <w:rsid w:val="7DA4C9AD"/>
    <w:rsid w:val="7DA4F228"/>
    <w:rsid w:val="7DA615B3"/>
    <w:rsid w:val="7DB35D59"/>
    <w:rsid w:val="7DB5904D"/>
    <w:rsid w:val="7DBA992D"/>
    <w:rsid w:val="7DBF73A0"/>
    <w:rsid w:val="7DC088E6"/>
    <w:rsid w:val="7DC3B40B"/>
    <w:rsid w:val="7DCD611F"/>
    <w:rsid w:val="7DD486A1"/>
    <w:rsid w:val="7DD7FDCC"/>
    <w:rsid w:val="7DDF3AEB"/>
    <w:rsid w:val="7DE01A04"/>
    <w:rsid w:val="7DEDF583"/>
    <w:rsid w:val="7DEEF523"/>
    <w:rsid w:val="7DF072E7"/>
    <w:rsid w:val="7DF472AA"/>
    <w:rsid w:val="7DFD4C00"/>
    <w:rsid w:val="7DFDAA28"/>
    <w:rsid w:val="7E0122BF"/>
    <w:rsid w:val="7E025666"/>
    <w:rsid w:val="7E07AF43"/>
    <w:rsid w:val="7E0E4B1E"/>
    <w:rsid w:val="7E0E98CC"/>
    <w:rsid w:val="7E0EE384"/>
    <w:rsid w:val="7E159BF6"/>
    <w:rsid w:val="7E2622E1"/>
    <w:rsid w:val="7E284896"/>
    <w:rsid w:val="7E2B3716"/>
    <w:rsid w:val="7E30DD11"/>
    <w:rsid w:val="7E33AB61"/>
    <w:rsid w:val="7E346AD7"/>
    <w:rsid w:val="7E3503CB"/>
    <w:rsid w:val="7E3AE08A"/>
    <w:rsid w:val="7E3EB91C"/>
    <w:rsid w:val="7E3FF300"/>
    <w:rsid w:val="7E481E20"/>
    <w:rsid w:val="7E48E5AD"/>
    <w:rsid w:val="7E4CE746"/>
    <w:rsid w:val="7E55C7C0"/>
    <w:rsid w:val="7E5B5DFA"/>
    <w:rsid w:val="7E5E8D96"/>
    <w:rsid w:val="7E65A984"/>
    <w:rsid w:val="7E73ACA1"/>
    <w:rsid w:val="7E75D69D"/>
    <w:rsid w:val="7E885CF0"/>
    <w:rsid w:val="7E899E07"/>
    <w:rsid w:val="7E89D50E"/>
    <w:rsid w:val="7E8D3B21"/>
    <w:rsid w:val="7E90CEAC"/>
    <w:rsid w:val="7E935DCB"/>
    <w:rsid w:val="7E947F63"/>
    <w:rsid w:val="7E988DB7"/>
    <w:rsid w:val="7E9EA09F"/>
    <w:rsid w:val="7E9FD1BD"/>
    <w:rsid w:val="7EA0CB6C"/>
    <w:rsid w:val="7EA25830"/>
    <w:rsid w:val="7EA782BE"/>
    <w:rsid w:val="7EB0135D"/>
    <w:rsid w:val="7EBD1F2D"/>
    <w:rsid w:val="7EC3D3F6"/>
    <w:rsid w:val="7EC9A9F0"/>
    <w:rsid w:val="7ECA977B"/>
    <w:rsid w:val="7ED67702"/>
    <w:rsid w:val="7EDA3043"/>
    <w:rsid w:val="7EE00056"/>
    <w:rsid w:val="7EE06617"/>
    <w:rsid w:val="7EE70EBD"/>
    <w:rsid w:val="7EEB5955"/>
    <w:rsid w:val="7EF9E0BF"/>
    <w:rsid w:val="7F031D70"/>
    <w:rsid w:val="7F035A01"/>
    <w:rsid w:val="7F0827D8"/>
    <w:rsid w:val="7F0955E3"/>
    <w:rsid w:val="7F0B6434"/>
    <w:rsid w:val="7F149ECB"/>
    <w:rsid w:val="7F1A46FB"/>
    <w:rsid w:val="7F1B200B"/>
    <w:rsid w:val="7F1B2528"/>
    <w:rsid w:val="7F1BAFA1"/>
    <w:rsid w:val="7F209C5D"/>
    <w:rsid w:val="7F239BAA"/>
    <w:rsid w:val="7F2B3B16"/>
    <w:rsid w:val="7F2DC18D"/>
    <w:rsid w:val="7F3C629D"/>
    <w:rsid w:val="7F3F1C03"/>
    <w:rsid w:val="7F41B990"/>
    <w:rsid w:val="7F42C127"/>
    <w:rsid w:val="7F430BDB"/>
    <w:rsid w:val="7F459A02"/>
    <w:rsid w:val="7F4640BD"/>
    <w:rsid w:val="7F4796B5"/>
    <w:rsid w:val="7F47EA00"/>
    <w:rsid w:val="7F482BE7"/>
    <w:rsid w:val="7F4B0A1A"/>
    <w:rsid w:val="7F4FBA37"/>
    <w:rsid w:val="7F50A0B7"/>
    <w:rsid w:val="7F5144F5"/>
    <w:rsid w:val="7F5F3DEB"/>
    <w:rsid w:val="7F605F15"/>
    <w:rsid w:val="7F6A0EB7"/>
    <w:rsid w:val="7F6A6C8D"/>
    <w:rsid w:val="7F6B40DF"/>
    <w:rsid w:val="7F6C7FBA"/>
    <w:rsid w:val="7F6EA066"/>
    <w:rsid w:val="7F743A53"/>
    <w:rsid w:val="7F7589B8"/>
    <w:rsid w:val="7F760088"/>
    <w:rsid w:val="7F7CC55D"/>
    <w:rsid w:val="7F7E5516"/>
    <w:rsid w:val="7F857E4A"/>
    <w:rsid w:val="7F8769B3"/>
    <w:rsid w:val="7F88A484"/>
    <w:rsid w:val="7F93A51E"/>
    <w:rsid w:val="7F94836D"/>
    <w:rsid w:val="7F94AC2F"/>
    <w:rsid w:val="7F9A058A"/>
    <w:rsid w:val="7F9D0A0F"/>
    <w:rsid w:val="7F9E58CF"/>
    <w:rsid w:val="7FA4BCFA"/>
    <w:rsid w:val="7FAA3079"/>
    <w:rsid w:val="7FABEA10"/>
    <w:rsid w:val="7FB0FC17"/>
    <w:rsid w:val="7FB6EFBA"/>
    <w:rsid w:val="7FB98515"/>
    <w:rsid w:val="7FBA14A3"/>
    <w:rsid w:val="7FBC2AD6"/>
    <w:rsid w:val="7FBD2568"/>
    <w:rsid w:val="7FC0864F"/>
    <w:rsid w:val="7FC1EB8D"/>
    <w:rsid w:val="7FCBCA04"/>
    <w:rsid w:val="7FCC1EA6"/>
    <w:rsid w:val="7FCD4739"/>
    <w:rsid w:val="7FCEE878"/>
    <w:rsid w:val="7FD755DF"/>
    <w:rsid w:val="7FD81FF7"/>
    <w:rsid w:val="7FDB8AD8"/>
    <w:rsid w:val="7FDF81EE"/>
    <w:rsid w:val="7FE139E7"/>
    <w:rsid w:val="7F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2745C"/>
  <w15:docId w15:val="{8242BC55-9A4F-4BB8-A801-5DA0B107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51F55"/>
    <w:pPr>
      <w:spacing w:before="120" w:after="60" w:line="240" w:lineRule="auto"/>
    </w:pPr>
    <w:rPr>
      <w:rFonts w:ascii="Helvetica 45 Light" w:eastAsia="Times New Roman" w:hAnsi="Helvetica 45 Light" w:cs="Times New Roman"/>
      <w:sz w:val="20"/>
      <w:szCs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6F7AB3"/>
    <w:pPr>
      <w:keepNext/>
      <w:pageBreakBefore/>
      <w:numPr>
        <w:numId w:val="12"/>
      </w:numPr>
      <w:spacing w:before="240"/>
      <w:outlineLvl w:val="0"/>
    </w:pPr>
    <w:rPr>
      <w:rFonts w:ascii="Helvetica 75" w:hAnsi="Helvetica 75"/>
      <w:bCs/>
      <w:kern w:val="32"/>
      <w:sz w:val="32"/>
      <w:szCs w:val="32"/>
    </w:rPr>
  </w:style>
  <w:style w:type="paragraph" w:styleId="Nagwek2">
    <w:name w:val="heading 2"/>
    <w:basedOn w:val="Nagwek1"/>
    <w:next w:val="Normalny"/>
    <w:link w:val="Nagwek2Znak"/>
    <w:autoRedefine/>
    <w:uiPriority w:val="9"/>
    <w:qFormat/>
    <w:rsid w:val="00DB728B"/>
    <w:pPr>
      <w:keepNext w:val="0"/>
      <w:keepLines/>
      <w:pageBreakBefore w:val="0"/>
      <w:numPr>
        <w:ilvl w:val="1"/>
      </w:numPr>
      <w:spacing w:after="120"/>
      <w:outlineLvl w:val="1"/>
    </w:pPr>
    <w:rPr>
      <w:bCs w:val="0"/>
      <w:iCs/>
      <w:sz w:val="28"/>
      <w:szCs w:val="28"/>
    </w:rPr>
  </w:style>
  <w:style w:type="paragraph" w:styleId="Nagwek3">
    <w:name w:val="heading 3"/>
    <w:basedOn w:val="Nagwek2"/>
    <w:next w:val="Normalny"/>
    <w:link w:val="Nagwek3Znak"/>
    <w:uiPriority w:val="9"/>
    <w:unhideWhenUsed/>
    <w:qFormat/>
    <w:rsid w:val="00802E12"/>
    <w:pPr>
      <w:keepNext/>
      <w:numPr>
        <w:ilvl w:val="2"/>
      </w:numPr>
      <w:outlineLvl w:val="2"/>
    </w:pPr>
    <w:rPr>
      <w:bCs/>
      <w:sz w:val="24"/>
      <w:szCs w:val="26"/>
    </w:rPr>
  </w:style>
  <w:style w:type="paragraph" w:styleId="Nagwek4">
    <w:name w:val="heading 4"/>
    <w:basedOn w:val="Nagwek3"/>
    <w:next w:val="Normalny"/>
    <w:link w:val="Nagwek4Znak"/>
    <w:qFormat/>
    <w:rsid w:val="00B55000"/>
    <w:pPr>
      <w:numPr>
        <w:ilvl w:val="3"/>
      </w:numPr>
      <w:outlineLvl w:val="3"/>
    </w:pPr>
    <w:rPr>
      <w:bCs w:val="0"/>
      <w:sz w:val="20"/>
      <w:szCs w:val="28"/>
    </w:rPr>
  </w:style>
  <w:style w:type="paragraph" w:styleId="Nagwek5">
    <w:name w:val="heading 5"/>
    <w:basedOn w:val="Normalny"/>
    <w:next w:val="Normalny"/>
    <w:link w:val="Nagwek5Znak"/>
    <w:qFormat/>
    <w:rsid w:val="000F566A"/>
    <w:pPr>
      <w:numPr>
        <w:ilvl w:val="4"/>
        <w:numId w:val="12"/>
      </w:numPr>
      <w:spacing w:before="24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qFormat/>
    <w:rsid w:val="000F566A"/>
    <w:pPr>
      <w:numPr>
        <w:ilvl w:val="5"/>
        <w:numId w:val="12"/>
      </w:numPr>
      <w:spacing w:before="240"/>
      <w:outlineLvl w:val="5"/>
    </w:pPr>
    <w:rPr>
      <w:rFonts w:ascii="Calibri" w:hAnsi="Calibri"/>
      <w:b/>
      <w:bCs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61F2F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61F2F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rsid w:val="00A61F2F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F7AB3"/>
    <w:rPr>
      <w:rFonts w:ascii="Helvetica 75" w:eastAsia="Times New Roman" w:hAnsi="Helvetica 75" w:cs="Times New Roman"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DB728B"/>
    <w:rPr>
      <w:rFonts w:ascii="Helvetica 75" w:eastAsia="Times New Roman" w:hAnsi="Helvetica 75" w:cs="Times New Roman"/>
      <w:iCs/>
      <w:kern w:val="32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802E12"/>
    <w:rPr>
      <w:rFonts w:ascii="Helvetica 75" w:eastAsia="Times New Roman" w:hAnsi="Helvetica 75" w:cs="Times New Roman"/>
      <w:bCs/>
      <w:iCs/>
      <w:kern w:val="32"/>
      <w:sz w:val="24"/>
      <w:szCs w:val="26"/>
    </w:rPr>
  </w:style>
  <w:style w:type="character" w:customStyle="1" w:styleId="Nagwek4Znak">
    <w:name w:val="Nagłówek 4 Znak"/>
    <w:basedOn w:val="Domylnaczcionkaakapitu"/>
    <w:link w:val="Nagwek4"/>
    <w:rsid w:val="00B55000"/>
    <w:rPr>
      <w:rFonts w:ascii="Helvetica 75" w:eastAsia="Times New Roman" w:hAnsi="Helvetica 75" w:cs="Times New Roman"/>
      <w:iCs/>
      <w:kern w:val="32"/>
      <w:sz w:val="20"/>
      <w:szCs w:val="28"/>
    </w:rPr>
  </w:style>
  <w:style w:type="character" w:customStyle="1" w:styleId="Nagwek5Znak">
    <w:name w:val="Nagłówek 5 Znak"/>
    <w:basedOn w:val="Domylnaczcionkaakapitu"/>
    <w:link w:val="Nagwek5"/>
    <w:rsid w:val="000F566A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rsid w:val="000F566A"/>
    <w:rPr>
      <w:rFonts w:ascii="Calibri" w:eastAsia="Times New Roman" w:hAnsi="Calibri" w:cs="Times New Roman"/>
      <w:b/>
      <w:bCs/>
    </w:rPr>
  </w:style>
  <w:style w:type="character" w:styleId="Hipercze">
    <w:name w:val="Hyperlink"/>
    <w:uiPriority w:val="99"/>
    <w:rsid w:val="000F566A"/>
    <w:rPr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05329B"/>
    <w:pPr>
      <w:tabs>
        <w:tab w:val="left" w:pos="-1701"/>
        <w:tab w:val="left" w:pos="390"/>
        <w:tab w:val="right" w:leader="dot" w:pos="9072"/>
      </w:tabs>
      <w:ind w:left="284" w:hanging="284"/>
    </w:pPr>
    <w:rPr>
      <w:rFonts w:ascii="Helvetica 65 Medium" w:hAnsi="Helvetica 65 Medium"/>
      <w:b/>
      <w:noProof/>
    </w:rPr>
  </w:style>
  <w:style w:type="paragraph" w:styleId="Spistreci2">
    <w:name w:val="toc 2"/>
    <w:basedOn w:val="Normalny"/>
    <w:next w:val="Normalny"/>
    <w:autoRedefine/>
    <w:uiPriority w:val="39"/>
    <w:rsid w:val="00B93D97"/>
    <w:pPr>
      <w:tabs>
        <w:tab w:val="left" w:pos="600"/>
        <w:tab w:val="right" w:leader="dot" w:pos="9072"/>
      </w:tabs>
      <w:ind w:left="240"/>
    </w:pPr>
  </w:style>
  <w:style w:type="paragraph" w:styleId="Nagwek">
    <w:name w:val="header"/>
    <w:basedOn w:val="Normalny"/>
    <w:link w:val="NagwekZnak"/>
    <w:uiPriority w:val="99"/>
    <w:rsid w:val="009A0F2B"/>
    <w:pPr>
      <w:pBdr>
        <w:bottom w:val="single" w:sz="2" w:space="1" w:color="auto"/>
      </w:pBd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A0F2B"/>
    <w:rPr>
      <w:rFonts w:ascii="Helvetica 45 Light" w:eastAsia="Times New Roman" w:hAnsi="Helvetica 45 Light" w:cs="Times New Roman"/>
      <w:sz w:val="24"/>
      <w:szCs w:val="24"/>
      <w:lang w:val="en-US"/>
    </w:rPr>
  </w:style>
  <w:style w:type="paragraph" w:styleId="Stopka">
    <w:name w:val="footer"/>
    <w:basedOn w:val="Normalny"/>
    <w:link w:val="StopkaZnak"/>
    <w:uiPriority w:val="99"/>
    <w:rsid w:val="004A097B"/>
    <w:pPr>
      <w:pBdr>
        <w:top w:val="single" w:sz="2" w:space="1" w:color="auto"/>
      </w:pBd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A097B"/>
    <w:rPr>
      <w:rFonts w:ascii="Helvetica 45 Light" w:eastAsia="Times New Roman" w:hAnsi="Helvetica 45 Light" w:cs="Times New Roman"/>
      <w:sz w:val="24"/>
      <w:szCs w:val="24"/>
    </w:rPr>
  </w:style>
  <w:style w:type="paragraph" w:customStyle="1" w:styleId="Tekstpodstawowy31">
    <w:name w:val="Tekst podstawowy 31"/>
    <w:basedOn w:val="Normalny"/>
    <w:link w:val="Tekstpodstawowy3Znak"/>
    <w:rsid w:val="000F566A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link w:val="Tekstpodstawowy31"/>
    <w:rsid w:val="000F566A"/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redniasiatka1akcent21">
    <w:name w:val="Średnia siatka 1 — akcent 21"/>
    <w:basedOn w:val="Normalny"/>
    <w:uiPriority w:val="34"/>
    <w:qFormat/>
    <w:rsid w:val="000F566A"/>
    <w:pPr>
      <w:ind w:left="720"/>
    </w:pPr>
    <w:rPr>
      <w:rFonts w:eastAsia="Calibri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0F566A"/>
    <w:pPr>
      <w:spacing w:after="120"/>
    </w:pPr>
    <w:rPr>
      <w:rFonts w:eastAsia="Calibri"/>
      <w:lang w:val="x-none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0F566A"/>
    <w:rPr>
      <w:rFonts w:ascii="Times New Roman" w:eastAsia="Calibri" w:hAnsi="Times New Roman" w:cs="Times New Roman"/>
      <w:sz w:val="24"/>
      <w:szCs w:val="24"/>
      <w:lang w:val="x-none"/>
    </w:rPr>
  </w:style>
  <w:style w:type="paragraph" w:styleId="Tekstdymka">
    <w:name w:val="Balloon Text"/>
    <w:basedOn w:val="Normalny"/>
    <w:link w:val="TekstdymkaZnak"/>
    <w:uiPriority w:val="99"/>
    <w:rsid w:val="000F566A"/>
    <w:rPr>
      <w:rFonts w:ascii="Tahoma" w:hAnsi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rsid w:val="000F566A"/>
    <w:rPr>
      <w:rFonts w:ascii="Tahoma" w:eastAsia="Times New Roman" w:hAnsi="Tahoma" w:cs="Times New Roman"/>
      <w:sz w:val="16"/>
      <w:szCs w:val="16"/>
      <w:lang w:val="en-US"/>
    </w:rPr>
  </w:style>
  <w:style w:type="paragraph" w:styleId="Lista2">
    <w:name w:val="List 2"/>
    <w:basedOn w:val="Normalny"/>
    <w:rsid w:val="000F566A"/>
    <w:pPr>
      <w:ind w:left="566" w:hanging="283"/>
      <w:contextualSpacing/>
    </w:pPr>
  </w:style>
  <w:style w:type="paragraph" w:styleId="Listapunktowana">
    <w:name w:val="List Bullet"/>
    <w:basedOn w:val="Normalny"/>
    <w:rsid w:val="001833EC"/>
    <w:pPr>
      <w:numPr>
        <w:numId w:val="1"/>
      </w:numPr>
      <w:spacing w:before="60"/>
      <w:ind w:left="357" w:hanging="357"/>
    </w:pPr>
  </w:style>
  <w:style w:type="paragraph" w:styleId="Listapunktowana2">
    <w:name w:val="List Bullet 2"/>
    <w:basedOn w:val="Listapunktowana"/>
    <w:rsid w:val="000F566A"/>
    <w:pPr>
      <w:numPr>
        <w:numId w:val="2"/>
      </w:numPr>
      <w:ind w:left="720"/>
    </w:pPr>
  </w:style>
  <w:style w:type="paragraph" w:styleId="Listapunktowana3">
    <w:name w:val="List Bullet 3"/>
    <w:basedOn w:val="Normalny"/>
    <w:rsid w:val="000F566A"/>
    <w:pPr>
      <w:numPr>
        <w:numId w:val="3"/>
      </w:numPr>
      <w:contextualSpacing/>
    </w:pPr>
  </w:style>
  <w:style w:type="paragraph" w:styleId="Listapunktowana4">
    <w:name w:val="List Bullet 4"/>
    <w:basedOn w:val="Normalny"/>
    <w:rsid w:val="000F566A"/>
    <w:pPr>
      <w:numPr>
        <w:numId w:val="4"/>
      </w:numPr>
      <w:contextualSpacing/>
    </w:pPr>
  </w:style>
  <w:style w:type="paragraph" w:styleId="Listapunktowana5">
    <w:name w:val="List Bullet 5"/>
    <w:basedOn w:val="Normalny"/>
    <w:rsid w:val="000F566A"/>
    <w:pPr>
      <w:numPr>
        <w:numId w:val="5"/>
      </w:numPr>
      <w:contextualSpacing/>
    </w:pPr>
  </w:style>
  <w:style w:type="paragraph" w:styleId="Tytu">
    <w:name w:val="Title"/>
    <w:basedOn w:val="Normalny"/>
    <w:next w:val="Normalny"/>
    <w:link w:val="TytuZnak"/>
    <w:qFormat/>
    <w:rsid w:val="000F566A"/>
    <w:pPr>
      <w:spacing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ytuZnak">
    <w:name w:val="Tytuł Znak"/>
    <w:basedOn w:val="Domylnaczcionkaakapitu"/>
    <w:link w:val="Tytu"/>
    <w:rsid w:val="000F566A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ekstpodstawowywcity">
    <w:name w:val="Body Text Indent"/>
    <w:basedOn w:val="Normalny"/>
    <w:link w:val="TekstpodstawowywcityZnak"/>
    <w:rsid w:val="000F566A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rsid w:val="000F566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Odwoaniedokomentarza">
    <w:name w:val="annotation reference"/>
    <w:rsid w:val="000F566A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0F566A"/>
    <w:rPr>
      <w:szCs w:val="20"/>
    </w:rPr>
  </w:style>
  <w:style w:type="character" w:customStyle="1" w:styleId="TekstkomentarzaZnak">
    <w:name w:val="Tekst komentarza Znak"/>
    <w:basedOn w:val="Domylnaczcionkaakapitu"/>
    <w:link w:val="Tekstkomentarza"/>
    <w:rsid w:val="000F566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ematkomentarza">
    <w:name w:val="annotation subject"/>
    <w:basedOn w:val="Tekstkomentarza"/>
    <w:next w:val="Tekstkomentarza"/>
    <w:link w:val="TematkomentarzaZnak"/>
    <w:rsid w:val="000F566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rsid w:val="000F566A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Jasnasiatkaakcent11">
    <w:name w:val="Jasna siatka — akcent 11"/>
    <w:uiPriority w:val="99"/>
    <w:semiHidden/>
    <w:rsid w:val="000F566A"/>
    <w:rPr>
      <w:color w:val="808080"/>
    </w:rPr>
  </w:style>
  <w:style w:type="character" w:customStyle="1" w:styleId="Pierwszastrona">
    <w:name w:val="Pierwsza strona"/>
    <w:aliases w:val="stopka"/>
    <w:uiPriority w:val="1"/>
    <w:rsid w:val="000F566A"/>
    <w:rPr>
      <w:rFonts w:ascii="Arial" w:hAnsi="Arial"/>
      <w:b/>
      <w:sz w:val="24"/>
    </w:rPr>
  </w:style>
  <w:style w:type="character" w:customStyle="1" w:styleId="Pierwszastrona-tytu">
    <w:name w:val="Pierwsza strona - tytuł"/>
    <w:uiPriority w:val="1"/>
    <w:rsid w:val="000F566A"/>
    <w:rPr>
      <w:rFonts w:ascii="Arial" w:hAnsi="Arial"/>
      <w:b/>
      <w:sz w:val="32"/>
    </w:rPr>
  </w:style>
  <w:style w:type="character" w:customStyle="1" w:styleId="owiadczenie-tytu">
    <w:name w:val="oświadczenie - tytuł"/>
    <w:uiPriority w:val="1"/>
    <w:rsid w:val="000F566A"/>
    <w:rPr>
      <w:rFonts w:ascii="Arial" w:hAnsi="Arial"/>
      <w:sz w:val="24"/>
    </w:rPr>
  </w:style>
  <w:style w:type="character" w:customStyle="1" w:styleId="owiadczenie-oddo">
    <w:name w:val="oświadczenie - od/do"/>
    <w:uiPriority w:val="1"/>
    <w:rsid w:val="000F566A"/>
    <w:rPr>
      <w:rFonts w:ascii="Arial" w:hAnsi="Arial"/>
      <w:b/>
      <w:sz w:val="24"/>
    </w:rPr>
  </w:style>
  <w:style w:type="character" w:customStyle="1" w:styleId="owiadczenie-tre">
    <w:name w:val="oświadczenie - treść"/>
    <w:uiPriority w:val="1"/>
    <w:rsid w:val="000F566A"/>
    <w:rPr>
      <w:rFonts w:ascii="Arial" w:hAnsi="Arial"/>
      <w:sz w:val="24"/>
    </w:rPr>
  </w:style>
  <w:style w:type="character" w:customStyle="1" w:styleId="owiadczenie-podpis">
    <w:name w:val="oświadczenie - podpis"/>
    <w:uiPriority w:val="1"/>
    <w:rsid w:val="000F566A"/>
    <w:rPr>
      <w:rFonts w:ascii="Arial" w:hAnsi="Arial"/>
      <w:sz w:val="16"/>
    </w:rPr>
  </w:style>
  <w:style w:type="character" w:styleId="Numerwiersza">
    <w:name w:val="line number"/>
    <w:basedOn w:val="Domylnaczcionkaakapitu"/>
    <w:rsid w:val="000F566A"/>
  </w:style>
  <w:style w:type="character" w:styleId="Uwydatnienie">
    <w:name w:val="Emphasis"/>
    <w:qFormat/>
    <w:rsid w:val="000F566A"/>
    <w:rPr>
      <w:i/>
      <w:iCs/>
    </w:rPr>
  </w:style>
  <w:style w:type="paragraph" w:styleId="Tekstprzypisudolnego">
    <w:name w:val="footnote text"/>
    <w:basedOn w:val="Normalny"/>
    <w:link w:val="TekstprzypisudolnegoZnak"/>
    <w:rsid w:val="000F566A"/>
    <w:rPr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rsid w:val="000F566A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Odwoanieprzypisudolnego">
    <w:name w:val="footnote reference"/>
    <w:rsid w:val="000F566A"/>
    <w:rPr>
      <w:vertAlign w:val="superscript"/>
    </w:rPr>
  </w:style>
  <w:style w:type="paragraph" w:customStyle="1" w:styleId="rednialista2akcent21">
    <w:name w:val="Średnia lista 2 — akcent 21"/>
    <w:hidden/>
    <w:uiPriority w:val="99"/>
    <w:semiHidden/>
    <w:rsid w:val="000F56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Ppodtytu">
    <w:name w:val="TP podtytuł"/>
    <w:basedOn w:val="TPtytu"/>
    <w:rsid w:val="00372842"/>
    <w:pPr>
      <w:spacing w:before="120"/>
    </w:pPr>
    <w:rPr>
      <w:sz w:val="40"/>
    </w:rPr>
  </w:style>
  <w:style w:type="paragraph" w:customStyle="1" w:styleId="TPtytu">
    <w:name w:val="TP tytuł"/>
    <w:basedOn w:val="Normalny"/>
    <w:qFormat/>
    <w:rsid w:val="008679F9"/>
    <w:pPr>
      <w:widowControl w:val="0"/>
      <w:suppressAutoHyphens/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ascii="Helvetica 75" w:hAnsi="Helvetica 75" w:cs="Arial"/>
      <w:bCs/>
      <w:sz w:val="52"/>
      <w:szCs w:val="40"/>
      <w:lang w:eastAsia="pl-PL"/>
    </w:rPr>
  </w:style>
  <w:style w:type="paragraph" w:styleId="Tekstpodstawowy3">
    <w:name w:val="Body Text 3"/>
    <w:basedOn w:val="Normalny"/>
    <w:link w:val="Tekstpodstawowy3Znak1"/>
    <w:rsid w:val="000F566A"/>
    <w:pPr>
      <w:jc w:val="both"/>
    </w:pPr>
    <w:rPr>
      <w:sz w:val="22"/>
      <w:szCs w:val="20"/>
      <w:lang w:eastAsia="pl-PL"/>
    </w:rPr>
  </w:style>
  <w:style w:type="character" w:customStyle="1" w:styleId="Tekstpodstawowy3Znak1">
    <w:name w:val="Tekst podstawowy 3 Znak1"/>
    <w:basedOn w:val="Domylnaczcionkaakapitu"/>
    <w:link w:val="Tekstpodstawowy3"/>
    <w:rsid w:val="000F566A"/>
    <w:rPr>
      <w:rFonts w:ascii="Times New Roman" w:eastAsia="Times New Roman" w:hAnsi="Times New Roman" w:cs="Times New Roman"/>
      <w:szCs w:val="20"/>
      <w:lang w:eastAsia="pl-PL"/>
    </w:rPr>
  </w:style>
  <w:style w:type="paragraph" w:customStyle="1" w:styleId="Znak">
    <w:name w:val="Znak"/>
    <w:basedOn w:val="Normalny"/>
    <w:semiHidden/>
    <w:rsid w:val="000F566A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Tahoma" w:eastAsia="SimSun" w:hAnsi="Tahoma" w:cs="Tahoma"/>
      <w:b/>
      <w:bCs/>
      <w:spacing w:val="-10"/>
      <w:kern w:val="2"/>
      <w:lang w:eastAsia="zh-CN"/>
    </w:rPr>
  </w:style>
  <w:style w:type="paragraph" w:customStyle="1" w:styleId="Default">
    <w:name w:val="Default"/>
    <w:qFormat/>
    <w:rsid w:val="000F566A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0F566A"/>
    <w:rPr>
      <w:rFonts w:ascii="Cambria" w:eastAsia="Cambria" w:hAnsi="Cambria"/>
      <w:szCs w:val="20"/>
      <w:lang w:eastAsia="x-none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0F566A"/>
    <w:rPr>
      <w:rFonts w:ascii="Cambria" w:eastAsia="Cambria" w:hAnsi="Cambria" w:cs="Times New Roman"/>
      <w:sz w:val="20"/>
      <w:szCs w:val="20"/>
      <w:lang w:eastAsia="x-none"/>
    </w:rPr>
  </w:style>
  <w:style w:type="character" w:styleId="Odwoanieprzypisukocowego">
    <w:name w:val="endnote reference"/>
    <w:uiPriority w:val="99"/>
    <w:unhideWhenUsed/>
    <w:rsid w:val="000F566A"/>
    <w:rPr>
      <w:vertAlign w:val="superscript"/>
    </w:rPr>
  </w:style>
  <w:style w:type="table" w:styleId="Tabela-Siatka">
    <w:name w:val="Table Grid"/>
    <w:basedOn w:val="Standardowy"/>
    <w:uiPriority w:val="59"/>
    <w:rsid w:val="000F566A"/>
    <w:pPr>
      <w:spacing w:after="0" w:line="240" w:lineRule="auto"/>
    </w:pPr>
    <w:rPr>
      <w:rFonts w:ascii="Cambria" w:eastAsia="Cambria" w:hAnsi="Cambria" w:cs="Times New Roman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lorowalistaakcent11">
    <w:name w:val="Kolorowa lista — akcent 11"/>
    <w:basedOn w:val="Normalny"/>
    <w:uiPriority w:val="34"/>
    <w:qFormat/>
    <w:rsid w:val="000F566A"/>
    <w:pPr>
      <w:spacing w:after="160" w:line="259" w:lineRule="auto"/>
      <w:ind w:left="720"/>
      <w:contextualSpacing/>
    </w:pPr>
    <w:rPr>
      <w:rFonts w:ascii="Cambria" w:eastAsia="Cambria" w:hAnsi="Cambria"/>
      <w:sz w:val="22"/>
      <w:szCs w:val="22"/>
    </w:rPr>
  </w:style>
  <w:style w:type="paragraph" w:styleId="NormalnyWeb">
    <w:name w:val="Normal (Web)"/>
    <w:basedOn w:val="Normalny"/>
    <w:uiPriority w:val="99"/>
    <w:rsid w:val="000F566A"/>
    <w:pPr>
      <w:spacing w:before="100" w:beforeAutospacing="1" w:after="100" w:afterAutospacing="1"/>
    </w:pPr>
    <w:rPr>
      <w:lang w:eastAsia="pl-PL"/>
    </w:rPr>
  </w:style>
  <w:style w:type="paragraph" w:styleId="Spistreci3">
    <w:name w:val="toc 3"/>
    <w:basedOn w:val="Normalny"/>
    <w:next w:val="Normalny"/>
    <w:autoRedefine/>
    <w:uiPriority w:val="39"/>
    <w:rsid w:val="000F566A"/>
    <w:pPr>
      <w:ind w:left="480"/>
    </w:pPr>
  </w:style>
  <w:style w:type="paragraph" w:styleId="Nagwekspisutreci">
    <w:name w:val="TOC Heading"/>
    <w:basedOn w:val="Nagwek1"/>
    <w:next w:val="Normalny"/>
    <w:uiPriority w:val="39"/>
    <w:unhideWhenUsed/>
    <w:qFormat/>
    <w:rsid w:val="000F566A"/>
    <w:pPr>
      <w:keepLines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pl-PL"/>
    </w:rPr>
  </w:style>
  <w:style w:type="paragraph" w:customStyle="1" w:styleId="Tabelatekst">
    <w:name w:val="Tabela tekst"/>
    <w:basedOn w:val="TabelaNagowek"/>
    <w:qFormat/>
    <w:rsid w:val="00EE2D7B"/>
    <w:pPr>
      <w:ind w:left="113" w:hanging="28"/>
    </w:pPr>
    <w:rPr>
      <w:rFonts w:cs="Calibri"/>
      <w:b w:val="0"/>
    </w:rPr>
  </w:style>
  <w:style w:type="paragraph" w:customStyle="1" w:styleId="TabelaNagowek">
    <w:name w:val="Tabela Nagłowek"/>
    <w:basedOn w:val="Normalny"/>
    <w:autoRedefine/>
    <w:qFormat/>
    <w:rsid w:val="0062578E"/>
    <w:pPr>
      <w:keepLines/>
      <w:spacing w:before="0" w:after="0"/>
    </w:pPr>
    <w:rPr>
      <w:b/>
      <w:szCs w:val="22"/>
      <w:lang w:eastAsia="pl-PL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392539"/>
    <w:rPr>
      <w:color w:val="605E5C"/>
      <w:shd w:val="clear" w:color="auto" w:fill="E1DFDD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61F2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61F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rsid w:val="00A61F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ableContents">
    <w:name w:val="Table Contents"/>
    <w:basedOn w:val="Normalny"/>
    <w:rsid w:val="00E95504"/>
    <w:pPr>
      <w:suppressLineNumbers/>
      <w:suppressAutoHyphens/>
      <w:autoSpaceDN w:val="0"/>
      <w:textAlignment w:val="baseline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Zawartotabeli">
    <w:name w:val="Zawartość tabeli"/>
    <w:basedOn w:val="Normalny"/>
    <w:rsid w:val="00DF0AD1"/>
    <w:pPr>
      <w:suppressLineNumbers/>
      <w:ind w:firstLine="360"/>
    </w:pPr>
    <w:rPr>
      <w:rFonts w:ascii="Calibri" w:hAnsi="Calibri"/>
      <w:sz w:val="22"/>
      <w:szCs w:val="22"/>
      <w:lang w:eastAsia="pl-PL"/>
    </w:rPr>
  </w:style>
  <w:style w:type="paragraph" w:styleId="Legenda">
    <w:name w:val="caption"/>
    <w:basedOn w:val="Normalny"/>
    <w:next w:val="Normalny"/>
    <w:uiPriority w:val="35"/>
    <w:unhideWhenUsed/>
    <w:qFormat/>
    <w:rsid w:val="00205D54"/>
    <w:pPr>
      <w:ind w:firstLine="360"/>
    </w:pPr>
    <w:rPr>
      <w:rFonts w:ascii="Calibri" w:hAnsi="Calibri"/>
      <w:b/>
      <w:bCs/>
      <w:sz w:val="18"/>
      <w:szCs w:val="18"/>
      <w:lang w:eastAsia="pl-PL"/>
    </w:rPr>
  </w:style>
  <w:style w:type="paragraph" w:customStyle="1" w:styleId="Tabelatekstopisu">
    <w:name w:val="Tabela tekst opisu"/>
    <w:basedOn w:val="Tabelatekst"/>
    <w:qFormat/>
    <w:rsid w:val="008D03B0"/>
    <w:rPr>
      <w:sz w:val="18"/>
    </w:rPr>
  </w:style>
  <w:style w:type="paragraph" w:customStyle="1" w:styleId="Uwagi">
    <w:name w:val="Uwagi"/>
    <w:basedOn w:val="Normalny"/>
    <w:qFormat/>
    <w:rsid w:val="001817B5"/>
    <w:rPr>
      <w:b/>
      <w:i/>
    </w:rPr>
  </w:style>
  <w:style w:type="paragraph" w:styleId="Lista-kontynuacja">
    <w:name w:val="List Continue"/>
    <w:basedOn w:val="Normalny"/>
    <w:uiPriority w:val="99"/>
    <w:unhideWhenUsed/>
    <w:rsid w:val="0087547E"/>
    <w:pPr>
      <w:spacing w:after="120"/>
      <w:ind w:left="283"/>
      <w:contextualSpacing/>
    </w:pPr>
  </w:style>
  <w:style w:type="paragraph" w:styleId="Indeks2">
    <w:name w:val="index 2"/>
    <w:basedOn w:val="Normalny"/>
    <w:next w:val="Normalny"/>
    <w:autoRedefine/>
    <w:uiPriority w:val="99"/>
    <w:unhideWhenUsed/>
    <w:rsid w:val="0087547E"/>
    <w:pPr>
      <w:spacing w:before="0" w:after="0"/>
      <w:ind w:left="400" w:hanging="200"/>
    </w:pPr>
  </w:style>
  <w:style w:type="paragraph" w:styleId="Lista">
    <w:name w:val="List"/>
    <w:basedOn w:val="Normalny"/>
    <w:uiPriority w:val="99"/>
    <w:unhideWhenUsed/>
    <w:rsid w:val="0060307D"/>
    <w:pPr>
      <w:ind w:left="283" w:hanging="283"/>
      <w:contextualSpacing/>
    </w:pPr>
  </w:style>
  <w:style w:type="paragraph" w:styleId="Podtytu">
    <w:name w:val="Subtitle"/>
    <w:basedOn w:val="Normalny"/>
    <w:next w:val="Normalny"/>
    <w:link w:val="PodtytuZnak"/>
    <w:uiPriority w:val="11"/>
    <w:qFormat/>
    <w:rsid w:val="0060307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tytuZnak">
    <w:name w:val="Podtytuł Znak"/>
    <w:basedOn w:val="Domylnaczcionkaakapitu"/>
    <w:link w:val="Podtytu"/>
    <w:uiPriority w:val="11"/>
    <w:rsid w:val="0060307D"/>
    <w:rPr>
      <w:rFonts w:eastAsiaTheme="minorEastAsia"/>
      <w:color w:val="5A5A5A" w:themeColor="text1" w:themeTint="A5"/>
      <w:spacing w:val="15"/>
    </w:rPr>
  </w:style>
  <w:style w:type="paragraph" w:styleId="Tekstpodstawowyzwciciem">
    <w:name w:val="Body Text First Indent"/>
    <w:basedOn w:val="Tekstpodstawowy"/>
    <w:link w:val="TekstpodstawowyzwciciemZnak"/>
    <w:uiPriority w:val="99"/>
    <w:unhideWhenUsed/>
    <w:rsid w:val="0060307D"/>
    <w:pPr>
      <w:spacing w:after="60"/>
      <w:ind w:firstLine="360"/>
    </w:pPr>
    <w:rPr>
      <w:rFonts w:eastAsia="Times New Roman"/>
      <w:lang w:val="pl-PL"/>
    </w:rPr>
  </w:style>
  <w:style w:type="character" w:customStyle="1" w:styleId="TekstpodstawowyzwciciemZnak">
    <w:name w:val="Tekst podstawowy z wcięciem Znak"/>
    <w:basedOn w:val="TekstpodstawowyZnak"/>
    <w:link w:val="Tekstpodstawowyzwciciem"/>
    <w:uiPriority w:val="99"/>
    <w:rsid w:val="0060307D"/>
    <w:rPr>
      <w:rFonts w:ascii="Helvetica 45 Light" w:eastAsia="Times New Roman" w:hAnsi="Helvetica 45 Light" w:cs="Times New Roman"/>
      <w:sz w:val="20"/>
      <w:szCs w:val="24"/>
      <w:lang w:val="x-none"/>
    </w:rPr>
  </w:style>
  <w:style w:type="paragraph" w:styleId="Listanumerowana">
    <w:name w:val="List Number"/>
    <w:basedOn w:val="Normalny"/>
    <w:uiPriority w:val="99"/>
    <w:unhideWhenUsed/>
    <w:rsid w:val="00DB4A49"/>
    <w:pPr>
      <w:numPr>
        <w:numId w:val="6"/>
      </w:numPr>
      <w:contextualSpacing/>
    </w:pPr>
  </w:style>
  <w:style w:type="paragraph" w:styleId="Wcicienormalne">
    <w:name w:val="Normal Indent"/>
    <w:basedOn w:val="Normalny"/>
    <w:uiPriority w:val="99"/>
    <w:unhideWhenUsed/>
    <w:rsid w:val="00BD6926"/>
    <w:pPr>
      <w:ind w:left="708"/>
    </w:pPr>
  </w:style>
  <w:style w:type="paragraph" w:customStyle="1" w:styleId="Tabela">
    <w:name w:val="Tabela"/>
    <w:basedOn w:val="Normalny"/>
    <w:rsid w:val="00F86AAE"/>
    <w:pPr>
      <w:suppressAutoHyphens/>
      <w:spacing w:before="100" w:after="100"/>
      <w:jc w:val="both"/>
    </w:pPr>
    <w:rPr>
      <w:rFonts w:ascii="Arial" w:eastAsia="Cambria" w:hAnsi="Arial" w:cs="Cambria"/>
      <w:lang w:eastAsia="ar-SA"/>
    </w:rPr>
  </w:style>
  <w:style w:type="paragraph" w:styleId="Listanumerowana2">
    <w:name w:val="List Number 2"/>
    <w:basedOn w:val="Normalny"/>
    <w:uiPriority w:val="99"/>
    <w:unhideWhenUsed/>
    <w:rsid w:val="00672392"/>
    <w:pPr>
      <w:numPr>
        <w:numId w:val="7"/>
      </w:numPr>
      <w:tabs>
        <w:tab w:val="num" w:pos="424"/>
      </w:tabs>
      <w:ind w:left="424"/>
      <w:contextualSpacing/>
    </w:pPr>
  </w:style>
  <w:style w:type="paragraph" w:styleId="Nagweknotatki">
    <w:name w:val="Note Heading"/>
    <w:basedOn w:val="Normalny"/>
    <w:next w:val="Normalny"/>
    <w:link w:val="NagweknotatkiZnak"/>
    <w:uiPriority w:val="99"/>
    <w:unhideWhenUsed/>
    <w:rsid w:val="00047824"/>
    <w:pPr>
      <w:spacing w:before="0" w:after="0"/>
    </w:pPr>
  </w:style>
  <w:style w:type="character" w:customStyle="1" w:styleId="NagweknotatkiZnak">
    <w:name w:val="Nagłówek notatki Znak"/>
    <w:basedOn w:val="Domylnaczcionkaakapitu"/>
    <w:link w:val="Nagweknotatki"/>
    <w:uiPriority w:val="99"/>
    <w:rsid w:val="00047824"/>
    <w:rPr>
      <w:rFonts w:ascii="Helvetica 45 Light" w:eastAsia="Times New Roman" w:hAnsi="Helvetica 45 Light" w:cs="Times New Roman"/>
      <w:sz w:val="20"/>
      <w:szCs w:val="24"/>
    </w:rPr>
  </w:style>
  <w:style w:type="paragraph" w:styleId="Akapitzlist">
    <w:name w:val="List Paragraph"/>
    <w:aliases w:val="Numerowanie,Akapit z listą BS,L1,Akapit z listą5,T_SZ_List Paragraph"/>
    <w:basedOn w:val="Normalny"/>
    <w:link w:val="AkapitzlistZnak"/>
    <w:uiPriority w:val="34"/>
    <w:qFormat/>
    <w:rsid w:val="004E13E0"/>
    <w:pPr>
      <w:spacing w:before="0" w:after="0"/>
      <w:ind w:left="720" w:firstLine="360"/>
      <w:contextualSpacing/>
    </w:pPr>
    <w:rPr>
      <w:rFonts w:ascii="Calibri" w:hAnsi="Calibri"/>
      <w:sz w:val="22"/>
      <w:szCs w:val="22"/>
      <w:lang w:eastAsia="pl-PL"/>
    </w:rPr>
  </w:style>
  <w:style w:type="character" w:customStyle="1" w:styleId="AkapitzlistZnak">
    <w:name w:val="Akapit z listą Znak"/>
    <w:aliases w:val="Numerowanie Znak,Akapit z listą BS Znak,L1 Znak,Akapit z listą5 Znak,T_SZ_List Paragraph Znak"/>
    <w:link w:val="Akapitzlist"/>
    <w:uiPriority w:val="34"/>
    <w:qFormat/>
    <w:rsid w:val="004E13E0"/>
    <w:rPr>
      <w:rFonts w:ascii="Calibri" w:eastAsia="Times New Roman" w:hAnsi="Calibri" w:cs="Times New Roman"/>
      <w:lang w:eastAsia="pl-PL"/>
    </w:rPr>
  </w:style>
  <w:style w:type="character" w:customStyle="1" w:styleId="notranslate">
    <w:name w:val="notranslate"/>
    <w:qFormat/>
    <w:rsid w:val="004E13E0"/>
  </w:style>
  <w:style w:type="paragraph" w:styleId="Spisilustracji">
    <w:name w:val="table of figures"/>
    <w:basedOn w:val="Normalny"/>
    <w:next w:val="Normalny"/>
    <w:uiPriority w:val="99"/>
    <w:unhideWhenUsed/>
    <w:rsid w:val="007B53F6"/>
    <w:pPr>
      <w:spacing w:after="0"/>
    </w:pPr>
  </w:style>
  <w:style w:type="character" w:customStyle="1" w:styleId="normaltextrun">
    <w:name w:val="normaltextrun"/>
    <w:basedOn w:val="Domylnaczcionkaakapitu"/>
    <w:rsid w:val="006F5818"/>
  </w:style>
  <w:style w:type="character" w:customStyle="1" w:styleId="eop">
    <w:name w:val="eop"/>
    <w:basedOn w:val="Domylnaczcionkaakapitu"/>
    <w:rsid w:val="006F5818"/>
  </w:style>
  <w:style w:type="paragraph" w:styleId="Poprawka">
    <w:name w:val="Revision"/>
    <w:hidden/>
    <w:uiPriority w:val="99"/>
    <w:semiHidden/>
    <w:rsid w:val="00434012"/>
    <w:pPr>
      <w:spacing w:after="0" w:line="240" w:lineRule="auto"/>
    </w:pPr>
    <w:rPr>
      <w:rFonts w:ascii="Helvetica 45 Light" w:eastAsia="Times New Roman" w:hAnsi="Helvetica 45 Light" w:cs="Times New Roman"/>
      <w:sz w:val="20"/>
      <w:szCs w:val="24"/>
    </w:rPr>
  </w:style>
  <w:style w:type="paragraph" w:customStyle="1" w:styleId="paragraph">
    <w:name w:val="paragraph"/>
    <w:basedOn w:val="Normalny"/>
    <w:pPr>
      <w:spacing w:before="100" w:beforeAutospacing="1" w:after="100" w:afterAutospacing="1"/>
    </w:pPr>
    <w:rPr>
      <w:rFonts w:ascii="Times New Roman" w:hAnsi="Times New Roman"/>
      <w:sz w:val="24"/>
      <w:lang w:eastAsia="pl-PL"/>
    </w:rPr>
  </w:style>
  <w:style w:type="character" w:customStyle="1" w:styleId="Nierozpoznanawzmianka2">
    <w:name w:val="Nierozpoznana wzmianka2"/>
    <w:basedOn w:val="Domylnaczcionkaakapitu"/>
    <w:uiPriority w:val="99"/>
    <w:unhideWhenUsed/>
    <w:rsid w:val="0001771A"/>
    <w:rPr>
      <w:color w:val="605E5C"/>
      <w:shd w:val="clear" w:color="auto" w:fill="E1DFDD"/>
    </w:rPr>
  </w:style>
  <w:style w:type="character" w:customStyle="1" w:styleId="Wzmianka1">
    <w:name w:val="Wzmianka1"/>
    <w:basedOn w:val="Domylnaczcionkaakapitu"/>
    <w:uiPriority w:val="99"/>
    <w:unhideWhenUsed/>
    <w:rsid w:val="0001771A"/>
    <w:rPr>
      <w:color w:val="2B579A"/>
      <w:shd w:val="clear" w:color="auto" w:fill="E1DFDD"/>
    </w:rPr>
  </w:style>
  <w:style w:type="character" w:customStyle="1" w:styleId="spellingerror">
    <w:name w:val="spellingerror"/>
    <w:basedOn w:val="Domylnaczcionkaakapitu"/>
    <w:rsid w:val="001A74BE"/>
  </w:style>
  <w:style w:type="character" w:customStyle="1" w:styleId="Nierozpoznanawzmianka3">
    <w:name w:val="Nierozpoznana wzmianka3"/>
    <w:basedOn w:val="Domylnaczcionkaakapitu"/>
    <w:uiPriority w:val="99"/>
    <w:unhideWhenUsed/>
    <w:rsid w:val="00D27BA1"/>
    <w:rPr>
      <w:color w:val="605E5C"/>
      <w:shd w:val="clear" w:color="auto" w:fill="E1DFDD"/>
    </w:rPr>
  </w:style>
  <w:style w:type="character" w:customStyle="1" w:styleId="Wzmianka2">
    <w:name w:val="Wzmianka2"/>
    <w:basedOn w:val="Domylnaczcionkaakapitu"/>
    <w:uiPriority w:val="99"/>
    <w:unhideWhenUsed/>
    <w:rsid w:val="00D27BA1"/>
    <w:rPr>
      <w:color w:val="2B579A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464490"/>
    <w:rPr>
      <w:color w:val="800080" w:themeColor="followedHyperlink"/>
      <w:u w:val="single"/>
    </w:rPr>
  </w:style>
  <w:style w:type="character" w:customStyle="1" w:styleId="ms-crm-lookupitem-name">
    <w:name w:val="ms-crm-lookupitem-name"/>
    <w:basedOn w:val="Domylnaczcionkaakapitu"/>
    <w:rsid w:val="00AE7957"/>
  </w:style>
  <w:style w:type="paragraph" w:styleId="Spistreci4">
    <w:name w:val="toc 4"/>
    <w:basedOn w:val="Normalny"/>
    <w:next w:val="Normalny"/>
    <w:autoRedefine/>
    <w:uiPriority w:val="39"/>
    <w:unhideWhenUsed/>
    <w:rsid w:val="00E610F3"/>
    <w:pPr>
      <w:spacing w:before="0"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Spistreci5">
    <w:name w:val="toc 5"/>
    <w:basedOn w:val="Normalny"/>
    <w:next w:val="Normalny"/>
    <w:autoRedefine/>
    <w:uiPriority w:val="39"/>
    <w:unhideWhenUsed/>
    <w:rsid w:val="00E610F3"/>
    <w:pPr>
      <w:spacing w:before="0"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Spistreci6">
    <w:name w:val="toc 6"/>
    <w:basedOn w:val="Normalny"/>
    <w:next w:val="Normalny"/>
    <w:autoRedefine/>
    <w:uiPriority w:val="39"/>
    <w:unhideWhenUsed/>
    <w:rsid w:val="00E610F3"/>
    <w:pPr>
      <w:spacing w:before="0"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Spistreci7">
    <w:name w:val="toc 7"/>
    <w:basedOn w:val="Normalny"/>
    <w:next w:val="Normalny"/>
    <w:autoRedefine/>
    <w:uiPriority w:val="39"/>
    <w:unhideWhenUsed/>
    <w:rsid w:val="00E610F3"/>
    <w:pPr>
      <w:spacing w:before="0"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Spistreci8">
    <w:name w:val="toc 8"/>
    <w:basedOn w:val="Normalny"/>
    <w:next w:val="Normalny"/>
    <w:autoRedefine/>
    <w:uiPriority w:val="39"/>
    <w:unhideWhenUsed/>
    <w:rsid w:val="00E610F3"/>
    <w:pPr>
      <w:spacing w:before="0"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Spistreci9">
    <w:name w:val="toc 9"/>
    <w:basedOn w:val="Normalny"/>
    <w:next w:val="Normalny"/>
    <w:autoRedefine/>
    <w:uiPriority w:val="39"/>
    <w:unhideWhenUsed/>
    <w:rsid w:val="00E610F3"/>
    <w:pPr>
      <w:spacing w:before="0"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61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9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5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8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1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2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6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12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8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3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6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5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6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5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3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1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62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19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5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0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09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92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08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7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2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8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34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68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9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88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6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4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59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2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08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27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1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39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2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9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0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75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9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04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55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2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0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39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23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98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6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4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44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45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35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4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1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75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3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3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81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8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28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8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9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9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62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3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7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05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6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33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78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33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96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29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3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19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2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5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43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15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6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4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12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63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9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13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3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0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1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2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6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8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1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9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80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42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3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4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1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1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8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1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1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86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7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4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79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29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8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14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59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82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20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3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9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93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2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7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12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28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27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33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83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02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43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9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82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3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69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3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15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1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0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39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9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83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80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1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0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17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6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03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7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36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4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3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5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1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4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9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6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8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1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3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59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9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30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1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1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85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8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2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7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90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86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32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5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0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63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4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02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4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81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90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68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66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02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34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12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0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0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04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1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2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00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34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8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17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9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72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72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3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2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74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4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3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5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7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05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19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43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88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7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23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40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26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53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1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7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9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28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49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4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8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46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6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8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8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10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23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3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8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16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13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6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8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3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82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0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4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1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5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0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1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0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29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3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72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24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7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0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0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0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0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17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11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60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35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67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34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8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97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98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2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37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87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6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0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4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20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1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0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8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43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85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7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21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7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8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43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7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7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0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6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83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2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6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1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85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02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1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47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6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42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8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7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1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5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0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3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2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3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8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1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2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3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1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8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9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6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6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8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3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3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7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5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5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3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2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4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2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3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5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7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4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7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3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3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6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24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8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3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1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8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8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6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6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1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8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5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8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77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1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73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78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76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02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47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63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90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80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0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6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5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78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32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5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2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5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56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19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1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8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35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53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8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56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1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5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07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7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17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1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2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3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8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2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27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0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7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3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3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8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2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85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45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3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22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67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2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5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1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21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9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36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6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9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97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39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1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05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1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28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25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2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44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2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8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5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2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7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09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4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75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25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5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35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15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7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28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92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35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42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69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2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2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5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4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88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8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0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2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22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78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3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15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4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0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71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0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05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8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0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5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6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08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0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01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06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7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14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6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58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6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74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14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9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37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6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5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96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84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09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0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32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2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2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1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67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4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3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55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03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61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65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21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8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03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19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47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695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2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4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3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7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4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9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1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8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1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9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8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2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82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1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0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66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05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9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36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1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0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4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13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94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5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11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1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69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5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3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03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85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40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02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3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40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4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1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4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0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6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2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46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6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49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55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4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2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52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9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07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3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8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51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9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71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9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15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27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1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4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55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2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72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6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6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2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31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9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35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1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15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53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11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42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3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58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1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63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6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7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14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80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10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0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22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7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68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66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3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2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9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2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69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9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13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59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75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3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4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5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59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5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86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1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60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1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62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44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9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96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4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97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35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9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84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14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29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4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83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8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0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3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07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47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2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9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9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00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5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68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4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62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06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8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3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6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83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1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7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5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67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1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3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github.com/dotnetcore/NPOI" TargetMode="External"/><Relationship Id="rId25" Type="http://schemas.openxmlformats.org/officeDocument/2006/relationships/image" Target="media/image6.png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microsoft.com/office/2016/09/relationships/commentsIds" Target="commentsIds.xm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5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microsoft.com/office/2019/05/relationships/documenttasks" Target="documenttasks/documenttasks1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aboan9\AppData\Roaming\Microsoft\Templates\PeUM_DOC_MGMT_TEMPL_v1.0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5C7F0BC9-43D6-4588-B21A-3DCD4068FC96}">
    <t:Anchor>
      <t:Comment id="632354032"/>
    </t:Anchor>
    <t:History>
      <t:Event id="{24279B5F-2B34-4BB8-ABBB-6EF2EA9922F9}" time="2022-02-17T10:01:56.826Z">
        <t:Attribution userId="S::rafal.szyszko@xentivo.pl::4ba15d82-98a4-4acb-818a-2e51aa48f4ce" userProvider="AD" userName="Rafał Szyszko"/>
        <t:Anchor>
          <t:Comment id="139908986"/>
        </t:Anchor>
        <t:Create/>
      </t:Event>
      <t:Event id="{5865B2A0-F36E-4D4C-A836-83C9C24726FD}" time="2022-02-17T10:01:56.826Z">
        <t:Attribution userId="S::rafal.szyszko@xentivo.pl::4ba15d82-98a4-4acb-818a-2e51aa48f4ce" userProvider="AD" userName="Rafał Szyszko"/>
        <t:Anchor>
          <t:Comment id="139908986"/>
        </t:Anchor>
        <t:Assign userId="S::szymon.korzeniowski@xentivo.pl::ce5f4658-94ed-4119-a662-26880a0718b6" userProvider="AD" userName="Szymon Korzeniowski"/>
      </t:Event>
      <t:Event id="{26BDE4BD-DA20-4D17-9C2B-04BF9FC1DE2C}" time="2022-02-17T10:01:56.826Z">
        <t:Attribution userId="S::rafal.szyszko@xentivo.pl::4ba15d82-98a4-4acb-818a-2e51aa48f4ce" userProvider="AD" userName="Rafał Szyszko"/>
        <t:Anchor>
          <t:Comment id="139908986"/>
        </t:Anchor>
        <t:SetTitle title="@Szymon Korzeniowski do zmiany"/>
      </t:Event>
    </t:History>
  </t:Task>
</t:Task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2D58E3BEDC484281F176C7D0BE0EC1" ma:contentTypeVersion="15" ma:contentTypeDescription="Utwórz nowy dokument." ma:contentTypeScope="" ma:versionID="f1986bb3ddb01c2a7a63acd92b3ab45f">
  <xsd:schema xmlns:xsd="http://www.w3.org/2001/XMLSchema" xmlns:xs="http://www.w3.org/2001/XMLSchema" xmlns:p="http://schemas.microsoft.com/office/2006/metadata/properties" xmlns:ns2="640877ef-c2be-4b22-a785-03ff75e76eb8" xmlns:ns3="775b26e3-e8a6-4bfd-ba10-d60b91ce3549" targetNamespace="http://schemas.microsoft.com/office/2006/metadata/properties" ma:root="true" ma:fieldsID="429a7c06cee4b7bfc01f3aa351381a10" ns2:_="" ns3:_="">
    <xsd:import namespace="640877ef-c2be-4b22-a785-03ff75e76eb8"/>
    <xsd:import namespace="775b26e3-e8a6-4bfd-ba10-d60b91ce35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877ef-c2be-4b22-a785-03ff75e76e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29cef5d7-1cfc-4ba8-be86-562143672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5b26e3-e8a6-4bfd-ba10-d60b91ce354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9767d70-1a4d-4a1f-beef-7da8ae535d40}" ma:internalName="TaxCatchAll" ma:showField="CatchAllData" ma:web="775b26e3-e8a6-4bfd-ba10-d60b91ce35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75b26e3-e8a6-4bfd-ba10-d60b91ce3549">
      <UserInfo>
        <DisplayName>O. IT BP - Sprzedaż i OK | P364-Neuca/Damovo/Xentivo Members</DisplayName>
        <AccountId>7</AccountId>
        <AccountType/>
      </UserInfo>
      <UserInfo>
        <DisplayName>Mirosława Rosiak</DisplayName>
        <AccountId>67</AccountId>
        <AccountType/>
      </UserInfo>
    </SharedWithUsers>
    <TaxCatchAll xmlns="775b26e3-e8a6-4bfd-ba10-d60b91ce3549" xsi:nil="true"/>
    <lcf76f155ced4ddcb4097134ff3c332f xmlns="640877ef-c2be-4b22-a785-03ff75e76eb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52ABC7-EAEB-4CA6-AF7E-618503243A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A8F8F0-2EAB-4298-A57F-33C99AE0EE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20B582-7814-4688-8A30-B9EE44CCE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0877ef-c2be-4b22-a785-03ff75e76eb8"/>
    <ds:schemaRef ds:uri="775b26e3-e8a6-4bfd-ba10-d60b91ce3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632E9C-4871-46D2-A138-8E0B71ABA089}">
  <ds:schemaRefs>
    <ds:schemaRef ds:uri="http://schemas.microsoft.com/office/2006/metadata/properties"/>
    <ds:schemaRef ds:uri="http://schemas.microsoft.com/office/infopath/2007/PartnerControls"/>
    <ds:schemaRef ds:uri="775b26e3-e8a6-4bfd-ba10-d60b91ce3549"/>
    <ds:schemaRef ds:uri="640877ef-c2be-4b22-a785-03ff75e76e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PeUM_DOC_MGMT_TEMPL_v1.0.dotx</Template>
  <TotalTime>170</TotalTime>
  <Pages>249</Pages>
  <Words>45399</Words>
  <Characters>272396</Characters>
  <Application>Microsoft Office Word</Application>
  <DocSecurity>0</DocSecurity>
  <Lines>2269</Lines>
  <Paragraphs>634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Budowa POC Neuca CRM</vt:lpstr>
    </vt:vector>
  </TitlesOfParts>
  <Company>FT</Company>
  <LinksUpToDate>false</LinksUpToDate>
  <CharactersWithSpaces>317161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Budowa POC Neuca CRM</dc:title>
  <dc:subject>Część 1 – Platforma Usług Bazodanowych i Infrastrukturalnych – IaaS, Platforma Mikrousługowa – PaaS, CKM, Moduł uwierzytelniania</dc:subject>
  <dc:creator>rafal.szyszko@xentivo.pl</dc:creator>
  <cp:keywords/>
  <cp:lastModifiedBy>Ewa Spiechowicz</cp:lastModifiedBy>
  <cp:revision>43</cp:revision>
  <cp:lastPrinted>2019-06-17T07:06:00Z</cp:lastPrinted>
  <dcterms:created xsi:type="dcterms:W3CDTF">2025-09-04T08:10:00Z</dcterms:created>
  <dcterms:modified xsi:type="dcterms:W3CDTF">2025-11-18T13:29:00Z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lient">
    <vt:lpwstr>Urząd Miasta Stołecznego Warszawa</vt:lpwstr>
  </property>
  <property fmtid="{D5CDD505-2E9C-101B-9397-08002B2CF9AE}" pid="3" name="Projekt">
    <vt:lpwstr>PeUM</vt:lpwstr>
  </property>
  <property fmtid="{D5CDD505-2E9C-101B-9397-08002B2CF9AE}" pid="4" name="Stan">
    <vt:lpwstr>Robocza</vt:lpwstr>
  </property>
  <property fmtid="{D5CDD505-2E9C-101B-9397-08002B2CF9AE}" pid="5" name="Właściciel">
    <vt:lpwstr>Właściciel</vt:lpwstr>
  </property>
  <property fmtid="{D5CDD505-2E9C-101B-9397-08002B2CF9AE}" pid="6" name="Produkt">
    <vt:lpwstr>DOK.PFT</vt:lpwstr>
  </property>
  <property fmtid="{D5CDD505-2E9C-101B-9397-08002B2CF9AE}" pid="7" name="Postępowanie">
    <vt:lpwstr>ZP/GP/271/III-110/18</vt:lpwstr>
  </property>
  <property fmtid="{D5CDD505-2E9C-101B-9397-08002B2CF9AE}" pid="8" name="Dokument">
    <vt:lpwstr>Projekt Funkcjonalno-Techniczny Platformy Mikrousługowej</vt:lpwstr>
  </property>
  <property fmtid="{D5CDD505-2E9C-101B-9397-08002B2CF9AE}" pid="9" name="ContentTypeId">
    <vt:lpwstr>0x0101002E2D58E3BEDC484281F176C7D0BE0EC1</vt:lpwstr>
  </property>
  <property fmtid="{D5CDD505-2E9C-101B-9397-08002B2CF9AE}" pid="10" name="MediaServiceImageTags">
    <vt:lpwstr/>
  </property>
</Properties>
</file>